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59D1FB" w14:textId="77777777" w:rsidR="009E3F16" w:rsidRDefault="009E3F16">
      <w:bookmarkStart w:id="2" w:name="_Hlt39225243"/>
      <w:bookmarkEnd w:id="2"/>
    </w:p>
    <w:p w14:paraId="07D9721D" w14:textId="77777777" w:rsidR="009E3F16" w:rsidRDefault="00B74E23">
      <w:pPr>
        <w:jc w:val="center"/>
      </w:pPr>
      <w:r>
        <w:pict w14:anchorId="3BC83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1pt;height:55.05pt">
            <v:imagedata r:id="rId9" o:title="logo"/>
          </v:shape>
        </w:pict>
      </w:r>
    </w:p>
    <w:p w14:paraId="3BFB738A" w14:textId="77777777" w:rsidR="009E3F16" w:rsidRDefault="009E3F16"/>
    <w:p w14:paraId="388C4708" w14:textId="77777777" w:rsidR="009E3F16" w:rsidRDefault="009E3F16"/>
    <w:p w14:paraId="788DC5D6" w14:textId="77777777" w:rsidR="009E3F16" w:rsidRDefault="009E3F16"/>
    <w:p w14:paraId="71EB8AF7" w14:textId="77777777" w:rsidR="009E3F16" w:rsidRDefault="009E3F16">
      <w:pPr>
        <w:jc w:val="center"/>
        <w:outlineLvl w:val="0"/>
        <w:rPr>
          <w:b/>
          <w:sz w:val="36"/>
          <w:lang w:val="fr-FR"/>
        </w:rPr>
      </w:pPr>
      <w:r>
        <w:rPr>
          <w:b/>
          <w:sz w:val="36"/>
          <w:lang w:val="fr-FR"/>
        </w:rPr>
        <w:t>FINANCIAL INFORMATION</w:t>
      </w:r>
    </w:p>
    <w:p w14:paraId="743F190B" w14:textId="77777777" w:rsidR="009E3F16" w:rsidRDefault="009E3F16">
      <w:pPr>
        <w:jc w:val="center"/>
        <w:outlineLvl w:val="0"/>
        <w:rPr>
          <w:b/>
          <w:sz w:val="36"/>
          <w:lang w:val="fr-FR"/>
        </w:rPr>
      </w:pPr>
      <w:r>
        <w:rPr>
          <w:b/>
          <w:sz w:val="36"/>
          <w:lang w:val="fr-FR"/>
        </w:rPr>
        <w:t>EXCHANGE PROTOCOL</w:t>
      </w:r>
    </w:p>
    <w:p w14:paraId="33B0A9D1" w14:textId="77777777" w:rsidR="009E3F16" w:rsidRDefault="009E3F16">
      <w:pPr>
        <w:jc w:val="center"/>
        <w:outlineLvl w:val="0"/>
        <w:rPr>
          <w:b/>
          <w:sz w:val="28"/>
          <w:lang w:val="fr-FR"/>
        </w:rPr>
      </w:pPr>
      <w:r>
        <w:rPr>
          <w:b/>
          <w:sz w:val="36"/>
          <w:lang w:val="fr-FR"/>
        </w:rPr>
        <w:t>(FIX)</w:t>
      </w:r>
    </w:p>
    <w:p w14:paraId="1B6F8348" w14:textId="77777777" w:rsidR="009E3F16" w:rsidRDefault="009E3F16">
      <w:pPr>
        <w:jc w:val="center"/>
        <w:rPr>
          <w:b/>
          <w:sz w:val="28"/>
          <w:lang w:val="fr-FR"/>
        </w:rPr>
      </w:pPr>
    </w:p>
    <w:p w14:paraId="200C1828" w14:textId="77777777" w:rsidR="009E3F16" w:rsidRDefault="009E3F16">
      <w:pPr>
        <w:jc w:val="center"/>
        <w:rPr>
          <w:b/>
          <w:sz w:val="32"/>
          <w:szCs w:val="32"/>
        </w:rPr>
      </w:pPr>
      <w:bookmarkStart w:id="3" w:name="Version_tag"/>
      <w:r>
        <w:rPr>
          <w:b/>
          <w:sz w:val="32"/>
          <w:szCs w:val="32"/>
          <w:lang w:val="fr-FR"/>
        </w:rPr>
        <w:t xml:space="preserve"> </w:t>
      </w:r>
      <w:r>
        <w:rPr>
          <w:b/>
          <w:sz w:val="32"/>
          <w:szCs w:val="32"/>
        </w:rPr>
        <w:t xml:space="preserve">Version 5.0 Service Pack 2 </w:t>
      </w:r>
      <w:ins w:id="4" w:author="Administrator" w:date="2011-08-18T10:53:00Z">
        <w:r>
          <w:rPr>
            <w:b/>
            <w:sz w:val="32"/>
            <w:szCs w:val="32"/>
          </w:rPr>
          <w:t xml:space="preserve">- Errata </w:t>
        </w:r>
      </w:ins>
      <w:bookmarkEnd w:id="3"/>
    </w:p>
    <w:p w14:paraId="0B077673" w14:textId="77777777" w:rsidR="009E3F16" w:rsidRDefault="009E3F16">
      <w:pPr>
        <w:jc w:val="center"/>
        <w:rPr>
          <w:sz w:val="28"/>
          <w:szCs w:val="28"/>
        </w:rPr>
      </w:pPr>
    </w:p>
    <w:p w14:paraId="3857CAEE" w14:textId="77777777" w:rsidR="009E3F16" w:rsidRDefault="009E3F16"/>
    <w:p w14:paraId="1B10EC4C" w14:textId="77777777" w:rsidR="009E3F16" w:rsidRDefault="009E3F16">
      <w:pPr>
        <w:jc w:val="center"/>
        <w:rPr>
          <w:b/>
          <w:i/>
          <w:sz w:val="32"/>
          <w:szCs w:val="32"/>
        </w:rPr>
      </w:pPr>
      <w:bookmarkStart w:id="5" w:name="Volume_tag"/>
      <w:r>
        <w:rPr>
          <w:b/>
          <w:i/>
          <w:sz w:val="32"/>
          <w:szCs w:val="32"/>
        </w:rPr>
        <w:t xml:space="preserve"> VOLUME 5 </w:t>
      </w:r>
      <w:bookmarkEnd w:id="5"/>
      <w:r>
        <w:rPr>
          <w:b/>
          <w:i/>
          <w:sz w:val="32"/>
          <w:szCs w:val="32"/>
        </w:rPr>
        <w:t>– FIX APPLICATION MESSAGES: POST-TRADE</w:t>
      </w:r>
    </w:p>
    <w:p w14:paraId="7345DF4C" w14:textId="77777777" w:rsidR="009E3F16" w:rsidRDefault="009E3F16"/>
    <w:p w14:paraId="5A944F95" w14:textId="77777777" w:rsidR="009E3F16" w:rsidRDefault="009E3F16">
      <w:pPr>
        <w:jc w:val="center"/>
        <w:rPr>
          <w:sz w:val="28"/>
          <w:szCs w:val="28"/>
        </w:rPr>
      </w:pPr>
    </w:p>
    <w:p w14:paraId="06BDF367" w14:textId="107682E3" w:rsidR="009E3F16" w:rsidRDefault="009E3F16">
      <w:pPr>
        <w:jc w:val="center"/>
        <w:rPr>
          <w:sz w:val="28"/>
          <w:szCs w:val="28"/>
        </w:rPr>
      </w:pPr>
      <w:bookmarkStart w:id="6" w:name="Date_tag"/>
      <w:r>
        <w:rPr>
          <w:sz w:val="28"/>
          <w:szCs w:val="28"/>
        </w:rPr>
        <w:t xml:space="preserve"> </w:t>
      </w:r>
      <w:del w:id="7" w:author="Administrator" w:date="2011-08-18T10:53:00Z">
        <w:r w:rsidR="00261578">
          <w:rPr>
            <w:sz w:val="28"/>
            <w:szCs w:val="28"/>
          </w:rPr>
          <w:delText xml:space="preserve">April </w:delText>
        </w:r>
        <w:r w:rsidR="00DF0707">
          <w:rPr>
            <w:sz w:val="28"/>
            <w:szCs w:val="28"/>
          </w:rPr>
          <w:delText>200</w:delText>
        </w:r>
        <w:r w:rsidR="00032169">
          <w:rPr>
            <w:sz w:val="28"/>
            <w:szCs w:val="28"/>
          </w:rPr>
          <w:delText>9</w:delText>
        </w:r>
      </w:del>
      <w:ins w:id="8" w:author="Administrator" w:date="2011-08-18T10:53:00Z">
        <w:r w:rsidR="00C90C98">
          <w:rPr>
            <w:sz w:val="28"/>
            <w:szCs w:val="28"/>
          </w:rPr>
          <w:t xml:space="preserve">August </w:t>
        </w:r>
      </w:ins>
      <w:ins w:id="9" w:author="Administrator" w:date="2011-08-19T10:43:00Z">
        <w:r w:rsidR="00C962BF">
          <w:rPr>
            <w:sz w:val="28"/>
            <w:szCs w:val="28"/>
          </w:rPr>
          <w:t xml:space="preserve">18, </w:t>
        </w:r>
      </w:ins>
      <w:bookmarkStart w:id="10" w:name="_GoBack"/>
      <w:bookmarkEnd w:id="10"/>
      <w:ins w:id="11" w:author="Administrator" w:date="2011-08-18T10:53:00Z">
        <w:r w:rsidR="00C90C98">
          <w:rPr>
            <w:sz w:val="28"/>
            <w:szCs w:val="28"/>
          </w:rPr>
          <w:t>2011</w:t>
        </w:r>
      </w:ins>
      <w:r>
        <w:rPr>
          <w:sz w:val="28"/>
          <w:szCs w:val="28"/>
        </w:rPr>
        <w:t xml:space="preserve"> </w:t>
      </w:r>
      <w:bookmarkStart w:id="12" w:name="_Toc140857788"/>
      <w:bookmarkEnd w:id="6"/>
    </w:p>
    <w:p w14:paraId="402F7BF4" w14:textId="77777777" w:rsidR="009E3F16" w:rsidRDefault="009E3F16">
      <w:pPr>
        <w:jc w:val="center"/>
        <w:sectPr w:rsidR="009E3F16">
          <w:footerReference w:type="default" r:id="rId10"/>
          <w:footerReference w:type="first" r:id="rId11"/>
          <w:pgSz w:w="12242" w:h="15842" w:code="1"/>
          <w:pgMar w:top="1440" w:right="1440" w:bottom="1440" w:left="1440" w:header="720" w:footer="720" w:gutter="0"/>
          <w:cols w:space="720"/>
          <w:docGrid w:linePitch="272"/>
        </w:sectPr>
      </w:pPr>
    </w:p>
    <w:p w14:paraId="78B308B1" w14:textId="77777777" w:rsidR="009E3F16" w:rsidRDefault="009E3F16">
      <w:pPr>
        <w:pStyle w:val="Heading1"/>
        <w:jc w:val="center"/>
      </w:pPr>
      <w:bookmarkStart w:id="16" w:name="_Toc227924987"/>
      <w:r>
        <w:lastRenderedPageBreak/>
        <w:t>DISCLAIMER</w:t>
      </w:r>
      <w:bookmarkEnd w:id="12"/>
      <w:bookmarkEnd w:id="16"/>
    </w:p>
    <w:p w14:paraId="07617254" w14:textId="77777777" w:rsidR="009E3F16" w:rsidRDefault="009E3F16">
      <w:pPr>
        <w:numPr>
          <w:ilvl w:val="12"/>
          <w:numId w:val="0"/>
        </w:numPr>
      </w:pPr>
    </w:p>
    <w:p w14:paraId="406BB617" w14:textId="77777777" w:rsidR="009E3F16" w:rsidRDefault="009E3F16">
      <w:pPr>
        <w:numPr>
          <w:ilvl w:val="12"/>
          <w:numId w:val="0"/>
        </w:numPr>
      </w:pPr>
      <w:r>
        <w:t>THE INFORMATION CONTAINED HEREIN AND THE FINANCIAL INFORMATION EXCHANGE PROTOCOL (COLLECTIVELY, THE "FIX PROTOCOL") ARE PROVIDED "AS IS" AND NO PERSON OR ENTITY ASSOCIATED WITH THE FIX PROTOCOL MAKES ANY REPRESENTATION OR WARRANTY, EXPRESS OR IMPLIED, AS TO THE FIX PROTOCOL (OR THE RESULTS TO BE OBTAINED BY THE USE THEREOF) OR ANY OTHER MATTER AND EACH SUCH PERSON AND ENTITY SPECIFICALLY DISCLAIMS ANY WARRANTY OF ORIGINALITY, ACCURACY, COMPLETENESS, MERCHANTABILITY OR FITNESS FOR A PARTICULAR PURPOSE.  SUCH PERSONS AND ENTITIES DO NOT WARRANT THAT THE FIX PROTOCOL WILL CONFORM TO ANY DESCRIPTION THEREOF OR BE FREE OF ERRORS.  THE ENTIRE RISK OF ANY USE OF THE FIX PROTOCOL IS ASSUMED BY THE USER.</w:t>
      </w:r>
    </w:p>
    <w:p w14:paraId="7F356552" w14:textId="77777777" w:rsidR="009E3F16" w:rsidRDefault="009E3F16">
      <w:pPr>
        <w:numPr>
          <w:ilvl w:val="12"/>
          <w:numId w:val="0"/>
        </w:numPr>
      </w:pPr>
    </w:p>
    <w:p w14:paraId="3E7CFA3E" w14:textId="77777777" w:rsidR="009E3F16" w:rsidRDefault="009E3F16">
      <w:pPr>
        <w:numPr>
          <w:ilvl w:val="12"/>
          <w:numId w:val="0"/>
        </w:numPr>
      </w:pPr>
      <w:r>
        <w:t>NO PERSON OR ENTITY ASSOCIATED WITH THE FIX PROTOCOL SHALL HAVE ANY LIABILITY FOR DAMAGES OF ANY KIND ARISING IN ANY MANNER OUT OF OR IN CONNECTION WITH ANY USER'S USE OF (OR ANY INABILITY TO USE) THE FIX PROTOCOL, WHETHER DIRECT, INDIRECT, INCIDENTAL, SPECIAL OR  CONSEQUENTIAL (INCLUDING, WITHOUT LIMITATION, LOSS OF DATA, LOSS OF USE, CLAIMS OF THIRD PARTIES OR LOST PROFITS OR REVENUES OR OTHER ECONOMIC LOSS), WHETHER IN TORT (INCLUDING NEGLIGENCE AND STRICT LIABILITY), CONTRACT OR OTHERWISE, WHETHER OR NOT ANY SUCH PERSON OR ENTITY HAS BEEN ADVISED OF, OR OTHERWISE MIGHT HAVE ANTICIPATED THE POSSIBILITY OF, SUCH DAMAGES.</w:t>
      </w:r>
    </w:p>
    <w:p w14:paraId="5B98F550" w14:textId="77777777" w:rsidR="009E3F16" w:rsidRDefault="009E3F16">
      <w:pPr>
        <w:numPr>
          <w:ilvl w:val="12"/>
          <w:numId w:val="0"/>
        </w:numPr>
      </w:pPr>
    </w:p>
    <w:p w14:paraId="1607E145" w14:textId="77777777" w:rsidR="009E3F16" w:rsidRDefault="009E3F16">
      <w:pPr>
        <w:numPr>
          <w:ilvl w:val="12"/>
          <w:numId w:val="0"/>
        </w:numPr>
      </w:pPr>
      <w:r>
        <w:t>No proprietary or ownership interest of any kind is granted with respect to the FIX Protocol (or any rights therein), except as expressly set out in FIX Protocol Limited's Copyright and Acceptable Use Policy.</w:t>
      </w:r>
    </w:p>
    <w:p w14:paraId="4759DA6D" w14:textId="77777777" w:rsidR="009E3F16" w:rsidRDefault="009E3F16"/>
    <w:p w14:paraId="5D1D5094" w14:textId="7BC9F4C0" w:rsidR="009E3F16" w:rsidRDefault="009E3F16">
      <w:pPr>
        <w:numPr>
          <w:ilvl w:val="12"/>
          <w:numId w:val="0"/>
        </w:numPr>
      </w:pPr>
      <w:r>
        <w:t>© Copyright 2003-</w:t>
      </w:r>
      <w:del w:id="17" w:author="Administrator" w:date="2011-08-18T10:53:00Z">
        <w:r w:rsidR="00344CFD">
          <w:delText>200</w:delText>
        </w:r>
        <w:r w:rsidR="00032169">
          <w:delText>9</w:delText>
        </w:r>
      </w:del>
      <w:ins w:id="18" w:author="Administrator" w:date="2011-08-18T10:53:00Z">
        <w:r>
          <w:t>201</w:t>
        </w:r>
      </w:ins>
      <w:ins w:id="19" w:author="Administrator" w:date="2011-08-18T10:54:00Z">
        <w:r w:rsidR="00C90C98">
          <w:t>1</w:t>
        </w:r>
      </w:ins>
      <w:r>
        <w:t xml:space="preserve"> FIX Protocol Limited, all rights reserved</w:t>
      </w:r>
    </w:p>
    <w:p w14:paraId="48A91475" w14:textId="77777777" w:rsidR="009E3F16" w:rsidRDefault="009E3F16"/>
    <w:p w14:paraId="1982AC6A" w14:textId="77777777" w:rsidR="009E3F16" w:rsidRDefault="009E3F16"/>
    <w:p w14:paraId="451D252A" w14:textId="77777777" w:rsidR="009E3F16" w:rsidRDefault="009E3F16"/>
    <w:p w14:paraId="0A27A11D" w14:textId="77777777" w:rsidR="009E3F16" w:rsidRDefault="009E3F16">
      <w:pPr>
        <w:pStyle w:val="Heading1"/>
        <w:jc w:val="center"/>
      </w:pPr>
      <w:bookmarkStart w:id="20" w:name="_Toc140857789"/>
      <w:bookmarkStart w:id="21" w:name="_Toc227924988"/>
      <w:r>
        <w:t>REPRODUCTION</w:t>
      </w:r>
      <w:bookmarkEnd w:id="20"/>
      <w:bookmarkEnd w:id="21"/>
    </w:p>
    <w:p w14:paraId="2D5C9BBF" w14:textId="77777777" w:rsidR="009E3F16" w:rsidRDefault="009E3F16">
      <w:pPr>
        <w:numPr>
          <w:ilvl w:val="12"/>
          <w:numId w:val="0"/>
        </w:numPr>
      </w:pPr>
    </w:p>
    <w:p w14:paraId="54CFA96E" w14:textId="77777777" w:rsidR="009E3F16" w:rsidRDefault="009E3F16">
      <w:pPr>
        <w:numPr>
          <w:ilvl w:val="12"/>
          <w:numId w:val="0"/>
        </w:numPr>
      </w:pPr>
      <w:r>
        <w:t>FIX Protocol Limited grants permission to print in hard copy form or reproduce the FIX Protocol specification in its entirety provided that the duplicated pages retain the “Copyright FIX Protocol Limited” statement at the bottom of the page.</w:t>
      </w:r>
    </w:p>
    <w:p w14:paraId="3DA3BFE5" w14:textId="77777777" w:rsidR="009E3F16" w:rsidRDefault="009E3F16">
      <w:pPr>
        <w:numPr>
          <w:ilvl w:val="12"/>
          <w:numId w:val="0"/>
        </w:numPr>
      </w:pPr>
    </w:p>
    <w:p w14:paraId="4E05935A" w14:textId="77777777" w:rsidR="009E3F16" w:rsidRDefault="009E3F16">
      <w:pPr>
        <w:numPr>
          <w:ilvl w:val="12"/>
          <w:numId w:val="0"/>
        </w:numPr>
      </w:pPr>
      <w:r>
        <w:t>Portions of the FIX Protocol specification may be extracted or cited in other documents (such as a document which describes one’s implementation of the FIX Protocol) provided that one reference the origin of the FIX Protocol specification (</w:t>
      </w:r>
      <w:hyperlink r:id="rId12" w:history="1">
        <w:r>
          <w:rPr>
            <w:rFonts w:ascii="Arial" w:hAnsi="Arial" w:cs="Arial"/>
            <w:b/>
            <w:i/>
            <w:color w:val="0000FF"/>
            <w:u w:val="single"/>
          </w:rPr>
          <w:t>http://www.fixprotocol.org</w:t>
        </w:r>
      </w:hyperlink>
      <w:r>
        <w:t>) and that the specification itself is “Copyright FIX Protocol Limited”.</w:t>
      </w:r>
    </w:p>
    <w:p w14:paraId="46F2B165" w14:textId="77777777" w:rsidR="009E3F16" w:rsidRDefault="009E3F16">
      <w:pPr>
        <w:numPr>
          <w:ilvl w:val="12"/>
          <w:numId w:val="0"/>
        </w:numPr>
      </w:pPr>
      <w:r>
        <w:t>FIX Protocol Limited claims no intellectual property over one’s implementation (programming code) of an application which implements the behavior and details from the FIX Protocol specification.</w:t>
      </w:r>
    </w:p>
    <w:p w14:paraId="678C5764" w14:textId="77777777" w:rsidR="009E3F16" w:rsidRDefault="009E3F16">
      <w:pPr>
        <w:pStyle w:val="Title"/>
        <w:rPr>
          <w:b/>
        </w:rPr>
      </w:pPr>
      <w:r>
        <w:br w:type="page"/>
      </w:r>
      <w:r>
        <w:rPr>
          <w:b/>
        </w:rPr>
        <w:lastRenderedPageBreak/>
        <w:t>Contents – Volume 5</w:t>
      </w:r>
    </w:p>
    <w:p w14:paraId="0E018028" w14:textId="77777777" w:rsidR="009E3F16" w:rsidRDefault="009E3F16">
      <w:pPr>
        <w:numPr>
          <w:ilvl w:val="12"/>
          <w:numId w:val="0"/>
        </w:numPr>
      </w:pPr>
    </w:p>
    <w:p w14:paraId="6A9E366D" w14:textId="77777777" w:rsidR="009E3F16" w:rsidRDefault="009E3F16">
      <w:pPr>
        <w:pStyle w:val="TOC1"/>
        <w:tabs>
          <w:tab w:val="right" w:leader="dot" w:pos="9352"/>
        </w:tabs>
        <w:rPr>
          <w:b w:val="0"/>
          <w:bCs w:val="0"/>
          <w:caps w:val="0"/>
          <w:noProof/>
          <w:color w:val="auto"/>
          <w:sz w:val="24"/>
          <w:szCs w:val="24"/>
        </w:rPr>
      </w:pPr>
      <w:r>
        <w:rPr>
          <w:rFonts w:ascii="NewCenturySchlbk" w:hAnsi="NewCenturySchlbk"/>
        </w:rPr>
        <w:fldChar w:fldCharType="begin"/>
      </w:r>
      <w:r>
        <w:rPr>
          <w:rFonts w:ascii="NewCenturySchlbk" w:hAnsi="NewCenturySchlbk"/>
        </w:rPr>
        <w:instrText xml:space="preserve"> TOC \o "1-4" </w:instrText>
      </w:r>
      <w:r>
        <w:rPr>
          <w:rFonts w:ascii="NewCenturySchlbk" w:hAnsi="NewCenturySchlbk"/>
        </w:rPr>
        <w:fldChar w:fldCharType="separate"/>
      </w:r>
      <w:r>
        <w:rPr>
          <w:noProof/>
        </w:rPr>
        <w:t>DISCLAIMER</w:t>
      </w:r>
      <w:r>
        <w:rPr>
          <w:noProof/>
        </w:rPr>
        <w:tab/>
      </w:r>
      <w:r>
        <w:rPr>
          <w:noProof/>
        </w:rPr>
        <w:fldChar w:fldCharType="begin"/>
      </w:r>
      <w:r>
        <w:rPr>
          <w:noProof/>
        </w:rPr>
        <w:instrText xml:space="preserve"> PAGEREF _Toc227924987 \h </w:instrText>
      </w:r>
      <w:r>
        <w:rPr>
          <w:noProof/>
        </w:rPr>
      </w:r>
      <w:r>
        <w:rPr>
          <w:noProof/>
        </w:rPr>
        <w:fldChar w:fldCharType="separate"/>
      </w:r>
      <w:r w:rsidR="00C90C98">
        <w:rPr>
          <w:noProof/>
        </w:rPr>
        <w:t>2</w:t>
      </w:r>
      <w:r>
        <w:rPr>
          <w:noProof/>
        </w:rPr>
        <w:fldChar w:fldCharType="end"/>
      </w:r>
    </w:p>
    <w:p w14:paraId="529AE0C4" w14:textId="77777777" w:rsidR="009E3F16" w:rsidRDefault="009E3F16">
      <w:pPr>
        <w:pStyle w:val="TOC1"/>
        <w:tabs>
          <w:tab w:val="right" w:leader="dot" w:pos="9352"/>
        </w:tabs>
        <w:rPr>
          <w:b w:val="0"/>
          <w:bCs w:val="0"/>
          <w:caps w:val="0"/>
          <w:noProof/>
          <w:color w:val="auto"/>
          <w:sz w:val="24"/>
          <w:szCs w:val="24"/>
        </w:rPr>
      </w:pPr>
      <w:r>
        <w:rPr>
          <w:noProof/>
        </w:rPr>
        <w:t>REPRODUCTION</w:t>
      </w:r>
      <w:r>
        <w:rPr>
          <w:noProof/>
        </w:rPr>
        <w:tab/>
      </w:r>
      <w:r>
        <w:rPr>
          <w:noProof/>
        </w:rPr>
        <w:fldChar w:fldCharType="begin"/>
      </w:r>
      <w:r>
        <w:rPr>
          <w:noProof/>
        </w:rPr>
        <w:instrText xml:space="preserve"> PAGEREF _Toc227924988 \h </w:instrText>
      </w:r>
      <w:r>
        <w:rPr>
          <w:noProof/>
        </w:rPr>
      </w:r>
      <w:r>
        <w:rPr>
          <w:noProof/>
        </w:rPr>
        <w:fldChar w:fldCharType="separate"/>
      </w:r>
      <w:r w:rsidR="00C90C98">
        <w:rPr>
          <w:noProof/>
        </w:rPr>
        <w:t>2</w:t>
      </w:r>
      <w:r>
        <w:rPr>
          <w:noProof/>
        </w:rPr>
        <w:fldChar w:fldCharType="end"/>
      </w:r>
    </w:p>
    <w:p w14:paraId="1AADB1FF" w14:textId="77777777" w:rsidR="009E3F16" w:rsidRDefault="009E3F16">
      <w:pPr>
        <w:pStyle w:val="TOC1"/>
        <w:tabs>
          <w:tab w:val="right" w:leader="dot" w:pos="9352"/>
        </w:tabs>
        <w:rPr>
          <w:b w:val="0"/>
          <w:bCs w:val="0"/>
          <w:caps w:val="0"/>
          <w:noProof/>
          <w:color w:val="auto"/>
          <w:sz w:val="24"/>
          <w:szCs w:val="24"/>
        </w:rPr>
      </w:pPr>
      <w:r>
        <w:rPr>
          <w:noProof/>
        </w:rPr>
        <w:t>FIX APPLICATION MESSAGES: POST-TRADE</w:t>
      </w:r>
      <w:r>
        <w:rPr>
          <w:noProof/>
        </w:rPr>
        <w:tab/>
      </w:r>
      <w:r>
        <w:rPr>
          <w:noProof/>
        </w:rPr>
        <w:fldChar w:fldCharType="begin"/>
      </w:r>
      <w:r>
        <w:rPr>
          <w:noProof/>
        </w:rPr>
        <w:instrText xml:space="preserve"> PAGEREF _Toc227924989 \h </w:instrText>
      </w:r>
      <w:r>
        <w:rPr>
          <w:noProof/>
        </w:rPr>
      </w:r>
      <w:r>
        <w:rPr>
          <w:noProof/>
        </w:rPr>
        <w:fldChar w:fldCharType="separate"/>
      </w:r>
      <w:r w:rsidR="00C90C98">
        <w:rPr>
          <w:noProof/>
        </w:rPr>
        <w:t>7</w:t>
      </w:r>
      <w:r>
        <w:rPr>
          <w:noProof/>
        </w:rPr>
        <w:fldChar w:fldCharType="end"/>
      </w:r>
    </w:p>
    <w:p w14:paraId="1492419B" w14:textId="77777777" w:rsidR="009E3F16" w:rsidRDefault="009E3F16">
      <w:pPr>
        <w:pStyle w:val="TOC1"/>
        <w:tabs>
          <w:tab w:val="right" w:leader="dot" w:pos="9352"/>
        </w:tabs>
        <w:rPr>
          <w:b w:val="0"/>
          <w:bCs w:val="0"/>
          <w:caps w:val="0"/>
          <w:noProof/>
          <w:color w:val="auto"/>
          <w:sz w:val="24"/>
          <w:szCs w:val="24"/>
        </w:rPr>
      </w:pPr>
      <w:r>
        <w:rPr>
          <w:noProof/>
        </w:rPr>
        <w:t>POST-TRADE COMPONENT BLOCKS</w:t>
      </w:r>
      <w:r>
        <w:rPr>
          <w:noProof/>
        </w:rPr>
        <w:tab/>
      </w:r>
      <w:r>
        <w:rPr>
          <w:noProof/>
        </w:rPr>
        <w:fldChar w:fldCharType="begin"/>
      </w:r>
      <w:r>
        <w:rPr>
          <w:noProof/>
        </w:rPr>
        <w:instrText xml:space="preserve"> PAGEREF _Toc227924990 \h </w:instrText>
      </w:r>
      <w:r>
        <w:rPr>
          <w:noProof/>
        </w:rPr>
      </w:r>
      <w:r>
        <w:rPr>
          <w:noProof/>
        </w:rPr>
        <w:fldChar w:fldCharType="separate"/>
      </w:r>
      <w:r w:rsidR="00C90C98">
        <w:rPr>
          <w:noProof/>
        </w:rPr>
        <w:t>8</w:t>
      </w:r>
      <w:r>
        <w:rPr>
          <w:noProof/>
        </w:rPr>
        <w:fldChar w:fldCharType="end"/>
      </w:r>
    </w:p>
    <w:p w14:paraId="49EB931A" w14:textId="77777777" w:rsidR="009E3F16" w:rsidRDefault="009E3F16">
      <w:pPr>
        <w:pStyle w:val="TOC2"/>
        <w:tabs>
          <w:tab w:val="right" w:leader="dot" w:pos="9352"/>
        </w:tabs>
        <w:rPr>
          <w:smallCaps w:val="0"/>
          <w:noProof/>
          <w:color w:val="auto"/>
          <w:sz w:val="24"/>
          <w:szCs w:val="24"/>
        </w:rPr>
      </w:pPr>
      <w:r>
        <w:rPr>
          <w:noProof/>
        </w:rPr>
        <w:t>SettlInstructionsData component block</w:t>
      </w:r>
      <w:r>
        <w:rPr>
          <w:noProof/>
        </w:rPr>
        <w:tab/>
      </w:r>
      <w:r>
        <w:rPr>
          <w:noProof/>
        </w:rPr>
        <w:fldChar w:fldCharType="begin"/>
      </w:r>
      <w:r>
        <w:rPr>
          <w:noProof/>
        </w:rPr>
        <w:instrText xml:space="preserve"> PAGEREF _Toc227924991 \h </w:instrText>
      </w:r>
      <w:r>
        <w:rPr>
          <w:noProof/>
        </w:rPr>
      </w:r>
      <w:r>
        <w:rPr>
          <w:noProof/>
        </w:rPr>
        <w:fldChar w:fldCharType="separate"/>
      </w:r>
      <w:r w:rsidR="00C90C98">
        <w:rPr>
          <w:noProof/>
        </w:rPr>
        <w:t>8</w:t>
      </w:r>
      <w:r>
        <w:rPr>
          <w:noProof/>
        </w:rPr>
        <w:fldChar w:fldCharType="end"/>
      </w:r>
    </w:p>
    <w:p w14:paraId="6D772455" w14:textId="77777777" w:rsidR="009E3F16" w:rsidRDefault="009E3F16">
      <w:pPr>
        <w:pStyle w:val="TOC2"/>
        <w:tabs>
          <w:tab w:val="right" w:leader="dot" w:pos="9352"/>
        </w:tabs>
        <w:rPr>
          <w:smallCaps w:val="0"/>
          <w:noProof/>
          <w:color w:val="auto"/>
          <w:sz w:val="24"/>
          <w:szCs w:val="24"/>
        </w:rPr>
      </w:pPr>
      <w:r>
        <w:rPr>
          <w:noProof/>
        </w:rPr>
        <w:t>SettlParties (Settlement Parties) component block</w:t>
      </w:r>
      <w:r>
        <w:rPr>
          <w:noProof/>
        </w:rPr>
        <w:tab/>
      </w:r>
      <w:r>
        <w:rPr>
          <w:noProof/>
        </w:rPr>
        <w:fldChar w:fldCharType="begin"/>
      </w:r>
      <w:r>
        <w:rPr>
          <w:noProof/>
        </w:rPr>
        <w:instrText xml:space="preserve"> PAGEREF _Toc227924992 \h </w:instrText>
      </w:r>
      <w:r>
        <w:rPr>
          <w:noProof/>
        </w:rPr>
      </w:r>
      <w:r>
        <w:rPr>
          <w:noProof/>
        </w:rPr>
        <w:fldChar w:fldCharType="separate"/>
      </w:r>
      <w:r w:rsidR="00C90C98">
        <w:rPr>
          <w:noProof/>
        </w:rPr>
        <w:t>9</w:t>
      </w:r>
      <w:r>
        <w:rPr>
          <w:noProof/>
        </w:rPr>
        <w:fldChar w:fldCharType="end"/>
      </w:r>
    </w:p>
    <w:p w14:paraId="0EB9D38F" w14:textId="77777777" w:rsidR="009E3F16" w:rsidRDefault="009E3F16">
      <w:pPr>
        <w:pStyle w:val="TOC2"/>
        <w:tabs>
          <w:tab w:val="right" w:leader="dot" w:pos="9352"/>
        </w:tabs>
        <w:rPr>
          <w:smallCaps w:val="0"/>
          <w:noProof/>
          <w:color w:val="auto"/>
          <w:sz w:val="24"/>
          <w:szCs w:val="24"/>
        </w:rPr>
      </w:pPr>
      <w:r>
        <w:rPr>
          <w:noProof/>
        </w:rPr>
        <w:t>PositionQty component block</w:t>
      </w:r>
      <w:r>
        <w:rPr>
          <w:noProof/>
        </w:rPr>
        <w:tab/>
      </w:r>
      <w:r>
        <w:rPr>
          <w:noProof/>
        </w:rPr>
        <w:fldChar w:fldCharType="begin"/>
      </w:r>
      <w:r>
        <w:rPr>
          <w:noProof/>
        </w:rPr>
        <w:instrText xml:space="preserve"> PAGEREF _Toc227924993 \h </w:instrText>
      </w:r>
      <w:r>
        <w:rPr>
          <w:noProof/>
        </w:rPr>
      </w:r>
      <w:r>
        <w:rPr>
          <w:noProof/>
        </w:rPr>
        <w:fldChar w:fldCharType="separate"/>
      </w:r>
      <w:r w:rsidR="00C90C98">
        <w:rPr>
          <w:noProof/>
        </w:rPr>
        <w:t>10</w:t>
      </w:r>
      <w:r>
        <w:rPr>
          <w:noProof/>
        </w:rPr>
        <w:fldChar w:fldCharType="end"/>
      </w:r>
    </w:p>
    <w:p w14:paraId="09F5C009" w14:textId="77777777" w:rsidR="009E3F16" w:rsidRDefault="009E3F16">
      <w:pPr>
        <w:pStyle w:val="TOC2"/>
        <w:tabs>
          <w:tab w:val="right" w:leader="dot" w:pos="9352"/>
        </w:tabs>
        <w:rPr>
          <w:smallCaps w:val="0"/>
          <w:noProof/>
          <w:color w:val="auto"/>
          <w:sz w:val="24"/>
          <w:szCs w:val="24"/>
        </w:rPr>
      </w:pPr>
      <w:r>
        <w:rPr>
          <w:noProof/>
        </w:rPr>
        <w:t>PositionAmountData component block</w:t>
      </w:r>
      <w:r>
        <w:rPr>
          <w:noProof/>
        </w:rPr>
        <w:tab/>
      </w:r>
      <w:r>
        <w:rPr>
          <w:noProof/>
        </w:rPr>
        <w:fldChar w:fldCharType="begin"/>
      </w:r>
      <w:r>
        <w:rPr>
          <w:noProof/>
        </w:rPr>
        <w:instrText xml:space="preserve"> PAGEREF _Toc227924994 \h </w:instrText>
      </w:r>
      <w:r>
        <w:rPr>
          <w:noProof/>
        </w:rPr>
      </w:r>
      <w:r>
        <w:rPr>
          <w:noProof/>
        </w:rPr>
        <w:fldChar w:fldCharType="separate"/>
      </w:r>
      <w:r w:rsidR="00C90C98">
        <w:rPr>
          <w:noProof/>
        </w:rPr>
        <w:t>11</w:t>
      </w:r>
      <w:r>
        <w:rPr>
          <w:noProof/>
        </w:rPr>
        <w:fldChar w:fldCharType="end"/>
      </w:r>
    </w:p>
    <w:p w14:paraId="33D4DDC1" w14:textId="77777777" w:rsidR="009E3F16" w:rsidRDefault="009E3F16">
      <w:pPr>
        <w:pStyle w:val="TOC2"/>
        <w:tabs>
          <w:tab w:val="right" w:leader="dot" w:pos="9352"/>
        </w:tabs>
        <w:rPr>
          <w:smallCaps w:val="0"/>
          <w:noProof/>
          <w:color w:val="auto"/>
          <w:sz w:val="24"/>
          <w:szCs w:val="24"/>
        </w:rPr>
      </w:pPr>
      <w:r>
        <w:rPr>
          <w:noProof/>
        </w:rPr>
        <w:t>ClrInstGrp component block</w:t>
      </w:r>
      <w:r>
        <w:rPr>
          <w:noProof/>
        </w:rPr>
        <w:tab/>
      </w:r>
      <w:r>
        <w:rPr>
          <w:noProof/>
        </w:rPr>
        <w:fldChar w:fldCharType="begin"/>
      </w:r>
      <w:r>
        <w:rPr>
          <w:noProof/>
        </w:rPr>
        <w:instrText xml:space="preserve"> PAGEREF _Toc227924995 \h </w:instrText>
      </w:r>
      <w:r>
        <w:rPr>
          <w:noProof/>
        </w:rPr>
      </w:r>
      <w:r>
        <w:rPr>
          <w:noProof/>
        </w:rPr>
        <w:fldChar w:fldCharType="separate"/>
      </w:r>
      <w:r w:rsidR="00C90C98">
        <w:rPr>
          <w:noProof/>
        </w:rPr>
        <w:t>11</w:t>
      </w:r>
      <w:r>
        <w:rPr>
          <w:noProof/>
        </w:rPr>
        <w:fldChar w:fldCharType="end"/>
      </w:r>
    </w:p>
    <w:p w14:paraId="084C0FB5" w14:textId="77777777" w:rsidR="009E3F16" w:rsidRDefault="009E3F16">
      <w:pPr>
        <w:pStyle w:val="TOC2"/>
        <w:tabs>
          <w:tab w:val="right" w:leader="dot" w:pos="9352"/>
        </w:tabs>
        <w:rPr>
          <w:smallCaps w:val="0"/>
          <w:noProof/>
          <w:color w:val="auto"/>
          <w:sz w:val="24"/>
          <w:szCs w:val="24"/>
        </w:rPr>
      </w:pPr>
      <w:r>
        <w:rPr>
          <w:noProof/>
        </w:rPr>
        <w:t>OrdAllocGrp component block</w:t>
      </w:r>
      <w:r>
        <w:rPr>
          <w:noProof/>
        </w:rPr>
        <w:tab/>
      </w:r>
      <w:r>
        <w:rPr>
          <w:noProof/>
        </w:rPr>
        <w:fldChar w:fldCharType="begin"/>
      </w:r>
      <w:r>
        <w:rPr>
          <w:noProof/>
        </w:rPr>
        <w:instrText xml:space="preserve"> PAGEREF _Toc227924996 \h </w:instrText>
      </w:r>
      <w:r>
        <w:rPr>
          <w:noProof/>
        </w:rPr>
      </w:r>
      <w:r>
        <w:rPr>
          <w:noProof/>
        </w:rPr>
        <w:fldChar w:fldCharType="separate"/>
      </w:r>
      <w:r w:rsidR="00C90C98">
        <w:rPr>
          <w:noProof/>
        </w:rPr>
        <w:t>12</w:t>
      </w:r>
      <w:r>
        <w:rPr>
          <w:noProof/>
        </w:rPr>
        <w:fldChar w:fldCharType="end"/>
      </w:r>
    </w:p>
    <w:p w14:paraId="69033704" w14:textId="77777777" w:rsidR="009E3F16" w:rsidRDefault="009E3F16">
      <w:pPr>
        <w:pStyle w:val="TOC2"/>
        <w:tabs>
          <w:tab w:val="right" w:leader="dot" w:pos="9352"/>
        </w:tabs>
        <w:rPr>
          <w:smallCaps w:val="0"/>
          <w:noProof/>
          <w:color w:val="auto"/>
          <w:sz w:val="24"/>
          <w:szCs w:val="24"/>
        </w:rPr>
      </w:pPr>
      <w:r>
        <w:rPr>
          <w:noProof/>
        </w:rPr>
        <w:t>DlvyInstGrp component block</w:t>
      </w:r>
      <w:r>
        <w:rPr>
          <w:noProof/>
        </w:rPr>
        <w:tab/>
      </w:r>
      <w:r>
        <w:rPr>
          <w:noProof/>
        </w:rPr>
        <w:fldChar w:fldCharType="begin"/>
      </w:r>
      <w:r>
        <w:rPr>
          <w:noProof/>
        </w:rPr>
        <w:instrText xml:space="preserve"> PAGEREF _Toc227924997 \h </w:instrText>
      </w:r>
      <w:r>
        <w:rPr>
          <w:noProof/>
        </w:rPr>
      </w:r>
      <w:r>
        <w:rPr>
          <w:noProof/>
        </w:rPr>
        <w:fldChar w:fldCharType="separate"/>
      </w:r>
      <w:r w:rsidR="00C90C98">
        <w:rPr>
          <w:noProof/>
        </w:rPr>
        <w:t>13</w:t>
      </w:r>
      <w:r>
        <w:rPr>
          <w:noProof/>
        </w:rPr>
        <w:fldChar w:fldCharType="end"/>
      </w:r>
    </w:p>
    <w:p w14:paraId="3B62915C" w14:textId="77777777" w:rsidR="009E3F16" w:rsidRDefault="009E3F16">
      <w:pPr>
        <w:pStyle w:val="TOC2"/>
        <w:tabs>
          <w:tab w:val="right" w:leader="dot" w:pos="9352"/>
        </w:tabs>
        <w:rPr>
          <w:smallCaps w:val="0"/>
          <w:noProof/>
          <w:color w:val="auto"/>
          <w:sz w:val="24"/>
          <w:szCs w:val="24"/>
        </w:rPr>
      </w:pPr>
      <w:r>
        <w:rPr>
          <w:noProof/>
        </w:rPr>
        <w:t>SettlPtysSubGrp component block</w:t>
      </w:r>
      <w:r>
        <w:rPr>
          <w:noProof/>
        </w:rPr>
        <w:tab/>
      </w:r>
      <w:r>
        <w:rPr>
          <w:noProof/>
        </w:rPr>
        <w:fldChar w:fldCharType="begin"/>
      </w:r>
      <w:r>
        <w:rPr>
          <w:noProof/>
        </w:rPr>
        <w:instrText xml:space="preserve"> PAGEREF _Toc227924998 \h </w:instrText>
      </w:r>
      <w:r>
        <w:rPr>
          <w:noProof/>
        </w:rPr>
      </w:r>
      <w:r>
        <w:rPr>
          <w:noProof/>
        </w:rPr>
        <w:fldChar w:fldCharType="separate"/>
      </w:r>
      <w:r w:rsidR="00C90C98">
        <w:rPr>
          <w:noProof/>
        </w:rPr>
        <w:t>13</w:t>
      </w:r>
      <w:r>
        <w:rPr>
          <w:noProof/>
        </w:rPr>
        <w:fldChar w:fldCharType="end"/>
      </w:r>
    </w:p>
    <w:p w14:paraId="4F6F4865" w14:textId="77777777" w:rsidR="009E3F16" w:rsidRDefault="009E3F16">
      <w:pPr>
        <w:pStyle w:val="TOC2"/>
        <w:tabs>
          <w:tab w:val="right" w:leader="dot" w:pos="9352"/>
        </w:tabs>
        <w:rPr>
          <w:smallCaps w:val="0"/>
          <w:noProof/>
          <w:color w:val="auto"/>
          <w:sz w:val="24"/>
          <w:szCs w:val="24"/>
        </w:rPr>
      </w:pPr>
      <w:r>
        <w:rPr>
          <w:noProof/>
        </w:rPr>
        <w:t>SettlDetails component block</w:t>
      </w:r>
      <w:r>
        <w:rPr>
          <w:noProof/>
        </w:rPr>
        <w:tab/>
      </w:r>
      <w:r>
        <w:rPr>
          <w:noProof/>
        </w:rPr>
        <w:fldChar w:fldCharType="begin"/>
      </w:r>
      <w:r>
        <w:rPr>
          <w:noProof/>
        </w:rPr>
        <w:instrText xml:space="preserve"> PAGEREF _Toc227924999 \h </w:instrText>
      </w:r>
      <w:r>
        <w:rPr>
          <w:noProof/>
        </w:rPr>
      </w:r>
      <w:r>
        <w:rPr>
          <w:noProof/>
        </w:rPr>
        <w:fldChar w:fldCharType="separate"/>
      </w:r>
      <w:r w:rsidR="00C90C98">
        <w:rPr>
          <w:noProof/>
        </w:rPr>
        <w:t>14</w:t>
      </w:r>
      <w:r>
        <w:rPr>
          <w:noProof/>
        </w:rPr>
        <w:fldChar w:fldCharType="end"/>
      </w:r>
    </w:p>
    <w:p w14:paraId="7B391996" w14:textId="77777777" w:rsidR="009E3F16" w:rsidRDefault="009E3F16">
      <w:pPr>
        <w:pStyle w:val="TOC1"/>
        <w:tabs>
          <w:tab w:val="right" w:leader="dot" w:pos="9352"/>
        </w:tabs>
        <w:rPr>
          <w:b w:val="0"/>
          <w:bCs w:val="0"/>
          <w:caps w:val="0"/>
          <w:noProof/>
          <w:color w:val="auto"/>
          <w:sz w:val="24"/>
          <w:szCs w:val="24"/>
        </w:rPr>
      </w:pPr>
      <w:r>
        <w:rPr>
          <w:noProof/>
        </w:rPr>
        <w:t>CATEGORY:  ALLOCATION</w:t>
      </w:r>
      <w:r>
        <w:rPr>
          <w:noProof/>
        </w:rPr>
        <w:tab/>
      </w:r>
      <w:r>
        <w:rPr>
          <w:noProof/>
        </w:rPr>
        <w:fldChar w:fldCharType="begin"/>
      </w:r>
      <w:r>
        <w:rPr>
          <w:noProof/>
        </w:rPr>
        <w:instrText xml:space="preserve"> PAGEREF _Toc227925000 \h </w:instrText>
      </w:r>
      <w:r>
        <w:rPr>
          <w:noProof/>
        </w:rPr>
      </w:r>
      <w:r>
        <w:rPr>
          <w:noProof/>
        </w:rPr>
        <w:fldChar w:fldCharType="separate"/>
      </w:r>
      <w:r w:rsidR="00C90C98">
        <w:rPr>
          <w:noProof/>
        </w:rPr>
        <w:t>15</w:t>
      </w:r>
      <w:r>
        <w:rPr>
          <w:noProof/>
        </w:rPr>
        <w:fldChar w:fldCharType="end"/>
      </w:r>
    </w:p>
    <w:p w14:paraId="589799F5" w14:textId="77777777" w:rsidR="009E3F16" w:rsidRDefault="009E3F16">
      <w:pPr>
        <w:pStyle w:val="TOC2"/>
        <w:tabs>
          <w:tab w:val="right" w:leader="dot" w:pos="9352"/>
        </w:tabs>
        <w:rPr>
          <w:smallCaps w:val="0"/>
          <w:noProof/>
          <w:color w:val="auto"/>
          <w:sz w:val="24"/>
          <w:szCs w:val="24"/>
        </w:rPr>
      </w:pPr>
      <w:r>
        <w:rPr>
          <w:noProof/>
        </w:rPr>
        <w:t>Overview</w:t>
      </w:r>
      <w:r>
        <w:rPr>
          <w:noProof/>
        </w:rPr>
        <w:tab/>
      </w:r>
      <w:r>
        <w:rPr>
          <w:noProof/>
        </w:rPr>
        <w:fldChar w:fldCharType="begin"/>
      </w:r>
      <w:r>
        <w:rPr>
          <w:noProof/>
        </w:rPr>
        <w:instrText xml:space="preserve"> PAGEREF _Toc227925001 \h </w:instrText>
      </w:r>
      <w:r>
        <w:rPr>
          <w:noProof/>
        </w:rPr>
      </w:r>
      <w:r>
        <w:rPr>
          <w:noProof/>
        </w:rPr>
        <w:fldChar w:fldCharType="separate"/>
      </w:r>
      <w:r w:rsidR="00C90C98">
        <w:rPr>
          <w:noProof/>
        </w:rPr>
        <w:t>15</w:t>
      </w:r>
      <w:r>
        <w:rPr>
          <w:noProof/>
        </w:rPr>
        <w:fldChar w:fldCharType="end"/>
      </w:r>
    </w:p>
    <w:p w14:paraId="4AFA3F9E" w14:textId="77777777" w:rsidR="009E3F16" w:rsidRDefault="009E3F16">
      <w:pPr>
        <w:pStyle w:val="TOC3"/>
        <w:tabs>
          <w:tab w:val="right" w:leader="dot" w:pos="9352"/>
        </w:tabs>
        <w:rPr>
          <w:i w:val="0"/>
          <w:iCs w:val="0"/>
          <w:noProof/>
          <w:color w:val="auto"/>
          <w:sz w:val="24"/>
          <w:szCs w:val="24"/>
        </w:rPr>
      </w:pPr>
      <w:r>
        <w:rPr>
          <w:noProof/>
        </w:rPr>
        <w:t>Pre-allocated order</w:t>
      </w:r>
      <w:r>
        <w:rPr>
          <w:noProof/>
        </w:rPr>
        <w:tab/>
      </w:r>
      <w:r>
        <w:rPr>
          <w:noProof/>
        </w:rPr>
        <w:fldChar w:fldCharType="begin"/>
      </w:r>
      <w:r>
        <w:rPr>
          <w:noProof/>
        </w:rPr>
        <w:instrText xml:space="preserve"> PAGEREF _Toc227925002 \h </w:instrText>
      </w:r>
      <w:r>
        <w:rPr>
          <w:noProof/>
        </w:rPr>
      </w:r>
      <w:r>
        <w:rPr>
          <w:noProof/>
        </w:rPr>
        <w:fldChar w:fldCharType="separate"/>
      </w:r>
      <w:r w:rsidR="00C90C98">
        <w:rPr>
          <w:noProof/>
        </w:rPr>
        <w:t>16</w:t>
      </w:r>
      <w:r>
        <w:rPr>
          <w:noProof/>
        </w:rPr>
        <w:fldChar w:fldCharType="end"/>
      </w:r>
    </w:p>
    <w:p w14:paraId="7D6774A6" w14:textId="77777777" w:rsidR="009E3F16" w:rsidRDefault="009E3F16">
      <w:pPr>
        <w:pStyle w:val="TOC3"/>
        <w:tabs>
          <w:tab w:val="right" w:leader="dot" w:pos="9352"/>
        </w:tabs>
        <w:rPr>
          <w:i w:val="0"/>
          <w:iCs w:val="0"/>
          <w:noProof/>
          <w:color w:val="auto"/>
          <w:sz w:val="24"/>
          <w:szCs w:val="24"/>
        </w:rPr>
      </w:pPr>
      <w:r>
        <w:rPr>
          <w:noProof/>
        </w:rPr>
        <w:t>Pre-trade allocation</w:t>
      </w:r>
      <w:r>
        <w:rPr>
          <w:noProof/>
        </w:rPr>
        <w:tab/>
      </w:r>
      <w:r>
        <w:rPr>
          <w:noProof/>
        </w:rPr>
        <w:fldChar w:fldCharType="begin"/>
      </w:r>
      <w:r>
        <w:rPr>
          <w:noProof/>
        </w:rPr>
        <w:instrText xml:space="preserve"> PAGEREF _Toc227925003 \h </w:instrText>
      </w:r>
      <w:r>
        <w:rPr>
          <w:noProof/>
        </w:rPr>
      </w:r>
      <w:r>
        <w:rPr>
          <w:noProof/>
        </w:rPr>
        <w:fldChar w:fldCharType="separate"/>
      </w:r>
      <w:r w:rsidR="00C90C98">
        <w:rPr>
          <w:noProof/>
        </w:rPr>
        <w:t>18</w:t>
      </w:r>
      <w:r>
        <w:rPr>
          <w:noProof/>
        </w:rPr>
        <w:fldChar w:fldCharType="end"/>
      </w:r>
    </w:p>
    <w:p w14:paraId="04F305DC" w14:textId="77777777" w:rsidR="009E3F16" w:rsidRDefault="009E3F16">
      <w:pPr>
        <w:pStyle w:val="TOC3"/>
        <w:tabs>
          <w:tab w:val="right" w:leader="dot" w:pos="9352"/>
        </w:tabs>
        <w:rPr>
          <w:i w:val="0"/>
          <w:iCs w:val="0"/>
          <w:noProof/>
          <w:color w:val="auto"/>
          <w:sz w:val="24"/>
          <w:szCs w:val="24"/>
        </w:rPr>
      </w:pPr>
      <w:r>
        <w:rPr>
          <w:noProof/>
        </w:rPr>
        <w:t>Post-trade allocation</w:t>
      </w:r>
      <w:r>
        <w:rPr>
          <w:noProof/>
        </w:rPr>
        <w:tab/>
      </w:r>
      <w:r>
        <w:rPr>
          <w:noProof/>
        </w:rPr>
        <w:fldChar w:fldCharType="begin"/>
      </w:r>
      <w:r>
        <w:rPr>
          <w:noProof/>
        </w:rPr>
        <w:instrText xml:space="preserve"> PAGEREF _Toc227925004 \h </w:instrText>
      </w:r>
      <w:r>
        <w:rPr>
          <w:noProof/>
        </w:rPr>
      </w:r>
      <w:r>
        <w:rPr>
          <w:noProof/>
        </w:rPr>
        <w:fldChar w:fldCharType="separate"/>
      </w:r>
      <w:r w:rsidR="00C90C98">
        <w:rPr>
          <w:noProof/>
        </w:rPr>
        <w:t>19</w:t>
      </w:r>
      <w:r>
        <w:rPr>
          <w:noProof/>
        </w:rPr>
        <w:fldChar w:fldCharType="end"/>
      </w:r>
    </w:p>
    <w:p w14:paraId="7A347EA4" w14:textId="77777777" w:rsidR="009E3F16" w:rsidRDefault="009E3F16">
      <w:pPr>
        <w:pStyle w:val="TOC3"/>
        <w:tabs>
          <w:tab w:val="right" w:leader="dot" w:pos="9352"/>
        </w:tabs>
        <w:rPr>
          <w:i w:val="0"/>
          <w:iCs w:val="0"/>
          <w:noProof/>
          <w:color w:val="auto"/>
          <w:sz w:val="24"/>
          <w:szCs w:val="24"/>
        </w:rPr>
      </w:pPr>
      <w:r>
        <w:rPr>
          <w:noProof/>
        </w:rPr>
        <w:t>Ready-To-Book Processing:</w:t>
      </w:r>
      <w:r>
        <w:rPr>
          <w:noProof/>
        </w:rPr>
        <w:tab/>
      </w:r>
      <w:r>
        <w:rPr>
          <w:noProof/>
        </w:rPr>
        <w:fldChar w:fldCharType="begin"/>
      </w:r>
      <w:r>
        <w:rPr>
          <w:noProof/>
        </w:rPr>
        <w:instrText xml:space="preserve"> PAGEREF _Toc227925005 \h </w:instrText>
      </w:r>
      <w:r>
        <w:rPr>
          <w:noProof/>
        </w:rPr>
      </w:r>
      <w:r>
        <w:rPr>
          <w:noProof/>
        </w:rPr>
        <w:fldChar w:fldCharType="separate"/>
      </w:r>
      <w:ins w:id="22" w:author="Administrator" w:date="2011-08-18T10:55:00Z">
        <w:r w:rsidR="00C90C98">
          <w:rPr>
            <w:noProof/>
          </w:rPr>
          <w:t>19</w:t>
        </w:r>
      </w:ins>
      <w:del w:id="23" w:author="Administrator" w:date="2011-08-18T10:55:00Z">
        <w:r w:rsidDel="00C90C98">
          <w:rPr>
            <w:noProof/>
          </w:rPr>
          <w:delText>20</w:delText>
        </w:r>
      </w:del>
      <w:r>
        <w:rPr>
          <w:noProof/>
        </w:rPr>
        <w:fldChar w:fldCharType="end"/>
      </w:r>
    </w:p>
    <w:p w14:paraId="4AEB62D9" w14:textId="77777777" w:rsidR="009E3F16" w:rsidRDefault="009E3F16">
      <w:pPr>
        <w:pStyle w:val="TOC2"/>
        <w:tabs>
          <w:tab w:val="right" w:leader="dot" w:pos="9352"/>
        </w:tabs>
        <w:rPr>
          <w:smallCaps w:val="0"/>
          <w:noProof/>
          <w:color w:val="auto"/>
          <w:sz w:val="24"/>
          <w:szCs w:val="24"/>
        </w:rPr>
      </w:pPr>
      <w:r>
        <w:rPr>
          <w:noProof/>
        </w:rPr>
        <w:t>Central Counterparty-centric Allocation Model</w:t>
      </w:r>
      <w:r>
        <w:rPr>
          <w:noProof/>
        </w:rPr>
        <w:tab/>
      </w:r>
      <w:r>
        <w:rPr>
          <w:noProof/>
        </w:rPr>
        <w:fldChar w:fldCharType="begin"/>
      </w:r>
      <w:r>
        <w:rPr>
          <w:noProof/>
        </w:rPr>
        <w:instrText xml:space="preserve"> PAGEREF _Toc227925006 \h </w:instrText>
      </w:r>
      <w:r>
        <w:rPr>
          <w:noProof/>
        </w:rPr>
      </w:r>
      <w:r>
        <w:rPr>
          <w:noProof/>
        </w:rPr>
        <w:fldChar w:fldCharType="separate"/>
      </w:r>
      <w:r w:rsidR="00C90C98">
        <w:rPr>
          <w:noProof/>
        </w:rPr>
        <w:t>20</w:t>
      </w:r>
      <w:r>
        <w:rPr>
          <w:noProof/>
        </w:rPr>
        <w:fldChar w:fldCharType="end"/>
      </w:r>
    </w:p>
    <w:p w14:paraId="433BEFAE" w14:textId="77777777" w:rsidR="009E3F16" w:rsidRDefault="009E3F16">
      <w:pPr>
        <w:pStyle w:val="TOC3"/>
        <w:tabs>
          <w:tab w:val="right" w:leader="dot" w:pos="9352"/>
        </w:tabs>
        <w:rPr>
          <w:i w:val="0"/>
          <w:iCs w:val="0"/>
          <w:noProof/>
          <w:color w:val="auto"/>
          <w:sz w:val="24"/>
          <w:szCs w:val="24"/>
        </w:rPr>
      </w:pPr>
      <w:r>
        <w:rPr>
          <w:noProof/>
        </w:rPr>
        <w:t>An Overview of Three-party Allocations</w:t>
      </w:r>
      <w:r>
        <w:rPr>
          <w:noProof/>
        </w:rPr>
        <w:tab/>
      </w:r>
      <w:r>
        <w:rPr>
          <w:noProof/>
        </w:rPr>
        <w:fldChar w:fldCharType="begin"/>
      </w:r>
      <w:r>
        <w:rPr>
          <w:noProof/>
        </w:rPr>
        <w:instrText xml:space="preserve"> PAGEREF _Toc227925007 \h </w:instrText>
      </w:r>
      <w:r>
        <w:rPr>
          <w:noProof/>
        </w:rPr>
      </w:r>
      <w:r>
        <w:rPr>
          <w:noProof/>
        </w:rPr>
        <w:fldChar w:fldCharType="separate"/>
      </w:r>
      <w:r w:rsidR="00C90C98">
        <w:rPr>
          <w:noProof/>
        </w:rPr>
        <w:t>20</w:t>
      </w:r>
      <w:r>
        <w:rPr>
          <w:noProof/>
        </w:rPr>
        <w:fldChar w:fldCharType="end"/>
      </w:r>
    </w:p>
    <w:p w14:paraId="6D66BFAC" w14:textId="77777777" w:rsidR="009E3F16" w:rsidRDefault="009E3F16">
      <w:pPr>
        <w:pStyle w:val="TOC3"/>
        <w:tabs>
          <w:tab w:val="right" w:leader="dot" w:pos="9352"/>
        </w:tabs>
        <w:rPr>
          <w:i w:val="0"/>
          <w:iCs w:val="0"/>
          <w:noProof/>
          <w:color w:val="auto"/>
          <w:sz w:val="24"/>
          <w:szCs w:val="24"/>
        </w:rPr>
      </w:pPr>
      <w:r>
        <w:rPr>
          <w:noProof/>
        </w:rPr>
        <w:t>Three-party Allocation Work Flow</w:t>
      </w:r>
      <w:r>
        <w:rPr>
          <w:noProof/>
        </w:rPr>
        <w:tab/>
      </w:r>
      <w:r>
        <w:rPr>
          <w:noProof/>
        </w:rPr>
        <w:fldChar w:fldCharType="begin"/>
      </w:r>
      <w:r>
        <w:rPr>
          <w:noProof/>
        </w:rPr>
        <w:instrText xml:space="preserve"> PAGEREF _Toc227925008 \h </w:instrText>
      </w:r>
      <w:r>
        <w:rPr>
          <w:noProof/>
        </w:rPr>
      </w:r>
      <w:r>
        <w:rPr>
          <w:noProof/>
        </w:rPr>
        <w:fldChar w:fldCharType="separate"/>
      </w:r>
      <w:r w:rsidR="00C90C98">
        <w:rPr>
          <w:noProof/>
        </w:rPr>
        <w:t>20</w:t>
      </w:r>
      <w:r>
        <w:rPr>
          <w:noProof/>
        </w:rPr>
        <w:fldChar w:fldCharType="end"/>
      </w:r>
    </w:p>
    <w:p w14:paraId="19D4250B" w14:textId="77777777" w:rsidR="009E3F16" w:rsidRDefault="009E3F16">
      <w:pPr>
        <w:pStyle w:val="TOC3"/>
        <w:tabs>
          <w:tab w:val="right" w:leader="dot" w:pos="9352"/>
        </w:tabs>
        <w:rPr>
          <w:i w:val="0"/>
          <w:iCs w:val="0"/>
          <w:noProof/>
          <w:color w:val="auto"/>
          <w:sz w:val="24"/>
          <w:szCs w:val="24"/>
        </w:rPr>
      </w:pPr>
      <w:r>
        <w:rPr>
          <w:noProof/>
        </w:rPr>
        <w:t>Regular Three-party Allocations</w:t>
      </w:r>
      <w:r>
        <w:rPr>
          <w:noProof/>
        </w:rPr>
        <w:tab/>
      </w:r>
      <w:r>
        <w:rPr>
          <w:noProof/>
        </w:rPr>
        <w:fldChar w:fldCharType="begin"/>
      </w:r>
      <w:r>
        <w:rPr>
          <w:noProof/>
        </w:rPr>
        <w:instrText xml:space="preserve"> PAGEREF _Toc227925009 \h </w:instrText>
      </w:r>
      <w:r>
        <w:rPr>
          <w:noProof/>
        </w:rPr>
      </w:r>
      <w:r>
        <w:rPr>
          <w:noProof/>
        </w:rPr>
        <w:fldChar w:fldCharType="separate"/>
      </w:r>
      <w:ins w:id="24" w:author="Administrator" w:date="2011-08-18T10:55:00Z">
        <w:r w:rsidR="00C90C98">
          <w:rPr>
            <w:noProof/>
          </w:rPr>
          <w:t>20</w:t>
        </w:r>
      </w:ins>
      <w:del w:id="25" w:author="Administrator" w:date="2011-08-18T10:55:00Z">
        <w:r w:rsidDel="00C90C98">
          <w:rPr>
            <w:noProof/>
          </w:rPr>
          <w:delText>21</w:delText>
        </w:r>
      </w:del>
      <w:r>
        <w:rPr>
          <w:noProof/>
        </w:rPr>
        <w:fldChar w:fldCharType="end"/>
      </w:r>
    </w:p>
    <w:p w14:paraId="7A9DDEB3" w14:textId="77777777" w:rsidR="009E3F16" w:rsidRDefault="009E3F16">
      <w:pPr>
        <w:pStyle w:val="TOC4"/>
        <w:tabs>
          <w:tab w:val="right" w:leader="dot" w:pos="9352"/>
        </w:tabs>
        <w:rPr>
          <w:noProof/>
          <w:color w:val="auto"/>
          <w:sz w:val="24"/>
          <w:szCs w:val="24"/>
        </w:rPr>
      </w:pPr>
      <w:r>
        <w:rPr>
          <w:noProof/>
        </w:rPr>
        <w:t>Designating Trades for Basic Three-party Allocation</w:t>
      </w:r>
      <w:r>
        <w:rPr>
          <w:noProof/>
        </w:rPr>
        <w:tab/>
      </w:r>
      <w:r>
        <w:rPr>
          <w:noProof/>
        </w:rPr>
        <w:fldChar w:fldCharType="begin"/>
      </w:r>
      <w:r>
        <w:rPr>
          <w:noProof/>
        </w:rPr>
        <w:instrText xml:space="preserve"> PAGEREF _Toc227925010 \h </w:instrText>
      </w:r>
      <w:r>
        <w:rPr>
          <w:noProof/>
        </w:rPr>
      </w:r>
      <w:r>
        <w:rPr>
          <w:noProof/>
        </w:rPr>
        <w:fldChar w:fldCharType="separate"/>
      </w:r>
      <w:r w:rsidR="00C90C98">
        <w:rPr>
          <w:noProof/>
        </w:rPr>
        <w:t>21</w:t>
      </w:r>
      <w:r>
        <w:rPr>
          <w:noProof/>
        </w:rPr>
        <w:fldChar w:fldCharType="end"/>
      </w:r>
    </w:p>
    <w:p w14:paraId="157572B7" w14:textId="77777777" w:rsidR="009E3F16" w:rsidRDefault="009E3F16">
      <w:pPr>
        <w:pStyle w:val="TOC4"/>
        <w:tabs>
          <w:tab w:val="right" w:leader="dot" w:pos="9352"/>
        </w:tabs>
        <w:rPr>
          <w:noProof/>
          <w:color w:val="auto"/>
          <w:sz w:val="24"/>
          <w:szCs w:val="24"/>
        </w:rPr>
      </w:pPr>
      <w:r>
        <w:rPr>
          <w:noProof/>
        </w:rPr>
        <w:t>Average Price Allocations</w:t>
      </w:r>
      <w:r>
        <w:rPr>
          <w:noProof/>
        </w:rPr>
        <w:tab/>
      </w:r>
      <w:r>
        <w:rPr>
          <w:noProof/>
        </w:rPr>
        <w:fldChar w:fldCharType="begin"/>
      </w:r>
      <w:r>
        <w:rPr>
          <w:noProof/>
        </w:rPr>
        <w:instrText xml:space="preserve"> PAGEREF _Toc227925011 \h </w:instrText>
      </w:r>
      <w:r>
        <w:rPr>
          <w:noProof/>
        </w:rPr>
      </w:r>
      <w:r>
        <w:rPr>
          <w:noProof/>
        </w:rPr>
        <w:fldChar w:fldCharType="separate"/>
      </w:r>
      <w:r w:rsidR="00C90C98">
        <w:rPr>
          <w:noProof/>
        </w:rPr>
        <w:t>21</w:t>
      </w:r>
      <w:r>
        <w:rPr>
          <w:noProof/>
        </w:rPr>
        <w:fldChar w:fldCharType="end"/>
      </w:r>
    </w:p>
    <w:p w14:paraId="55BE895B" w14:textId="77777777" w:rsidR="009E3F16" w:rsidRDefault="009E3F16">
      <w:pPr>
        <w:pStyle w:val="TOC3"/>
        <w:tabs>
          <w:tab w:val="right" w:leader="dot" w:pos="9352"/>
        </w:tabs>
        <w:rPr>
          <w:i w:val="0"/>
          <w:iCs w:val="0"/>
          <w:noProof/>
          <w:color w:val="auto"/>
          <w:sz w:val="24"/>
          <w:szCs w:val="24"/>
        </w:rPr>
      </w:pPr>
      <w:r>
        <w:rPr>
          <w:noProof/>
        </w:rPr>
        <w:t>Three-party Allocation Message Usage</w:t>
      </w:r>
      <w:r>
        <w:rPr>
          <w:noProof/>
        </w:rPr>
        <w:tab/>
      </w:r>
      <w:r>
        <w:rPr>
          <w:noProof/>
        </w:rPr>
        <w:fldChar w:fldCharType="begin"/>
      </w:r>
      <w:r>
        <w:rPr>
          <w:noProof/>
        </w:rPr>
        <w:instrText xml:space="preserve"> PAGEREF _Toc227925012 \h </w:instrText>
      </w:r>
      <w:r>
        <w:rPr>
          <w:noProof/>
        </w:rPr>
      </w:r>
      <w:r>
        <w:rPr>
          <w:noProof/>
        </w:rPr>
        <w:fldChar w:fldCharType="separate"/>
      </w:r>
      <w:r w:rsidR="00C90C98">
        <w:rPr>
          <w:noProof/>
        </w:rPr>
        <w:t>21</w:t>
      </w:r>
      <w:r>
        <w:rPr>
          <w:noProof/>
        </w:rPr>
        <w:fldChar w:fldCharType="end"/>
      </w:r>
    </w:p>
    <w:p w14:paraId="09A84EB7" w14:textId="77777777" w:rsidR="009E3F16" w:rsidRDefault="009E3F16">
      <w:pPr>
        <w:pStyle w:val="TOC2"/>
        <w:tabs>
          <w:tab w:val="right" w:leader="dot" w:pos="9352"/>
        </w:tabs>
        <w:rPr>
          <w:smallCaps w:val="0"/>
          <w:noProof/>
          <w:color w:val="auto"/>
          <w:sz w:val="24"/>
          <w:szCs w:val="24"/>
        </w:rPr>
      </w:pPr>
      <w:r>
        <w:rPr>
          <w:noProof/>
        </w:rPr>
        <w:t>Fragmentation of Allocation Messages</w:t>
      </w:r>
      <w:r>
        <w:rPr>
          <w:noProof/>
        </w:rPr>
        <w:tab/>
      </w:r>
      <w:r>
        <w:rPr>
          <w:noProof/>
        </w:rPr>
        <w:fldChar w:fldCharType="begin"/>
      </w:r>
      <w:r>
        <w:rPr>
          <w:noProof/>
        </w:rPr>
        <w:instrText xml:space="preserve"> PAGEREF _Toc227925013 \h </w:instrText>
      </w:r>
      <w:r>
        <w:rPr>
          <w:noProof/>
        </w:rPr>
      </w:r>
      <w:r>
        <w:rPr>
          <w:noProof/>
        </w:rPr>
        <w:fldChar w:fldCharType="separate"/>
      </w:r>
      <w:r w:rsidR="00C90C98">
        <w:rPr>
          <w:noProof/>
        </w:rPr>
        <w:t>22</w:t>
      </w:r>
      <w:r>
        <w:rPr>
          <w:noProof/>
        </w:rPr>
        <w:fldChar w:fldCharType="end"/>
      </w:r>
    </w:p>
    <w:p w14:paraId="18E0701D" w14:textId="77777777" w:rsidR="009E3F16" w:rsidRDefault="009E3F16">
      <w:pPr>
        <w:pStyle w:val="TOC2"/>
        <w:tabs>
          <w:tab w:val="right" w:leader="dot" w:pos="9352"/>
        </w:tabs>
        <w:rPr>
          <w:smallCaps w:val="0"/>
          <w:noProof/>
          <w:color w:val="auto"/>
          <w:sz w:val="24"/>
          <w:szCs w:val="24"/>
        </w:rPr>
      </w:pPr>
      <w:r>
        <w:rPr>
          <w:noProof/>
        </w:rPr>
        <w:t>Allocation Component Blocks</w:t>
      </w:r>
      <w:r>
        <w:rPr>
          <w:noProof/>
        </w:rPr>
        <w:tab/>
      </w:r>
      <w:r>
        <w:rPr>
          <w:noProof/>
        </w:rPr>
        <w:fldChar w:fldCharType="begin"/>
      </w:r>
      <w:r>
        <w:rPr>
          <w:noProof/>
        </w:rPr>
        <w:instrText xml:space="preserve"> PAGEREF _Toc227925014 \h </w:instrText>
      </w:r>
      <w:r>
        <w:rPr>
          <w:noProof/>
        </w:rPr>
      </w:r>
      <w:r>
        <w:rPr>
          <w:noProof/>
        </w:rPr>
        <w:fldChar w:fldCharType="separate"/>
      </w:r>
      <w:r w:rsidR="00C90C98">
        <w:rPr>
          <w:noProof/>
        </w:rPr>
        <w:t>24</w:t>
      </w:r>
      <w:r>
        <w:rPr>
          <w:noProof/>
        </w:rPr>
        <w:fldChar w:fldCharType="end"/>
      </w:r>
    </w:p>
    <w:p w14:paraId="7539D3C3" w14:textId="77777777" w:rsidR="009E3F16" w:rsidRDefault="009E3F16">
      <w:pPr>
        <w:pStyle w:val="TOC3"/>
        <w:tabs>
          <w:tab w:val="right" w:leader="dot" w:pos="9352"/>
        </w:tabs>
        <w:rPr>
          <w:i w:val="0"/>
          <w:iCs w:val="0"/>
          <w:noProof/>
          <w:color w:val="auto"/>
          <w:sz w:val="24"/>
          <w:szCs w:val="24"/>
        </w:rPr>
      </w:pPr>
      <w:r>
        <w:rPr>
          <w:noProof/>
        </w:rPr>
        <w:t>AllocAckGrp component block</w:t>
      </w:r>
      <w:r>
        <w:rPr>
          <w:noProof/>
        </w:rPr>
        <w:tab/>
      </w:r>
      <w:r>
        <w:rPr>
          <w:noProof/>
        </w:rPr>
        <w:fldChar w:fldCharType="begin"/>
      </w:r>
      <w:r>
        <w:rPr>
          <w:noProof/>
        </w:rPr>
        <w:instrText xml:space="preserve"> PAGEREF _Toc227925015 \h </w:instrText>
      </w:r>
      <w:r>
        <w:rPr>
          <w:noProof/>
        </w:rPr>
      </w:r>
      <w:r>
        <w:rPr>
          <w:noProof/>
        </w:rPr>
        <w:fldChar w:fldCharType="separate"/>
      </w:r>
      <w:r w:rsidR="00C90C98">
        <w:rPr>
          <w:noProof/>
        </w:rPr>
        <w:t>24</w:t>
      </w:r>
      <w:r>
        <w:rPr>
          <w:noProof/>
        </w:rPr>
        <w:fldChar w:fldCharType="end"/>
      </w:r>
    </w:p>
    <w:p w14:paraId="467DC7C4" w14:textId="77777777" w:rsidR="009E3F16" w:rsidRDefault="009E3F16">
      <w:pPr>
        <w:pStyle w:val="TOC3"/>
        <w:tabs>
          <w:tab w:val="right" w:leader="dot" w:pos="9352"/>
        </w:tabs>
        <w:rPr>
          <w:i w:val="0"/>
          <w:iCs w:val="0"/>
          <w:noProof/>
          <w:color w:val="auto"/>
          <w:sz w:val="24"/>
          <w:szCs w:val="24"/>
        </w:rPr>
      </w:pPr>
      <w:r>
        <w:rPr>
          <w:noProof/>
        </w:rPr>
        <w:t>AllocGrp component block</w:t>
      </w:r>
      <w:r>
        <w:rPr>
          <w:noProof/>
        </w:rPr>
        <w:tab/>
      </w:r>
      <w:r>
        <w:rPr>
          <w:noProof/>
        </w:rPr>
        <w:fldChar w:fldCharType="begin"/>
      </w:r>
      <w:r>
        <w:rPr>
          <w:noProof/>
        </w:rPr>
        <w:instrText xml:space="preserve"> PAGEREF _Toc227925016 \h </w:instrText>
      </w:r>
      <w:r>
        <w:rPr>
          <w:noProof/>
        </w:rPr>
      </w:r>
      <w:r>
        <w:rPr>
          <w:noProof/>
        </w:rPr>
        <w:fldChar w:fldCharType="separate"/>
      </w:r>
      <w:r w:rsidR="00C90C98">
        <w:rPr>
          <w:noProof/>
        </w:rPr>
        <w:t>25</w:t>
      </w:r>
      <w:r>
        <w:rPr>
          <w:noProof/>
        </w:rPr>
        <w:fldChar w:fldCharType="end"/>
      </w:r>
    </w:p>
    <w:p w14:paraId="626581A5" w14:textId="77777777" w:rsidR="009E3F16" w:rsidRDefault="009E3F16">
      <w:pPr>
        <w:pStyle w:val="TOC3"/>
        <w:tabs>
          <w:tab w:val="right" w:leader="dot" w:pos="9352"/>
        </w:tabs>
        <w:rPr>
          <w:i w:val="0"/>
          <w:iCs w:val="0"/>
          <w:noProof/>
          <w:color w:val="auto"/>
          <w:sz w:val="24"/>
          <w:szCs w:val="24"/>
        </w:rPr>
      </w:pPr>
      <w:r>
        <w:rPr>
          <w:noProof/>
        </w:rPr>
        <w:t>ExecAllocGrp component block</w:t>
      </w:r>
      <w:r>
        <w:rPr>
          <w:noProof/>
        </w:rPr>
        <w:tab/>
      </w:r>
      <w:r>
        <w:rPr>
          <w:noProof/>
        </w:rPr>
        <w:fldChar w:fldCharType="begin"/>
      </w:r>
      <w:r>
        <w:rPr>
          <w:noProof/>
        </w:rPr>
        <w:instrText xml:space="preserve"> PAGEREF _Toc227925017 \h </w:instrText>
      </w:r>
      <w:r>
        <w:rPr>
          <w:noProof/>
        </w:rPr>
      </w:r>
      <w:r>
        <w:rPr>
          <w:noProof/>
        </w:rPr>
        <w:fldChar w:fldCharType="separate"/>
      </w:r>
      <w:r w:rsidR="00C90C98">
        <w:rPr>
          <w:noProof/>
        </w:rPr>
        <w:t>28</w:t>
      </w:r>
      <w:r>
        <w:rPr>
          <w:noProof/>
        </w:rPr>
        <w:fldChar w:fldCharType="end"/>
      </w:r>
    </w:p>
    <w:p w14:paraId="6B2B6FCE" w14:textId="77777777" w:rsidR="009E3F16" w:rsidRDefault="009E3F16">
      <w:pPr>
        <w:pStyle w:val="TOC2"/>
        <w:tabs>
          <w:tab w:val="right" w:leader="dot" w:pos="9352"/>
        </w:tabs>
        <w:rPr>
          <w:smallCaps w:val="0"/>
          <w:noProof/>
          <w:color w:val="auto"/>
          <w:sz w:val="24"/>
          <w:szCs w:val="24"/>
        </w:rPr>
      </w:pPr>
      <w:r>
        <w:rPr>
          <w:noProof/>
        </w:rPr>
        <w:t>Allocation Instruction</w:t>
      </w:r>
      <w:r>
        <w:rPr>
          <w:noProof/>
        </w:rPr>
        <w:tab/>
      </w:r>
      <w:r>
        <w:rPr>
          <w:noProof/>
        </w:rPr>
        <w:fldChar w:fldCharType="begin"/>
      </w:r>
      <w:r>
        <w:rPr>
          <w:noProof/>
        </w:rPr>
        <w:instrText xml:space="preserve"> PAGEREF _Toc227925018 \h </w:instrText>
      </w:r>
      <w:r>
        <w:rPr>
          <w:noProof/>
        </w:rPr>
      </w:r>
      <w:r>
        <w:rPr>
          <w:noProof/>
        </w:rPr>
        <w:fldChar w:fldCharType="separate"/>
      </w:r>
      <w:r w:rsidR="00C90C98">
        <w:rPr>
          <w:noProof/>
        </w:rPr>
        <w:t>29</w:t>
      </w:r>
      <w:r>
        <w:rPr>
          <w:noProof/>
        </w:rPr>
        <w:fldChar w:fldCharType="end"/>
      </w:r>
    </w:p>
    <w:p w14:paraId="7C6D1C02" w14:textId="77777777" w:rsidR="009E3F16" w:rsidRDefault="009E3F16">
      <w:pPr>
        <w:pStyle w:val="TOC2"/>
        <w:tabs>
          <w:tab w:val="right" w:leader="dot" w:pos="9352"/>
        </w:tabs>
        <w:rPr>
          <w:smallCaps w:val="0"/>
          <w:noProof/>
          <w:color w:val="auto"/>
          <w:sz w:val="24"/>
          <w:szCs w:val="24"/>
        </w:rPr>
      </w:pPr>
      <w:r>
        <w:rPr>
          <w:noProof/>
        </w:rPr>
        <w:t>Allocation Instruction Ack</w:t>
      </w:r>
      <w:r>
        <w:rPr>
          <w:noProof/>
        </w:rPr>
        <w:tab/>
      </w:r>
      <w:r>
        <w:rPr>
          <w:noProof/>
        </w:rPr>
        <w:fldChar w:fldCharType="begin"/>
      </w:r>
      <w:r>
        <w:rPr>
          <w:noProof/>
        </w:rPr>
        <w:instrText xml:space="preserve"> PAGEREF _Toc227925019 \h </w:instrText>
      </w:r>
      <w:r>
        <w:rPr>
          <w:noProof/>
        </w:rPr>
      </w:r>
      <w:r>
        <w:rPr>
          <w:noProof/>
        </w:rPr>
        <w:fldChar w:fldCharType="separate"/>
      </w:r>
      <w:r w:rsidR="00C90C98">
        <w:rPr>
          <w:noProof/>
        </w:rPr>
        <w:t>36</w:t>
      </w:r>
      <w:r>
        <w:rPr>
          <w:noProof/>
        </w:rPr>
        <w:fldChar w:fldCharType="end"/>
      </w:r>
    </w:p>
    <w:p w14:paraId="00D86168" w14:textId="77777777" w:rsidR="009E3F16" w:rsidRDefault="009E3F16">
      <w:pPr>
        <w:pStyle w:val="TOC2"/>
        <w:tabs>
          <w:tab w:val="right" w:leader="dot" w:pos="9352"/>
        </w:tabs>
        <w:rPr>
          <w:smallCaps w:val="0"/>
          <w:noProof/>
          <w:color w:val="auto"/>
          <w:sz w:val="24"/>
          <w:szCs w:val="24"/>
        </w:rPr>
      </w:pPr>
      <w:r>
        <w:rPr>
          <w:noProof/>
        </w:rPr>
        <w:t>Allocation Instruction Alert</w:t>
      </w:r>
      <w:r>
        <w:rPr>
          <w:noProof/>
        </w:rPr>
        <w:tab/>
      </w:r>
      <w:r>
        <w:rPr>
          <w:noProof/>
        </w:rPr>
        <w:fldChar w:fldCharType="begin"/>
      </w:r>
      <w:r>
        <w:rPr>
          <w:noProof/>
        </w:rPr>
        <w:instrText xml:space="preserve"> PAGEREF _Toc227925020 \h </w:instrText>
      </w:r>
      <w:r>
        <w:rPr>
          <w:noProof/>
        </w:rPr>
      </w:r>
      <w:r>
        <w:rPr>
          <w:noProof/>
        </w:rPr>
        <w:fldChar w:fldCharType="separate"/>
      </w:r>
      <w:r w:rsidR="00C90C98">
        <w:rPr>
          <w:noProof/>
        </w:rPr>
        <w:t>38</w:t>
      </w:r>
      <w:r>
        <w:rPr>
          <w:noProof/>
        </w:rPr>
        <w:fldChar w:fldCharType="end"/>
      </w:r>
    </w:p>
    <w:p w14:paraId="081D7CD2" w14:textId="77777777" w:rsidR="009E3F16" w:rsidRDefault="009E3F16">
      <w:pPr>
        <w:pStyle w:val="TOC2"/>
        <w:tabs>
          <w:tab w:val="right" w:leader="dot" w:pos="9352"/>
        </w:tabs>
        <w:rPr>
          <w:smallCaps w:val="0"/>
          <w:noProof/>
          <w:color w:val="auto"/>
          <w:sz w:val="24"/>
          <w:szCs w:val="24"/>
        </w:rPr>
      </w:pPr>
      <w:r>
        <w:rPr>
          <w:noProof/>
        </w:rPr>
        <w:t>Allocation Report (aka Allocation Claim)</w:t>
      </w:r>
      <w:r>
        <w:rPr>
          <w:noProof/>
        </w:rPr>
        <w:tab/>
      </w:r>
      <w:r>
        <w:rPr>
          <w:noProof/>
        </w:rPr>
        <w:fldChar w:fldCharType="begin"/>
      </w:r>
      <w:r>
        <w:rPr>
          <w:noProof/>
        </w:rPr>
        <w:instrText xml:space="preserve"> PAGEREF _Toc227925021 \h </w:instrText>
      </w:r>
      <w:r>
        <w:rPr>
          <w:noProof/>
        </w:rPr>
      </w:r>
      <w:r>
        <w:rPr>
          <w:noProof/>
        </w:rPr>
        <w:fldChar w:fldCharType="separate"/>
      </w:r>
      <w:r w:rsidR="00C90C98">
        <w:rPr>
          <w:noProof/>
        </w:rPr>
        <w:t>42</w:t>
      </w:r>
      <w:r>
        <w:rPr>
          <w:noProof/>
        </w:rPr>
        <w:fldChar w:fldCharType="end"/>
      </w:r>
    </w:p>
    <w:p w14:paraId="6E4A33F1" w14:textId="77777777" w:rsidR="009E3F16" w:rsidRDefault="009E3F16">
      <w:pPr>
        <w:pStyle w:val="TOC2"/>
        <w:tabs>
          <w:tab w:val="right" w:leader="dot" w:pos="9352"/>
        </w:tabs>
        <w:rPr>
          <w:smallCaps w:val="0"/>
          <w:noProof/>
          <w:color w:val="auto"/>
          <w:sz w:val="24"/>
          <w:szCs w:val="24"/>
        </w:rPr>
      </w:pPr>
      <w:r>
        <w:rPr>
          <w:noProof/>
        </w:rPr>
        <w:t>Allocation Report Ack (aka Allocation Claim Ack)</w:t>
      </w:r>
      <w:r>
        <w:rPr>
          <w:noProof/>
        </w:rPr>
        <w:tab/>
      </w:r>
      <w:r>
        <w:rPr>
          <w:noProof/>
        </w:rPr>
        <w:fldChar w:fldCharType="begin"/>
      </w:r>
      <w:r>
        <w:rPr>
          <w:noProof/>
        </w:rPr>
        <w:instrText xml:space="preserve"> PAGEREF _Toc227925022 \h </w:instrText>
      </w:r>
      <w:r>
        <w:rPr>
          <w:noProof/>
        </w:rPr>
      </w:r>
      <w:r>
        <w:rPr>
          <w:noProof/>
        </w:rPr>
        <w:fldChar w:fldCharType="separate"/>
      </w:r>
      <w:r w:rsidR="00C90C98">
        <w:rPr>
          <w:noProof/>
        </w:rPr>
        <w:t>48</w:t>
      </w:r>
      <w:r>
        <w:rPr>
          <w:noProof/>
        </w:rPr>
        <w:fldChar w:fldCharType="end"/>
      </w:r>
    </w:p>
    <w:p w14:paraId="2FB79DF9" w14:textId="77777777" w:rsidR="009E3F16" w:rsidRDefault="009E3F16">
      <w:pPr>
        <w:pStyle w:val="TOC2"/>
        <w:tabs>
          <w:tab w:val="right" w:leader="dot" w:pos="9352"/>
        </w:tabs>
        <w:rPr>
          <w:smallCaps w:val="0"/>
          <w:noProof/>
          <w:color w:val="auto"/>
          <w:sz w:val="24"/>
          <w:szCs w:val="24"/>
        </w:rPr>
      </w:pPr>
      <w:r>
        <w:rPr>
          <w:noProof/>
        </w:rPr>
        <w:t>Example Usage of Allocations and Ready-To-Book Messaging</w:t>
      </w:r>
      <w:r>
        <w:rPr>
          <w:noProof/>
        </w:rPr>
        <w:tab/>
      </w:r>
      <w:r>
        <w:rPr>
          <w:noProof/>
        </w:rPr>
        <w:fldChar w:fldCharType="begin"/>
      </w:r>
      <w:r>
        <w:rPr>
          <w:noProof/>
        </w:rPr>
        <w:instrText xml:space="preserve"> PAGEREF _Toc227925023 \h </w:instrText>
      </w:r>
      <w:r>
        <w:rPr>
          <w:noProof/>
        </w:rPr>
      </w:r>
      <w:r>
        <w:rPr>
          <w:noProof/>
        </w:rPr>
        <w:fldChar w:fldCharType="separate"/>
      </w:r>
      <w:r w:rsidR="00C90C98">
        <w:rPr>
          <w:noProof/>
        </w:rPr>
        <w:t>50</w:t>
      </w:r>
      <w:r>
        <w:rPr>
          <w:noProof/>
        </w:rPr>
        <w:fldChar w:fldCharType="end"/>
      </w:r>
    </w:p>
    <w:p w14:paraId="32342D9A" w14:textId="77777777" w:rsidR="009E3F16" w:rsidRDefault="009E3F16">
      <w:pPr>
        <w:pStyle w:val="TOC3"/>
        <w:tabs>
          <w:tab w:val="right" w:leader="dot" w:pos="9352"/>
        </w:tabs>
        <w:rPr>
          <w:i w:val="0"/>
          <w:iCs w:val="0"/>
          <w:noProof/>
          <w:color w:val="auto"/>
          <w:sz w:val="24"/>
          <w:szCs w:val="24"/>
        </w:rPr>
      </w:pPr>
      <w:r>
        <w:rPr>
          <w:noProof/>
        </w:rPr>
        <w:t>Ready-To-Book Processing:</w:t>
      </w:r>
      <w:r>
        <w:rPr>
          <w:noProof/>
        </w:rPr>
        <w:tab/>
      </w:r>
      <w:r>
        <w:rPr>
          <w:noProof/>
        </w:rPr>
        <w:fldChar w:fldCharType="begin"/>
      </w:r>
      <w:r>
        <w:rPr>
          <w:noProof/>
        </w:rPr>
        <w:instrText xml:space="preserve"> PAGEREF _Toc227925024 \h </w:instrText>
      </w:r>
      <w:r>
        <w:rPr>
          <w:noProof/>
        </w:rPr>
      </w:r>
      <w:r>
        <w:rPr>
          <w:noProof/>
        </w:rPr>
        <w:fldChar w:fldCharType="separate"/>
      </w:r>
      <w:r w:rsidR="00C90C98">
        <w:rPr>
          <w:noProof/>
        </w:rPr>
        <w:t>50</w:t>
      </w:r>
      <w:r>
        <w:rPr>
          <w:noProof/>
        </w:rPr>
        <w:fldChar w:fldCharType="end"/>
      </w:r>
    </w:p>
    <w:p w14:paraId="16C6461D" w14:textId="77777777" w:rsidR="009E3F16" w:rsidRDefault="009E3F16">
      <w:pPr>
        <w:pStyle w:val="TOC3"/>
        <w:tabs>
          <w:tab w:val="right" w:leader="dot" w:pos="9352"/>
        </w:tabs>
        <w:rPr>
          <w:i w:val="0"/>
          <w:iCs w:val="0"/>
          <w:noProof/>
          <w:color w:val="auto"/>
          <w:sz w:val="24"/>
          <w:szCs w:val="24"/>
        </w:rPr>
      </w:pPr>
      <w:r>
        <w:rPr>
          <w:noProof/>
        </w:rPr>
        <w:t>Pre-Trade Allocation</w:t>
      </w:r>
      <w:r>
        <w:rPr>
          <w:noProof/>
        </w:rPr>
        <w:tab/>
      </w:r>
      <w:r>
        <w:rPr>
          <w:noProof/>
        </w:rPr>
        <w:fldChar w:fldCharType="begin"/>
      </w:r>
      <w:r>
        <w:rPr>
          <w:noProof/>
        </w:rPr>
        <w:instrText xml:space="preserve"> PAGEREF _Toc227925025 \h </w:instrText>
      </w:r>
      <w:r>
        <w:rPr>
          <w:noProof/>
        </w:rPr>
      </w:r>
      <w:r>
        <w:rPr>
          <w:noProof/>
        </w:rPr>
        <w:fldChar w:fldCharType="separate"/>
      </w:r>
      <w:r w:rsidR="00C90C98">
        <w:rPr>
          <w:noProof/>
        </w:rPr>
        <w:t>52</w:t>
      </w:r>
      <w:r>
        <w:rPr>
          <w:noProof/>
        </w:rPr>
        <w:fldChar w:fldCharType="end"/>
      </w:r>
    </w:p>
    <w:p w14:paraId="4F7C7FDB" w14:textId="77777777" w:rsidR="009E3F16" w:rsidRDefault="009E3F16">
      <w:pPr>
        <w:pStyle w:val="TOC3"/>
        <w:tabs>
          <w:tab w:val="right" w:leader="dot" w:pos="9352"/>
        </w:tabs>
        <w:rPr>
          <w:i w:val="0"/>
          <w:iCs w:val="0"/>
          <w:noProof/>
          <w:color w:val="auto"/>
          <w:sz w:val="24"/>
          <w:szCs w:val="24"/>
        </w:rPr>
      </w:pPr>
      <w:r>
        <w:rPr>
          <w:noProof/>
        </w:rPr>
        <w:t>Post-Trade Allocation</w:t>
      </w:r>
      <w:r>
        <w:rPr>
          <w:noProof/>
        </w:rPr>
        <w:tab/>
      </w:r>
      <w:r>
        <w:rPr>
          <w:noProof/>
        </w:rPr>
        <w:fldChar w:fldCharType="begin"/>
      </w:r>
      <w:r>
        <w:rPr>
          <w:noProof/>
        </w:rPr>
        <w:instrText xml:space="preserve"> PAGEREF _Toc227925026 \h </w:instrText>
      </w:r>
      <w:r>
        <w:rPr>
          <w:noProof/>
        </w:rPr>
      </w:r>
      <w:r>
        <w:rPr>
          <w:noProof/>
        </w:rPr>
        <w:fldChar w:fldCharType="separate"/>
      </w:r>
      <w:r w:rsidR="00C90C98">
        <w:rPr>
          <w:noProof/>
        </w:rPr>
        <w:t>54</w:t>
      </w:r>
      <w:r>
        <w:rPr>
          <w:noProof/>
        </w:rPr>
        <w:fldChar w:fldCharType="end"/>
      </w:r>
    </w:p>
    <w:p w14:paraId="7641CCAC" w14:textId="77777777" w:rsidR="009E3F16" w:rsidRDefault="009E3F16">
      <w:pPr>
        <w:pStyle w:val="TOC3"/>
        <w:tabs>
          <w:tab w:val="right" w:leader="dot" w:pos="9352"/>
        </w:tabs>
        <w:rPr>
          <w:i w:val="0"/>
          <w:iCs w:val="0"/>
          <w:noProof/>
          <w:color w:val="auto"/>
          <w:sz w:val="24"/>
          <w:szCs w:val="24"/>
        </w:rPr>
      </w:pPr>
      <w:r>
        <w:rPr>
          <w:noProof/>
        </w:rPr>
        <w:t>Rejection Scenarios</w:t>
      </w:r>
      <w:r>
        <w:rPr>
          <w:noProof/>
        </w:rPr>
        <w:tab/>
      </w:r>
      <w:r>
        <w:rPr>
          <w:noProof/>
        </w:rPr>
        <w:fldChar w:fldCharType="begin"/>
      </w:r>
      <w:r>
        <w:rPr>
          <w:noProof/>
        </w:rPr>
        <w:instrText xml:space="preserve"> PAGEREF _Toc227925027 \h </w:instrText>
      </w:r>
      <w:r>
        <w:rPr>
          <w:noProof/>
        </w:rPr>
      </w:r>
      <w:r>
        <w:rPr>
          <w:noProof/>
        </w:rPr>
        <w:fldChar w:fldCharType="separate"/>
      </w:r>
      <w:r w:rsidR="00C90C98">
        <w:rPr>
          <w:noProof/>
        </w:rPr>
        <w:t>55</w:t>
      </w:r>
      <w:r>
        <w:rPr>
          <w:noProof/>
        </w:rPr>
        <w:fldChar w:fldCharType="end"/>
      </w:r>
    </w:p>
    <w:p w14:paraId="5555D3B3" w14:textId="77777777" w:rsidR="009E3F16" w:rsidRDefault="009E3F16">
      <w:pPr>
        <w:pStyle w:val="TOC1"/>
        <w:tabs>
          <w:tab w:val="right" w:leader="dot" w:pos="9352"/>
        </w:tabs>
        <w:rPr>
          <w:b w:val="0"/>
          <w:bCs w:val="0"/>
          <w:caps w:val="0"/>
          <w:noProof/>
          <w:color w:val="auto"/>
          <w:sz w:val="24"/>
          <w:szCs w:val="24"/>
        </w:rPr>
      </w:pPr>
      <w:r>
        <w:rPr>
          <w:noProof/>
        </w:rPr>
        <w:t>CATEGORY:  CONFIRMATION</w:t>
      </w:r>
      <w:r>
        <w:rPr>
          <w:noProof/>
        </w:rPr>
        <w:tab/>
      </w:r>
      <w:r>
        <w:rPr>
          <w:noProof/>
        </w:rPr>
        <w:fldChar w:fldCharType="begin"/>
      </w:r>
      <w:r>
        <w:rPr>
          <w:noProof/>
        </w:rPr>
        <w:instrText xml:space="preserve"> PAGEREF _Toc227925028 \h </w:instrText>
      </w:r>
      <w:r>
        <w:rPr>
          <w:noProof/>
        </w:rPr>
      </w:r>
      <w:r>
        <w:rPr>
          <w:noProof/>
        </w:rPr>
        <w:fldChar w:fldCharType="separate"/>
      </w:r>
      <w:r w:rsidR="00C90C98">
        <w:rPr>
          <w:noProof/>
        </w:rPr>
        <w:t>62</w:t>
      </w:r>
      <w:r>
        <w:rPr>
          <w:noProof/>
        </w:rPr>
        <w:fldChar w:fldCharType="end"/>
      </w:r>
    </w:p>
    <w:p w14:paraId="58A7658C" w14:textId="77777777" w:rsidR="009E3F16" w:rsidRDefault="009E3F16">
      <w:pPr>
        <w:pStyle w:val="TOC2"/>
        <w:tabs>
          <w:tab w:val="right" w:leader="dot" w:pos="9352"/>
        </w:tabs>
        <w:rPr>
          <w:smallCaps w:val="0"/>
          <w:noProof/>
          <w:color w:val="auto"/>
          <w:sz w:val="24"/>
          <w:szCs w:val="24"/>
        </w:rPr>
      </w:pPr>
      <w:r>
        <w:rPr>
          <w:noProof/>
        </w:rPr>
        <w:t>Overview</w:t>
      </w:r>
      <w:r>
        <w:rPr>
          <w:noProof/>
        </w:rPr>
        <w:tab/>
      </w:r>
      <w:r>
        <w:rPr>
          <w:noProof/>
        </w:rPr>
        <w:fldChar w:fldCharType="begin"/>
      </w:r>
      <w:r>
        <w:rPr>
          <w:noProof/>
        </w:rPr>
        <w:instrText xml:space="preserve"> PAGEREF _Toc227925029 \h </w:instrText>
      </w:r>
      <w:r>
        <w:rPr>
          <w:noProof/>
        </w:rPr>
      </w:r>
      <w:r>
        <w:rPr>
          <w:noProof/>
        </w:rPr>
        <w:fldChar w:fldCharType="separate"/>
      </w:r>
      <w:r w:rsidR="00C90C98">
        <w:rPr>
          <w:noProof/>
        </w:rPr>
        <w:t>62</w:t>
      </w:r>
      <w:r>
        <w:rPr>
          <w:noProof/>
        </w:rPr>
        <w:fldChar w:fldCharType="end"/>
      </w:r>
    </w:p>
    <w:p w14:paraId="28EF9ECD" w14:textId="77777777" w:rsidR="009E3F16" w:rsidRDefault="009E3F16">
      <w:pPr>
        <w:pStyle w:val="TOC2"/>
        <w:tabs>
          <w:tab w:val="right" w:leader="dot" w:pos="9352"/>
        </w:tabs>
        <w:rPr>
          <w:smallCaps w:val="0"/>
          <w:noProof/>
          <w:color w:val="auto"/>
          <w:sz w:val="24"/>
          <w:szCs w:val="24"/>
        </w:rPr>
      </w:pPr>
      <w:r>
        <w:rPr>
          <w:noProof/>
        </w:rPr>
        <w:t>Confirmation via FIX</w:t>
      </w:r>
      <w:r>
        <w:rPr>
          <w:noProof/>
        </w:rPr>
        <w:tab/>
      </w:r>
      <w:r>
        <w:rPr>
          <w:noProof/>
        </w:rPr>
        <w:fldChar w:fldCharType="begin"/>
      </w:r>
      <w:r>
        <w:rPr>
          <w:noProof/>
        </w:rPr>
        <w:instrText xml:space="preserve"> PAGEREF _Toc227925030 \h </w:instrText>
      </w:r>
      <w:r>
        <w:rPr>
          <w:noProof/>
        </w:rPr>
      </w:r>
      <w:r>
        <w:rPr>
          <w:noProof/>
        </w:rPr>
        <w:fldChar w:fldCharType="separate"/>
      </w:r>
      <w:r w:rsidR="00C90C98">
        <w:rPr>
          <w:noProof/>
        </w:rPr>
        <w:t>62</w:t>
      </w:r>
      <w:r>
        <w:rPr>
          <w:noProof/>
        </w:rPr>
        <w:fldChar w:fldCharType="end"/>
      </w:r>
    </w:p>
    <w:p w14:paraId="0BABEA61" w14:textId="77777777" w:rsidR="009E3F16" w:rsidRDefault="009E3F16">
      <w:pPr>
        <w:pStyle w:val="TOC2"/>
        <w:tabs>
          <w:tab w:val="right" w:leader="dot" w:pos="9352"/>
        </w:tabs>
        <w:rPr>
          <w:smallCaps w:val="0"/>
          <w:noProof/>
          <w:color w:val="auto"/>
          <w:sz w:val="24"/>
          <w:szCs w:val="24"/>
        </w:rPr>
      </w:pPr>
      <w:r>
        <w:rPr>
          <w:noProof/>
        </w:rPr>
        <w:t>Confirmation Component Blocks</w:t>
      </w:r>
      <w:r>
        <w:rPr>
          <w:noProof/>
        </w:rPr>
        <w:tab/>
      </w:r>
      <w:r>
        <w:rPr>
          <w:noProof/>
        </w:rPr>
        <w:fldChar w:fldCharType="begin"/>
      </w:r>
      <w:r>
        <w:rPr>
          <w:noProof/>
        </w:rPr>
        <w:instrText xml:space="preserve"> PAGEREF _Toc227925031 \h </w:instrText>
      </w:r>
      <w:r>
        <w:rPr>
          <w:noProof/>
        </w:rPr>
      </w:r>
      <w:r>
        <w:rPr>
          <w:noProof/>
        </w:rPr>
        <w:fldChar w:fldCharType="separate"/>
      </w:r>
      <w:r w:rsidR="00C90C98">
        <w:rPr>
          <w:noProof/>
        </w:rPr>
        <w:t>65</w:t>
      </w:r>
      <w:r>
        <w:rPr>
          <w:noProof/>
        </w:rPr>
        <w:fldChar w:fldCharType="end"/>
      </w:r>
    </w:p>
    <w:p w14:paraId="5D4B3ECA" w14:textId="77777777" w:rsidR="009E3F16" w:rsidRDefault="009E3F16">
      <w:pPr>
        <w:pStyle w:val="TOC3"/>
        <w:tabs>
          <w:tab w:val="right" w:leader="dot" w:pos="9352"/>
        </w:tabs>
        <w:rPr>
          <w:i w:val="0"/>
          <w:iCs w:val="0"/>
          <w:noProof/>
          <w:color w:val="auto"/>
          <w:sz w:val="24"/>
          <w:szCs w:val="24"/>
        </w:rPr>
      </w:pPr>
      <w:r>
        <w:rPr>
          <w:noProof/>
        </w:rPr>
        <w:t>CpctyConfGrp component block</w:t>
      </w:r>
      <w:r>
        <w:rPr>
          <w:noProof/>
        </w:rPr>
        <w:tab/>
      </w:r>
      <w:r>
        <w:rPr>
          <w:noProof/>
        </w:rPr>
        <w:fldChar w:fldCharType="begin"/>
      </w:r>
      <w:r>
        <w:rPr>
          <w:noProof/>
        </w:rPr>
        <w:instrText xml:space="preserve"> PAGEREF _Toc227925032 \h </w:instrText>
      </w:r>
      <w:r>
        <w:rPr>
          <w:noProof/>
        </w:rPr>
      </w:r>
      <w:r>
        <w:rPr>
          <w:noProof/>
        </w:rPr>
        <w:fldChar w:fldCharType="separate"/>
      </w:r>
      <w:r w:rsidR="00C90C98">
        <w:rPr>
          <w:noProof/>
        </w:rPr>
        <w:t>65</w:t>
      </w:r>
      <w:r>
        <w:rPr>
          <w:noProof/>
        </w:rPr>
        <w:fldChar w:fldCharType="end"/>
      </w:r>
    </w:p>
    <w:p w14:paraId="2AB4A406" w14:textId="77777777" w:rsidR="009E3F16" w:rsidRDefault="009E3F16">
      <w:pPr>
        <w:pStyle w:val="TOC2"/>
        <w:tabs>
          <w:tab w:val="right" w:leader="dot" w:pos="9352"/>
        </w:tabs>
        <w:rPr>
          <w:smallCaps w:val="0"/>
          <w:noProof/>
          <w:color w:val="auto"/>
          <w:sz w:val="24"/>
          <w:szCs w:val="24"/>
        </w:rPr>
      </w:pPr>
      <w:r>
        <w:rPr>
          <w:noProof/>
        </w:rPr>
        <w:lastRenderedPageBreak/>
        <w:t>Confirmation</w:t>
      </w:r>
      <w:r>
        <w:rPr>
          <w:noProof/>
        </w:rPr>
        <w:tab/>
      </w:r>
      <w:r>
        <w:rPr>
          <w:noProof/>
        </w:rPr>
        <w:fldChar w:fldCharType="begin"/>
      </w:r>
      <w:r>
        <w:rPr>
          <w:noProof/>
        </w:rPr>
        <w:instrText xml:space="preserve"> PAGEREF _Toc227925033 \h </w:instrText>
      </w:r>
      <w:r>
        <w:rPr>
          <w:noProof/>
        </w:rPr>
      </w:r>
      <w:r>
        <w:rPr>
          <w:noProof/>
        </w:rPr>
        <w:fldChar w:fldCharType="separate"/>
      </w:r>
      <w:r w:rsidR="00C90C98">
        <w:rPr>
          <w:noProof/>
        </w:rPr>
        <w:t>66</w:t>
      </w:r>
      <w:r>
        <w:rPr>
          <w:noProof/>
        </w:rPr>
        <w:fldChar w:fldCharType="end"/>
      </w:r>
    </w:p>
    <w:p w14:paraId="6F054F72" w14:textId="77777777" w:rsidR="009E3F16" w:rsidRDefault="009E3F16">
      <w:pPr>
        <w:pStyle w:val="TOC2"/>
        <w:tabs>
          <w:tab w:val="right" w:leader="dot" w:pos="9352"/>
        </w:tabs>
        <w:rPr>
          <w:smallCaps w:val="0"/>
          <w:noProof/>
          <w:color w:val="auto"/>
          <w:sz w:val="24"/>
          <w:szCs w:val="24"/>
        </w:rPr>
      </w:pPr>
      <w:r>
        <w:rPr>
          <w:noProof/>
        </w:rPr>
        <w:t>Confirmation Ack (aka Affirmation)</w:t>
      </w:r>
      <w:r>
        <w:rPr>
          <w:noProof/>
        </w:rPr>
        <w:tab/>
      </w:r>
      <w:r>
        <w:rPr>
          <w:noProof/>
        </w:rPr>
        <w:fldChar w:fldCharType="begin"/>
      </w:r>
      <w:r>
        <w:rPr>
          <w:noProof/>
        </w:rPr>
        <w:instrText xml:space="preserve"> PAGEREF _Toc227925034 \h </w:instrText>
      </w:r>
      <w:r>
        <w:rPr>
          <w:noProof/>
        </w:rPr>
      </w:r>
      <w:r>
        <w:rPr>
          <w:noProof/>
        </w:rPr>
        <w:fldChar w:fldCharType="separate"/>
      </w:r>
      <w:r w:rsidR="00C90C98">
        <w:rPr>
          <w:noProof/>
        </w:rPr>
        <w:t>70</w:t>
      </w:r>
      <w:r>
        <w:rPr>
          <w:noProof/>
        </w:rPr>
        <w:fldChar w:fldCharType="end"/>
      </w:r>
    </w:p>
    <w:p w14:paraId="39C5BD61" w14:textId="77777777" w:rsidR="009E3F16" w:rsidRDefault="009E3F16">
      <w:pPr>
        <w:pStyle w:val="TOC2"/>
        <w:tabs>
          <w:tab w:val="right" w:leader="dot" w:pos="9352"/>
        </w:tabs>
        <w:rPr>
          <w:smallCaps w:val="0"/>
          <w:noProof/>
          <w:color w:val="auto"/>
          <w:sz w:val="24"/>
          <w:szCs w:val="24"/>
        </w:rPr>
      </w:pPr>
      <w:r>
        <w:rPr>
          <w:noProof/>
        </w:rPr>
        <w:t>Confirmation Request</w:t>
      </w:r>
      <w:r>
        <w:rPr>
          <w:noProof/>
        </w:rPr>
        <w:tab/>
      </w:r>
      <w:r>
        <w:rPr>
          <w:noProof/>
        </w:rPr>
        <w:fldChar w:fldCharType="begin"/>
      </w:r>
      <w:r>
        <w:rPr>
          <w:noProof/>
        </w:rPr>
        <w:instrText xml:space="preserve"> PAGEREF _Toc227925035 \h </w:instrText>
      </w:r>
      <w:r>
        <w:rPr>
          <w:noProof/>
        </w:rPr>
      </w:r>
      <w:r>
        <w:rPr>
          <w:noProof/>
        </w:rPr>
        <w:fldChar w:fldCharType="separate"/>
      </w:r>
      <w:r w:rsidR="00C90C98">
        <w:rPr>
          <w:noProof/>
        </w:rPr>
        <w:t>71</w:t>
      </w:r>
      <w:r>
        <w:rPr>
          <w:noProof/>
        </w:rPr>
        <w:fldChar w:fldCharType="end"/>
      </w:r>
    </w:p>
    <w:p w14:paraId="71FEFA8B" w14:textId="77777777" w:rsidR="009E3F16" w:rsidRDefault="009E3F16">
      <w:pPr>
        <w:pStyle w:val="TOC2"/>
        <w:tabs>
          <w:tab w:val="right" w:leader="dot" w:pos="9352"/>
        </w:tabs>
        <w:rPr>
          <w:smallCaps w:val="0"/>
          <w:noProof/>
          <w:color w:val="auto"/>
          <w:sz w:val="24"/>
          <w:szCs w:val="24"/>
        </w:rPr>
      </w:pPr>
      <w:r>
        <w:rPr>
          <w:noProof/>
        </w:rPr>
        <w:t>Example usage of Confirmations</w:t>
      </w:r>
      <w:r>
        <w:rPr>
          <w:noProof/>
        </w:rPr>
        <w:tab/>
      </w:r>
      <w:r>
        <w:rPr>
          <w:noProof/>
        </w:rPr>
        <w:fldChar w:fldCharType="begin"/>
      </w:r>
      <w:r>
        <w:rPr>
          <w:noProof/>
        </w:rPr>
        <w:instrText xml:space="preserve"> PAGEREF _Toc227925036 \h </w:instrText>
      </w:r>
      <w:r>
        <w:rPr>
          <w:noProof/>
        </w:rPr>
      </w:r>
      <w:r>
        <w:rPr>
          <w:noProof/>
        </w:rPr>
        <w:fldChar w:fldCharType="separate"/>
      </w:r>
      <w:r w:rsidR="00C90C98">
        <w:rPr>
          <w:noProof/>
        </w:rPr>
        <w:t>71</w:t>
      </w:r>
      <w:r>
        <w:rPr>
          <w:noProof/>
        </w:rPr>
        <w:fldChar w:fldCharType="end"/>
      </w:r>
    </w:p>
    <w:p w14:paraId="5DDE8B33" w14:textId="77777777" w:rsidR="009E3F16" w:rsidRDefault="009E3F16">
      <w:pPr>
        <w:pStyle w:val="TOC3"/>
        <w:tabs>
          <w:tab w:val="right" w:leader="dot" w:pos="9352"/>
        </w:tabs>
        <w:rPr>
          <w:i w:val="0"/>
          <w:iCs w:val="0"/>
          <w:noProof/>
          <w:color w:val="auto"/>
          <w:sz w:val="24"/>
          <w:szCs w:val="24"/>
        </w:rPr>
      </w:pPr>
      <w:r>
        <w:rPr>
          <w:noProof/>
        </w:rPr>
        <w:t>Affirmed Confirmation</w:t>
      </w:r>
      <w:r>
        <w:rPr>
          <w:noProof/>
        </w:rPr>
        <w:tab/>
      </w:r>
      <w:r>
        <w:rPr>
          <w:noProof/>
        </w:rPr>
        <w:fldChar w:fldCharType="begin"/>
      </w:r>
      <w:r>
        <w:rPr>
          <w:noProof/>
        </w:rPr>
        <w:instrText xml:space="preserve"> PAGEREF _Toc227925037 \h </w:instrText>
      </w:r>
      <w:r>
        <w:rPr>
          <w:noProof/>
        </w:rPr>
      </w:r>
      <w:r>
        <w:rPr>
          <w:noProof/>
        </w:rPr>
        <w:fldChar w:fldCharType="separate"/>
      </w:r>
      <w:r w:rsidR="00C90C98">
        <w:rPr>
          <w:noProof/>
        </w:rPr>
        <w:t>72</w:t>
      </w:r>
      <w:r>
        <w:rPr>
          <w:noProof/>
        </w:rPr>
        <w:fldChar w:fldCharType="end"/>
      </w:r>
    </w:p>
    <w:p w14:paraId="3D8F022A" w14:textId="77777777" w:rsidR="009E3F16" w:rsidRDefault="009E3F16">
      <w:pPr>
        <w:pStyle w:val="TOC3"/>
        <w:tabs>
          <w:tab w:val="right" w:leader="dot" w:pos="9352"/>
        </w:tabs>
        <w:rPr>
          <w:i w:val="0"/>
          <w:iCs w:val="0"/>
          <w:noProof/>
          <w:color w:val="auto"/>
          <w:sz w:val="24"/>
          <w:szCs w:val="24"/>
        </w:rPr>
      </w:pPr>
      <w:r>
        <w:rPr>
          <w:noProof/>
        </w:rPr>
        <w:t>Usage of the Confirmation Request Message</w:t>
      </w:r>
      <w:r>
        <w:rPr>
          <w:noProof/>
        </w:rPr>
        <w:tab/>
      </w:r>
      <w:r>
        <w:rPr>
          <w:noProof/>
        </w:rPr>
        <w:fldChar w:fldCharType="begin"/>
      </w:r>
      <w:r>
        <w:rPr>
          <w:noProof/>
        </w:rPr>
        <w:instrText xml:space="preserve"> PAGEREF _Toc227925038 \h </w:instrText>
      </w:r>
      <w:r>
        <w:rPr>
          <w:noProof/>
        </w:rPr>
      </w:r>
      <w:r>
        <w:rPr>
          <w:noProof/>
        </w:rPr>
        <w:fldChar w:fldCharType="separate"/>
      </w:r>
      <w:r w:rsidR="00C90C98">
        <w:rPr>
          <w:noProof/>
        </w:rPr>
        <w:t>72</w:t>
      </w:r>
      <w:r>
        <w:rPr>
          <w:noProof/>
        </w:rPr>
        <w:fldChar w:fldCharType="end"/>
      </w:r>
    </w:p>
    <w:p w14:paraId="3252C88B" w14:textId="77777777" w:rsidR="009E3F16" w:rsidRDefault="009E3F16">
      <w:pPr>
        <w:pStyle w:val="TOC3"/>
        <w:tabs>
          <w:tab w:val="right" w:leader="dot" w:pos="9352"/>
        </w:tabs>
        <w:rPr>
          <w:i w:val="0"/>
          <w:iCs w:val="0"/>
          <w:noProof/>
          <w:color w:val="auto"/>
          <w:sz w:val="24"/>
          <w:szCs w:val="24"/>
        </w:rPr>
      </w:pPr>
      <w:r>
        <w:rPr>
          <w:noProof/>
        </w:rPr>
        <w:t>Rejected Confirmations</w:t>
      </w:r>
      <w:r>
        <w:rPr>
          <w:noProof/>
        </w:rPr>
        <w:tab/>
      </w:r>
      <w:r>
        <w:rPr>
          <w:noProof/>
        </w:rPr>
        <w:fldChar w:fldCharType="begin"/>
      </w:r>
      <w:r>
        <w:rPr>
          <w:noProof/>
        </w:rPr>
        <w:instrText xml:space="preserve"> PAGEREF _Toc227925039 \h </w:instrText>
      </w:r>
      <w:r>
        <w:rPr>
          <w:noProof/>
        </w:rPr>
      </w:r>
      <w:r>
        <w:rPr>
          <w:noProof/>
        </w:rPr>
        <w:fldChar w:fldCharType="separate"/>
      </w:r>
      <w:r w:rsidR="00C90C98">
        <w:rPr>
          <w:noProof/>
        </w:rPr>
        <w:t>73</w:t>
      </w:r>
      <w:r>
        <w:rPr>
          <w:noProof/>
        </w:rPr>
        <w:fldChar w:fldCharType="end"/>
      </w:r>
    </w:p>
    <w:p w14:paraId="2CE45AAF" w14:textId="77777777" w:rsidR="009E3F16" w:rsidRDefault="009E3F16">
      <w:pPr>
        <w:pStyle w:val="TOC1"/>
        <w:tabs>
          <w:tab w:val="right" w:leader="dot" w:pos="9352"/>
        </w:tabs>
        <w:rPr>
          <w:b w:val="0"/>
          <w:bCs w:val="0"/>
          <w:caps w:val="0"/>
          <w:noProof/>
          <w:color w:val="auto"/>
          <w:sz w:val="24"/>
          <w:szCs w:val="24"/>
        </w:rPr>
      </w:pPr>
      <w:r>
        <w:rPr>
          <w:noProof/>
        </w:rPr>
        <w:t>CATEGORY:  SETTLEMENT INSTRUCTIONS</w:t>
      </w:r>
      <w:r>
        <w:rPr>
          <w:noProof/>
        </w:rPr>
        <w:tab/>
      </w:r>
      <w:r>
        <w:rPr>
          <w:noProof/>
        </w:rPr>
        <w:fldChar w:fldCharType="begin"/>
      </w:r>
      <w:r>
        <w:rPr>
          <w:noProof/>
        </w:rPr>
        <w:instrText xml:space="preserve"> PAGEREF _Toc227925040 \h </w:instrText>
      </w:r>
      <w:r>
        <w:rPr>
          <w:noProof/>
        </w:rPr>
      </w:r>
      <w:r>
        <w:rPr>
          <w:noProof/>
        </w:rPr>
        <w:fldChar w:fldCharType="separate"/>
      </w:r>
      <w:r w:rsidR="00C90C98">
        <w:rPr>
          <w:noProof/>
        </w:rPr>
        <w:t>75</w:t>
      </w:r>
      <w:r>
        <w:rPr>
          <w:noProof/>
        </w:rPr>
        <w:fldChar w:fldCharType="end"/>
      </w:r>
    </w:p>
    <w:p w14:paraId="4F77AB6A" w14:textId="77777777" w:rsidR="009E3F16" w:rsidRDefault="009E3F16">
      <w:pPr>
        <w:pStyle w:val="TOC2"/>
        <w:tabs>
          <w:tab w:val="right" w:leader="dot" w:pos="9352"/>
        </w:tabs>
        <w:rPr>
          <w:smallCaps w:val="0"/>
          <w:noProof/>
          <w:color w:val="auto"/>
          <w:sz w:val="24"/>
          <w:szCs w:val="24"/>
        </w:rPr>
      </w:pPr>
      <w:r>
        <w:rPr>
          <w:noProof/>
        </w:rPr>
        <w:t>Overview  - Settlement Instructions</w:t>
      </w:r>
      <w:r>
        <w:rPr>
          <w:noProof/>
        </w:rPr>
        <w:tab/>
      </w:r>
      <w:r>
        <w:rPr>
          <w:noProof/>
        </w:rPr>
        <w:fldChar w:fldCharType="begin"/>
      </w:r>
      <w:r>
        <w:rPr>
          <w:noProof/>
        </w:rPr>
        <w:instrText xml:space="preserve"> PAGEREF _Toc227925041 \h </w:instrText>
      </w:r>
      <w:r>
        <w:rPr>
          <w:noProof/>
        </w:rPr>
      </w:r>
      <w:r>
        <w:rPr>
          <w:noProof/>
        </w:rPr>
        <w:fldChar w:fldCharType="separate"/>
      </w:r>
      <w:r w:rsidR="00C90C98">
        <w:rPr>
          <w:noProof/>
        </w:rPr>
        <w:t>75</w:t>
      </w:r>
      <w:r>
        <w:rPr>
          <w:noProof/>
        </w:rPr>
        <w:fldChar w:fldCharType="end"/>
      </w:r>
    </w:p>
    <w:p w14:paraId="3CF7D20E" w14:textId="77777777" w:rsidR="009E3F16" w:rsidRDefault="009E3F16">
      <w:pPr>
        <w:pStyle w:val="TOC2"/>
        <w:tabs>
          <w:tab w:val="right" w:leader="dot" w:pos="9352"/>
        </w:tabs>
        <w:rPr>
          <w:smallCaps w:val="0"/>
          <w:noProof/>
          <w:color w:val="auto"/>
          <w:sz w:val="24"/>
          <w:szCs w:val="24"/>
        </w:rPr>
      </w:pPr>
      <w:r>
        <w:rPr>
          <w:noProof/>
        </w:rPr>
        <w:t>Settlement Instructions Component Block</w:t>
      </w:r>
      <w:r>
        <w:rPr>
          <w:noProof/>
        </w:rPr>
        <w:tab/>
      </w:r>
      <w:r>
        <w:rPr>
          <w:noProof/>
        </w:rPr>
        <w:fldChar w:fldCharType="begin"/>
      </w:r>
      <w:r>
        <w:rPr>
          <w:noProof/>
        </w:rPr>
        <w:instrText xml:space="preserve"> PAGEREF _Toc227925042 \h </w:instrText>
      </w:r>
      <w:r>
        <w:rPr>
          <w:noProof/>
        </w:rPr>
      </w:r>
      <w:r>
        <w:rPr>
          <w:noProof/>
        </w:rPr>
        <w:fldChar w:fldCharType="separate"/>
      </w:r>
      <w:r w:rsidR="00C90C98">
        <w:rPr>
          <w:noProof/>
        </w:rPr>
        <w:t>75</w:t>
      </w:r>
      <w:r>
        <w:rPr>
          <w:noProof/>
        </w:rPr>
        <w:fldChar w:fldCharType="end"/>
      </w:r>
    </w:p>
    <w:p w14:paraId="0A42470B" w14:textId="77777777" w:rsidR="009E3F16" w:rsidRDefault="009E3F16">
      <w:pPr>
        <w:pStyle w:val="TOC3"/>
        <w:tabs>
          <w:tab w:val="right" w:leader="dot" w:pos="9352"/>
        </w:tabs>
        <w:rPr>
          <w:i w:val="0"/>
          <w:iCs w:val="0"/>
          <w:noProof/>
          <w:color w:val="auto"/>
          <w:sz w:val="24"/>
          <w:szCs w:val="24"/>
        </w:rPr>
      </w:pPr>
      <w:r>
        <w:rPr>
          <w:noProof/>
        </w:rPr>
        <w:t>SettlInstGrp component block</w:t>
      </w:r>
      <w:r>
        <w:rPr>
          <w:noProof/>
        </w:rPr>
        <w:tab/>
      </w:r>
      <w:r>
        <w:rPr>
          <w:noProof/>
        </w:rPr>
        <w:fldChar w:fldCharType="begin"/>
      </w:r>
      <w:r>
        <w:rPr>
          <w:noProof/>
        </w:rPr>
        <w:instrText xml:space="preserve"> PAGEREF _Toc227925043 \h </w:instrText>
      </w:r>
      <w:r>
        <w:rPr>
          <w:noProof/>
        </w:rPr>
      </w:r>
      <w:r>
        <w:rPr>
          <w:noProof/>
        </w:rPr>
        <w:fldChar w:fldCharType="separate"/>
      </w:r>
      <w:r w:rsidR="00C90C98">
        <w:rPr>
          <w:noProof/>
        </w:rPr>
        <w:t>75</w:t>
      </w:r>
      <w:r>
        <w:rPr>
          <w:noProof/>
        </w:rPr>
        <w:fldChar w:fldCharType="end"/>
      </w:r>
    </w:p>
    <w:p w14:paraId="2BAC3050" w14:textId="77777777" w:rsidR="009E3F16" w:rsidRDefault="009E3F16">
      <w:pPr>
        <w:pStyle w:val="TOC3"/>
        <w:tabs>
          <w:tab w:val="right" w:leader="dot" w:pos="9352"/>
        </w:tabs>
        <w:rPr>
          <w:i w:val="0"/>
          <w:iCs w:val="0"/>
          <w:noProof/>
          <w:color w:val="auto"/>
          <w:sz w:val="24"/>
          <w:szCs w:val="24"/>
        </w:rPr>
      </w:pPr>
      <w:r>
        <w:rPr>
          <w:noProof/>
        </w:rPr>
        <w:t>SettlObligationInstructions component block</w:t>
      </w:r>
      <w:r>
        <w:rPr>
          <w:noProof/>
        </w:rPr>
        <w:tab/>
      </w:r>
      <w:r>
        <w:rPr>
          <w:noProof/>
        </w:rPr>
        <w:fldChar w:fldCharType="begin"/>
      </w:r>
      <w:r>
        <w:rPr>
          <w:noProof/>
        </w:rPr>
        <w:instrText xml:space="preserve"> PAGEREF _Toc227925044 \h </w:instrText>
      </w:r>
      <w:r>
        <w:rPr>
          <w:noProof/>
        </w:rPr>
      </w:r>
      <w:r>
        <w:rPr>
          <w:noProof/>
        </w:rPr>
        <w:fldChar w:fldCharType="separate"/>
      </w:r>
      <w:r w:rsidR="00C90C98">
        <w:rPr>
          <w:noProof/>
        </w:rPr>
        <w:t>76</w:t>
      </w:r>
      <w:r>
        <w:rPr>
          <w:noProof/>
        </w:rPr>
        <w:fldChar w:fldCharType="end"/>
      </w:r>
    </w:p>
    <w:p w14:paraId="07C63333" w14:textId="77777777" w:rsidR="009E3F16" w:rsidRDefault="009E3F16">
      <w:pPr>
        <w:pStyle w:val="TOC2"/>
        <w:tabs>
          <w:tab w:val="right" w:leader="dot" w:pos="9352"/>
        </w:tabs>
        <w:rPr>
          <w:smallCaps w:val="0"/>
          <w:noProof/>
          <w:color w:val="auto"/>
          <w:sz w:val="24"/>
          <w:szCs w:val="24"/>
        </w:rPr>
      </w:pPr>
      <w:r>
        <w:rPr>
          <w:noProof/>
        </w:rPr>
        <w:t>Settlement Instructions</w:t>
      </w:r>
      <w:r>
        <w:rPr>
          <w:noProof/>
        </w:rPr>
        <w:tab/>
      </w:r>
      <w:r>
        <w:rPr>
          <w:noProof/>
        </w:rPr>
        <w:fldChar w:fldCharType="begin"/>
      </w:r>
      <w:r>
        <w:rPr>
          <w:noProof/>
        </w:rPr>
        <w:instrText xml:space="preserve"> PAGEREF _Toc227925045 \h </w:instrText>
      </w:r>
      <w:r>
        <w:rPr>
          <w:noProof/>
        </w:rPr>
      </w:r>
      <w:r>
        <w:rPr>
          <w:noProof/>
        </w:rPr>
        <w:fldChar w:fldCharType="separate"/>
      </w:r>
      <w:r w:rsidR="00C90C98">
        <w:rPr>
          <w:noProof/>
        </w:rPr>
        <w:t>77</w:t>
      </w:r>
      <w:r>
        <w:rPr>
          <w:noProof/>
        </w:rPr>
        <w:fldChar w:fldCharType="end"/>
      </w:r>
    </w:p>
    <w:p w14:paraId="59A6DF9A" w14:textId="77777777" w:rsidR="009E3F16" w:rsidRDefault="009E3F16">
      <w:pPr>
        <w:pStyle w:val="TOC2"/>
        <w:tabs>
          <w:tab w:val="right" w:leader="dot" w:pos="9352"/>
        </w:tabs>
        <w:rPr>
          <w:smallCaps w:val="0"/>
          <w:noProof/>
          <w:color w:val="auto"/>
          <w:sz w:val="24"/>
          <w:szCs w:val="24"/>
        </w:rPr>
      </w:pPr>
      <w:r>
        <w:rPr>
          <w:noProof/>
        </w:rPr>
        <w:t>Settlement Instruction Request</w:t>
      </w:r>
      <w:r>
        <w:rPr>
          <w:noProof/>
        </w:rPr>
        <w:tab/>
      </w:r>
      <w:r>
        <w:rPr>
          <w:noProof/>
        </w:rPr>
        <w:fldChar w:fldCharType="begin"/>
      </w:r>
      <w:r>
        <w:rPr>
          <w:noProof/>
        </w:rPr>
        <w:instrText xml:space="preserve"> PAGEREF _Toc227925046 \h </w:instrText>
      </w:r>
      <w:r>
        <w:rPr>
          <w:noProof/>
        </w:rPr>
      </w:r>
      <w:r>
        <w:rPr>
          <w:noProof/>
        </w:rPr>
        <w:fldChar w:fldCharType="separate"/>
      </w:r>
      <w:r w:rsidR="00C90C98">
        <w:rPr>
          <w:noProof/>
        </w:rPr>
        <w:t>79</w:t>
      </w:r>
      <w:r>
        <w:rPr>
          <w:noProof/>
        </w:rPr>
        <w:fldChar w:fldCharType="end"/>
      </w:r>
    </w:p>
    <w:p w14:paraId="71DCF9FF" w14:textId="77777777" w:rsidR="009E3F16" w:rsidRDefault="009E3F16">
      <w:pPr>
        <w:pStyle w:val="TOC2"/>
        <w:tabs>
          <w:tab w:val="right" w:leader="dot" w:pos="9352"/>
        </w:tabs>
        <w:rPr>
          <w:smallCaps w:val="0"/>
          <w:noProof/>
          <w:color w:val="auto"/>
          <w:sz w:val="24"/>
          <w:szCs w:val="24"/>
        </w:rPr>
      </w:pPr>
      <w:r>
        <w:rPr>
          <w:noProof/>
        </w:rPr>
        <w:t>Settlement Obligation Report</w:t>
      </w:r>
      <w:r>
        <w:rPr>
          <w:noProof/>
        </w:rPr>
        <w:tab/>
      </w:r>
      <w:r>
        <w:rPr>
          <w:noProof/>
        </w:rPr>
        <w:fldChar w:fldCharType="begin"/>
      </w:r>
      <w:r>
        <w:rPr>
          <w:noProof/>
        </w:rPr>
        <w:instrText xml:space="preserve"> PAGEREF _Toc227925047 \h </w:instrText>
      </w:r>
      <w:r>
        <w:rPr>
          <w:noProof/>
        </w:rPr>
      </w:r>
      <w:r>
        <w:rPr>
          <w:noProof/>
        </w:rPr>
        <w:fldChar w:fldCharType="separate"/>
      </w:r>
      <w:r w:rsidR="00C90C98">
        <w:rPr>
          <w:noProof/>
        </w:rPr>
        <w:t>81</w:t>
      </w:r>
      <w:r>
        <w:rPr>
          <w:noProof/>
        </w:rPr>
        <w:fldChar w:fldCharType="end"/>
      </w:r>
    </w:p>
    <w:p w14:paraId="456FB0C9" w14:textId="77777777" w:rsidR="009E3F16" w:rsidRDefault="009E3F16">
      <w:pPr>
        <w:pStyle w:val="TOC1"/>
        <w:tabs>
          <w:tab w:val="right" w:leader="dot" w:pos="9352"/>
        </w:tabs>
        <w:rPr>
          <w:b w:val="0"/>
          <w:bCs w:val="0"/>
          <w:caps w:val="0"/>
          <w:noProof/>
          <w:color w:val="auto"/>
          <w:sz w:val="24"/>
          <w:szCs w:val="24"/>
        </w:rPr>
      </w:pPr>
      <w:r>
        <w:rPr>
          <w:noProof/>
        </w:rPr>
        <w:t>CATEGORY:  TRADE CAPTURE ("STREETSIDE") REPORTING</w:t>
      </w:r>
      <w:r>
        <w:rPr>
          <w:noProof/>
        </w:rPr>
        <w:tab/>
      </w:r>
      <w:r>
        <w:rPr>
          <w:noProof/>
        </w:rPr>
        <w:fldChar w:fldCharType="begin"/>
      </w:r>
      <w:r>
        <w:rPr>
          <w:noProof/>
        </w:rPr>
        <w:instrText xml:space="preserve"> PAGEREF _Toc227925048 \h </w:instrText>
      </w:r>
      <w:r>
        <w:rPr>
          <w:noProof/>
        </w:rPr>
      </w:r>
      <w:r>
        <w:rPr>
          <w:noProof/>
        </w:rPr>
        <w:fldChar w:fldCharType="separate"/>
      </w:r>
      <w:r w:rsidR="00C90C98">
        <w:rPr>
          <w:noProof/>
        </w:rPr>
        <w:t>82</w:t>
      </w:r>
      <w:r>
        <w:rPr>
          <w:noProof/>
        </w:rPr>
        <w:fldChar w:fldCharType="end"/>
      </w:r>
    </w:p>
    <w:p w14:paraId="68DDE051" w14:textId="77777777" w:rsidR="009E3F16" w:rsidRDefault="009E3F16">
      <w:pPr>
        <w:pStyle w:val="TOC2"/>
        <w:tabs>
          <w:tab w:val="right" w:leader="dot" w:pos="9352"/>
        </w:tabs>
        <w:rPr>
          <w:smallCaps w:val="0"/>
          <w:noProof/>
          <w:color w:val="auto"/>
          <w:sz w:val="24"/>
          <w:szCs w:val="24"/>
        </w:rPr>
      </w:pPr>
      <w:r>
        <w:rPr>
          <w:noProof/>
        </w:rPr>
        <w:t>Overview:</w:t>
      </w:r>
      <w:r>
        <w:rPr>
          <w:noProof/>
        </w:rPr>
        <w:tab/>
      </w:r>
      <w:r>
        <w:rPr>
          <w:noProof/>
        </w:rPr>
        <w:fldChar w:fldCharType="begin"/>
      </w:r>
      <w:r>
        <w:rPr>
          <w:noProof/>
        </w:rPr>
        <w:instrText xml:space="preserve"> PAGEREF _Toc227925049 \h </w:instrText>
      </w:r>
      <w:r>
        <w:rPr>
          <w:noProof/>
        </w:rPr>
      </w:r>
      <w:r>
        <w:rPr>
          <w:noProof/>
        </w:rPr>
        <w:fldChar w:fldCharType="separate"/>
      </w:r>
      <w:r w:rsidR="00C90C98">
        <w:rPr>
          <w:noProof/>
        </w:rPr>
        <w:t>82</w:t>
      </w:r>
      <w:r>
        <w:rPr>
          <w:noProof/>
        </w:rPr>
        <w:fldChar w:fldCharType="end"/>
      </w:r>
    </w:p>
    <w:p w14:paraId="22F36057" w14:textId="77777777" w:rsidR="009E3F16" w:rsidRDefault="009E3F16">
      <w:pPr>
        <w:pStyle w:val="TOC2"/>
        <w:tabs>
          <w:tab w:val="right" w:leader="dot" w:pos="9352"/>
        </w:tabs>
        <w:rPr>
          <w:smallCaps w:val="0"/>
          <w:noProof/>
          <w:color w:val="auto"/>
          <w:sz w:val="24"/>
          <w:szCs w:val="24"/>
        </w:rPr>
      </w:pPr>
      <w:r>
        <w:rPr>
          <w:noProof/>
        </w:rPr>
        <w:t>Trade Capture Report Usages</w:t>
      </w:r>
      <w:r>
        <w:rPr>
          <w:noProof/>
        </w:rPr>
        <w:tab/>
      </w:r>
      <w:r>
        <w:rPr>
          <w:noProof/>
        </w:rPr>
        <w:fldChar w:fldCharType="begin"/>
      </w:r>
      <w:r>
        <w:rPr>
          <w:noProof/>
        </w:rPr>
        <w:instrText xml:space="preserve"> PAGEREF _Toc227925050 \h </w:instrText>
      </w:r>
      <w:r>
        <w:rPr>
          <w:noProof/>
        </w:rPr>
      </w:r>
      <w:r>
        <w:rPr>
          <w:noProof/>
        </w:rPr>
        <w:fldChar w:fldCharType="separate"/>
      </w:r>
      <w:r w:rsidR="00C90C98">
        <w:rPr>
          <w:noProof/>
        </w:rPr>
        <w:t>82</w:t>
      </w:r>
      <w:r>
        <w:rPr>
          <w:noProof/>
        </w:rPr>
        <w:fldChar w:fldCharType="end"/>
      </w:r>
    </w:p>
    <w:p w14:paraId="6DC3A612" w14:textId="77777777" w:rsidR="009E3F16" w:rsidRDefault="009E3F16">
      <w:pPr>
        <w:pStyle w:val="TOC3"/>
        <w:tabs>
          <w:tab w:val="right" w:leader="dot" w:pos="9352"/>
        </w:tabs>
        <w:rPr>
          <w:i w:val="0"/>
          <w:iCs w:val="0"/>
          <w:noProof/>
          <w:color w:val="auto"/>
          <w:sz w:val="24"/>
          <w:szCs w:val="24"/>
        </w:rPr>
      </w:pPr>
      <w:r>
        <w:rPr>
          <w:noProof/>
        </w:rPr>
        <w:t>Trade Capture Reporting Business Workflows</w:t>
      </w:r>
      <w:r>
        <w:rPr>
          <w:noProof/>
        </w:rPr>
        <w:tab/>
      </w:r>
      <w:r>
        <w:rPr>
          <w:noProof/>
        </w:rPr>
        <w:fldChar w:fldCharType="begin"/>
      </w:r>
      <w:r>
        <w:rPr>
          <w:noProof/>
        </w:rPr>
        <w:instrText xml:space="preserve"> PAGEREF _Toc227925051 \h </w:instrText>
      </w:r>
      <w:r>
        <w:rPr>
          <w:noProof/>
        </w:rPr>
      </w:r>
      <w:r>
        <w:rPr>
          <w:noProof/>
        </w:rPr>
        <w:fldChar w:fldCharType="separate"/>
      </w:r>
      <w:r w:rsidR="00C90C98">
        <w:rPr>
          <w:noProof/>
        </w:rPr>
        <w:t>83</w:t>
      </w:r>
      <w:r>
        <w:rPr>
          <w:noProof/>
        </w:rPr>
        <w:fldChar w:fldCharType="end"/>
      </w:r>
    </w:p>
    <w:p w14:paraId="05C6F0C9" w14:textId="77777777" w:rsidR="009E3F16" w:rsidRDefault="009E3F16">
      <w:pPr>
        <w:pStyle w:val="TOC4"/>
        <w:tabs>
          <w:tab w:val="right" w:leader="dot" w:pos="9352"/>
        </w:tabs>
        <w:rPr>
          <w:noProof/>
          <w:color w:val="auto"/>
          <w:sz w:val="24"/>
          <w:szCs w:val="24"/>
        </w:rPr>
      </w:pPr>
      <w:r>
        <w:rPr>
          <w:noProof/>
        </w:rPr>
        <w:t>Trades Reported to the Marketplace</w:t>
      </w:r>
      <w:r>
        <w:rPr>
          <w:noProof/>
        </w:rPr>
        <w:tab/>
      </w:r>
      <w:r>
        <w:rPr>
          <w:noProof/>
        </w:rPr>
        <w:fldChar w:fldCharType="begin"/>
      </w:r>
      <w:r>
        <w:rPr>
          <w:noProof/>
        </w:rPr>
        <w:instrText xml:space="preserve"> PAGEREF _Toc227925052 \h </w:instrText>
      </w:r>
      <w:r>
        <w:rPr>
          <w:noProof/>
        </w:rPr>
      </w:r>
      <w:r>
        <w:rPr>
          <w:noProof/>
        </w:rPr>
        <w:fldChar w:fldCharType="separate"/>
      </w:r>
      <w:r w:rsidR="00C90C98">
        <w:rPr>
          <w:noProof/>
        </w:rPr>
        <w:t>84</w:t>
      </w:r>
      <w:r>
        <w:rPr>
          <w:noProof/>
        </w:rPr>
        <w:fldChar w:fldCharType="end"/>
      </w:r>
    </w:p>
    <w:p w14:paraId="3C100664" w14:textId="77777777" w:rsidR="009E3F16" w:rsidRDefault="009E3F16">
      <w:pPr>
        <w:pStyle w:val="TOC4"/>
        <w:tabs>
          <w:tab w:val="right" w:leader="dot" w:pos="9352"/>
        </w:tabs>
        <w:rPr>
          <w:noProof/>
          <w:color w:val="auto"/>
          <w:sz w:val="24"/>
          <w:szCs w:val="24"/>
        </w:rPr>
      </w:pPr>
      <w:r>
        <w:rPr>
          <w:noProof/>
        </w:rPr>
        <w:t>Privately Negotiated Trade, Two-Party Report</w:t>
      </w:r>
      <w:r>
        <w:rPr>
          <w:noProof/>
        </w:rPr>
        <w:tab/>
      </w:r>
      <w:r>
        <w:rPr>
          <w:noProof/>
        </w:rPr>
        <w:fldChar w:fldCharType="begin"/>
      </w:r>
      <w:r>
        <w:rPr>
          <w:noProof/>
        </w:rPr>
        <w:instrText xml:space="preserve"> PAGEREF _Toc227925053 \h </w:instrText>
      </w:r>
      <w:r>
        <w:rPr>
          <w:noProof/>
        </w:rPr>
      </w:r>
      <w:r>
        <w:rPr>
          <w:noProof/>
        </w:rPr>
        <w:fldChar w:fldCharType="separate"/>
      </w:r>
      <w:r w:rsidR="00C90C98">
        <w:rPr>
          <w:noProof/>
        </w:rPr>
        <w:t>84</w:t>
      </w:r>
      <w:r>
        <w:rPr>
          <w:noProof/>
        </w:rPr>
        <w:fldChar w:fldCharType="end"/>
      </w:r>
    </w:p>
    <w:p w14:paraId="4DD20D15" w14:textId="77777777" w:rsidR="009E3F16" w:rsidRDefault="009E3F16">
      <w:pPr>
        <w:pStyle w:val="TOC4"/>
        <w:tabs>
          <w:tab w:val="right" w:leader="dot" w:pos="9352"/>
        </w:tabs>
        <w:rPr>
          <w:noProof/>
          <w:color w:val="auto"/>
          <w:sz w:val="24"/>
          <w:szCs w:val="24"/>
        </w:rPr>
      </w:pPr>
      <w:r>
        <w:rPr>
          <w:noProof/>
        </w:rPr>
        <w:t>Privately Negotiated Trade, One-Party Report for Passs-through to Counterparty</w:t>
      </w:r>
      <w:r>
        <w:rPr>
          <w:noProof/>
        </w:rPr>
        <w:tab/>
      </w:r>
      <w:r>
        <w:rPr>
          <w:noProof/>
        </w:rPr>
        <w:fldChar w:fldCharType="begin"/>
      </w:r>
      <w:r>
        <w:rPr>
          <w:noProof/>
        </w:rPr>
        <w:instrText xml:space="preserve"> PAGEREF _Toc227925054 \h </w:instrText>
      </w:r>
      <w:r>
        <w:rPr>
          <w:noProof/>
        </w:rPr>
      </w:r>
      <w:r>
        <w:rPr>
          <w:noProof/>
        </w:rPr>
        <w:fldChar w:fldCharType="separate"/>
      </w:r>
      <w:r w:rsidR="00C90C98">
        <w:rPr>
          <w:noProof/>
        </w:rPr>
        <w:t>84</w:t>
      </w:r>
      <w:r>
        <w:rPr>
          <w:noProof/>
        </w:rPr>
        <w:fldChar w:fldCharType="end"/>
      </w:r>
    </w:p>
    <w:p w14:paraId="0E4CC7E8" w14:textId="77777777" w:rsidR="009E3F16" w:rsidRDefault="009E3F16">
      <w:pPr>
        <w:pStyle w:val="TOC4"/>
        <w:tabs>
          <w:tab w:val="right" w:leader="dot" w:pos="9352"/>
        </w:tabs>
        <w:rPr>
          <w:noProof/>
          <w:color w:val="auto"/>
          <w:sz w:val="24"/>
          <w:szCs w:val="24"/>
        </w:rPr>
      </w:pPr>
      <w:r>
        <w:rPr>
          <w:noProof/>
        </w:rPr>
        <w:t>Privately Negotiated Trade, One Party Report for Matching</w:t>
      </w:r>
      <w:r>
        <w:rPr>
          <w:noProof/>
        </w:rPr>
        <w:tab/>
      </w:r>
      <w:r>
        <w:rPr>
          <w:noProof/>
        </w:rPr>
        <w:fldChar w:fldCharType="begin"/>
      </w:r>
      <w:r>
        <w:rPr>
          <w:noProof/>
        </w:rPr>
        <w:instrText xml:space="preserve"> PAGEREF _Toc227925055 \h </w:instrText>
      </w:r>
      <w:r>
        <w:rPr>
          <w:noProof/>
        </w:rPr>
      </w:r>
      <w:r>
        <w:rPr>
          <w:noProof/>
        </w:rPr>
        <w:fldChar w:fldCharType="separate"/>
      </w:r>
      <w:r w:rsidR="00C90C98">
        <w:rPr>
          <w:noProof/>
        </w:rPr>
        <w:t>85</w:t>
      </w:r>
      <w:r>
        <w:rPr>
          <w:noProof/>
        </w:rPr>
        <w:fldChar w:fldCharType="end"/>
      </w:r>
    </w:p>
    <w:p w14:paraId="329DCAA0" w14:textId="77777777" w:rsidR="009E3F16" w:rsidRDefault="009E3F16">
      <w:pPr>
        <w:pStyle w:val="TOC4"/>
        <w:tabs>
          <w:tab w:val="right" w:leader="dot" w:pos="9352"/>
        </w:tabs>
        <w:rPr>
          <w:noProof/>
          <w:color w:val="auto"/>
          <w:sz w:val="24"/>
          <w:szCs w:val="24"/>
        </w:rPr>
      </w:pPr>
      <w:r>
        <w:rPr>
          <w:noProof/>
        </w:rPr>
        <w:t>Reporting of Locked-In Trades (a.k.a. Three-Party Report)</w:t>
      </w:r>
      <w:r>
        <w:rPr>
          <w:noProof/>
        </w:rPr>
        <w:tab/>
      </w:r>
      <w:r>
        <w:rPr>
          <w:noProof/>
        </w:rPr>
        <w:fldChar w:fldCharType="begin"/>
      </w:r>
      <w:r>
        <w:rPr>
          <w:noProof/>
        </w:rPr>
        <w:instrText xml:space="preserve"> PAGEREF _Toc227925056 \h </w:instrText>
      </w:r>
      <w:r>
        <w:rPr>
          <w:noProof/>
        </w:rPr>
      </w:r>
      <w:r>
        <w:rPr>
          <w:noProof/>
        </w:rPr>
        <w:fldChar w:fldCharType="separate"/>
      </w:r>
      <w:r w:rsidR="00C90C98">
        <w:rPr>
          <w:noProof/>
        </w:rPr>
        <w:t>86</w:t>
      </w:r>
      <w:r>
        <w:rPr>
          <w:noProof/>
        </w:rPr>
        <w:fldChar w:fldCharType="end"/>
      </w:r>
    </w:p>
    <w:p w14:paraId="6A733091" w14:textId="77777777" w:rsidR="009E3F16" w:rsidRDefault="009E3F16">
      <w:pPr>
        <w:pStyle w:val="TOC4"/>
        <w:tabs>
          <w:tab w:val="right" w:leader="dot" w:pos="9352"/>
        </w:tabs>
        <w:rPr>
          <w:noProof/>
          <w:color w:val="auto"/>
          <w:sz w:val="24"/>
          <w:szCs w:val="24"/>
        </w:rPr>
      </w:pPr>
      <w:r>
        <w:rPr>
          <w:noProof/>
        </w:rPr>
        <w:t>Block Trade Submission</w:t>
      </w:r>
      <w:r>
        <w:rPr>
          <w:noProof/>
        </w:rPr>
        <w:tab/>
      </w:r>
      <w:r>
        <w:rPr>
          <w:noProof/>
        </w:rPr>
        <w:fldChar w:fldCharType="begin"/>
      </w:r>
      <w:r>
        <w:rPr>
          <w:noProof/>
        </w:rPr>
        <w:instrText xml:space="preserve"> PAGEREF _Toc227925057 \h </w:instrText>
      </w:r>
      <w:r>
        <w:rPr>
          <w:noProof/>
        </w:rPr>
      </w:r>
      <w:r>
        <w:rPr>
          <w:noProof/>
        </w:rPr>
        <w:fldChar w:fldCharType="separate"/>
      </w:r>
      <w:r w:rsidR="00C90C98">
        <w:rPr>
          <w:noProof/>
        </w:rPr>
        <w:t>86</w:t>
      </w:r>
      <w:r>
        <w:rPr>
          <w:noProof/>
        </w:rPr>
        <w:fldChar w:fldCharType="end"/>
      </w:r>
    </w:p>
    <w:p w14:paraId="601B1FB6" w14:textId="77777777" w:rsidR="009E3F16" w:rsidRDefault="009E3F16">
      <w:pPr>
        <w:pStyle w:val="TOC3"/>
        <w:tabs>
          <w:tab w:val="right" w:leader="dot" w:pos="9352"/>
        </w:tabs>
        <w:rPr>
          <w:i w:val="0"/>
          <w:iCs w:val="0"/>
          <w:noProof/>
          <w:color w:val="auto"/>
          <w:sz w:val="24"/>
          <w:szCs w:val="24"/>
        </w:rPr>
      </w:pPr>
      <w:r>
        <w:rPr>
          <w:noProof/>
        </w:rPr>
        <w:t>Proposed Message Flows</w:t>
      </w:r>
      <w:r>
        <w:rPr>
          <w:noProof/>
        </w:rPr>
        <w:tab/>
      </w:r>
      <w:r>
        <w:rPr>
          <w:noProof/>
        </w:rPr>
        <w:fldChar w:fldCharType="begin"/>
      </w:r>
      <w:r>
        <w:rPr>
          <w:noProof/>
        </w:rPr>
        <w:instrText xml:space="preserve"> PAGEREF _Toc227925058 \h </w:instrText>
      </w:r>
      <w:r>
        <w:rPr>
          <w:noProof/>
        </w:rPr>
      </w:r>
      <w:r>
        <w:rPr>
          <w:noProof/>
        </w:rPr>
        <w:fldChar w:fldCharType="separate"/>
      </w:r>
      <w:r w:rsidR="00C90C98">
        <w:rPr>
          <w:noProof/>
        </w:rPr>
        <w:t>88</w:t>
      </w:r>
      <w:r>
        <w:rPr>
          <w:noProof/>
        </w:rPr>
        <w:fldChar w:fldCharType="end"/>
      </w:r>
    </w:p>
    <w:p w14:paraId="0B9C7EAF" w14:textId="77777777" w:rsidR="009E3F16" w:rsidRDefault="009E3F16">
      <w:pPr>
        <w:pStyle w:val="TOC4"/>
        <w:tabs>
          <w:tab w:val="right" w:leader="dot" w:pos="9352"/>
        </w:tabs>
        <w:rPr>
          <w:noProof/>
          <w:color w:val="auto"/>
          <w:sz w:val="24"/>
          <w:szCs w:val="24"/>
        </w:rPr>
      </w:pPr>
      <w:r>
        <w:rPr>
          <w:noProof/>
        </w:rPr>
        <w:t>Reporting Confirmed Trades to Miscellaneous Parties</w:t>
      </w:r>
      <w:r>
        <w:rPr>
          <w:noProof/>
        </w:rPr>
        <w:tab/>
      </w:r>
      <w:r>
        <w:rPr>
          <w:noProof/>
        </w:rPr>
        <w:fldChar w:fldCharType="begin"/>
      </w:r>
      <w:r>
        <w:rPr>
          <w:noProof/>
        </w:rPr>
        <w:instrText xml:space="preserve"> PAGEREF _Toc227925059 \h </w:instrText>
      </w:r>
      <w:r>
        <w:rPr>
          <w:noProof/>
        </w:rPr>
      </w:r>
      <w:r>
        <w:rPr>
          <w:noProof/>
        </w:rPr>
        <w:fldChar w:fldCharType="separate"/>
      </w:r>
      <w:r w:rsidR="00C90C98">
        <w:rPr>
          <w:noProof/>
        </w:rPr>
        <w:t>88</w:t>
      </w:r>
      <w:r>
        <w:rPr>
          <w:noProof/>
        </w:rPr>
        <w:fldChar w:fldCharType="end"/>
      </w:r>
    </w:p>
    <w:p w14:paraId="0DB4B2D4" w14:textId="77777777" w:rsidR="009E3F16" w:rsidRDefault="009E3F16">
      <w:pPr>
        <w:pStyle w:val="TOC4"/>
        <w:tabs>
          <w:tab w:val="right" w:leader="dot" w:pos="9352"/>
        </w:tabs>
        <w:rPr>
          <w:noProof/>
          <w:color w:val="auto"/>
          <w:sz w:val="24"/>
          <w:szCs w:val="24"/>
        </w:rPr>
      </w:pPr>
      <w:r>
        <w:rPr>
          <w:noProof/>
        </w:rPr>
        <w:t>Extension to Workflows resulting in Fills reported as Execution Reports</w:t>
      </w:r>
      <w:r>
        <w:rPr>
          <w:noProof/>
        </w:rPr>
        <w:tab/>
      </w:r>
      <w:r>
        <w:rPr>
          <w:noProof/>
        </w:rPr>
        <w:fldChar w:fldCharType="begin"/>
      </w:r>
      <w:r>
        <w:rPr>
          <w:noProof/>
        </w:rPr>
        <w:instrText xml:space="preserve"> PAGEREF _Toc227925060 \h </w:instrText>
      </w:r>
      <w:r>
        <w:rPr>
          <w:noProof/>
        </w:rPr>
      </w:r>
      <w:r>
        <w:rPr>
          <w:noProof/>
        </w:rPr>
        <w:fldChar w:fldCharType="separate"/>
      </w:r>
      <w:r w:rsidR="00C90C98">
        <w:rPr>
          <w:noProof/>
        </w:rPr>
        <w:t>88</w:t>
      </w:r>
      <w:r>
        <w:rPr>
          <w:noProof/>
        </w:rPr>
        <w:fldChar w:fldCharType="end"/>
      </w:r>
    </w:p>
    <w:p w14:paraId="683D2BC8" w14:textId="77777777" w:rsidR="009E3F16" w:rsidRDefault="009E3F16">
      <w:pPr>
        <w:pStyle w:val="TOC4"/>
        <w:tabs>
          <w:tab w:val="right" w:leader="dot" w:pos="9352"/>
        </w:tabs>
        <w:rPr>
          <w:noProof/>
          <w:color w:val="auto"/>
          <w:sz w:val="24"/>
          <w:szCs w:val="24"/>
        </w:rPr>
      </w:pPr>
      <w:r>
        <w:rPr>
          <w:noProof/>
        </w:rPr>
        <w:t>One-Party Report for Pass-Through to Model</w:t>
      </w:r>
      <w:r>
        <w:rPr>
          <w:noProof/>
        </w:rPr>
        <w:tab/>
      </w:r>
      <w:r>
        <w:rPr>
          <w:noProof/>
        </w:rPr>
        <w:fldChar w:fldCharType="begin"/>
      </w:r>
      <w:r>
        <w:rPr>
          <w:noProof/>
        </w:rPr>
        <w:instrText xml:space="preserve"> PAGEREF _Toc227925061 \h </w:instrText>
      </w:r>
      <w:r>
        <w:rPr>
          <w:noProof/>
        </w:rPr>
      </w:r>
      <w:r>
        <w:rPr>
          <w:noProof/>
        </w:rPr>
        <w:fldChar w:fldCharType="separate"/>
      </w:r>
      <w:r w:rsidR="00C90C98">
        <w:rPr>
          <w:noProof/>
        </w:rPr>
        <w:t>89</w:t>
      </w:r>
      <w:r>
        <w:rPr>
          <w:noProof/>
        </w:rPr>
        <w:fldChar w:fldCharType="end"/>
      </w:r>
    </w:p>
    <w:p w14:paraId="0DC57D6A" w14:textId="77777777" w:rsidR="009E3F16" w:rsidRDefault="009E3F16">
      <w:pPr>
        <w:pStyle w:val="TOC4"/>
        <w:tabs>
          <w:tab w:val="right" w:leader="dot" w:pos="9352"/>
        </w:tabs>
        <w:rPr>
          <w:noProof/>
          <w:color w:val="auto"/>
          <w:sz w:val="24"/>
          <w:szCs w:val="24"/>
        </w:rPr>
      </w:pPr>
      <w:r>
        <w:rPr>
          <w:noProof/>
        </w:rPr>
        <w:t>One-Party Report for Matching Model</w:t>
      </w:r>
      <w:r>
        <w:rPr>
          <w:noProof/>
        </w:rPr>
        <w:tab/>
      </w:r>
      <w:r>
        <w:rPr>
          <w:noProof/>
        </w:rPr>
        <w:fldChar w:fldCharType="begin"/>
      </w:r>
      <w:r>
        <w:rPr>
          <w:noProof/>
        </w:rPr>
        <w:instrText xml:space="preserve"> PAGEREF _Toc227925062 \h </w:instrText>
      </w:r>
      <w:r>
        <w:rPr>
          <w:noProof/>
        </w:rPr>
      </w:r>
      <w:r>
        <w:rPr>
          <w:noProof/>
        </w:rPr>
        <w:fldChar w:fldCharType="separate"/>
      </w:r>
      <w:r w:rsidR="00C90C98">
        <w:rPr>
          <w:noProof/>
        </w:rPr>
        <w:t>91</w:t>
      </w:r>
      <w:r>
        <w:rPr>
          <w:noProof/>
        </w:rPr>
        <w:fldChar w:fldCharType="end"/>
      </w:r>
    </w:p>
    <w:p w14:paraId="6C68F23E" w14:textId="77777777" w:rsidR="009E3F16" w:rsidRDefault="009E3F16">
      <w:pPr>
        <w:pStyle w:val="TOC4"/>
        <w:tabs>
          <w:tab w:val="right" w:leader="dot" w:pos="9352"/>
        </w:tabs>
        <w:rPr>
          <w:noProof/>
          <w:color w:val="auto"/>
          <w:sz w:val="24"/>
          <w:szCs w:val="24"/>
        </w:rPr>
      </w:pPr>
      <w:r>
        <w:rPr>
          <w:noProof/>
        </w:rPr>
        <w:t>Two-Party Reporting</w:t>
      </w:r>
      <w:r>
        <w:rPr>
          <w:noProof/>
        </w:rPr>
        <w:tab/>
      </w:r>
      <w:r>
        <w:rPr>
          <w:noProof/>
        </w:rPr>
        <w:fldChar w:fldCharType="begin"/>
      </w:r>
      <w:r>
        <w:rPr>
          <w:noProof/>
        </w:rPr>
        <w:instrText xml:space="preserve"> PAGEREF _Toc227925063 \h </w:instrText>
      </w:r>
      <w:r>
        <w:rPr>
          <w:noProof/>
        </w:rPr>
      </w:r>
      <w:r>
        <w:rPr>
          <w:noProof/>
        </w:rPr>
        <w:fldChar w:fldCharType="separate"/>
      </w:r>
      <w:r w:rsidR="00C90C98">
        <w:rPr>
          <w:noProof/>
        </w:rPr>
        <w:t>93</w:t>
      </w:r>
      <w:r>
        <w:rPr>
          <w:noProof/>
        </w:rPr>
        <w:fldChar w:fldCharType="end"/>
      </w:r>
    </w:p>
    <w:p w14:paraId="11223135" w14:textId="77777777" w:rsidR="009E3F16" w:rsidRDefault="009E3F16">
      <w:pPr>
        <w:pStyle w:val="TOC4"/>
        <w:tabs>
          <w:tab w:val="right" w:leader="dot" w:pos="9352"/>
        </w:tabs>
        <w:rPr>
          <w:noProof/>
          <w:color w:val="auto"/>
          <w:sz w:val="24"/>
          <w:szCs w:val="24"/>
        </w:rPr>
      </w:pPr>
      <w:r>
        <w:rPr>
          <w:noProof/>
        </w:rPr>
        <w:t>Confirmed Trade Reporting Model</w:t>
      </w:r>
      <w:r>
        <w:rPr>
          <w:noProof/>
        </w:rPr>
        <w:tab/>
      </w:r>
      <w:r>
        <w:rPr>
          <w:noProof/>
        </w:rPr>
        <w:fldChar w:fldCharType="begin"/>
      </w:r>
      <w:r>
        <w:rPr>
          <w:noProof/>
        </w:rPr>
        <w:instrText xml:space="preserve"> PAGEREF _Toc227925064 \h </w:instrText>
      </w:r>
      <w:r>
        <w:rPr>
          <w:noProof/>
        </w:rPr>
      </w:r>
      <w:r>
        <w:rPr>
          <w:noProof/>
        </w:rPr>
        <w:fldChar w:fldCharType="separate"/>
      </w:r>
      <w:r w:rsidR="00C90C98">
        <w:rPr>
          <w:noProof/>
        </w:rPr>
        <w:t>94</w:t>
      </w:r>
      <w:r>
        <w:rPr>
          <w:noProof/>
        </w:rPr>
        <w:fldChar w:fldCharType="end"/>
      </w:r>
    </w:p>
    <w:p w14:paraId="67C67B52" w14:textId="77777777" w:rsidR="009E3F16" w:rsidRDefault="009E3F16">
      <w:pPr>
        <w:pStyle w:val="TOC4"/>
        <w:tabs>
          <w:tab w:val="right" w:leader="dot" w:pos="9352"/>
        </w:tabs>
        <w:rPr>
          <w:noProof/>
          <w:color w:val="auto"/>
          <w:sz w:val="24"/>
          <w:szCs w:val="24"/>
        </w:rPr>
      </w:pPr>
      <w:r>
        <w:rPr>
          <w:noProof/>
        </w:rPr>
        <w:t>Trade Amendment</w:t>
      </w:r>
      <w:r>
        <w:rPr>
          <w:noProof/>
        </w:rPr>
        <w:tab/>
      </w:r>
      <w:r>
        <w:rPr>
          <w:noProof/>
        </w:rPr>
        <w:fldChar w:fldCharType="begin"/>
      </w:r>
      <w:r>
        <w:rPr>
          <w:noProof/>
        </w:rPr>
        <w:instrText xml:space="preserve"> PAGEREF _Toc227925065 \h </w:instrText>
      </w:r>
      <w:r>
        <w:rPr>
          <w:noProof/>
        </w:rPr>
      </w:r>
      <w:r>
        <w:rPr>
          <w:noProof/>
        </w:rPr>
        <w:fldChar w:fldCharType="separate"/>
      </w:r>
      <w:r w:rsidR="00C90C98">
        <w:rPr>
          <w:noProof/>
        </w:rPr>
        <w:t>95</w:t>
      </w:r>
      <w:r>
        <w:rPr>
          <w:noProof/>
        </w:rPr>
        <w:fldChar w:fldCharType="end"/>
      </w:r>
    </w:p>
    <w:p w14:paraId="4475D40D" w14:textId="77777777" w:rsidR="009E3F16" w:rsidRDefault="009E3F16">
      <w:pPr>
        <w:pStyle w:val="TOC4"/>
        <w:tabs>
          <w:tab w:val="right" w:leader="dot" w:pos="9352"/>
        </w:tabs>
        <w:rPr>
          <w:noProof/>
          <w:color w:val="auto"/>
          <w:sz w:val="24"/>
          <w:szCs w:val="24"/>
        </w:rPr>
      </w:pPr>
      <w:r>
        <w:rPr>
          <w:noProof/>
        </w:rPr>
        <w:t>Trade Break / Trade Cancel</w:t>
      </w:r>
      <w:r>
        <w:rPr>
          <w:noProof/>
        </w:rPr>
        <w:tab/>
      </w:r>
      <w:r>
        <w:rPr>
          <w:noProof/>
        </w:rPr>
        <w:fldChar w:fldCharType="begin"/>
      </w:r>
      <w:r>
        <w:rPr>
          <w:noProof/>
        </w:rPr>
        <w:instrText xml:space="preserve"> PAGEREF _Toc227925066 \h </w:instrText>
      </w:r>
      <w:r>
        <w:rPr>
          <w:noProof/>
        </w:rPr>
      </w:r>
      <w:r>
        <w:rPr>
          <w:noProof/>
        </w:rPr>
        <w:fldChar w:fldCharType="separate"/>
      </w:r>
      <w:r w:rsidR="00C90C98">
        <w:rPr>
          <w:noProof/>
        </w:rPr>
        <w:t>95</w:t>
      </w:r>
      <w:r>
        <w:rPr>
          <w:noProof/>
        </w:rPr>
        <w:fldChar w:fldCharType="end"/>
      </w:r>
    </w:p>
    <w:p w14:paraId="7754D9B3" w14:textId="77777777" w:rsidR="009E3F16" w:rsidRDefault="009E3F16">
      <w:pPr>
        <w:pStyle w:val="TOC3"/>
        <w:tabs>
          <w:tab w:val="right" w:leader="dot" w:pos="9352"/>
        </w:tabs>
        <w:rPr>
          <w:i w:val="0"/>
          <w:iCs w:val="0"/>
          <w:noProof/>
          <w:color w:val="auto"/>
          <w:sz w:val="24"/>
          <w:szCs w:val="24"/>
        </w:rPr>
      </w:pPr>
      <w:r>
        <w:rPr>
          <w:noProof/>
        </w:rPr>
        <w:t>Downstream Trade Reporting</w:t>
      </w:r>
      <w:r>
        <w:rPr>
          <w:noProof/>
        </w:rPr>
        <w:tab/>
      </w:r>
      <w:r>
        <w:rPr>
          <w:noProof/>
        </w:rPr>
        <w:fldChar w:fldCharType="begin"/>
      </w:r>
      <w:r>
        <w:rPr>
          <w:noProof/>
        </w:rPr>
        <w:instrText xml:space="preserve"> PAGEREF _Toc227925067 \h </w:instrText>
      </w:r>
      <w:r>
        <w:rPr>
          <w:noProof/>
        </w:rPr>
      </w:r>
      <w:r>
        <w:rPr>
          <w:noProof/>
        </w:rPr>
        <w:fldChar w:fldCharType="separate"/>
      </w:r>
      <w:r w:rsidR="00C90C98">
        <w:rPr>
          <w:noProof/>
        </w:rPr>
        <w:t>95</w:t>
      </w:r>
      <w:r>
        <w:rPr>
          <w:noProof/>
        </w:rPr>
        <w:fldChar w:fldCharType="end"/>
      </w:r>
    </w:p>
    <w:p w14:paraId="0D30A636" w14:textId="77777777" w:rsidR="009E3F16" w:rsidRDefault="009E3F16">
      <w:pPr>
        <w:pStyle w:val="TOC2"/>
        <w:tabs>
          <w:tab w:val="right" w:leader="dot" w:pos="9352"/>
        </w:tabs>
        <w:rPr>
          <w:smallCaps w:val="0"/>
          <w:noProof/>
          <w:color w:val="auto"/>
          <w:sz w:val="24"/>
          <w:szCs w:val="24"/>
        </w:rPr>
      </w:pPr>
      <w:r>
        <w:rPr>
          <w:noProof/>
        </w:rPr>
        <w:t>Trade Capture Reporting Component Blocks</w:t>
      </w:r>
      <w:r>
        <w:rPr>
          <w:noProof/>
        </w:rPr>
        <w:tab/>
      </w:r>
      <w:r>
        <w:rPr>
          <w:noProof/>
        </w:rPr>
        <w:fldChar w:fldCharType="begin"/>
      </w:r>
      <w:r>
        <w:rPr>
          <w:noProof/>
        </w:rPr>
        <w:instrText xml:space="preserve"> PAGEREF _Toc227925068 \h </w:instrText>
      </w:r>
      <w:r>
        <w:rPr>
          <w:noProof/>
        </w:rPr>
      </w:r>
      <w:r>
        <w:rPr>
          <w:noProof/>
        </w:rPr>
        <w:fldChar w:fldCharType="separate"/>
      </w:r>
      <w:r w:rsidR="00C90C98">
        <w:rPr>
          <w:noProof/>
        </w:rPr>
        <w:t>96</w:t>
      </w:r>
      <w:r>
        <w:rPr>
          <w:noProof/>
        </w:rPr>
        <w:fldChar w:fldCharType="end"/>
      </w:r>
    </w:p>
    <w:p w14:paraId="1E651499" w14:textId="77777777" w:rsidR="009E3F16" w:rsidRDefault="009E3F16">
      <w:pPr>
        <w:pStyle w:val="TOC3"/>
        <w:tabs>
          <w:tab w:val="right" w:leader="dot" w:pos="9352"/>
        </w:tabs>
        <w:rPr>
          <w:i w:val="0"/>
          <w:iCs w:val="0"/>
          <w:noProof/>
          <w:color w:val="auto"/>
          <w:sz w:val="24"/>
          <w:szCs w:val="24"/>
        </w:rPr>
      </w:pPr>
      <w:r>
        <w:rPr>
          <w:noProof/>
        </w:rPr>
        <w:t>SideTrdRegTS component block</w:t>
      </w:r>
      <w:r>
        <w:rPr>
          <w:noProof/>
        </w:rPr>
        <w:tab/>
      </w:r>
      <w:r>
        <w:rPr>
          <w:noProof/>
        </w:rPr>
        <w:fldChar w:fldCharType="begin"/>
      </w:r>
      <w:r>
        <w:rPr>
          <w:noProof/>
        </w:rPr>
        <w:instrText xml:space="preserve"> PAGEREF _Toc227925069 \h </w:instrText>
      </w:r>
      <w:r>
        <w:rPr>
          <w:noProof/>
        </w:rPr>
      </w:r>
      <w:r>
        <w:rPr>
          <w:noProof/>
        </w:rPr>
        <w:fldChar w:fldCharType="separate"/>
      </w:r>
      <w:r w:rsidR="00C90C98">
        <w:rPr>
          <w:noProof/>
        </w:rPr>
        <w:t>96</w:t>
      </w:r>
      <w:r>
        <w:rPr>
          <w:noProof/>
        </w:rPr>
        <w:fldChar w:fldCharType="end"/>
      </w:r>
    </w:p>
    <w:p w14:paraId="26D40727" w14:textId="77777777" w:rsidR="009E3F16" w:rsidRDefault="009E3F16">
      <w:pPr>
        <w:pStyle w:val="TOC3"/>
        <w:tabs>
          <w:tab w:val="right" w:leader="dot" w:pos="9352"/>
        </w:tabs>
        <w:rPr>
          <w:i w:val="0"/>
          <w:iCs w:val="0"/>
          <w:noProof/>
          <w:color w:val="auto"/>
          <w:sz w:val="24"/>
          <w:szCs w:val="24"/>
        </w:rPr>
      </w:pPr>
      <w:r>
        <w:rPr>
          <w:noProof/>
        </w:rPr>
        <w:t>TrdAllocGrp component block</w:t>
      </w:r>
      <w:r>
        <w:rPr>
          <w:noProof/>
        </w:rPr>
        <w:tab/>
      </w:r>
      <w:r>
        <w:rPr>
          <w:noProof/>
        </w:rPr>
        <w:fldChar w:fldCharType="begin"/>
      </w:r>
      <w:r>
        <w:rPr>
          <w:noProof/>
        </w:rPr>
        <w:instrText xml:space="preserve"> PAGEREF _Toc227925070 \h </w:instrText>
      </w:r>
      <w:r>
        <w:rPr>
          <w:noProof/>
        </w:rPr>
      </w:r>
      <w:r>
        <w:rPr>
          <w:noProof/>
        </w:rPr>
        <w:fldChar w:fldCharType="separate"/>
      </w:r>
      <w:r w:rsidR="00C90C98">
        <w:rPr>
          <w:noProof/>
        </w:rPr>
        <w:t>96</w:t>
      </w:r>
      <w:r>
        <w:rPr>
          <w:noProof/>
        </w:rPr>
        <w:fldChar w:fldCharType="end"/>
      </w:r>
    </w:p>
    <w:p w14:paraId="2F232747" w14:textId="77777777" w:rsidR="009E3F16" w:rsidRDefault="009E3F16">
      <w:pPr>
        <w:pStyle w:val="TOC3"/>
        <w:tabs>
          <w:tab w:val="right" w:leader="dot" w:pos="9352"/>
        </w:tabs>
        <w:rPr>
          <w:i w:val="0"/>
          <w:iCs w:val="0"/>
          <w:noProof/>
          <w:color w:val="auto"/>
          <w:sz w:val="24"/>
          <w:szCs w:val="24"/>
        </w:rPr>
      </w:pPr>
      <w:r>
        <w:rPr>
          <w:noProof/>
        </w:rPr>
        <w:t>TrdCapRptSideGrp component block</w:t>
      </w:r>
      <w:r>
        <w:rPr>
          <w:noProof/>
        </w:rPr>
        <w:tab/>
      </w:r>
      <w:r>
        <w:rPr>
          <w:noProof/>
        </w:rPr>
        <w:fldChar w:fldCharType="begin"/>
      </w:r>
      <w:r>
        <w:rPr>
          <w:noProof/>
        </w:rPr>
        <w:instrText xml:space="preserve"> PAGEREF _Toc227925071 \h </w:instrText>
      </w:r>
      <w:r>
        <w:rPr>
          <w:noProof/>
        </w:rPr>
      </w:r>
      <w:r>
        <w:rPr>
          <w:noProof/>
        </w:rPr>
        <w:fldChar w:fldCharType="separate"/>
      </w:r>
      <w:r w:rsidR="00C90C98">
        <w:rPr>
          <w:noProof/>
        </w:rPr>
        <w:t>97</w:t>
      </w:r>
      <w:r>
        <w:rPr>
          <w:noProof/>
        </w:rPr>
        <w:fldChar w:fldCharType="end"/>
      </w:r>
    </w:p>
    <w:p w14:paraId="72A6ACE6" w14:textId="77777777" w:rsidR="009E3F16" w:rsidRDefault="009E3F16">
      <w:pPr>
        <w:pStyle w:val="TOC3"/>
        <w:tabs>
          <w:tab w:val="right" w:leader="dot" w:pos="9352"/>
        </w:tabs>
        <w:rPr>
          <w:i w:val="0"/>
          <w:iCs w:val="0"/>
          <w:noProof/>
          <w:color w:val="auto"/>
          <w:sz w:val="24"/>
          <w:szCs w:val="24"/>
        </w:rPr>
      </w:pPr>
      <w:r>
        <w:rPr>
          <w:noProof/>
        </w:rPr>
        <w:t>TrdInstrmtLegGrp component block</w:t>
      </w:r>
      <w:r>
        <w:rPr>
          <w:noProof/>
        </w:rPr>
        <w:tab/>
      </w:r>
      <w:r>
        <w:rPr>
          <w:noProof/>
        </w:rPr>
        <w:fldChar w:fldCharType="begin"/>
      </w:r>
      <w:r>
        <w:rPr>
          <w:noProof/>
        </w:rPr>
        <w:instrText xml:space="preserve"> PAGEREF _Toc227925072 \h </w:instrText>
      </w:r>
      <w:r>
        <w:rPr>
          <w:noProof/>
        </w:rPr>
      </w:r>
      <w:r>
        <w:rPr>
          <w:noProof/>
        </w:rPr>
        <w:fldChar w:fldCharType="separate"/>
      </w:r>
      <w:r w:rsidR="00C90C98">
        <w:rPr>
          <w:noProof/>
        </w:rPr>
        <w:t>100</w:t>
      </w:r>
      <w:r>
        <w:rPr>
          <w:noProof/>
        </w:rPr>
        <w:fldChar w:fldCharType="end"/>
      </w:r>
    </w:p>
    <w:p w14:paraId="7F43F926" w14:textId="77777777" w:rsidR="009E3F16" w:rsidRDefault="009E3F16">
      <w:pPr>
        <w:pStyle w:val="TOC3"/>
        <w:tabs>
          <w:tab w:val="right" w:leader="dot" w:pos="9352"/>
        </w:tabs>
        <w:rPr>
          <w:i w:val="0"/>
          <w:iCs w:val="0"/>
          <w:noProof/>
          <w:color w:val="auto"/>
          <w:sz w:val="24"/>
          <w:szCs w:val="24"/>
        </w:rPr>
      </w:pPr>
      <w:r>
        <w:rPr>
          <w:noProof/>
        </w:rPr>
        <w:t>TrdCapDtGrp component block</w:t>
      </w:r>
      <w:r>
        <w:rPr>
          <w:noProof/>
        </w:rPr>
        <w:tab/>
      </w:r>
      <w:r>
        <w:rPr>
          <w:noProof/>
        </w:rPr>
        <w:fldChar w:fldCharType="begin"/>
      </w:r>
      <w:r>
        <w:rPr>
          <w:noProof/>
        </w:rPr>
        <w:instrText xml:space="preserve"> PAGEREF _Toc227925073 \h </w:instrText>
      </w:r>
      <w:r>
        <w:rPr>
          <w:noProof/>
        </w:rPr>
      </w:r>
      <w:r>
        <w:rPr>
          <w:noProof/>
        </w:rPr>
        <w:fldChar w:fldCharType="separate"/>
      </w:r>
      <w:r w:rsidR="00C90C98">
        <w:rPr>
          <w:noProof/>
        </w:rPr>
        <w:t>101</w:t>
      </w:r>
      <w:r>
        <w:rPr>
          <w:noProof/>
        </w:rPr>
        <w:fldChar w:fldCharType="end"/>
      </w:r>
    </w:p>
    <w:p w14:paraId="6DBA21E9" w14:textId="65A4EC2E" w:rsidR="009E3F16" w:rsidRDefault="009E3F16">
      <w:pPr>
        <w:pStyle w:val="TOC3"/>
        <w:tabs>
          <w:tab w:val="right" w:leader="dot" w:pos="9352"/>
        </w:tabs>
        <w:rPr>
          <w:i w:val="0"/>
          <w:iCs w:val="0"/>
          <w:noProof/>
          <w:color w:val="auto"/>
          <w:sz w:val="24"/>
          <w:szCs w:val="24"/>
        </w:rPr>
      </w:pPr>
      <w:r>
        <w:rPr>
          <w:noProof/>
        </w:rPr>
        <w:t>TrdCapRptAckSideGrp component block</w:t>
      </w:r>
      <w:r>
        <w:rPr>
          <w:noProof/>
        </w:rPr>
        <w:tab/>
      </w:r>
      <w:r>
        <w:rPr>
          <w:noProof/>
        </w:rPr>
        <w:fldChar w:fldCharType="begin"/>
      </w:r>
      <w:r>
        <w:rPr>
          <w:noProof/>
        </w:rPr>
        <w:instrText xml:space="preserve"> PAGEREF _Toc227925074 \h </w:instrText>
      </w:r>
      <w:r>
        <w:rPr>
          <w:noProof/>
        </w:rPr>
      </w:r>
      <w:r>
        <w:rPr>
          <w:noProof/>
        </w:rPr>
        <w:fldChar w:fldCharType="separate"/>
      </w:r>
      <w:r w:rsidR="00C90C98">
        <w:rPr>
          <w:noProof/>
        </w:rPr>
        <w:t>101</w:t>
      </w:r>
      <w:r>
        <w:rPr>
          <w:noProof/>
        </w:rPr>
        <w:fldChar w:fldCharType="end"/>
      </w:r>
    </w:p>
    <w:p w14:paraId="18B3D245" w14:textId="77777777" w:rsidR="009E3F16" w:rsidRDefault="009E3F16">
      <w:pPr>
        <w:pStyle w:val="TOC3"/>
        <w:tabs>
          <w:tab w:val="right" w:leader="dot" w:pos="9352"/>
        </w:tabs>
        <w:rPr>
          <w:i w:val="0"/>
          <w:iCs w:val="0"/>
          <w:noProof/>
          <w:color w:val="auto"/>
          <w:sz w:val="24"/>
          <w:szCs w:val="24"/>
        </w:rPr>
      </w:pPr>
      <w:r>
        <w:rPr>
          <w:noProof/>
        </w:rPr>
        <w:t>UnderlyingLegSecurityAltIDGrp component block</w:t>
      </w:r>
      <w:r>
        <w:rPr>
          <w:noProof/>
        </w:rPr>
        <w:tab/>
      </w:r>
      <w:r>
        <w:rPr>
          <w:noProof/>
        </w:rPr>
        <w:fldChar w:fldCharType="begin"/>
      </w:r>
      <w:r>
        <w:rPr>
          <w:noProof/>
        </w:rPr>
        <w:instrText xml:space="preserve"> PAGEREF _Toc227925075 \h </w:instrText>
      </w:r>
      <w:r>
        <w:rPr>
          <w:noProof/>
        </w:rPr>
      </w:r>
      <w:r>
        <w:rPr>
          <w:noProof/>
        </w:rPr>
        <w:fldChar w:fldCharType="separate"/>
      </w:r>
      <w:r w:rsidR="00C90C98">
        <w:rPr>
          <w:noProof/>
        </w:rPr>
        <w:t>104</w:t>
      </w:r>
      <w:r>
        <w:rPr>
          <w:noProof/>
        </w:rPr>
        <w:fldChar w:fldCharType="end"/>
      </w:r>
    </w:p>
    <w:p w14:paraId="459666D3" w14:textId="68243179" w:rsidR="009E3F16" w:rsidRDefault="009E3F16">
      <w:pPr>
        <w:pStyle w:val="TOC3"/>
        <w:tabs>
          <w:tab w:val="right" w:leader="dot" w:pos="9352"/>
        </w:tabs>
        <w:rPr>
          <w:i w:val="0"/>
          <w:iCs w:val="0"/>
          <w:noProof/>
          <w:color w:val="auto"/>
          <w:sz w:val="24"/>
          <w:szCs w:val="24"/>
        </w:rPr>
      </w:pPr>
      <w:r>
        <w:rPr>
          <w:noProof/>
        </w:rPr>
        <w:t>TradeCapLegUnderlyingsGrp component block</w:t>
      </w:r>
      <w:r>
        <w:rPr>
          <w:noProof/>
        </w:rPr>
        <w:tab/>
      </w:r>
      <w:r>
        <w:rPr>
          <w:noProof/>
        </w:rPr>
        <w:fldChar w:fldCharType="begin"/>
      </w:r>
      <w:r>
        <w:rPr>
          <w:noProof/>
        </w:rPr>
        <w:instrText xml:space="preserve"> PAGEREF _Toc227925076 \h </w:instrText>
      </w:r>
      <w:r>
        <w:rPr>
          <w:noProof/>
        </w:rPr>
      </w:r>
      <w:r>
        <w:rPr>
          <w:noProof/>
        </w:rPr>
        <w:fldChar w:fldCharType="separate"/>
      </w:r>
      <w:r w:rsidR="00C90C98">
        <w:rPr>
          <w:noProof/>
        </w:rPr>
        <w:t>104</w:t>
      </w:r>
      <w:r>
        <w:rPr>
          <w:noProof/>
        </w:rPr>
        <w:fldChar w:fldCharType="end"/>
      </w:r>
    </w:p>
    <w:p w14:paraId="35F38A9D" w14:textId="77777777" w:rsidR="009E3F16" w:rsidRDefault="009E3F16">
      <w:pPr>
        <w:pStyle w:val="TOC3"/>
        <w:tabs>
          <w:tab w:val="right" w:leader="dot" w:pos="9352"/>
        </w:tabs>
        <w:rPr>
          <w:i w:val="0"/>
          <w:iCs w:val="0"/>
          <w:noProof/>
          <w:color w:val="auto"/>
          <w:sz w:val="24"/>
          <w:szCs w:val="24"/>
        </w:rPr>
      </w:pPr>
      <w:r>
        <w:rPr>
          <w:noProof/>
        </w:rPr>
        <w:t>TrdRepIndicatorsGrp component block</w:t>
      </w:r>
      <w:r>
        <w:rPr>
          <w:noProof/>
        </w:rPr>
        <w:tab/>
      </w:r>
      <w:r>
        <w:rPr>
          <w:noProof/>
        </w:rPr>
        <w:fldChar w:fldCharType="begin"/>
      </w:r>
      <w:r>
        <w:rPr>
          <w:noProof/>
        </w:rPr>
        <w:instrText xml:space="preserve"> PAGEREF _Toc227925077 \h </w:instrText>
      </w:r>
      <w:r>
        <w:rPr>
          <w:noProof/>
        </w:rPr>
      </w:r>
      <w:r>
        <w:rPr>
          <w:noProof/>
        </w:rPr>
        <w:fldChar w:fldCharType="separate"/>
      </w:r>
      <w:r w:rsidR="00C90C98">
        <w:rPr>
          <w:noProof/>
        </w:rPr>
        <w:t>105</w:t>
      </w:r>
      <w:r>
        <w:rPr>
          <w:noProof/>
        </w:rPr>
        <w:fldChar w:fldCharType="end"/>
      </w:r>
    </w:p>
    <w:p w14:paraId="5B197A55" w14:textId="77777777" w:rsidR="009E3F16" w:rsidRDefault="009E3F16">
      <w:pPr>
        <w:pStyle w:val="TOC3"/>
        <w:tabs>
          <w:tab w:val="right" w:leader="dot" w:pos="9352"/>
        </w:tabs>
        <w:rPr>
          <w:i w:val="0"/>
          <w:iCs w:val="0"/>
          <w:noProof/>
          <w:color w:val="auto"/>
          <w:sz w:val="24"/>
          <w:szCs w:val="24"/>
        </w:rPr>
      </w:pPr>
      <w:r>
        <w:rPr>
          <w:noProof/>
        </w:rPr>
        <w:t>UnderlyingLegInstrument component block</w:t>
      </w:r>
      <w:r>
        <w:rPr>
          <w:noProof/>
        </w:rPr>
        <w:tab/>
      </w:r>
      <w:r>
        <w:rPr>
          <w:noProof/>
        </w:rPr>
        <w:fldChar w:fldCharType="begin"/>
      </w:r>
      <w:r>
        <w:rPr>
          <w:noProof/>
        </w:rPr>
        <w:instrText xml:space="preserve"> PAGEREF _Toc227925078 \h </w:instrText>
      </w:r>
      <w:r>
        <w:rPr>
          <w:noProof/>
        </w:rPr>
      </w:r>
      <w:r>
        <w:rPr>
          <w:noProof/>
        </w:rPr>
        <w:fldChar w:fldCharType="separate"/>
      </w:r>
      <w:r w:rsidR="00C90C98">
        <w:rPr>
          <w:noProof/>
        </w:rPr>
        <w:t>105</w:t>
      </w:r>
      <w:r>
        <w:rPr>
          <w:noProof/>
        </w:rPr>
        <w:fldChar w:fldCharType="end"/>
      </w:r>
    </w:p>
    <w:p w14:paraId="7B76EBC9" w14:textId="77777777" w:rsidR="009E3F16" w:rsidRDefault="009E3F16">
      <w:pPr>
        <w:pStyle w:val="TOC3"/>
        <w:tabs>
          <w:tab w:val="right" w:leader="dot" w:pos="9352"/>
        </w:tabs>
        <w:rPr>
          <w:i w:val="0"/>
          <w:iCs w:val="0"/>
          <w:noProof/>
          <w:color w:val="auto"/>
          <w:sz w:val="24"/>
          <w:szCs w:val="24"/>
        </w:rPr>
      </w:pPr>
      <w:r>
        <w:rPr>
          <w:noProof/>
        </w:rPr>
        <w:t>TradeReportOrderDetail component block</w:t>
      </w:r>
      <w:r>
        <w:rPr>
          <w:noProof/>
        </w:rPr>
        <w:tab/>
      </w:r>
      <w:r>
        <w:rPr>
          <w:noProof/>
        </w:rPr>
        <w:fldChar w:fldCharType="begin"/>
      </w:r>
      <w:r>
        <w:rPr>
          <w:noProof/>
        </w:rPr>
        <w:instrText xml:space="preserve"> PAGEREF _Toc227925079 \h </w:instrText>
      </w:r>
      <w:r>
        <w:rPr>
          <w:noProof/>
        </w:rPr>
      </w:r>
      <w:r>
        <w:rPr>
          <w:noProof/>
        </w:rPr>
        <w:fldChar w:fldCharType="separate"/>
      </w:r>
      <w:r w:rsidR="00C90C98">
        <w:rPr>
          <w:noProof/>
        </w:rPr>
        <w:t>106</w:t>
      </w:r>
      <w:r>
        <w:rPr>
          <w:noProof/>
        </w:rPr>
        <w:fldChar w:fldCharType="end"/>
      </w:r>
    </w:p>
    <w:p w14:paraId="1C408737" w14:textId="77777777" w:rsidR="009E3F16" w:rsidRDefault="009E3F16">
      <w:pPr>
        <w:pStyle w:val="TOC2"/>
        <w:tabs>
          <w:tab w:val="right" w:leader="dot" w:pos="9352"/>
        </w:tabs>
        <w:rPr>
          <w:smallCaps w:val="0"/>
          <w:noProof/>
          <w:color w:val="auto"/>
          <w:sz w:val="24"/>
          <w:szCs w:val="24"/>
        </w:rPr>
      </w:pPr>
      <w:r>
        <w:rPr>
          <w:noProof/>
        </w:rPr>
        <w:t>Trade Capture Report Request</w:t>
      </w:r>
      <w:r>
        <w:rPr>
          <w:noProof/>
        </w:rPr>
        <w:tab/>
      </w:r>
      <w:r>
        <w:rPr>
          <w:noProof/>
        </w:rPr>
        <w:fldChar w:fldCharType="begin"/>
      </w:r>
      <w:r>
        <w:rPr>
          <w:noProof/>
        </w:rPr>
        <w:instrText xml:space="preserve"> PAGEREF _Toc227925080 \h </w:instrText>
      </w:r>
      <w:r>
        <w:rPr>
          <w:noProof/>
        </w:rPr>
      </w:r>
      <w:r>
        <w:rPr>
          <w:noProof/>
        </w:rPr>
        <w:fldChar w:fldCharType="separate"/>
      </w:r>
      <w:r w:rsidR="00C90C98">
        <w:rPr>
          <w:noProof/>
        </w:rPr>
        <w:t>108</w:t>
      </w:r>
      <w:r>
        <w:rPr>
          <w:noProof/>
        </w:rPr>
        <w:fldChar w:fldCharType="end"/>
      </w:r>
    </w:p>
    <w:p w14:paraId="729012EF" w14:textId="77777777" w:rsidR="009E3F16" w:rsidRDefault="009E3F16">
      <w:pPr>
        <w:pStyle w:val="TOC2"/>
        <w:tabs>
          <w:tab w:val="right" w:leader="dot" w:pos="9352"/>
        </w:tabs>
        <w:rPr>
          <w:smallCaps w:val="0"/>
          <w:noProof/>
          <w:color w:val="auto"/>
          <w:sz w:val="24"/>
          <w:szCs w:val="24"/>
        </w:rPr>
      </w:pPr>
      <w:r>
        <w:rPr>
          <w:noProof/>
        </w:rPr>
        <w:t>Trade Capture Report Request Ack</w:t>
      </w:r>
      <w:r>
        <w:rPr>
          <w:noProof/>
        </w:rPr>
        <w:tab/>
      </w:r>
      <w:r>
        <w:rPr>
          <w:noProof/>
        </w:rPr>
        <w:fldChar w:fldCharType="begin"/>
      </w:r>
      <w:r>
        <w:rPr>
          <w:noProof/>
        </w:rPr>
        <w:instrText xml:space="preserve"> PAGEREF _Toc227925081 \h </w:instrText>
      </w:r>
      <w:r>
        <w:rPr>
          <w:noProof/>
        </w:rPr>
      </w:r>
      <w:r>
        <w:rPr>
          <w:noProof/>
        </w:rPr>
        <w:fldChar w:fldCharType="separate"/>
      </w:r>
      <w:r w:rsidR="00C90C98">
        <w:rPr>
          <w:noProof/>
        </w:rPr>
        <w:t>112</w:t>
      </w:r>
      <w:r>
        <w:rPr>
          <w:noProof/>
        </w:rPr>
        <w:fldChar w:fldCharType="end"/>
      </w:r>
    </w:p>
    <w:p w14:paraId="1C333F61" w14:textId="77777777" w:rsidR="009E3F16" w:rsidRDefault="009E3F16">
      <w:pPr>
        <w:pStyle w:val="TOC2"/>
        <w:tabs>
          <w:tab w:val="right" w:leader="dot" w:pos="9352"/>
        </w:tabs>
        <w:rPr>
          <w:smallCaps w:val="0"/>
          <w:noProof/>
          <w:color w:val="auto"/>
          <w:sz w:val="24"/>
          <w:szCs w:val="24"/>
        </w:rPr>
      </w:pPr>
      <w:r>
        <w:rPr>
          <w:noProof/>
        </w:rPr>
        <w:t>Trade Capture Report</w:t>
      </w:r>
      <w:r>
        <w:rPr>
          <w:noProof/>
        </w:rPr>
        <w:tab/>
      </w:r>
      <w:r>
        <w:rPr>
          <w:noProof/>
        </w:rPr>
        <w:fldChar w:fldCharType="begin"/>
      </w:r>
      <w:r>
        <w:rPr>
          <w:noProof/>
        </w:rPr>
        <w:instrText xml:space="preserve"> PAGEREF _Toc227925082 \h </w:instrText>
      </w:r>
      <w:r>
        <w:rPr>
          <w:noProof/>
        </w:rPr>
      </w:r>
      <w:r>
        <w:rPr>
          <w:noProof/>
        </w:rPr>
        <w:fldChar w:fldCharType="separate"/>
      </w:r>
      <w:r w:rsidR="00C90C98">
        <w:rPr>
          <w:noProof/>
        </w:rPr>
        <w:t>114</w:t>
      </w:r>
      <w:r>
        <w:rPr>
          <w:noProof/>
        </w:rPr>
        <w:fldChar w:fldCharType="end"/>
      </w:r>
    </w:p>
    <w:p w14:paraId="75133D15" w14:textId="77777777" w:rsidR="009E3F16" w:rsidRDefault="009E3F16">
      <w:pPr>
        <w:pStyle w:val="TOC2"/>
        <w:tabs>
          <w:tab w:val="right" w:leader="dot" w:pos="9352"/>
        </w:tabs>
        <w:rPr>
          <w:smallCaps w:val="0"/>
          <w:noProof/>
          <w:color w:val="auto"/>
          <w:sz w:val="24"/>
          <w:szCs w:val="24"/>
        </w:rPr>
      </w:pPr>
      <w:r>
        <w:rPr>
          <w:noProof/>
        </w:rPr>
        <w:t>Trade Capture Report Ack</w:t>
      </w:r>
      <w:r>
        <w:rPr>
          <w:noProof/>
        </w:rPr>
        <w:tab/>
      </w:r>
      <w:r>
        <w:rPr>
          <w:noProof/>
        </w:rPr>
        <w:fldChar w:fldCharType="begin"/>
      </w:r>
      <w:r>
        <w:rPr>
          <w:noProof/>
        </w:rPr>
        <w:instrText xml:space="preserve"> PAGEREF _Toc227925083 \h </w:instrText>
      </w:r>
      <w:r>
        <w:rPr>
          <w:noProof/>
        </w:rPr>
      </w:r>
      <w:r>
        <w:rPr>
          <w:noProof/>
        </w:rPr>
        <w:fldChar w:fldCharType="separate"/>
      </w:r>
      <w:r w:rsidR="00C90C98">
        <w:rPr>
          <w:noProof/>
        </w:rPr>
        <w:t>119</w:t>
      </w:r>
      <w:r>
        <w:rPr>
          <w:noProof/>
        </w:rPr>
        <w:fldChar w:fldCharType="end"/>
      </w:r>
    </w:p>
    <w:p w14:paraId="7E1B4E74" w14:textId="77777777" w:rsidR="009E3F16" w:rsidRDefault="009E3F16">
      <w:pPr>
        <w:pStyle w:val="TOC1"/>
        <w:tabs>
          <w:tab w:val="right" w:leader="dot" w:pos="9352"/>
        </w:tabs>
        <w:rPr>
          <w:b w:val="0"/>
          <w:bCs w:val="0"/>
          <w:caps w:val="0"/>
          <w:noProof/>
          <w:color w:val="auto"/>
          <w:sz w:val="24"/>
          <w:szCs w:val="24"/>
        </w:rPr>
      </w:pPr>
      <w:r>
        <w:rPr>
          <w:noProof/>
        </w:rPr>
        <w:t>CATEGORY:  REGISTRATION INSTRUCTIONS</w:t>
      </w:r>
      <w:r>
        <w:rPr>
          <w:noProof/>
        </w:rPr>
        <w:tab/>
      </w:r>
      <w:r>
        <w:rPr>
          <w:noProof/>
        </w:rPr>
        <w:fldChar w:fldCharType="begin"/>
      </w:r>
      <w:r>
        <w:rPr>
          <w:noProof/>
        </w:rPr>
        <w:instrText xml:space="preserve"> PAGEREF _Toc227925084 \h </w:instrText>
      </w:r>
      <w:r>
        <w:rPr>
          <w:noProof/>
        </w:rPr>
      </w:r>
      <w:r>
        <w:rPr>
          <w:noProof/>
        </w:rPr>
        <w:fldChar w:fldCharType="separate"/>
      </w:r>
      <w:r w:rsidR="00C90C98">
        <w:rPr>
          <w:noProof/>
        </w:rPr>
        <w:t>123</w:t>
      </w:r>
      <w:r>
        <w:rPr>
          <w:noProof/>
        </w:rPr>
        <w:fldChar w:fldCharType="end"/>
      </w:r>
    </w:p>
    <w:p w14:paraId="789DB3D8" w14:textId="77777777" w:rsidR="009E3F16" w:rsidRDefault="009E3F16">
      <w:pPr>
        <w:pStyle w:val="TOC2"/>
        <w:tabs>
          <w:tab w:val="right" w:leader="dot" w:pos="9352"/>
        </w:tabs>
        <w:rPr>
          <w:smallCaps w:val="0"/>
          <w:noProof/>
          <w:color w:val="auto"/>
          <w:sz w:val="24"/>
          <w:szCs w:val="24"/>
        </w:rPr>
      </w:pPr>
      <w:r>
        <w:rPr>
          <w:noProof/>
        </w:rPr>
        <w:t>Registration Instructions Component Block</w:t>
      </w:r>
      <w:r>
        <w:rPr>
          <w:noProof/>
        </w:rPr>
        <w:tab/>
      </w:r>
      <w:r>
        <w:rPr>
          <w:noProof/>
        </w:rPr>
        <w:fldChar w:fldCharType="begin"/>
      </w:r>
      <w:r>
        <w:rPr>
          <w:noProof/>
        </w:rPr>
        <w:instrText xml:space="preserve"> PAGEREF _Toc227925085 \h </w:instrText>
      </w:r>
      <w:r>
        <w:rPr>
          <w:noProof/>
        </w:rPr>
      </w:r>
      <w:r>
        <w:rPr>
          <w:noProof/>
        </w:rPr>
        <w:fldChar w:fldCharType="separate"/>
      </w:r>
      <w:r w:rsidR="00C90C98">
        <w:rPr>
          <w:noProof/>
        </w:rPr>
        <w:t>123</w:t>
      </w:r>
      <w:r>
        <w:rPr>
          <w:noProof/>
        </w:rPr>
        <w:fldChar w:fldCharType="end"/>
      </w:r>
    </w:p>
    <w:p w14:paraId="55096179" w14:textId="77777777" w:rsidR="009E3F16" w:rsidRDefault="009E3F16">
      <w:pPr>
        <w:pStyle w:val="TOC3"/>
        <w:tabs>
          <w:tab w:val="right" w:leader="dot" w:pos="9352"/>
        </w:tabs>
        <w:rPr>
          <w:i w:val="0"/>
          <w:iCs w:val="0"/>
          <w:noProof/>
          <w:color w:val="auto"/>
          <w:sz w:val="24"/>
          <w:szCs w:val="24"/>
        </w:rPr>
      </w:pPr>
      <w:r>
        <w:rPr>
          <w:noProof/>
        </w:rPr>
        <w:lastRenderedPageBreak/>
        <w:t>RgstDistInstGrp component block</w:t>
      </w:r>
      <w:r>
        <w:rPr>
          <w:noProof/>
        </w:rPr>
        <w:tab/>
      </w:r>
      <w:r>
        <w:rPr>
          <w:noProof/>
        </w:rPr>
        <w:fldChar w:fldCharType="begin"/>
      </w:r>
      <w:r>
        <w:rPr>
          <w:noProof/>
        </w:rPr>
        <w:instrText xml:space="preserve"> PAGEREF _Toc227925086 \h </w:instrText>
      </w:r>
      <w:r>
        <w:rPr>
          <w:noProof/>
        </w:rPr>
      </w:r>
      <w:r>
        <w:rPr>
          <w:noProof/>
        </w:rPr>
        <w:fldChar w:fldCharType="separate"/>
      </w:r>
      <w:r w:rsidR="00C90C98">
        <w:rPr>
          <w:noProof/>
        </w:rPr>
        <w:t>123</w:t>
      </w:r>
      <w:r>
        <w:rPr>
          <w:noProof/>
        </w:rPr>
        <w:fldChar w:fldCharType="end"/>
      </w:r>
    </w:p>
    <w:p w14:paraId="63ED5079" w14:textId="77777777" w:rsidR="009E3F16" w:rsidRDefault="009E3F16">
      <w:pPr>
        <w:pStyle w:val="TOC3"/>
        <w:tabs>
          <w:tab w:val="right" w:leader="dot" w:pos="9352"/>
        </w:tabs>
        <w:rPr>
          <w:i w:val="0"/>
          <w:iCs w:val="0"/>
          <w:noProof/>
          <w:color w:val="auto"/>
          <w:sz w:val="24"/>
          <w:szCs w:val="24"/>
        </w:rPr>
      </w:pPr>
      <w:r>
        <w:rPr>
          <w:noProof/>
        </w:rPr>
        <w:t>RgstDtlsGrp component block</w:t>
      </w:r>
      <w:r>
        <w:rPr>
          <w:noProof/>
        </w:rPr>
        <w:tab/>
      </w:r>
      <w:r>
        <w:rPr>
          <w:noProof/>
        </w:rPr>
        <w:fldChar w:fldCharType="begin"/>
      </w:r>
      <w:r>
        <w:rPr>
          <w:noProof/>
        </w:rPr>
        <w:instrText xml:space="preserve"> PAGEREF _Toc227925087 \h </w:instrText>
      </w:r>
      <w:r>
        <w:rPr>
          <w:noProof/>
        </w:rPr>
      </w:r>
      <w:r>
        <w:rPr>
          <w:noProof/>
        </w:rPr>
        <w:fldChar w:fldCharType="separate"/>
      </w:r>
      <w:r w:rsidR="00C90C98">
        <w:rPr>
          <w:noProof/>
        </w:rPr>
        <w:t>123</w:t>
      </w:r>
      <w:r>
        <w:rPr>
          <w:noProof/>
        </w:rPr>
        <w:fldChar w:fldCharType="end"/>
      </w:r>
    </w:p>
    <w:p w14:paraId="223512EB" w14:textId="77777777" w:rsidR="009E3F16" w:rsidRDefault="009E3F16">
      <w:pPr>
        <w:pStyle w:val="TOC2"/>
        <w:tabs>
          <w:tab w:val="right" w:leader="dot" w:pos="9352"/>
        </w:tabs>
        <w:rPr>
          <w:smallCaps w:val="0"/>
          <w:noProof/>
          <w:color w:val="auto"/>
          <w:sz w:val="24"/>
          <w:szCs w:val="24"/>
        </w:rPr>
      </w:pPr>
      <w:r>
        <w:rPr>
          <w:noProof/>
        </w:rPr>
        <w:t>Registration Instructions</w:t>
      </w:r>
      <w:r>
        <w:rPr>
          <w:noProof/>
        </w:rPr>
        <w:tab/>
      </w:r>
      <w:r>
        <w:rPr>
          <w:noProof/>
        </w:rPr>
        <w:fldChar w:fldCharType="begin"/>
      </w:r>
      <w:r>
        <w:rPr>
          <w:noProof/>
        </w:rPr>
        <w:instrText xml:space="preserve"> PAGEREF _Toc227925088 \h </w:instrText>
      </w:r>
      <w:r>
        <w:rPr>
          <w:noProof/>
        </w:rPr>
      </w:r>
      <w:r>
        <w:rPr>
          <w:noProof/>
        </w:rPr>
        <w:fldChar w:fldCharType="separate"/>
      </w:r>
      <w:r w:rsidR="00C90C98">
        <w:rPr>
          <w:noProof/>
        </w:rPr>
        <w:t>124</w:t>
      </w:r>
      <w:r>
        <w:rPr>
          <w:noProof/>
        </w:rPr>
        <w:fldChar w:fldCharType="end"/>
      </w:r>
    </w:p>
    <w:p w14:paraId="6923767E" w14:textId="77777777" w:rsidR="009E3F16" w:rsidRDefault="009E3F16">
      <w:pPr>
        <w:pStyle w:val="TOC2"/>
        <w:tabs>
          <w:tab w:val="right" w:leader="dot" w:pos="9352"/>
        </w:tabs>
        <w:rPr>
          <w:smallCaps w:val="0"/>
          <w:noProof/>
          <w:color w:val="auto"/>
          <w:sz w:val="24"/>
          <w:szCs w:val="24"/>
        </w:rPr>
      </w:pPr>
      <w:r>
        <w:rPr>
          <w:noProof/>
        </w:rPr>
        <w:t>Registration Instructions Response</w:t>
      </w:r>
      <w:r>
        <w:rPr>
          <w:noProof/>
        </w:rPr>
        <w:tab/>
      </w:r>
      <w:r>
        <w:rPr>
          <w:noProof/>
        </w:rPr>
        <w:fldChar w:fldCharType="begin"/>
      </w:r>
      <w:r>
        <w:rPr>
          <w:noProof/>
        </w:rPr>
        <w:instrText xml:space="preserve"> PAGEREF _Toc227925089 \h </w:instrText>
      </w:r>
      <w:r>
        <w:rPr>
          <w:noProof/>
        </w:rPr>
      </w:r>
      <w:r>
        <w:rPr>
          <w:noProof/>
        </w:rPr>
        <w:fldChar w:fldCharType="separate"/>
      </w:r>
      <w:r w:rsidR="00C90C98">
        <w:rPr>
          <w:noProof/>
        </w:rPr>
        <w:t>126</w:t>
      </w:r>
      <w:r>
        <w:rPr>
          <w:noProof/>
        </w:rPr>
        <w:fldChar w:fldCharType="end"/>
      </w:r>
    </w:p>
    <w:p w14:paraId="1085B7A9" w14:textId="77777777" w:rsidR="009E3F16" w:rsidRDefault="009E3F16">
      <w:pPr>
        <w:pStyle w:val="TOC1"/>
        <w:tabs>
          <w:tab w:val="right" w:leader="dot" w:pos="9352"/>
        </w:tabs>
        <w:rPr>
          <w:b w:val="0"/>
          <w:bCs w:val="0"/>
          <w:caps w:val="0"/>
          <w:noProof/>
          <w:color w:val="auto"/>
          <w:sz w:val="24"/>
          <w:szCs w:val="24"/>
        </w:rPr>
      </w:pPr>
      <w:r>
        <w:rPr>
          <w:noProof/>
        </w:rPr>
        <w:t>CATEGORY:  POSITIONS MAINTENANCE</w:t>
      </w:r>
      <w:r>
        <w:rPr>
          <w:noProof/>
        </w:rPr>
        <w:tab/>
      </w:r>
      <w:r>
        <w:rPr>
          <w:noProof/>
        </w:rPr>
        <w:fldChar w:fldCharType="begin"/>
      </w:r>
      <w:r>
        <w:rPr>
          <w:noProof/>
        </w:rPr>
        <w:instrText xml:space="preserve"> PAGEREF _Toc227925090 \h </w:instrText>
      </w:r>
      <w:r>
        <w:rPr>
          <w:noProof/>
        </w:rPr>
      </w:r>
      <w:r>
        <w:rPr>
          <w:noProof/>
        </w:rPr>
        <w:fldChar w:fldCharType="separate"/>
      </w:r>
      <w:r w:rsidR="00C90C98">
        <w:rPr>
          <w:noProof/>
        </w:rPr>
        <w:t>128</w:t>
      </w:r>
      <w:r>
        <w:rPr>
          <w:noProof/>
        </w:rPr>
        <w:fldChar w:fldCharType="end"/>
      </w:r>
    </w:p>
    <w:p w14:paraId="74E399D8" w14:textId="77777777" w:rsidR="009E3F16" w:rsidRDefault="009E3F16">
      <w:pPr>
        <w:pStyle w:val="TOC2"/>
        <w:tabs>
          <w:tab w:val="right" w:leader="dot" w:pos="9352"/>
        </w:tabs>
        <w:rPr>
          <w:smallCaps w:val="0"/>
          <w:noProof/>
          <w:color w:val="auto"/>
          <w:sz w:val="24"/>
          <w:szCs w:val="24"/>
        </w:rPr>
      </w:pPr>
      <w:r>
        <w:rPr>
          <w:noProof/>
        </w:rPr>
        <w:t>Overview</w:t>
      </w:r>
      <w:r>
        <w:rPr>
          <w:noProof/>
        </w:rPr>
        <w:tab/>
      </w:r>
      <w:r>
        <w:rPr>
          <w:noProof/>
        </w:rPr>
        <w:fldChar w:fldCharType="begin"/>
      </w:r>
      <w:r>
        <w:rPr>
          <w:noProof/>
        </w:rPr>
        <w:instrText xml:space="preserve"> PAGEREF _Toc227925091 \h </w:instrText>
      </w:r>
      <w:r>
        <w:rPr>
          <w:noProof/>
        </w:rPr>
      </w:r>
      <w:r>
        <w:rPr>
          <w:noProof/>
        </w:rPr>
        <w:fldChar w:fldCharType="separate"/>
      </w:r>
      <w:r w:rsidR="00C90C98">
        <w:rPr>
          <w:noProof/>
        </w:rPr>
        <w:t>128</w:t>
      </w:r>
      <w:r>
        <w:rPr>
          <w:noProof/>
        </w:rPr>
        <w:fldChar w:fldCharType="end"/>
      </w:r>
    </w:p>
    <w:p w14:paraId="5A91F04C" w14:textId="77777777" w:rsidR="009E3F16" w:rsidRDefault="009E3F16">
      <w:pPr>
        <w:pStyle w:val="TOC3"/>
        <w:tabs>
          <w:tab w:val="right" w:leader="dot" w:pos="9352"/>
        </w:tabs>
        <w:rPr>
          <w:i w:val="0"/>
          <w:iCs w:val="0"/>
          <w:noProof/>
          <w:color w:val="auto"/>
          <w:sz w:val="24"/>
          <w:szCs w:val="24"/>
        </w:rPr>
      </w:pPr>
      <w:r>
        <w:rPr>
          <w:noProof/>
        </w:rPr>
        <w:t>Clearing Services for Position Management</w:t>
      </w:r>
      <w:r>
        <w:rPr>
          <w:noProof/>
        </w:rPr>
        <w:tab/>
      </w:r>
      <w:r>
        <w:rPr>
          <w:noProof/>
        </w:rPr>
        <w:fldChar w:fldCharType="begin"/>
      </w:r>
      <w:r>
        <w:rPr>
          <w:noProof/>
        </w:rPr>
        <w:instrText xml:space="preserve"> PAGEREF _Toc227925092 \h </w:instrText>
      </w:r>
      <w:r>
        <w:rPr>
          <w:noProof/>
        </w:rPr>
      </w:r>
      <w:r>
        <w:rPr>
          <w:noProof/>
        </w:rPr>
        <w:fldChar w:fldCharType="separate"/>
      </w:r>
      <w:r w:rsidR="00C90C98">
        <w:rPr>
          <w:noProof/>
        </w:rPr>
        <w:t>128</w:t>
      </w:r>
      <w:r>
        <w:rPr>
          <w:noProof/>
        </w:rPr>
        <w:fldChar w:fldCharType="end"/>
      </w:r>
    </w:p>
    <w:p w14:paraId="2BBC8521" w14:textId="77777777" w:rsidR="009E3F16" w:rsidRDefault="009E3F16">
      <w:pPr>
        <w:pStyle w:val="TOC3"/>
        <w:tabs>
          <w:tab w:val="right" w:leader="dot" w:pos="9352"/>
        </w:tabs>
        <w:rPr>
          <w:i w:val="0"/>
          <w:iCs w:val="0"/>
          <w:noProof/>
          <w:color w:val="auto"/>
          <w:sz w:val="24"/>
          <w:szCs w:val="24"/>
        </w:rPr>
      </w:pPr>
      <w:r>
        <w:rPr>
          <w:noProof/>
        </w:rPr>
        <w:t>Clearing Services for Post-Trade Processing</w:t>
      </w:r>
      <w:r>
        <w:rPr>
          <w:noProof/>
        </w:rPr>
        <w:tab/>
      </w:r>
      <w:r>
        <w:rPr>
          <w:noProof/>
        </w:rPr>
        <w:fldChar w:fldCharType="begin"/>
      </w:r>
      <w:r>
        <w:rPr>
          <w:noProof/>
        </w:rPr>
        <w:instrText xml:space="preserve"> PAGEREF _Toc227925093 \h </w:instrText>
      </w:r>
      <w:r>
        <w:rPr>
          <w:noProof/>
        </w:rPr>
      </w:r>
      <w:r>
        <w:rPr>
          <w:noProof/>
        </w:rPr>
        <w:fldChar w:fldCharType="separate"/>
      </w:r>
      <w:r w:rsidR="00C90C98">
        <w:rPr>
          <w:noProof/>
        </w:rPr>
        <w:t>128</w:t>
      </w:r>
      <w:r>
        <w:rPr>
          <w:noProof/>
        </w:rPr>
        <w:fldChar w:fldCharType="end"/>
      </w:r>
    </w:p>
    <w:p w14:paraId="7A4BFD94" w14:textId="77777777" w:rsidR="009E3F16" w:rsidRDefault="009E3F16">
      <w:pPr>
        <w:pStyle w:val="TOC3"/>
        <w:tabs>
          <w:tab w:val="right" w:leader="dot" w:pos="9352"/>
        </w:tabs>
        <w:rPr>
          <w:i w:val="0"/>
          <w:iCs w:val="0"/>
          <w:noProof/>
          <w:color w:val="auto"/>
          <w:sz w:val="24"/>
          <w:szCs w:val="24"/>
        </w:rPr>
      </w:pPr>
      <w:r>
        <w:rPr>
          <w:noProof/>
        </w:rPr>
        <w:t>Position Maintenance Sequence Diagrams</w:t>
      </w:r>
      <w:r>
        <w:rPr>
          <w:noProof/>
        </w:rPr>
        <w:tab/>
      </w:r>
      <w:r>
        <w:rPr>
          <w:noProof/>
        </w:rPr>
        <w:fldChar w:fldCharType="begin"/>
      </w:r>
      <w:r>
        <w:rPr>
          <w:noProof/>
        </w:rPr>
        <w:instrText xml:space="preserve"> PAGEREF _Toc227925094 \h </w:instrText>
      </w:r>
      <w:r>
        <w:rPr>
          <w:noProof/>
        </w:rPr>
      </w:r>
      <w:r>
        <w:rPr>
          <w:noProof/>
        </w:rPr>
        <w:fldChar w:fldCharType="separate"/>
      </w:r>
      <w:r w:rsidR="00C90C98">
        <w:rPr>
          <w:noProof/>
        </w:rPr>
        <w:t>129</w:t>
      </w:r>
      <w:r>
        <w:rPr>
          <w:noProof/>
        </w:rPr>
        <w:fldChar w:fldCharType="end"/>
      </w:r>
    </w:p>
    <w:p w14:paraId="504C189E" w14:textId="77777777" w:rsidR="009E3F16" w:rsidRDefault="009E3F16">
      <w:pPr>
        <w:pStyle w:val="TOC4"/>
        <w:tabs>
          <w:tab w:val="right" w:leader="dot" w:pos="9352"/>
        </w:tabs>
        <w:rPr>
          <w:noProof/>
          <w:color w:val="auto"/>
          <w:sz w:val="24"/>
          <w:szCs w:val="24"/>
        </w:rPr>
      </w:pPr>
      <w:r>
        <w:rPr>
          <w:noProof/>
        </w:rPr>
        <w:t>Nominal Scenario - Valid Position Maintenance Request Accepted</w:t>
      </w:r>
      <w:r>
        <w:rPr>
          <w:noProof/>
        </w:rPr>
        <w:tab/>
      </w:r>
      <w:r>
        <w:rPr>
          <w:noProof/>
        </w:rPr>
        <w:fldChar w:fldCharType="begin"/>
      </w:r>
      <w:r>
        <w:rPr>
          <w:noProof/>
        </w:rPr>
        <w:instrText xml:space="preserve"> PAGEREF _Toc227925095 \h </w:instrText>
      </w:r>
      <w:r>
        <w:rPr>
          <w:noProof/>
        </w:rPr>
      </w:r>
      <w:r>
        <w:rPr>
          <w:noProof/>
        </w:rPr>
        <w:fldChar w:fldCharType="separate"/>
      </w:r>
      <w:r w:rsidR="00C90C98">
        <w:rPr>
          <w:noProof/>
        </w:rPr>
        <w:t>129</w:t>
      </w:r>
      <w:r>
        <w:rPr>
          <w:noProof/>
        </w:rPr>
        <w:fldChar w:fldCharType="end"/>
      </w:r>
    </w:p>
    <w:p w14:paraId="12593700" w14:textId="77777777" w:rsidR="009E3F16" w:rsidRDefault="009E3F16">
      <w:pPr>
        <w:pStyle w:val="TOC4"/>
        <w:tabs>
          <w:tab w:val="right" w:leader="dot" w:pos="9352"/>
        </w:tabs>
        <w:rPr>
          <w:noProof/>
          <w:color w:val="auto"/>
          <w:sz w:val="24"/>
          <w:szCs w:val="24"/>
        </w:rPr>
      </w:pPr>
      <w:r>
        <w:rPr>
          <w:noProof/>
        </w:rPr>
        <w:t>Alternative Scenario - Invalid Position Maintenance Request - Rejected</w:t>
      </w:r>
      <w:r>
        <w:rPr>
          <w:noProof/>
        </w:rPr>
        <w:tab/>
      </w:r>
      <w:r>
        <w:rPr>
          <w:noProof/>
        </w:rPr>
        <w:fldChar w:fldCharType="begin"/>
      </w:r>
      <w:r>
        <w:rPr>
          <w:noProof/>
        </w:rPr>
        <w:instrText xml:space="preserve"> PAGEREF _Toc227925096 \h </w:instrText>
      </w:r>
      <w:r>
        <w:rPr>
          <w:noProof/>
        </w:rPr>
      </w:r>
      <w:r>
        <w:rPr>
          <w:noProof/>
        </w:rPr>
        <w:fldChar w:fldCharType="separate"/>
      </w:r>
      <w:r w:rsidR="00C90C98">
        <w:rPr>
          <w:noProof/>
        </w:rPr>
        <w:t>129</w:t>
      </w:r>
      <w:r>
        <w:rPr>
          <w:noProof/>
        </w:rPr>
        <w:fldChar w:fldCharType="end"/>
      </w:r>
    </w:p>
    <w:p w14:paraId="039FA710" w14:textId="77777777" w:rsidR="009E3F16" w:rsidRDefault="009E3F16">
      <w:pPr>
        <w:pStyle w:val="TOC2"/>
        <w:tabs>
          <w:tab w:val="right" w:leader="dot" w:pos="9352"/>
        </w:tabs>
        <w:rPr>
          <w:smallCaps w:val="0"/>
          <w:noProof/>
          <w:color w:val="auto"/>
          <w:sz w:val="24"/>
          <w:szCs w:val="24"/>
        </w:rPr>
      </w:pPr>
      <w:r>
        <w:rPr>
          <w:noProof/>
        </w:rPr>
        <w:t>Position Maintenance Component Blocks</w:t>
      </w:r>
      <w:r>
        <w:rPr>
          <w:noProof/>
        </w:rPr>
        <w:tab/>
      </w:r>
      <w:r>
        <w:rPr>
          <w:noProof/>
        </w:rPr>
        <w:fldChar w:fldCharType="begin"/>
      </w:r>
      <w:r>
        <w:rPr>
          <w:noProof/>
        </w:rPr>
        <w:instrText xml:space="preserve"> PAGEREF _Toc227925097 \h </w:instrText>
      </w:r>
      <w:r>
        <w:rPr>
          <w:noProof/>
        </w:rPr>
      </w:r>
      <w:r>
        <w:rPr>
          <w:noProof/>
        </w:rPr>
        <w:fldChar w:fldCharType="separate"/>
      </w:r>
      <w:r w:rsidR="00C90C98">
        <w:rPr>
          <w:noProof/>
        </w:rPr>
        <w:t>130</w:t>
      </w:r>
      <w:r>
        <w:rPr>
          <w:noProof/>
        </w:rPr>
        <w:fldChar w:fldCharType="end"/>
      </w:r>
    </w:p>
    <w:p w14:paraId="1ED8BCCC" w14:textId="77777777" w:rsidR="009E3F16" w:rsidRDefault="009E3F16">
      <w:pPr>
        <w:pStyle w:val="TOC3"/>
        <w:tabs>
          <w:tab w:val="right" w:leader="dot" w:pos="9352"/>
        </w:tabs>
        <w:rPr>
          <w:i w:val="0"/>
          <w:iCs w:val="0"/>
          <w:noProof/>
          <w:color w:val="auto"/>
          <w:sz w:val="24"/>
          <w:szCs w:val="24"/>
        </w:rPr>
      </w:pPr>
      <w:r>
        <w:rPr>
          <w:noProof/>
        </w:rPr>
        <w:t>UnderlyingAmount component block</w:t>
      </w:r>
      <w:r>
        <w:rPr>
          <w:noProof/>
        </w:rPr>
        <w:tab/>
      </w:r>
      <w:r>
        <w:rPr>
          <w:noProof/>
        </w:rPr>
        <w:fldChar w:fldCharType="begin"/>
      </w:r>
      <w:r>
        <w:rPr>
          <w:noProof/>
        </w:rPr>
        <w:instrText xml:space="preserve"> PAGEREF _Toc227925098 \h </w:instrText>
      </w:r>
      <w:r>
        <w:rPr>
          <w:noProof/>
        </w:rPr>
      </w:r>
      <w:r>
        <w:rPr>
          <w:noProof/>
        </w:rPr>
        <w:fldChar w:fldCharType="separate"/>
      </w:r>
      <w:r w:rsidR="00C90C98">
        <w:rPr>
          <w:noProof/>
        </w:rPr>
        <w:t>130</w:t>
      </w:r>
      <w:r>
        <w:rPr>
          <w:noProof/>
        </w:rPr>
        <w:fldChar w:fldCharType="end"/>
      </w:r>
    </w:p>
    <w:p w14:paraId="7BCFA97C" w14:textId="77777777" w:rsidR="009E3F16" w:rsidRDefault="009E3F16">
      <w:pPr>
        <w:pStyle w:val="TOC3"/>
        <w:tabs>
          <w:tab w:val="right" w:leader="dot" w:pos="9352"/>
        </w:tabs>
        <w:rPr>
          <w:i w:val="0"/>
          <w:iCs w:val="0"/>
          <w:noProof/>
          <w:color w:val="auto"/>
          <w:sz w:val="24"/>
          <w:szCs w:val="24"/>
        </w:rPr>
      </w:pPr>
      <w:r>
        <w:rPr>
          <w:noProof/>
        </w:rPr>
        <w:t>ExpirationQty component block</w:t>
      </w:r>
      <w:r>
        <w:rPr>
          <w:noProof/>
        </w:rPr>
        <w:tab/>
      </w:r>
      <w:r>
        <w:rPr>
          <w:noProof/>
        </w:rPr>
        <w:fldChar w:fldCharType="begin"/>
      </w:r>
      <w:r>
        <w:rPr>
          <w:noProof/>
        </w:rPr>
        <w:instrText xml:space="preserve"> PAGEREF _Toc227925099 \h </w:instrText>
      </w:r>
      <w:r>
        <w:rPr>
          <w:noProof/>
        </w:rPr>
      </w:r>
      <w:r>
        <w:rPr>
          <w:noProof/>
        </w:rPr>
        <w:fldChar w:fldCharType="separate"/>
      </w:r>
      <w:r w:rsidR="00C90C98">
        <w:rPr>
          <w:noProof/>
        </w:rPr>
        <w:t>130</w:t>
      </w:r>
      <w:r>
        <w:rPr>
          <w:noProof/>
        </w:rPr>
        <w:fldChar w:fldCharType="end"/>
      </w:r>
    </w:p>
    <w:p w14:paraId="68A5EFE8" w14:textId="77777777" w:rsidR="009E3F16" w:rsidRDefault="009E3F16">
      <w:pPr>
        <w:pStyle w:val="TOC3"/>
        <w:tabs>
          <w:tab w:val="right" w:leader="dot" w:pos="9352"/>
        </w:tabs>
        <w:rPr>
          <w:i w:val="0"/>
          <w:iCs w:val="0"/>
          <w:noProof/>
          <w:color w:val="auto"/>
          <w:sz w:val="24"/>
          <w:szCs w:val="24"/>
        </w:rPr>
      </w:pPr>
      <w:r>
        <w:rPr>
          <w:noProof/>
        </w:rPr>
        <w:t>PosUndInstrmtGrp component block</w:t>
      </w:r>
      <w:r>
        <w:rPr>
          <w:noProof/>
        </w:rPr>
        <w:tab/>
      </w:r>
      <w:r>
        <w:rPr>
          <w:noProof/>
        </w:rPr>
        <w:fldChar w:fldCharType="begin"/>
      </w:r>
      <w:r>
        <w:rPr>
          <w:noProof/>
        </w:rPr>
        <w:instrText xml:space="preserve"> PAGEREF _Toc227925100 \h </w:instrText>
      </w:r>
      <w:r>
        <w:rPr>
          <w:noProof/>
        </w:rPr>
      </w:r>
      <w:r>
        <w:rPr>
          <w:noProof/>
        </w:rPr>
        <w:fldChar w:fldCharType="separate"/>
      </w:r>
      <w:r w:rsidR="00C90C98">
        <w:rPr>
          <w:noProof/>
        </w:rPr>
        <w:t>131</w:t>
      </w:r>
      <w:r>
        <w:rPr>
          <w:noProof/>
        </w:rPr>
        <w:fldChar w:fldCharType="end"/>
      </w:r>
    </w:p>
    <w:p w14:paraId="40F18CD8" w14:textId="77777777" w:rsidR="009E3F16" w:rsidRDefault="009E3F16">
      <w:pPr>
        <w:pStyle w:val="TOC2"/>
        <w:tabs>
          <w:tab w:val="right" w:leader="dot" w:pos="9352"/>
        </w:tabs>
        <w:rPr>
          <w:smallCaps w:val="0"/>
          <w:noProof/>
          <w:color w:val="auto"/>
          <w:sz w:val="24"/>
          <w:szCs w:val="24"/>
        </w:rPr>
      </w:pPr>
      <w:r w:rsidRPr="00C90C98">
        <w:rPr>
          <w:noProof/>
          <w:lang w:val="fr-FR"/>
        </w:rPr>
        <w:t>Position Maintenance Request</w:t>
      </w:r>
      <w:r>
        <w:rPr>
          <w:noProof/>
        </w:rPr>
        <w:tab/>
      </w:r>
      <w:r>
        <w:rPr>
          <w:noProof/>
        </w:rPr>
        <w:fldChar w:fldCharType="begin"/>
      </w:r>
      <w:r>
        <w:rPr>
          <w:noProof/>
        </w:rPr>
        <w:instrText xml:space="preserve"> PAGEREF _Toc227925101 \h </w:instrText>
      </w:r>
      <w:r>
        <w:rPr>
          <w:noProof/>
        </w:rPr>
      </w:r>
      <w:r>
        <w:rPr>
          <w:noProof/>
        </w:rPr>
        <w:fldChar w:fldCharType="separate"/>
      </w:r>
      <w:r w:rsidR="00C90C98">
        <w:rPr>
          <w:noProof/>
        </w:rPr>
        <w:t>132</w:t>
      </w:r>
      <w:r>
        <w:rPr>
          <w:noProof/>
        </w:rPr>
        <w:fldChar w:fldCharType="end"/>
      </w:r>
    </w:p>
    <w:p w14:paraId="0DB51416" w14:textId="77777777" w:rsidR="009E3F16" w:rsidRDefault="009E3F16">
      <w:pPr>
        <w:pStyle w:val="TOC2"/>
        <w:tabs>
          <w:tab w:val="right" w:leader="dot" w:pos="9352"/>
        </w:tabs>
        <w:rPr>
          <w:smallCaps w:val="0"/>
          <w:noProof/>
          <w:color w:val="auto"/>
          <w:sz w:val="24"/>
          <w:szCs w:val="24"/>
        </w:rPr>
      </w:pPr>
      <w:r w:rsidRPr="00C90C98">
        <w:rPr>
          <w:noProof/>
          <w:lang w:val="fr-FR"/>
        </w:rPr>
        <w:t>Position Maintenance Report</w:t>
      </w:r>
      <w:r>
        <w:rPr>
          <w:noProof/>
        </w:rPr>
        <w:tab/>
      </w:r>
      <w:r>
        <w:rPr>
          <w:noProof/>
        </w:rPr>
        <w:fldChar w:fldCharType="begin"/>
      </w:r>
      <w:r>
        <w:rPr>
          <w:noProof/>
        </w:rPr>
        <w:instrText xml:space="preserve"> PAGEREF _Toc227925102 \h </w:instrText>
      </w:r>
      <w:r>
        <w:rPr>
          <w:noProof/>
        </w:rPr>
      </w:r>
      <w:r>
        <w:rPr>
          <w:noProof/>
        </w:rPr>
        <w:fldChar w:fldCharType="separate"/>
      </w:r>
      <w:r w:rsidR="00C90C98">
        <w:rPr>
          <w:noProof/>
        </w:rPr>
        <w:t>134</w:t>
      </w:r>
      <w:r>
        <w:rPr>
          <w:noProof/>
        </w:rPr>
        <w:fldChar w:fldCharType="end"/>
      </w:r>
    </w:p>
    <w:p w14:paraId="76D04CC2" w14:textId="77777777" w:rsidR="009E3F16" w:rsidRDefault="009E3F16">
      <w:pPr>
        <w:pStyle w:val="TOC2"/>
        <w:tabs>
          <w:tab w:val="right" w:leader="dot" w:pos="9352"/>
        </w:tabs>
        <w:rPr>
          <w:smallCaps w:val="0"/>
          <w:noProof/>
          <w:color w:val="auto"/>
          <w:sz w:val="24"/>
          <w:szCs w:val="24"/>
        </w:rPr>
      </w:pPr>
      <w:r>
        <w:rPr>
          <w:noProof/>
        </w:rPr>
        <w:t>Request for Positions Sequence Diagrams</w:t>
      </w:r>
      <w:r>
        <w:rPr>
          <w:noProof/>
        </w:rPr>
        <w:tab/>
      </w:r>
      <w:r>
        <w:rPr>
          <w:noProof/>
        </w:rPr>
        <w:fldChar w:fldCharType="begin"/>
      </w:r>
      <w:r>
        <w:rPr>
          <w:noProof/>
        </w:rPr>
        <w:instrText xml:space="preserve"> PAGEREF _Toc227925103 \h </w:instrText>
      </w:r>
      <w:r>
        <w:rPr>
          <w:noProof/>
        </w:rPr>
      </w:r>
      <w:r>
        <w:rPr>
          <w:noProof/>
        </w:rPr>
        <w:fldChar w:fldCharType="separate"/>
      </w:r>
      <w:r w:rsidR="00C90C98">
        <w:rPr>
          <w:noProof/>
        </w:rPr>
        <w:t>136</w:t>
      </w:r>
      <w:r>
        <w:rPr>
          <w:noProof/>
        </w:rPr>
        <w:fldChar w:fldCharType="end"/>
      </w:r>
    </w:p>
    <w:p w14:paraId="301D943B" w14:textId="77777777" w:rsidR="009E3F16" w:rsidRDefault="009E3F16">
      <w:pPr>
        <w:pStyle w:val="TOC3"/>
        <w:tabs>
          <w:tab w:val="right" w:leader="dot" w:pos="9352"/>
        </w:tabs>
        <w:rPr>
          <w:i w:val="0"/>
          <w:iCs w:val="0"/>
          <w:noProof/>
          <w:color w:val="auto"/>
          <w:sz w:val="24"/>
          <w:szCs w:val="24"/>
        </w:rPr>
      </w:pPr>
      <w:r>
        <w:rPr>
          <w:noProof/>
        </w:rPr>
        <w:t>Nominal Scenario - Request for Positions</w:t>
      </w:r>
      <w:r>
        <w:rPr>
          <w:noProof/>
        </w:rPr>
        <w:tab/>
      </w:r>
      <w:r>
        <w:rPr>
          <w:noProof/>
        </w:rPr>
        <w:fldChar w:fldCharType="begin"/>
      </w:r>
      <w:r>
        <w:rPr>
          <w:noProof/>
        </w:rPr>
        <w:instrText xml:space="preserve"> PAGEREF _Toc227925104 \h </w:instrText>
      </w:r>
      <w:r>
        <w:rPr>
          <w:noProof/>
        </w:rPr>
      </w:r>
      <w:r>
        <w:rPr>
          <w:noProof/>
        </w:rPr>
        <w:fldChar w:fldCharType="separate"/>
      </w:r>
      <w:r w:rsidR="00C90C98">
        <w:rPr>
          <w:noProof/>
        </w:rPr>
        <w:t>136</w:t>
      </w:r>
      <w:r>
        <w:rPr>
          <w:noProof/>
        </w:rPr>
        <w:fldChar w:fldCharType="end"/>
      </w:r>
    </w:p>
    <w:p w14:paraId="79CC68AE" w14:textId="77777777" w:rsidR="009E3F16" w:rsidRDefault="009E3F16">
      <w:pPr>
        <w:pStyle w:val="TOC3"/>
        <w:tabs>
          <w:tab w:val="right" w:leader="dot" w:pos="9352"/>
        </w:tabs>
        <w:rPr>
          <w:i w:val="0"/>
          <w:iCs w:val="0"/>
          <w:noProof/>
          <w:color w:val="auto"/>
          <w:sz w:val="24"/>
          <w:szCs w:val="24"/>
        </w:rPr>
      </w:pPr>
      <w:r>
        <w:rPr>
          <w:noProof/>
        </w:rPr>
        <w:t>Alternative Scenario - Invalid Request for Positions</w:t>
      </w:r>
      <w:r>
        <w:rPr>
          <w:noProof/>
        </w:rPr>
        <w:tab/>
      </w:r>
      <w:r>
        <w:rPr>
          <w:noProof/>
        </w:rPr>
        <w:fldChar w:fldCharType="begin"/>
      </w:r>
      <w:r>
        <w:rPr>
          <w:noProof/>
        </w:rPr>
        <w:instrText xml:space="preserve"> PAGEREF _Toc227925105 \h </w:instrText>
      </w:r>
      <w:r>
        <w:rPr>
          <w:noProof/>
        </w:rPr>
      </w:r>
      <w:r>
        <w:rPr>
          <w:noProof/>
        </w:rPr>
        <w:fldChar w:fldCharType="separate"/>
      </w:r>
      <w:r w:rsidR="00C90C98">
        <w:rPr>
          <w:noProof/>
        </w:rPr>
        <w:t>136</w:t>
      </w:r>
      <w:r>
        <w:rPr>
          <w:noProof/>
        </w:rPr>
        <w:fldChar w:fldCharType="end"/>
      </w:r>
    </w:p>
    <w:p w14:paraId="31D8E5D4" w14:textId="77777777" w:rsidR="009E3F16" w:rsidRDefault="009E3F16">
      <w:pPr>
        <w:pStyle w:val="TOC3"/>
        <w:tabs>
          <w:tab w:val="right" w:leader="dot" w:pos="9352"/>
        </w:tabs>
        <w:rPr>
          <w:i w:val="0"/>
          <w:iCs w:val="0"/>
          <w:noProof/>
          <w:color w:val="auto"/>
          <w:sz w:val="24"/>
          <w:szCs w:val="24"/>
        </w:rPr>
      </w:pPr>
      <w:r>
        <w:rPr>
          <w:noProof/>
        </w:rPr>
        <w:t>Alternative Scenario - Unsolicited Position Reports</w:t>
      </w:r>
      <w:r>
        <w:rPr>
          <w:noProof/>
        </w:rPr>
        <w:tab/>
      </w:r>
      <w:r>
        <w:rPr>
          <w:noProof/>
        </w:rPr>
        <w:fldChar w:fldCharType="begin"/>
      </w:r>
      <w:r>
        <w:rPr>
          <w:noProof/>
        </w:rPr>
        <w:instrText xml:space="preserve"> PAGEREF _Toc227925106 \h </w:instrText>
      </w:r>
      <w:r>
        <w:rPr>
          <w:noProof/>
        </w:rPr>
      </w:r>
      <w:r>
        <w:rPr>
          <w:noProof/>
        </w:rPr>
        <w:fldChar w:fldCharType="separate"/>
      </w:r>
      <w:r w:rsidR="00C90C98">
        <w:rPr>
          <w:noProof/>
        </w:rPr>
        <w:t>137</w:t>
      </w:r>
      <w:r>
        <w:rPr>
          <w:noProof/>
        </w:rPr>
        <w:fldChar w:fldCharType="end"/>
      </w:r>
    </w:p>
    <w:p w14:paraId="68F5D15A" w14:textId="77777777" w:rsidR="009E3F16" w:rsidRDefault="009E3F16">
      <w:pPr>
        <w:pStyle w:val="TOC2"/>
        <w:tabs>
          <w:tab w:val="right" w:leader="dot" w:pos="9352"/>
        </w:tabs>
        <w:rPr>
          <w:smallCaps w:val="0"/>
          <w:noProof/>
          <w:color w:val="auto"/>
          <w:sz w:val="24"/>
          <w:szCs w:val="24"/>
        </w:rPr>
      </w:pPr>
      <w:r>
        <w:rPr>
          <w:noProof/>
        </w:rPr>
        <w:t>Request For Positions</w:t>
      </w:r>
      <w:r>
        <w:rPr>
          <w:noProof/>
        </w:rPr>
        <w:tab/>
      </w:r>
      <w:r>
        <w:rPr>
          <w:noProof/>
        </w:rPr>
        <w:fldChar w:fldCharType="begin"/>
      </w:r>
      <w:r>
        <w:rPr>
          <w:noProof/>
        </w:rPr>
        <w:instrText xml:space="preserve"> PAGEREF _Toc227925107 \h </w:instrText>
      </w:r>
      <w:r>
        <w:rPr>
          <w:noProof/>
        </w:rPr>
      </w:r>
      <w:r>
        <w:rPr>
          <w:noProof/>
        </w:rPr>
        <w:fldChar w:fldCharType="separate"/>
      </w:r>
      <w:r w:rsidR="00C90C98">
        <w:rPr>
          <w:noProof/>
        </w:rPr>
        <w:t>138</w:t>
      </w:r>
      <w:r>
        <w:rPr>
          <w:noProof/>
        </w:rPr>
        <w:fldChar w:fldCharType="end"/>
      </w:r>
    </w:p>
    <w:p w14:paraId="396D53A5" w14:textId="77777777" w:rsidR="009E3F16" w:rsidRDefault="009E3F16">
      <w:pPr>
        <w:pStyle w:val="TOC2"/>
        <w:tabs>
          <w:tab w:val="right" w:leader="dot" w:pos="9352"/>
        </w:tabs>
        <w:rPr>
          <w:smallCaps w:val="0"/>
          <w:noProof/>
          <w:color w:val="auto"/>
          <w:sz w:val="24"/>
          <w:szCs w:val="24"/>
        </w:rPr>
      </w:pPr>
      <w:r>
        <w:rPr>
          <w:noProof/>
        </w:rPr>
        <w:t>Request for Positions Ack</w:t>
      </w:r>
      <w:r>
        <w:rPr>
          <w:noProof/>
        </w:rPr>
        <w:tab/>
      </w:r>
      <w:r>
        <w:rPr>
          <w:noProof/>
        </w:rPr>
        <w:fldChar w:fldCharType="begin"/>
      </w:r>
      <w:r>
        <w:rPr>
          <w:noProof/>
        </w:rPr>
        <w:instrText xml:space="preserve"> PAGEREF _Toc227925108 \h </w:instrText>
      </w:r>
      <w:r>
        <w:rPr>
          <w:noProof/>
        </w:rPr>
      </w:r>
      <w:r>
        <w:rPr>
          <w:noProof/>
        </w:rPr>
        <w:fldChar w:fldCharType="separate"/>
      </w:r>
      <w:r w:rsidR="00C90C98">
        <w:rPr>
          <w:noProof/>
        </w:rPr>
        <w:t>140</w:t>
      </w:r>
      <w:r>
        <w:rPr>
          <w:noProof/>
        </w:rPr>
        <w:fldChar w:fldCharType="end"/>
      </w:r>
    </w:p>
    <w:p w14:paraId="322EB4A3" w14:textId="77777777" w:rsidR="009E3F16" w:rsidRDefault="009E3F16">
      <w:pPr>
        <w:pStyle w:val="TOC2"/>
        <w:tabs>
          <w:tab w:val="right" w:leader="dot" w:pos="9352"/>
        </w:tabs>
        <w:rPr>
          <w:smallCaps w:val="0"/>
          <w:noProof/>
          <w:color w:val="auto"/>
          <w:sz w:val="24"/>
          <w:szCs w:val="24"/>
        </w:rPr>
      </w:pPr>
      <w:r>
        <w:rPr>
          <w:noProof/>
        </w:rPr>
        <w:t>Position Report</w:t>
      </w:r>
      <w:r>
        <w:rPr>
          <w:noProof/>
        </w:rPr>
        <w:tab/>
      </w:r>
      <w:r>
        <w:rPr>
          <w:noProof/>
        </w:rPr>
        <w:fldChar w:fldCharType="begin"/>
      </w:r>
      <w:r>
        <w:rPr>
          <w:noProof/>
        </w:rPr>
        <w:instrText xml:space="preserve"> PAGEREF _Toc227925109 \h </w:instrText>
      </w:r>
      <w:r>
        <w:rPr>
          <w:noProof/>
        </w:rPr>
      </w:r>
      <w:r>
        <w:rPr>
          <w:noProof/>
        </w:rPr>
        <w:fldChar w:fldCharType="separate"/>
      </w:r>
      <w:r w:rsidR="00C90C98">
        <w:rPr>
          <w:noProof/>
        </w:rPr>
        <w:t>142</w:t>
      </w:r>
      <w:r>
        <w:rPr>
          <w:noProof/>
        </w:rPr>
        <w:fldChar w:fldCharType="end"/>
      </w:r>
    </w:p>
    <w:p w14:paraId="44D4A6EF" w14:textId="77777777" w:rsidR="009E3F16" w:rsidRDefault="009E3F16">
      <w:pPr>
        <w:pStyle w:val="TOC2"/>
        <w:tabs>
          <w:tab w:val="right" w:leader="dot" w:pos="9352"/>
        </w:tabs>
        <w:rPr>
          <w:smallCaps w:val="0"/>
          <w:noProof/>
          <w:color w:val="auto"/>
          <w:sz w:val="24"/>
          <w:szCs w:val="24"/>
        </w:rPr>
      </w:pPr>
      <w:r>
        <w:rPr>
          <w:noProof/>
        </w:rPr>
        <w:t>Adjusted Position Report</w:t>
      </w:r>
      <w:r>
        <w:rPr>
          <w:noProof/>
        </w:rPr>
        <w:tab/>
      </w:r>
      <w:r>
        <w:rPr>
          <w:noProof/>
        </w:rPr>
        <w:fldChar w:fldCharType="begin"/>
      </w:r>
      <w:r>
        <w:rPr>
          <w:noProof/>
        </w:rPr>
        <w:instrText xml:space="preserve"> PAGEREF _Toc227925110 \h </w:instrText>
      </w:r>
      <w:r>
        <w:rPr>
          <w:noProof/>
        </w:rPr>
      </w:r>
      <w:r>
        <w:rPr>
          <w:noProof/>
        </w:rPr>
        <w:fldChar w:fldCharType="separate"/>
      </w:r>
      <w:r w:rsidR="00C90C98">
        <w:rPr>
          <w:noProof/>
        </w:rPr>
        <w:t>144</w:t>
      </w:r>
      <w:r>
        <w:rPr>
          <w:noProof/>
        </w:rPr>
        <w:fldChar w:fldCharType="end"/>
      </w:r>
    </w:p>
    <w:p w14:paraId="2D14F0DF" w14:textId="77777777" w:rsidR="009E3F16" w:rsidRDefault="009E3F16">
      <w:pPr>
        <w:pStyle w:val="TOC2"/>
        <w:tabs>
          <w:tab w:val="right" w:leader="dot" w:pos="9352"/>
        </w:tabs>
        <w:rPr>
          <w:smallCaps w:val="0"/>
          <w:noProof/>
          <w:color w:val="auto"/>
          <w:sz w:val="24"/>
          <w:szCs w:val="24"/>
        </w:rPr>
      </w:pPr>
      <w:r>
        <w:rPr>
          <w:noProof/>
        </w:rPr>
        <w:t>Assignment Report</w:t>
      </w:r>
      <w:r>
        <w:rPr>
          <w:noProof/>
        </w:rPr>
        <w:tab/>
      </w:r>
      <w:r>
        <w:rPr>
          <w:noProof/>
        </w:rPr>
        <w:fldChar w:fldCharType="begin"/>
      </w:r>
      <w:r>
        <w:rPr>
          <w:noProof/>
        </w:rPr>
        <w:instrText xml:space="preserve"> PAGEREF _Toc227925111 \h </w:instrText>
      </w:r>
      <w:r>
        <w:rPr>
          <w:noProof/>
        </w:rPr>
      </w:r>
      <w:r>
        <w:rPr>
          <w:noProof/>
        </w:rPr>
        <w:fldChar w:fldCharType="separate"/>
      </w:r>
      <w:r w:rsidR="00C90C98">
        <w:rPr>
          <w:noProof/>
        </w:rPr>
        <w:t>145</w:t>
      </w:r>
      <w:r>
        <w:rPr>
          <w:noProof/>
        </w:rPr>
        <w:fldChar w:fldCharType="end"/>
      </w:r>
    </w:p>
    <w:p w14:paraId="176970E2" w14:textId="77777777" w:rsidR="009E3F16" w:rsidRDefault="009E3F16">
      <w:pPr>
        <w:pStyle w:val="TOC2"/>
        <w:tabs>
          <w:tab w:val="right" w:leader="dot" w:pos="9352"/>
        </w:tabs>
        <w:rPr>
          <w:smallCaps w:val="0"/>
          <w:noProof/>
          <w:color w:val="auto"/>
          <w:sz w:val="24"/>
          <w:szCs w:val="24"/>
        </w:rPr>
      </w:pPr>
      <w:r>
        <w:rPr>
          <w:noProof/>
        </w:rPr>
        <w:t>Contrary Intention Report</w:t>
      </w:r>
      <w:r>
        <w:rPr>
          <w:noProof/>
        </w:rPr>
        <w:tab/>
      </w:r>
      <w:r>
        <w:rPr>
          <w:noProof/>
        </w:rPr>
        <w:fldChar w:fldCharType="begin"/>
      </w:r>
      <w:r>
        <w:rPr>
          <w:noProof/>
        </w:rPr>
        <w:instrText xml:space="preserve"> PAGEREF _Toc227925112 \h </w:instrText>
      </w:r>
      <w:r>
        <w:rPr>
          <w:noProof/>
        </w:rPr>
      </w:r>
      <w:r>
        <w:rPr>
          <w:noProof/>
        </w:rPr>
        <w:fldChar w:fldCharType="separate"/>
      </w:r>
      <w:r w:rsidR="00C90C98">
        <w:rPr>
          <w:noProof/>
        </w:rPr>
        <w:t>147</w:t>
      </w:r>
      <w:r>
        <w:rPr>
          <w:noProof/>
        </w:rPr>
        <w:fldChar w:fldCharType="end"/>
      </w:r>
    </w:p>
    <w:p w14:paraId="431C47B9" w14:textId="77777777" w:rsidR="009E3F16" w:rsidRDefault="009E3F16">
      <w:pPr>
        <w:pStyle w:val="TOC1"/>
        <w:tabs>
          <w:tab w:val="right" w:leader="dot" w:pos="9352"/>
        </w:tabs>
        <w:rPr>
          <w:b w:val="0"/>
          <w:bCs w:val="0"/>
          <w:caps w:val="0"/>
          <w:noProof/>
          <w:color w:val="auto"/>
          <w:sz w:val="24"/>
          <w:szCs w:val="24"/>
        </w:rPr>
      </w:pPr>
      <w:r>
        <w:rPr>
          <w:noProof/>
        </w:rPr>
        <w:t>CATEGORY:  COLLATERAL MANAGEMENT</w:t>
      </w:r>
      <w:r>
        <w:rPr>
          <w:noProof/>
        </w:rPr>
        <w:tab/>
      </w:r>
      <w:r>
        <w:rPr>
          <w:noProof/>
        </w:rPr>
        <w:fldChar w:fldCharType="begin"/>
      </w:r>
      <w:r>
        <w:rPr>
          <w:noProof/>
        </w:rPr>
        <w:instrText xml:space="preserve"> PAGEREF _Toc227925113 \h </w:instrText>
      </w:r>
      <w:r>
        <w:rPr>
          <w:noProof/>
        </w:rPr>
      </w:r>
      <w:r>
        <w:rPr>
          <w:noProof/>
        </w:rPr>
        <w:fldChar w:fldCharType="separate"/>
      </w:r>
      <w:r w:rsidR="00C90C98">
        <w:rPr>
          <w:noProof/>
        </w:rPr>
        <w:t>148</w:t>
      </w:r>
      <w:r>
        <w:rPr>
          <w:noProof/>
        </w:rPr>
        <w:fldChar w:fldCharType="end"/>
      </w:r>
    </w:p>
    <w:p w14:paraId="2EF851D6" w14:textId="77777777" w:rsidR="009E3F16" w:rsidRDefault="009E3F16">
      <w:pPr>
        <w:pStyle w:val="TOC2"/>
        <w:tabs>
          <w:tab w:val="right" w:leader="dot" w:pos="9352"/>
        </w:tabs>
        <w:rPr>
          <w:smallCaps w:val="0"/>
          <w:noProof/>
          <w:color w:val="auto"/>
          <w:sz w:val="24"/>
          <w:szCs w:val="24"/>
        </w:rPr>
      </w:pPr>
      <w:r>
        <w:rPr>
          <w:noProof/>
        </w:rPr>
        <w:t>Overview</w:t>
      </w:r>
      <w:r>
        <w:rPr>
          <w:noProof/>
        </w:rPr>
        <w:tab/>
      </w:r>
      <w:r>
        <w:rPr>
          <w:noProof/>
        </w:rPr>
        <w:fldChar w:fldCharType="begin"/>
      </w:r>
      <w:r>
        <w:rPr>
          <w:noProof/>
        </w:rPr>
        <w:instrText xml:space="preserve"> PAGEREF _Toc227925114 \h </w:instrText>
      </w:r>
      <w:r>
        <w:rPr>
          <w:noProof/>
        </w:rPr>
      </w:r>
      <w:r>
        <w:rPr>
          <w:noProof/>
        </w:rPr>
        <w:fldChar w:fldCharType="separate"/>
      </w:r>
      <w:r w:rsidR="00C90C98">
        <w:rPr>
          <w:noProof/>
        </w:rPr>
        <w:t>148</w:t>
      </w:r>
      <w:r>
        <w:rPr>
          <w:noProof/>
        </w:rPr>
        <w:fldChar w:fldCharType="end"/>
      </w:r>
    </w:p>
    <w:p w14:paraId="0768391D" w14:textId="77777777" w:rsidR="009E3F16" w:rsidRDefault="009E3F16">
      <w:pPr>
        <w:pStyle w:val="TOC2"/>
        <w:tabs>
          <w:tab w:val="right" w:leader="dot" w:pos="9352"/>
        </w:tabs>
        <w:rPr>
          <w:smallCaps w:val="0"/>
          <w:noProof/>
          <w:color w:val="auto"/>
          <w:sz w:val="24"/>
          <w:szCs w:val="24"/>
        </w:rPr>
      </w:pPr>
      <w:r>
        <w:rPr>
          <w:noProof/>
        </w:rPr>
        <w:t>Collateral Management Usage</w:t>
      </w:r>
      <w:r>
        <w:rPr>
          <w:noProof/>
        </w:rPr>
        <w:tab/>
      </w:r>
      <w:r>
        <w:rPr>
          <w:noProof/>
        </w:rPr>
        <w:fldChar w:fldCharType="begin"/>
      </w:r>
      <w:r>
        <w:rPr>
          <w:noProof/>
        </w:rPr>
        <w:instrText xml:space="preserve"> PAGEREF _Toc227925115 \h </w:instrText>
      </w:r>
      <w:r>
        <w:rPr>
          <w:noProof/>
        </w:rPr>
      </w:r>
      <w:r>
        <w:rPr>
          <w:noProof/>
        </w:rPr>
        <w:fldChar w:fldCharType="separate"/>
      </w:r>
      <w:r w:rsidR="00C90C98">
        <w:rPr>
          <w:noProof/>
        </w:rPr>
        <w:t>148</w:t>
      </w:r>
      <w:r>
        <w:rPr>
          <w:noProof/>
        </w:rPr>
        <w:fldChar w:fldCharType="end"/>
      </w:r>
    </w:p>
    <w:p w14:paraId="4463D41E" w14:textId="77777777" w:rsidR="009E3F16" w:rsidRDefault="009E3F16">
      <w:pPr>
        <w:pStyle w:val="TOC2"/>
        <w:tabs>
          <w:tab w:val="right" w:leader="dot" w:pos="9352"/>
        </w:tabs>
        <w:rPr>
          <w:smallCaps w:val="0"/>
          <w:noProof/>
          <w:color w:val="auto"/>
          <w:sz w:val="24"/>
          <w:szCs w:val="24"/>
        </w:rPr>
      </w:pPr>
      <w:r>
        <w:rPr>
          <w:noProof/>
        </w:rPr>
        <w:t>Collateral Management Component Blocks</w:t>
      </w:r>
      <w:r>
        <w:rPr>
          <w:noProof/>
        </w:rPr>
        <w:tab/>
      </w:r>
      <w:r>
        <w:rPr>
          <w:noProof/>
        </w:rPr>
        <w:fldChar w:fldCharType="begin"/>
      </w:r>
      <w:r>
        <w:rPr>
          <w:noProof/>
        </w:rPr>
        <w:instrText xml:space="preserve"> PAGEREF _Toc227925116 \h </w:instrText>
      </w:r>
      <w:r>
        <w:rPr>
          <w:noProof/>
        </w:rPr>
      </w:r>
      <w:r>
        <w:rPr>
          <w:noProof/>
        </w:rPr>
        <w:fldChar w:fldCharType="separate"/>
      </w:r>
      <w:r w:rsidR="00C90C98">
        <w:rPr>
          <w:noProof/>
        </w:rPr>
        <w:t>149</w:t>
      </w:r>
      <w:r>
        <w:rPr>
          <w:noProof/>
        </w:rPr>
        <w:fldChar w:fldCharType="end"/>
      </w:r>
    </w:p>
    <w:p w14:paraId="44CD60C9" w14:textId="77777777" w:rsidR="009E3F16" w:rsidRDefault="009E3F16">
      <w:pPr>
        <w:pStyle w:val="TOC3"/>
        <w:tabs>
          <w:tab w:val="right" w:leader="dot" w:pos="9352"/>
        </w:tabs>
        <w:rPr>
          <w:i w:val="0"/>
          <w:iCs w:val="0"/>
          <w:noProof/>
          <w:color w:val="auto"/>
          <w:sz w:val="24"/>
          <w:szCs w:val="24"/>
        </w:rPr>
      </w:pPr>
      <w:r>
        <w:rPr>
          <w:noProof/>
        </w:rPr>
        <w:t>CollInqQualGrp component block</w:t>
      </w:r>
      <w:r>
        <w:rPr>
          <w:noProof/>
        </w:rPr>
        <w:tab/>
      </w:r>
      <w:r>
        <w:rPr>
          <w:noProof/>
        </w:rPr>
        <w:fldChar w:fldCharType="begin"/>
      </w:r>
      <w:r>
        <w:rPr>
          <w:noProof/>
        </w:rPr>
        <w:instrText xml:space="preserve"> PAGEREF _Toc227925117 \h </w:instrText>
      </w:r>
      <w:r>
        <w:rPr>
          <w:noProof/>
        </w:rPr>
      </w:r>
      <w:r>
        <w:rPr>
          <w:noProof/>
        </w:rPr>
        <w:fldChar w:fldCharType="separate"/>
      </w:r>
      <w:r w:rsidR="00C90C98">
        <w:rPr>
          <w:noProof/>
        </w:rPr>
        <w:t>149</w:t>
      </w:r>
      <w:r>
        <w:rPr>
          <w:noProof/>
        </w:rPr>
        <w:fldChar w:fldCharType="end"/>
      </w:r>
    </w:p>
    <w:p w14:paraId="1606C95A" w14:textId="77777777" w:rsidR="009E3F16" w:rsidRDefault="009E3F16">
      <w:pPr>
        <w:pStyle w:val="TOC3"/>
        <w:tabs>
          <w:tab w:val="right" w:leader="dot" w:pos="9352"/>
        </w:tabs>
        <w:rPr>
          <w:i w:val="0"/>
          <w:iCs w:val="0"/>
          <w:noProof/>
          <w:color w:val="auto"/>
          <w:sz w:val="24"/>
          <w:szCs w:val="24"/>
        </w:rPr>
      </w:pPr>
      <w:r>
        <w:rPr>
          <w:noProof/>
        </w:rPr>
        <w:t>ExecCollGrp component block</w:t>
      </w:r>
      <w:r>
        <w:rPr>
          <w:noProof/>
        </w:rPr>
        <w:tab/>
      </w:r>
      <w:r>
        <w:rPr>
          <w:noProof/>
        </w:rPr>
        <w:fldChar w:fldCharType="begin"/>
      </w:r>
      <w:r>
        <w:rPr>
          <w:noProof/>
        </w:rPr>
        <w:instrText xml:space="preserve"> PAGEREF _Toc227925118 \h </w:instrText>
      </w:r>
      <w:r>
        <w:rPr>
          <w:noProof/>
        </w:rPr>
      </w:r>
      <w:r>
        <w:rPr>
          <w:noProof/>
        </w:rPr>
        <w:fldChar w:fldCharType="separate"/>
      </w:r>
      <w:r w:rsidR="00C90C98">
        <w:rPr>
          <w:noProof/>
        </w:rPr>
        <w:t>149</w:t>
      </w:r>
      <w:r>
        <w:rPr>
          <w:noProof/>
        </w:rPr>
        <w:fldChar w:fldCharType="end"/>
      </w:r>
    </w:p>
    <w:p w14:paraId="1D673C5E" w14:textId="77777777" w:rsidR="009E3F16" w:rsidRDefault="009E3F16">
      <w:pPr>
        <w:pStyle w:val="TOC3"/>
        <w:tabs>
          <w:tab w:val="right" w:leader="dot" w:pos="9352"/>
        </w:tabs>
        <w:rPr>
          <w:i w:val="0"/>
          <w:iCs w:val="0"/>
          <w:noProof/>
          <w:color w:val="auto"/>
          <w:sz w:val="24"/>
          <w:szCs w:val="24"/>
        </w:rPr>
      </w:pPr>
      <w:r>
        <w:rPr>
          <w:noProof/>
        </w:rPr>
        <w:t>TrdCollGrp component block</w:t>
      </w:r>
      <w:r>
        <w:rPr>
          <w:noProof/>
        </w:rPr>
        <w:tab/>
      </w:r>
      <w:r>
        <w:rPr>
          <w:noProof/>
        </w:rPr>
        <w:fldChar w:fldCharType="begin"/>
      </w:r>
      <w:r>
        <w:rPr>
          <w:noProof/>
        </w:rPr>
        <w:instrText xml:space="preserve"> PAGEREF _Toc227925119 \h </w:instrText>
      </w:r>
      <w:r>
        <w:rPr>
          <w:noProof/>
        </w:rPr>
      </w:r>
      <w:r>
        <w:rPr>
          <w:noProof/>
        </w:rPr>
        <w:fldChar w:fldCharType="separate"/>
      </w:r>
      <w:r w:rsidR="00C90C98">
        <w:rPr>
          <w:noProof/>
        </w:rPr>
        <w:t>149</w:t>
      </w:r>
      <w:r>
        <w:rPr>
          <w:noProof/>
        </w:rPr>
        <w:fldChar w:fldCharType="end"/>
      </w:r>
    </w:p>
    <w:p w14:paraId="1C839E3E" w14:textId="77777777" w:rsidR="009E3F16" w:rsidRDefault="009E3F16">
      <w:pPr>
        <w:pStyle w:val="TOC3"/>
        <w:tabs>
          <w:tab w:val="right" w:leader="dot" w:pos="9352"/>
        </w:tabs>
        <w:rPr>
          <w:i w:val="0"/>
          <w:iCs w:val="0"/>
          <w:noProof/>
          <w:color w:val="auto"/>
          <w:sz w:val="24"/>
          <w:szCs w:val="24"/>
        </w:rPr>
      </w:pPr>
      <w:r>
        <w:rPr>
          <w:noProof/>
        </w:rPr>
        <w:t>UndInstrmtCollGrp component block</w:t>
      </w:r>
      <w:r>
        <w:rPr>
          <w:noProof/>
        </w:rPr>
        <w:tab/>
      </w:r>
      <w:r>
        <w:rPr>
          <w:noProof/>
        </w:rPr>
        <w:fldChar w:fldCharType="begin"/>
      </w:r>
      <w:r>
        <w:rPr>
          <w:noProof/>
        </w:rPr>
        <w:instrText xml:space="preserve"> PAGEREF _Toc227925120 \h </w:instrText>
      </w:r>
      <w:r>
        <w:rPr>
          <w:noProof/>
        </w:rPr>
      </w:r>
      <w:r>
        <w:rPr>
          <w:noProof/>
        </w:rPr>
        <w:fldChar w:fldCharType="separate"/>
      </w:r>
      <w:r w:rsidR="00C90C98">
        <w:rPr>
          <w:noProof/>
        </w:rPr>
        <w:t>150</w:t>
      </w:r>
      <w:r>
        <w:rPr>
          <w:noProof/>
        </w:rPr>
        <w:fldChar w:fldCharType="end"/>
      </w:r>
    </w:p>
    <w:p w14:paraId="005A7DEE" w14:textId="77777777" w:rsidR="009E3F16" w:rsidRDefault="009E3F16">
      <w:pPr>
        <w:pStyle w:val="TOC2"/>
        <w:tabs>
          <w:tab w:val="right" w:leader="dot" w:pos="9352"/>
        </w:tabs>
        <w:rPr>
          <w:smallCaps w:val="0"/>
          <w:noProof/>
          <w:color w:val="auto"/>
          <w:sz w:val="24"/>
          <w:szCs w:val="24"/>
        </w:rPr>
      </w:pPr>
      <w:r>
        <w:rPr>
          <w:noProof/>
        </w:rPr>
        <w:t>Collateral Request</w:t>
      </w:r>
      <w:r>
        <w:rPr>
          <w:noProof/>
        </w:rPr>
        <w:tab/>
      </w:r>
      <w:r>
        <w:rPr>
          <w:noProof/>
        </w:rPr>
        <w:fldChar w:fldCharType="begin"/>
      </w:r>
      <w:r>
        <w:rPr>
          <w:noProof/>
        </w:rPr>
        <w:instrText xml:space="preserve"> PAGEREF _Toc227925121 \h </w:instrText>
      </w:r>
      <w:r>
        <w:rPr>
          <w:noProof/>
        </w:rPr>
      </w:r>
      <w:r>
        <w:rPr>
          <w:noProof/>
        </w:rPr>
        <w:fldChar w:fldCharType="separate"/>
      </w:r>
      <w:r w:rsidR="00C90C98">
        <w:rPr>
          <w:noProof/>
        </w:rPr>
        <w:t>151</w:t>
      </w:r>
      <w:r>
        <w:rPr>
          <w:noProof/>
        </w:rPr>
        <w:fldChar w:fldCharType="end"/>
      </w:r>
    </w:p>
    <w:p w14:paraId="2A9DB8ED" w14:textId="77777777" w:rsidR="009E3F16" w:rsidRDefault="009E3F16">
      <w:pPr>
        <w:pStyle w:val="TOC2"/>
        <w:tabs>
          <w:tab w:val="right" w:leader="dot" w:pos="9352"/>
        </w:tabs>
        <w:rPr>
          <w:smallCaps w:val="0"/>
          <w:noProof/>
          <w:color w:val="auto"/>
          <w:sz w:val="24"/>
          <w:szCs w:val="24"/>
        </w:rPr>
      </w:pPr>
      <w:r>
        <w:rPr>
          <w:noProof/>
        </w:rPr>
        <w:t>Collateral Assignment</w:t>
      </w:r>
      <w:r>
        <w:rPr>
          <w:noProof/>
        </w:rPr>
        <w:tab/>
      </w:r>
      <w:r>
        <w:rPr>
          <w:noProof/>
        </w:rPr>
        <w:fldChar w:fldCharType="begin"/>
      </w:r>
      <w:r>
        <w:rPr>
          <w:noProof/>
        </w:rPr>
        <w:instrText xml:space="preserve"> PAGEREF _Toc227925122 \h </w:instrText>
      </w:r>
      <w:r>
        <w:rPr>
          <w:noProof/>
        </w:rPr>
      </w:r>
      <w:r>
        <w:rPr>
          <w:noProof/>
        </w:rPr>
        <w:fldChar w:fldCharType="separate"/>
      </w:r>
      <w:r w:rsidR="00C90C98">
        <w:rPr>
          <w:noProof/>
        </w:rPr>
        <w:t>153</w:t>
      </w:r>
      <w:r>
        <w:rPr>
          <w:noProof/>
        </w:rPr>
        <w:fldChar w:fldCharType="end"/>
      </w:r>
    </w:p>
    <w:p w14:paraId="7FCC2F0B" w14:textId="77777777" w:rsidR="009E3F16" w:rsidRDefault="009E3F16">
      <w:pPr>
        <w:pStyle w:val="TOC2"/>
        <w:tabs>
          <w:tab w:val="right" w:leader="dot" w:pos="9352"/>
        </w:tabs>
        <w:rPr>
          <w:smallCaps w:val="0"/>
          <w:noProof/>
          <w:color w:val="auto"/>
          <w:sz w:val="24"/>
          <w:szCs w:val="24"/>
        </w:rPr>
      </w:pPr>
      <w:r>
        <w:rPr>
          <w:noProof/>
        </w:rPr>
        <w:t>Collateral Response</w:t>
      </w:r>
      <w:r>
        <w:rPr>
          <w:noProof/>
        </w:rPr>
        <w:tab/>
      </w:r>
      <w:r>
        <w:rPr>
          <w:noProof/>
        </w:rPr>
        <w:fldChar w:fldCharType="begin"/>
      </w:r>
      <w:r>
        <w:rPr>
          <w:noProof/>
        </w:rPr>
        <w:instrText xml:space="preserve"> PAGEREF _Toc227925123 \h </w:instrText>
      </w:r>
      <w:r>
        <w:rPr>
          <w:noProof/>
        </w:rPr>
      </w:r>
      <w:r>
        <w:rPr>
          <w:noProof/>
        </w:rPr>
        <w:fldChar w:fldCharType="separate"/>
      </w:r>
      <w:r w:rsidR="00C90C98">
        <w:rPr>
          <w:noProof/>
        </w:rPr>
        <w:t>156</w:t>
      </w:r>
      <w:r>
        <w:rPr>
          <w:noProof/>
        </w:rPr>
        <w:fldChar w:fldCharType="end"/>
      </w:r>
    </w:p>
    <w:p w14:paraId="5735A424" w14:textId="77777777" w:rsidR="009E3F16" w:rsidRDefault="009E3F16">
      <w:pPr>
        <w:pStyle w:val="TOC2"/>
        <w:tabs>
          <w:tab w:val="right" w:leader="dot" w:pos="9352"/>
        </w:tabs>
        <w:rPr>
          <w:smallCaps w:val="0"/>
          <w:noProof/>
          <w:color w:val="auto"/>
          <w:sz w:val="24"/>
          <w:szCs w:val="24"/>
        </w:rPr>
      </w:pPr>
      <w:r>
        <w:rPr>
          <w:noProof/>
        </w:rPr>
        <w:t>Collateral Report</w:t>
      </w:r>
      <w:r>
        <w:rPr>
          <w:noProof/>
        </w:rPr>
        <w:tab/>
      </w:r>
      <w:r>
        <w:rPr>
          <w:noProof/>
        </w:rPr>
        <w:fldChar w:fldCharType="begin"/>
      </w:r>
      <w:r>
        <w:rPr>
          <w:noProof/>
        </w:rPr>
        <w:instrText xml:space="preserve"> PAGEREF _Toc227925124 \h </w:instrText>
      </w:r>
      <w:r>
        <w:rPr>
          <w:noProof/>
        </w:rPr>
      </w:r>
      <w:r>
        <w:rPr>
          <w:noProof/>
        </w:rPr>
        <w:fldChar w:fldCharType="separate"/>
      </w:r>
      <w:r w:rsidR="00C90C98">
        <w:rPr>
          <w:noProof/>
        </w:rPr>
        <w:t>158</w:t>
      </w:r>
      <w:r>
        <w:rPr>
          <w:noProof/>
        </w:rPr>
        <w:fldChar w:fldCharType="end"/>
      </w:r>
    </w:p>
    <w:p w14:paraId="3FE6EFB1" w14:textId="77777777" w:rsidR="009E3F16" w:rsidRDefault="009E3F16">
      <w:pPr>
        <w:pStyle w:val="TOC2"/>
        <w:tabs>
          <w:tab w:val="right" w:leader="dot" w:pos="9352"/>
        </w:tabs>
        <w:rPr>
          <w:smallCaps w:val="0"/>
          <w:noProof/>
          <w:color w:val="auto"/>
          <w:sz w:val="24"/>
          <w:szCs w:val="24"/>
        </w:rPr>
      </w:pPr>
      <w:r>
        <w:rPr>
          <w:noProof/>
        </w:rPr>
        <w:t>Collateral Inquiry</w:t>
      </w:r>
      <w:r>
        <w:rPr>
          <w:noProof/>
        </w:rPr>
        <w:tab/>
      </w:r>
      <w:r>
        <w:rPr>
          <w:noProof/>
        </w:rPr>
        <w:fldChar w:fldCharType="begin"/>
      </w:r>
      <w:r>
        <w:rPr>
          <w:noProof/>
        </w:rPr>
        <w:instrText xml:space="preserve"> PAGEREF _Toc227925125 \h </w:instrText>
      </w:r>
      <w:r>
        <w:rPr>
          <w:noProof/>
        </w:rPr>
      </w:r>
      <w:r>
        <w:rPr>
          <w:noProof/>
        </w:rPr>
        <w:fldChar w:fldCharType="separate"/>
      </w:r>
      <w:r w:rsidR="00C90C98">
        <w:rPr>
          <w:noProof/>
        </w:rPr>
        <w:t>160</w:t>
      </w:r>
      <w:r>
        <w:rPr>
          <w:noProof/>
        </w:rPr>
        <w:fldChar w:fldCharType="end"/>
      </w:r>
    </w:p>
    <w:p w14:paraId="19862162" w14:textId="77777777" w:rsidR="009E3F16" w:rsidRDefault="009E3F16">
      <w:pPr>
        <w:pStyle w:val="TOC2"/>
        <w:tabs>
          <w:tab w:val="right" w:leader="dot" w:pos="9352"/>
        </w:tabs>
        <w:rPr>
          <w:smallCaps w:val="0"/>
          <w:noProof/>
          <w:color w:val="auto"/>
          <w:sz w:val="24"/>
          <w:szCs w:val="24"/>
        </w:rPr>
      </w:pPr>
      <w:r>
        <w:rPr>
          <w:noProof/>
        </w:rPr>
        <w:t>Collateral Inquiry Ack</w:t>
      </w:r>
      <w:r>
        <w:rPr>
          <w:noProof/>
        </w:rPr>
        <w:tab/>
      </w:r>
      <w:r>
        <w:rPr>
          <w:noProof/>
        </w:rPr>
        <w:fldChar w:fldCharType="begin"/>
      </w:r>
      <w:r>
        <w:rPr>
          <w:noProof/>
        </w:rPr>
        <w:instrText xml:space="preserve"> PAGEREF _Toc227925126 \h </w:instrText>
      </w:r>
      <w:r>
        <w:rPr>
          <w:noProof/>
        </w:rPr>
      </w:r>
      <w:r>
        <w:rPr>
          <w:noProof/>
        </w:rPr>
        <w:fldChar w:fldCharType="separate"/>
      </w:r>
      <w:r w:rsidR="00C90C98">
        <w:rPr>
          <w:noProof/>
        </w:rPr>
        <w:t>162</w:t>
      </w:r>
      <w:r>
        <w:rPr>
          <w:noProof/>
        </w:rPr>
        <w:fldChar w:fldCharType="end"/>
      </w:r>
    </w:p>
    <w:p w14:paraId="49BB7C66" w14:textId="77777777" w:rsidR="009E3F16" w:rsidRDefault="009E3F16">
      <w:pPr>
        <w:pStyle w:val="TOC1"/>
        <w:tabs>
          <w:tab w:val="right" w:leader="dot" w:pos="9352"/>
        </w:tabs>
        <w:rPr>
          <w:b w:val="0"/>
          <w:bCs w:val="0"/>
          <w:caps w:val="0"/>
          <w:noProof/>
          <w:color w:val="auto"/>
          <w:sz w:val="24"/>
          <w:szCs w:val="24"/>
        </w:rPr>
      </w:pPr>
      <w:r>
        <w:rPr>
          <w:noProof/>
        </w:rPr>
        <w:t>Appendix A – Trade Amendment and Trade Cancel Work Flow Diagrams</w:t>
      </w:r>
      <w:r>
        <w:rPr>
          <w:noProof/>
        </w:rPr>
        <w:tab/>
      </w:r>
      <w:r>
        <w:rPr>
          <w:noProof/>
        </w:rPr>
        <w:fldChar w:fldCharType="begin"/>
      </w:r>
      <w:r>
        <w:rPr>
          <w:noProof/>
        </w:rPr>
        <w:instrText xml:space="preserve"> PAGEREF _Toc227925127 \h </w:instrText>
      </w:r>
      <w:r>
        <w:rPr>
          <w:noProof/>
        </w:rPr>
      </w:r>
      <w:r>
        <w:rPr>
          <w:noProof/>
        </w:rPr>
        <w:fldChar w:fldCharType="separate"/>
      </w:r>
      <w:r w:rsidR="00C90C98">
        <w:rPr>
          <w:noProof/>
        </w:rPr>
        <w:t>164</w:t>
      </w:r>
      <w:r>
        <w:rPr>
          <w:noProof/>
        </w:rPr>
        <w:fldChar w:fldCharType="end"/>
      </w:r>
    </w:p>
    <w:p w14:paraId="38A0400E" w14:textId="77777777" w:rsidR="009E3F16" w:rsidRDefault="009E3F16">
      <w:pPr>
        <w:pStyle w:val="TOC2"/>
        <w:tabs>
          <w:tab w:val="right" w:leader="dot" w:pos="9352"/>
        </w:tabs>
        <w:rPr>
          <w:smallCaps w:val="0"/>
          <w:noProof/>
          <w:color w:val="auto"/>
          <w:sz w:val="24"/>
          <w:szCs w:val="24"/>
        </w:rPr>
      </w:pPr>
      <w:r>
        <w:rPr>
          <w:noProof/>
        </w:rPr>
        <w:t>Trade Amendment for Trade Capture Report</w:t>
      </w:r>
      <w:r>
        <w:rPr>
          <w:noProof/>
        </w:rPr>
        <w:tab/>
      </w:r>
      <w:r>
        <w:rPr>
          <w:noProof/>
        </w:rPr>
        <w:fldChar w:fldCharType="begin"/>
      </w:r>
      <w:r>
        <w:rPr>
          <w:noProof/>
        </w:rPr>
        <w:instrText xml:space="preserve"> PAGEREF _Toc227925128 \h </w:instrText>
      </w:r>
      <w:r>
        <w:rPr>
          <w:noProof/>
        </w:rPr>
      </w:r>
      <w:r>
        <w:rPr>
          <w:noProof/>
        </w:rPr>
        <w:fldChar w:fldCharType="separate"/>
      </w:r>
      <w:r w:rsidR="00C90C98">
        <w:rPr>
          <w:noProof/>
        </w:rPr>
        <w:t>164</w:t>
      </w:r>
      <w:r>
        <w:rPr>
          <w:noProof/>
        </w:rPr>
        <w:fldChar w:fldCharType="end"/>
      </w:r>
    </w:p>
    <w:p w14:paraId="76C61B3F" w14:textId="77777777" w:rsidR="009E3F16" w:rsidRDefault="009E3F16">
      <w:pPr>
        <w:pStyle w:val="TOC3"/>
        <w:tabs>
          <w:tab w:val="right" w:leader="dot" w:pos="9352"/>
        </w:tabs>
        <w:rPr>
          <w:i w:val="0"/>
          <w:iCs w:val="0"/>
          <w:noProof/>
          <w:color w:val="auto"/>
          <w:sz w:val="24"/>
          <w:szCs w:val="24"/>
        </w:rPr>
      </w:pPr>
      <w:r>
        <w:rPr>
          <w:noProof/>
        </w:rPr>
        <w:t>Trade Amendment - One-Party Report for Pass-Thru Model</w:t>
      </w:r>
      <w:r>
        <w:rPr>
          <w:noProof/>
        </w:rPr>
        <w:tab/>
      </w:r>
      <w:r>
        <w:rPr>
          <w:noProof/>
        </w:rPr>
        <w:fldChar w:fldCharType="begin"/>
      </w:r>
      <w:r>
        <w:rPr>
          <w:noProof/>
        </w:rPr>
        <w:instrText xml:space="preserve"> PAGEREF _Toc227925129 \h </w:instrText>
      </w:r>
      <w:r>
        <w:rPr>
          <w:noProof/>
        </w:rPr>
      </w:r>
      <w:r>
        <w:rPr>
          <w:noProof/>
        </w:rPr>
        <w:fldChar w:fldCharType="separate"/>
      </w:r>
      <w:r w:rsidR="00C90C98">
        <w:rPr>
          <w:noProof/>
        </w:rPr>
        <w:t>165</w:t>
      </w:r>
      <w:r>
        <w:rPr>
          <w:noProof/>
        </w:rPr>
        <w:fldChar w:fldCharType="end"/>
      </w:r>
    </w:p>
    <w:p w14:paraId="291028A3" w14:textId="77777777" w:rsidR="009E3F16" w:rsidRDefault="009E3F16">
      <w:pPr>
        <w:pStyle w:val="TOC3"/>
        <w:tabs>
          <w:tab w:val="right" w:leader="dot" w:pos="9352"/>
        </w:tabs>
        <w:rPr>
          <w:i w:val="0"/>
          <w:iCs w:val="0"/>
          <w:noProof/>
          <w:color w:val="auto"/>
          <w:sz w:val="24"/>
          <w:szCs w:val="24"/>
        </w:rPr>
      </w:pPr>
      <w:r>
        <w:rPr>
          <w:noProof/>
        </w:rPr>
        <w:t>Trade Amendment - One-Party Matching Model</w:t>
      </w:r>
      <w:r>
        <w:rPr>
          <w:noProof/>
        </w:rPr>
        <w:tab/>
      </w:r>
      <w:r>
        <w:rPr>
          <w:noProof/>
        </w:rPr>
        <w:fldChar w:fldCharType="begin"/>
      </w:r>
      <w:r>
        <w:rPr>
          <w:noProof/>
        </w:rPr>
        <w:instrText xml:space="preserve"> PAGEREF _Toc227925130 \h </w:instrText>
      </w:r>
      <w:r>
        <w:rPr>
          <w:noProof/>
        </w:rPr>
      </w:r>
      <w:r>
        <w:rPr>
          <w:noProof/>
        </w:rPr>
        <w:fldChar w:fldCharType="separate"/>
      </w:r>
      <w:r w:rsidR="00C90C98">
        <w:rPr>
          <w:noProof/>
        </w:rPr>
        <w:t>166</w:t>
      </w:r>
      <w:r>
        <w:rPr>
          <w:noProof/>
        </w:rPr>
        <w:fldChar w:fldCharType="end"/>
      </w:r>
    </w:p>
    <w:p w14:paraId="6BF3CCA7" w14:textId="77777777" w:rsidR="009E3F16" w:rsidRDefault="009E3F16">
      <w:pPr>
        <w:pStyle w:val="TOC3"/>
        <w:tabs>
          <w:tab w:val="right" w:leader="dot" w:pos="9352"/>
        </w:tabs>
        <w:rPr>
          <w:i w:val="0"/>
          <w:iCs w:val="0"/>
          <w:noProof/>
          <w:color w:val="auto"/>
          <w:sz w:val="24"/>
          <w:szCs w:val="24"/>
        </w:rPr>
      </w:pPr>
      <w:r>
        <w:rPr>
          <w:noProof/>
        </w:rPr>
        <w:t>Trade Amendment - Two-Party Report</w:t>
      </w:r>
      <w:r>
        <w:rPr>
          <w:noProof/>
        </w:rPr>
        <w:tab/>
      </w:r>
      <w:r>
        <w:rPr>
          <w:noProof/>
        </w:rPr>
        <w:fldChar w:fldCharType="begin"/>
      </w:r>
      <w:r>
        <w:rPr>
          <w:noProof/>
        </w:rPr>
        <w:instrText xml:space="preserve"> PAGEREF _Toc227925131 \h </w:instrText>
      </w:r>
      <w:r>
        <w:rPr>
          <w:noProof/>
        </w:rPr>
      </w:r>
      <w:r>
        <w:rPr>
          <w:noProof/>
        </w:rPr>
        <w:fldChar w:fldCharType="separate"/>
      </w:r>
      <w:r w:rsidR="00C90C98">
        <w:rPr>
          <w:noProof/>
        </w:rPr>
        <w:t>167</w:t>
      </w:r>
      <w:r>
        <w:rPr>
          <w:noProof/>
        </w:rPr>
        <w:fldChar w:fldCharType="end"/>
      </w:r>
    </w:p>
    <w:p w14:paraId="02FF21E6" w14:textId="77777777" w:rsidR="009E3F16" w:rsidRDefault="009E3F16">
      <w:pPr>
        <w:pStyle w:val="TOC3"/>
        <w:tabs>
          <w:tab w:val="right" w:leader="dot" w:pos="9352"/>
        </w:tabs>
        <w:rPr>
          <w:i w:val="0"/>
          <w:iCs w:val="0"/>
          <w:noProof/>
          <w:color w:val="auto"/>
          <w:sz w:val="24"/>
          <w:szCs w:val="24"/>
        </w:rPr>
      </w:pPr>
      <w:r>
        <w:rPr>
          <w:noProof/>
        </w:rPr>
        <w:t>Trade Amendment - Confirmed Trade Reporting Model</w:t>
      </w:r>
      <w:r>
        <w:rPr>
          <w:noProof/>
        </w:rPr>
        <w:tab/>
      </w:r>
      <w:r>
        <w:rPr>
          <w:noProof/>
        </w:rPr>
        <w:fldChar w:fldCharType="begin"/>
      </w:r>
      <w:r>
        <w:rPr>
          <w:noProof/>
        </w:rPr>
        <w:instrText xml:space="preserve"> PAGEREF _Toc227925132 \h </w:instrText>
      </w:r>
      <w:r>
        <w:rPr>
          <w:noProof/>
        </w:rPr>
      </w:r>
      <w:r>
        <w:rPr>
          <w:noProof/>
        </w:rPr>
        <w:fldChar w:fldCharType="separate"/>
      </w:r>
      <w:r w:rsidR="00C90C98">
        <w:rPr>
          <w:noProof/>
        </w:rPr>
        <w:t>168</w:t>
      </w:r>
      <w:r>
        <w:rPr>
          <w:noProof/>
        </w:rPr>
        <w:fldChar w:fldCharType="end"/>
      </w:r>
    </w:p>
    <w:p w14:paraId="10C43885" w14:textId="77777777" w:rsidR="009E3F16" w:rsidRDefault="009E3F16">
      <w:pPr>
        <w:pStyle w:val="TOC2"/>
        <w:tabs>
          <w:tab w:val="right" w:leader="dot" w:pos="9352"/>
        </w:tabs>
        <w:rPr>
          <w:smallCaps w:val="0"/>
          <w:noProof/>
          <w:color w:val="auto"/>
          <w:sz w:val="24"/>
          <w:szCs w:val="24"/>
        </w:rPr>
      </w:pPr>
      <w:r>
        <w:rPr>
          <w:noProof/>
        </w:rPr>
        <w:t>Trade Capture Report Trade Cancel</w:t>
      </w:r>
      <w:r>
        <w:rPr>
          <w:noProof/>
        </w:rPr>
        <w:tab/>
      </w:r>
      <w:r>
        <w:rPr>
          <w:noProof/>
        </w:rPr>
        <w:fldChar w:fldCharType="begin"/>
      </w:r>
      <w:r>
        <w:rPr>
          <w:noProof/>
        </w:rPr>
        <w:instrText xml:space="preserve"> PAGEREF _Toc227925133 \h </w:instrText>
      </w:r>
      <w:r>
        <w:rPr>
          <w:noProof/>
        </w:rPr>
      </w:r>
      <w:r>
        <w:rPr>
          <w:noProof/>
        </w:rPr>
        <w:fldChar w:fldCharType="separate"/>
      </w:r>
      <w:r w:rsidR="00C90C98">
        <w:rPr>
          <w:noProof/>
        </w:rPr>
        <w:t>169</w:t>
      </w:r>
      <w:r>
        <w:rPr>
          <w:noProof/>
        </w:rPr>
        <w:fldChar w:fldCharType="end"/>
      </w:r>
    </w:p>
    <w:p w14:paraId="52B8F021" w14:textId="77777777" w:rsidR="009E3F16" w:rsidRDefault="009E3F16">
      <w:pPr>
        <w:pStyle w:val="TOC3"/>
        <w:tabs>
          <w:tab w:val="right" w:leader="dot" w:pos="9352"/>
        </w:tabs>
        <w:rPr>
          <w:i w:val="0"/>
          <w:iCs w:val="0"/>
          <w:noProof/>
          <w:color w:val="auto"/>
          <w:sz w:val="24"/>
          <w:szCs w:val="24"/>
        </w:rPr>
      </w:pPr>
      <w:r>
        <w:rPr>
          <w:noProof/>
        </w:rPr>
        <w:t>Trade Cancel - One-Party Pass-Thru Model</w:t>
      </w:r>
      <w:r>
        <w:rPr>
          <w:noProof/>
        </w:rPr>
        <w:tab/>
      </w:r>
      <w:r>
        <w:rPr>
          <w:noProof/>
        </w:rPr>
        <w:fldChar w:fldCharType="begin"/>
      </w:r>
      <w:r>
        <w:rPr>
          <w:noProof/>
        </w:rPr>
        <w:instrText xml:space="preserve"> PAGEREF _Toc227925134 \h </w:instrText>
      </w:r>
      <w:r>
        <w:rPr>
          <w:noProof/>
        </w:rPr>
      </w:r>
      <w:r>
        <w:rPr>
          <w:noProof/>
        </w:rPr>
        <w:fldChar w:fldCharType="separate"/>
      </w:r>
      <w:r w:rsidR="00C90C98">
        <w:rPr>
          <w:noProof/>
        </w:rPr>
        <w:t>170</w:t>
      </w:r>
      <w:r>
        <w:rPr>
          <w:noProof/>
        </w:rPr>
        <w:fldChar w:fldCharType="end"/>
      </w:r>
    </w:p>
    <w:p w14:paraId="1BE0FA1B" w14:textId="77777777" w:rsidR="009E3F16" w:rsidRDefault="009E3F16">
      <w:pPr>
        <w:pStyle w:val="TOC3"/>
        <w:tabs>
          <w:tab w:val="right" w:leader="dot" w:pos="9352"/>
        </w:tabs>
        <w:rPr>
          <w:i w:val="0"/>
          <w:iCs w:val="0"/>
          <w:noProof/>
          <w:color w:val="auto"/>
          <w:sz w:val="24"/>
          <w:szCs w:val="24"/>
        </w:rPr>
      </w:pPr>
      <w:r>
        <w:rPr>
          <w:noProof/>
        </w:rPr>
        <w:t>Trade Cancel - One-Party Matching Model</w:t>
      </w:r>
      <w:r>
        <w:rPr>
          <w:noProof/>
        </w:rPr>
        <w:tab/>
      </w:r>
      <w:r>
        <w:rPr>
          <w:noProof/>
        </w:rPr>
        <w:fldChar w:fldCharType="begin"/>
      </w:r>
      <w:r>
        <w:rPr>
          <w:noProof/>
        </w:rPr>
        <w:instrText xml:space="preserve"> PAGEREF _Toc227925135 \h </w:instrText>
      </w:r>
      <w:r>
        <w:rPr>
          <w:noProof/>
        </w:rPr>
      </w:r>
      <w:r>
        <w:rPr>
          <w:noProof/>
        </w:rPr>
        <w:fldChar w:fldCharType="separate"/>
      </w:r>
      <w:r w:rsidR="00C90C98">
        <w:rPr>
          <w:noProof/>
        </w:rPr>
        <w:t>171</w:t>
      </w:r>
      <w:r>
        <w:rPr>
          <w:noProof/>
        </w:rPr>
        <w:fldChar w:fldCharType="end"/>
      </w:r>
    </w:p>
    <w:p w14:paraId="20E7A8AA" w14:textId="77777777" w:rsidR="009E3F16" w:rsidRDefault="009E3F16">
      <w:pPr>
        <w:pStyle w:val="TOC3"/>
        <w:tabs>
          <w:tab w:val="right" w:leader="dot" w:pos="9352"/>
        </w:tabs>
        <w:rPr>
          <w:i w:val="0"/>
          <w:iCs w:val="0"/>
          <w:noProof/>
          <w:color w:val="auto"/>
          <w:sz w:val="24"/>
          <w:szCs w:val="24"/>
        </w:rPr>
      </w:pPr>
      <w:r>
        <w:rPr>
          <w:noProof/>
        </w:rPr>
        <w:t>Trade Cancel - Two-Party Report</w:t>
      </w:r>
      <w:r>
        <w:rPr>
          <w:noProof/>
        </w:rPr>
        <w:tab/>
      </w:r>
      <w:r>
        <w:rPr>
          <w:noProof/>
        </w:rPr>
        <w:fldChar w:fldCharType="begin"/>
      </w:r>
      <w:r>
        <w:rPr>
          <w:noProof/>
        </w:rPr>
        <w:instrText xml:space="preserve"> PAGEREF _Toc227925136 \h </w:instrText>
      </w:r>
      <w:r>
        <w:rPr>
          <w:noProof/>
        </w:rPr>
      </w:r>
      <w:r>
        <w:rPr>
          <w:noProof/>
        </w:rPr>
        <w:fldChar w:fldCharType="separate"/>
      </w:r>
      <w:r w:rsidR="00C90C98">
        <w:rPr>
          <w:noProof/>
        </w:rPr>
        <w:t>172</w:t>
      </w:r>
      <w:r>
        <w:rPr>
          <w:noProof/>
        </w:rPr>
        <w:fldChar w:fldCharType="end"/>
      </w:r>
    </w:p>
    <w:p w14:paraId="723E46D7" w14:textId="77777777" w:rsidR="009E3F16" w:rsidRDefault="009E3F16">
      <w:pPr>
        <w:pStyle w:val="TOC3"/>
        <w:tabs>
          <w:tab w:val="right" w:leader="dot" w:pos="9352"/>
        </w:tabs>
        <w:rPr>
          <w:i w:val="0"/>
          <w:iCs w:val="0"/>
          <w:noProof/>
          <w:color w:val="auto"/>
          <w:sz w:val="24"/>
          <w:szCs w:val="24"/>
        </w:rPr>
      </w:pPr>
      <w:r>
        <w:rPr>
          <w:noProof/>
        </w:rPr>
        <w:t>Trade Cancel - Confirmed Trade Reporting Model</w:t>
      </w:r>
      <w:r>
        <w:rPr>
          <w:noProof/>
        </w:rPr>
        <w:tab/>
      </w:r>
      <w:r>
        <w:rPr>
          <w:noProof/>
        </w:rPr>
        <w:fldChar w:fldCharType="begin"/>
      </w:r>
      <w:r>
        <w:rPr>
          <w:noProof/>
        </w:rPr>
        <w:instrText xml:space="preserve"> PAGEREF _Toc227925137 \h </w:instrText>
      </w:r>
      <w:r>
        <w:rPr>
          <w:noProof/>
        </w:rPr>
      </w:r>
      <w:r>
        <w:rPr>
          <w:noProof/>
        </w:rPr>
        <w:fldChar w:fldCharType="separate"/>
      </w:r>
      <w:r w:rsidR="00C90C98">
        <w:rPr>
          <w:noProof/>
        </w:rPr>
        <w:t>173</w:t>
      </w:r>
      <w:r>
        <w:rPr>
          <w:noProof/>
        </w:rPr>
        <w:fldChar w:fldCharType="end"/>
      </w:r>
    </w:p>
    <w:p w14:paraId="5A309213" w14:textId="77777777" w:rsidR="009E3F16" w:rsidRDefault="009E3F16">
      <w:pPr>
        <w:pStyle w:val="TOC2"/>
        <w:tabs>
          <w:tab w:val="right" w:leader="dot" w:pos="9352"/>
        </w:tabs>
        <w:rPr>
          <w:smallCaps w:val="0"/>
          <w:noProof/>
          <w:color w:val="auto"/>
          <w:sz w:val="24"/>
          <w:szCs w:val="24"/>
        </w:rPr>
      </w:pPr>
      <w:r>
        <w:rPr>
          <w:noProof/>
        </w:rPr>
        <w:lastRenderedPageBreak/>
        <w:t>Generic Sub-Workflows</w:t>
      </w:r>
      <w:r>
        <w:rPr>
          <w:noProof/>
        </w:rPr>
        <w:tab/>
      </w:r>
      <w:r>
        <w:rPr>
          <w:noProof/>
        </w:rPr>
        <w:fldChar w:fldCharType="begin"/>
      </w:r>
      <w:r>
        <w:rPr>
          <w:noProof/>
        </w:rPr>
        <w:instrText xml:space="preserve"> PAGEREF _Toc227925138 \h </w:instrText>
      </w:r>
      <w:r>
        <w:rPr>
          <w:noProof/>
        </w:rPr>
      </w:r>
      <w:r>
        <w:rPr>
          <w:noProof/>
        </w:rPr>
        <w:fldChar w:fldCharType="separate"/>
      </w:r>
      <w:r w:rsidR="00C90C98">
        <w:rPr>
          <w:noProof/>
        </w:rPr>
        <w:t>174</w:t>
      </w:r>
      <w:r>
        <w:rPr>
          <w:noProof/>
        </w:rPr>
        <w:fldChar w:fldCharType="end"/>
      </w:r>
    </w:p>
    <w:p w14:paraId="1460D95E" w14:textId="77777777" w:rsidR="009E3F16" w:rsidRDefault="009E3F16">
      <w:pPr>
        <w:pStyle w:val="TOC3"/>
        <w:tabs>
          <w:tab w:val="right" w:leader="dot" w:pos="9352"/>
        </w:tabs>
        <w:rPr>
          <w:i w:val="0"/>
          <w:iCs w:val="0"/>
          <w:noProof/>
          <w:color w:val="auto"/>
          <w:sz w:val="24"/>
          <w:szCs w:val="24"/>
        </w:rPr>
      </w:pPr>
      <w:r>
        <w:rPr>
          <w:noProof/>
        </w:rPr>
        <w:t>Canceling a Pre-confirmed Trade Capture Report</w:t>
      </w:r>
      <w:r>
        <w:rPr>
          <w:noProof/>
        </w:rPr>
        <w:tab/>
      </w:r>
      <w:r>
        <w:rPr>
          <w:noProof/>
        </w:rPr>
        <w:fldChar w:fldCharType="begin"/>
      </w:r>
      <w:r>
        <w:rPr>
          <w:noProof/>
        </w:rPr>
        <w:instrText xml:space="preserve"> PAGEREF _Toc227925139 \h </w:instrText>
      </w:r>
      <w:r>
        <w:rPr>
          <w:noProof/>
        </w:rPr>
      </w:r>
      <w:r>
        <w:rPr>
          <w:noProof/>
        </w:rPr>
        <w:fldChar w:fldCharType="separate"/>
      </w:r>
      <w:r w:rsidR="00C90C98">
        <w:rPr>
          <w:noProof/>
        </w:rPr>
        <w:t>174</w:t>
      </w:r>
      <w:r>
        <w:rPr>
          <w:noProof/>
        </w:rPr>
        <w:fldChar w:fldCharType="end"/>
      </w:r>
    </w:p>
    <w:p w14:paraId="627FA54B" w14:textId="77777777" w:rsidR="009E3F16" w:rsidRDefault="009E3F16">
      <w:pPr>
        <w:pStyle w:val="TOC3"/>
        <w:tabs>
          <w:tab w:val="right" w:leader="dot" w:pos="9352"/>
        </w:tabs>
        <w:rPr>
          <w:i w:val="0"/>
          <w:iCs w:val="0"/>
          <w:noProof/>
          <w:color w:val="auto"/>
          <w:sz w:val="24"/>
          <w:szCs w:val="24"/>
        </w:rPr>
      </w:pPr>
      <w:r>
        <w:rPr>
          <w:noProof/>
        </w:rPr>
        <w:t>Updating (Replacing) a Trade Capture Report</w:t>
      </w:r>
      <w:r>
        <w:rPr>
          <w:noProof/>
        </w:rPr>
        <w:tab/>
      </w:r>
      <w:r>
        <w:rPr>
          <w:noProof/>
        </w:rPr>
        <w:fldChar w:fldCharType="begin"/>
      </w:r>
      <w:r>
        <w:rPr>
          <w:noProof/>
        </w:rPr>
        <w:instrText xml:space="preserve"> PAGEREF _Toc227925140 \h </w:instrText>
      </w:r>
      <w:r>
        <w:rPr>
          <w:noProof/>
        </w:rPr>
      </w:r>
      <w:r>
        <w:rPr>
          <w:noProof/>
        </w:rPr>
        <w:fldChar w:fldCharType="separate"/>
      </w:r>
      <w:r w:rsidR="00C90C98">
        <w:rPr>
          <w:noProof/>
        </w:rPr>
        <w:t>175</w:t>
      </w:r>
      <w:r>
        <w:rPr>
          <w:noProof/>
        </w:rPr>
        <w:fldChar w:fldCharType="end"/>
      </w:r>
    </w:p>
    <w:p w14:paraId="55F50649" w14:textId="77777777" w:rsidR="009E3F16" w:rsidRDefault="009E3F16">
      <w:pPr>
        <w:pStyle w:val="TOC1"/>
        <w:tabs>
          <w:tab w:val="right" w:leader="dot" w:pos="9352"/>
        </w:tabs>
        <w:rPr>
          <w:b w:val="0"/>
          <w:bCs w:val="0"/>
          <w:caps w:val="0"/>
          <w:noProof/>
          <w:color w:val="auto"/>
          <w:sz w:val="24"/>
          <w:szCs w:val="24"/>
        </w:rPr>
      </w:pPr>
      <w:r>
        <w:rPr>
          <w:noProof/>
        </w:rPr>
        <w:t>Appendix B - Trade Capture Report (TCR) Work Flow and Usage Tables</w:t>
      </w:r>
      <w:r>
        <w:rPr>
          <w:noProof/>
        </w:rPr>
        <w:tab/>
      </w:r>
      <w:r>
        <w:rPr>
          <w:noProof/>
        </w:rPr>
        <w:fldChar w:fldCharType="begin"/>
      </w:r>
      <w:r>
        <w:rPr>
          <w:noProof/>
        </w:rPr>
        <w:instrText xml:space="preserve"> PAGEREF _Toc227925141 \h </w:instrText>
      </w:r>
      <w:r>
        <w:rPr>
          <w:noProof/>
        </w:rPr>
      </w:r>
      <w:r>
        <w:rPr>
          <w:noProof/>
        </w:rPr>
        <w:fldChar w:fldCharType="separate"/>
      </w:r>
      <w:r w:rsidR="00C90C98">
        <w:rPr>
          <w:noProof/>
        </w:rPr>
        <w:t>176</w:t>
      </w:r>
      <w:r>
        <w:rPr>
          <w:noProof/>
        </w:rPr>
        <w:fldChar w:fldCharType="end"/>
      </w:r>
    </w:p>
    <w:p w14:paraId="33FF08C5" w14:textId="77777777" w:rsidR="009E3F16" w:rsidRDefault="009E3F16">
      <w:pPr>
        <w:pStyle w:val="TOC2"/>
        <w:tabs>
          <w:tab w:val="right" w:leader="dot" w:pos="9352"/>
        </w:tabs>
        <w:rPr>
          <w:smallCaps w:val="0"/>
          <w:noProof/>
          <w:color w:val="auto"/>
          <w:sz w:val="24"/>
          <w:szCs w:val="24"/>
        </w:rPr>
      </w:pPr>
      <w:r>
        <w:rPr>
          <w:noProof/>
          <w:lang w:val="en-GB"/>
        </w:rPr>
        <w:t>Trade Capture Processing Guidelines and Rules</w:t>
      </w:r>
      <w:r>
        <w:rPr>
          <w:noProof/>
        </w:rPr>
        <w:tab/>
      </w:r>
      <w:r>
        <w:rPr>
          <w:noProof/>
        </w:rPr>
        <w:fldChar w:fldCharType="begin"/>
      </w:r>
      <w:r>
        <w:rPr>
          <w:noProof/>
        </w:rPr>
        <w:instrText xml:space="preserve"> PAGEREF _Toc227925142 \h </w:instrText>
      </w:r>
      <w:r>
        <w:rPr>
          <w:noProof/>
        </w:rPr>
      </w:r>
      <w:r>
        <w:rPr>
          <w:noProof/>
        </w:rPr>
        <w:fldChar w:fldCharType="separate"/>
      </w:r>
      <w:r w:rsidR="00C90C98">
        <w:rPr>
          <w:noProof/>
        </w:rPr>
        <w:t>176</w:t>
      </w:r>
      <w:r>
        <w:rPr>
          <w:noProof/>
        </w:rPr>
        <w:fldChar w:fldCharType="end"/>
      </w:r>
    </w:p>
    <w:p w14:paraId="5A0036C5" w14:textId="77777777" w:rsidR="009E3F16" w:rsidRDefault="009E3F16">
      <w:pPr>
        <w:pStyle w:val="TOC4"/>
        <w:tabs>
          <w:tab w:val="right" w:leader="dot" w:pos="9352"/>
        </w:tabs>
        <w:rPr>
          <w:noProof/>
          <w:color w:val="auto"/>
          <w:sz w:val="24"/>
          <w:szCs w:val="24"/>
        </w:rPr>
      </w:pPr>
      <w:r>
        <w:rPr>
          <w:noProof/>
        </w:rPr>
        <w:t>Notes on the Following Tables</w:t>
      </w:r>
      <w:r>
        <w:rPr>
          <w:noProof/>
        </w:rPr>
        <w:tab/>
      </w:r>
      <w:r>
        <w:rPr>
          <w:noProof/>
        </w:rPr>
        <w:fldChar w:fldCharType="begin"/>
      </w:r>
      <w:r>
        <w:rPr>
          <w:noProof/>
        </w:rPr>
        <w:instrText xml:space="preserve"> PAGEREF _Toc227925143 \h </w:instrText>
      </w:r>
      <w:r>
        <w:rPr>
          <w:noProof/>
        </w:rPr>
      </w:r>
      <w:r>
        <w:rPr>
          <w:noProof/>
        </w:rPr>
        <w:fldChar w:fldCharType="separate"/>
      </w:r>
      <w:r w:rsidR="00C90C98">
        <w:rPr>
          <w:noProof/>
        </w:rPr>
        <w:t>178</w:t>
      </w:r>
      <w:r>
        <w:rPr>
          <w:noProof/>
        </w:rPr>
        <w:fldChar w:fldCharType="end"/>
      </w:r>
    </w:p>
    <w:p w14:paraId="55420F2A" w14:textId="77777777" w:rsidR="009E3F16" w:rsidRDefault="009E3F16">
      <w:pPr>
        <w:pStyle w:val="TOC2"/>
        <w:tabs>
          <w:tab w:val="right" w:leader="dot" w:pos="9352"/>
        </w:tabs>
        <w:rPr>
          <w:smallCaps w:val="0"/>
          <w:noProof/>
          <w:color w:val="auto"/>
          <w:sz w:val="24"/>
          <w:szCs w:val="24"/>
        </w:rPr>
      </w:pPr>
      <w:r>
        <w:rPr>
          <w:noProof/>
          <w:lang w:eastAsia="sv-SE"/>
        </w:rPr>
        <w:t>Trade Handling Usage Tables for Regular and Privately Negotiated Trades</w:t>
      </w:r>
      <w:r>
        <w:rPr>
          <w:noProof/>
        </w:rPr>
        <w:tab/>
      </w:r>
      <w:r>
        <w:rPr>
          <w:noProof/>
        </w:rPr>
        <w:fldChar w:fldCharType="begin"/>
      </w:r>
      <w:r>
        <w:rPr>
          <w:noProof/>
        </w:rPr>
        <w:instrText xml:space="preserve"> PAGEREF _Toc227925144 \h </w:instrText>
      </w:r>
      <w:r>
        <w:rPr>
          <w:noProof/>
        </w:rPr>
      </w:r>
      <w:r>
        <w:rPr>
          <w:noProof/>
        </w:rPr>
        <w:fldChar w:fldCharType="separate"/>
      </w:r>
      <w:r w:rsidR="00C90C98">
        <w:rPr>
          <w:noProof/>
        </w:rPr>
        <w:t>179</w:t>
      </w:r>
      <w:r>
        <w:rPr>
          <w:noProof/>
        </w:rPr>
        <w:fldChar w:fldCharType="end"/>
      </w:r>
    </w:p>
    <w:p w14:paraId="624C91CD" w14:textId="77777777" w:rsidR="009E3F16" w:rsidRDefault="009E3F16">
      <w:pPr>
        <w:pStyle w:val="TOC3"/>
        <w:tabs>
          <w:tab w:val="right" w:leader="dot" w:pos="9352"/>
        </w:tabs>
        <w:rPr>
          <w:i w:val="0"/>
          <w:iCs w:val="0"/>
          <w:noProof/>
          <w:color w:val="auto"/>
          <w:sz w:val="24"/>
          <w:szCs w:val="24"/>
        </w:rPr>
      </w:pPr>
      <w:r>
        <w:rPr>
          <w:noProof/>
          <w:lang w:eastAsia="sv-SE"/>
        </w:rPr>
        <w:t>Requesting the Market Place for a New Trade</w:t>
      </w:r>
      <w:r>
        <w:rPr>
          <w:noProof/>
        </w:rPr>
        <w:tab/>
      </w:r>
      <w:r>
        <w:rPr>
          <w:noProof/>
        </w:rPr>
        <w:fldChar w:fldCharType="begin"/>
      </w:r>
      <w:r>
        <w:rPr>
          <w:noProof/>
        </w:rPr>
        <w:instrText xml:space="preserve"> PAGEREF _Toc227925145 \h </w:instrText>
      </w:r>
      <w:r>
        <w:rPr>
          <w:noProof/>
        </w:rPr>
      </w:r>
      <w:r>
        <w:rPr>
          <w:noProof/>
        </w:rPr>
        <w:fldChar w:fldCharType="separate"/>
      </w:r>
      <w:r w:rsidR="00C90C98">
        <w:rPr>
          <w:noProof/>
        </w:rPr>
        <w:t>179</w:t>
      </w:r>
      <w:r>
        <w:rPr>
          <w:noProof/>
        </w:rPr>
        <w:fldChar w:fldCharType="end"/>
      </w:r>
    </w:p>
    <w:p w14:paraId="2E82539E" w14:textId="77777777" w:rsidR="009E3F16" w:rsidRDefault="009E3F16">
      <w:pPr>
        <w:pStyle w:val="TOC4"/>
        <w:tabs>
          <w:tab w:val="right" w:leader="dot" w:pos="9352"/>
        </w:tabs>
        <w:rPr>
          <w:noProof/>
          <w:color w:val="auto"/>
          <w:sz w:val="24"/>
          <w:szCs w:val="24"/>
        </w:rPr>
      </w:pPr>
      <w:r>
        <w:rPr>
          <w:noProof/>
          <w:lang w:eastAsia="sv-SE"/>
        </w:rPr>
        <w:t>Confirmed Trade – Published by Marketplace</w:t>
      </w:r>
      <w:r>
        <w:rPr>
          <w:noProof/>
        </w:rPr>
        <w:tab/>
      </w:r>
      <w:r>
        <w:rPr>
          <w:noProof/>
        </w:rPr>
        <w:fldChar w:fldCharType="begin"/>
      </w:r>
      <w:r>
        <w:rPr>
          <w:noProof/>
        </w:rPr>
        <w:instrText xml:space="preserve"> PAGEREF _Toc227925146 \h </w:instrText>
      </w:r>
      <w:r>
        <w:rPr>
          <w:noProof/>
        </w:rPr>
      </w:r>
      <w:r>
        <w:rPr>
          <w:noProof/>
        </w:rPr>
        <w:fldChar w:fldCharType="separate"/>
      </w:r>
      <w:r w:rsidR="00C90C98">
        <w:rPr>
          <w:noProof/>
        </w:rPr>
        <w:t>179</w:t>
      </w:r>
      <w:r>
        <w:rPr>
          <w:noProof/>
        </w:rPr>
        <w:fldChar w:fldCharType="end"/>
      </w:r>
    </w:p>
    <w:p w14:paraId="58CEAEB0" w14:textId="77777777" w:rsidR="009E3F16" w:rsidRDefault="009E3F16">
      <w:pPr>
        <w:pStyle w:val="TOC4"/>
        <w:tabs>
          <w:tab w:val="right" w:leader="dot" w:pos="9352"/>
        </w:tabs>
        <w:rPr>
          <w:noProof/>
          <w:color w:val="auto"/>
          <w:sz w:val="24"/>
          <w:szCs w:val="24"/>
        </w:rPr>
      </w:pPr>
      <w:r>
        <w:rPr>
          <w:noProof/>
          <w:lang w:eastAsia="sv-SE"/>
        </w:rPr>
        <w:t>One-Party Report for Pass-Thru</w:t>
      </w:r>
      <w:r>
        <w:rPr>
          <w:noProof/>
        </w:rPr>
        <w:tab/>
      </w:r>
      <w:r>
        <w:rPr>
          <w:noProof/>
        </w:rPr>
        <w:fldChar w:fldCharType="begin"/>
      </w:r>
      <w:r>
        <w:rPr>
          <w:noProof/>
        </w:rPr>
        <w:instrText xml:space="preserve"> PAGEREF _Toc227925147 \h </w:instrText>
      </w:r>
      <w:r>
        <w:rPr>
          <w:noProof/>
        </w:rPr>
      </w:r>
      <w:r>
        <w:rPr>
          <w:noProof/>
        </w:rPr>
        <w:fldChar w:fldCharType="separate"/>
      </w:r>
      <w:r w:rsidR="00C90C98">
        <w:rPr>
          <w:noProof/>
        </w:rPr>
        <w:t>180</w:t>
      </w:r>
      <w:r>
        <w:rPr>
          <w:noProof/>
        </w:rPr>
        <w:fldChar w:fldCharType="end"/>
      </w:r>
    </w:p>
    <w:p w14:paraId="0C106B0F" w14:textId="77777777" w:rsidR="009E3F16" w:rsidRDefault="009E3F16">
      <w:pPr>
        <w:pStyle w:val="TOC4"/>
        <w:tabs>
          <w:tab w:val="right" w:leader="dot" w:pos="9352"/>
        </w:tabs>
        <w:rPr>
          <w:noProof/>
          <w:color w:val="auto"/>
          <w:sz w:val="24"/>
          <w:szCs w:val="24"/>
        </w:rPr>
      </w:pPr>
      <w:r>
        <w:rPr>
          <w:noProof/>
          <w:lang w:eastAsia="sv-SE"/>
        </w:rPr>
        <w:t>One-Party Report for Matching</w:t>
      </w:r>
      <w:r>
        <w:rPr>
          <w:noProof/>
        </w:rPr>
        <w:tab/>
      </w:r>
      <w:r>
        <w:rPr>
          <w:noProof/>
        </w:rPr>
        <w:fldChar w:fldCharType="begin"/>
      </w:r>
      <w:r>
        <w:rPr>
          <w:noProof/>
        </w:rPr>
        <w:instrText xml:space="preserve"> PAGEREF _Toc227925148 \h </w:instrText>
      </w:r>
      <w:r>
        <w:rPr>
          <w:noProof/>
        </w:rPr>
      </w:r>
      <w:r>
        <w:rPr>
          <w:noProof/>
        </w:rPr>
        <w:fldChar w:fldCharType="separate"/>
      </w:r>
      <w:r w:rsidR="00C90C98">
        <w:rPr>
          <w:noProof/>
        </w:rPr>
        <w:t>182</w:t>
      </w:r>
      <w:r>
        <w:rPr>
          <w:noProof/>
        </w:rPr>
        <w:fldChar w:fldCharType="end"/>
      </w:r>
    </w:p>
    <w:p w14:paraId="6CE7DF1C" w14:textId="77777777" w:rsidR="009E3F16" w:rsidRDefault="009E3F16">
      <w:pPr>
        <w:pStyle w:val="TOC4"/>
        <w:tabs>
          <w:tab w:val="right" w:leader="dot" w:pos="9352"/>
        </w:tabs>
        <w:rPr>
          <w:noProof/>
          <w:color w:val="auto"/>
          <w:sz w:val="24"/>
          <w:szCs w:val="24"/>
        </w:rPr>
      </w:pPr>
      <w:r>
        <w:rPr>
          <w:noProof/>
          <w:lang w:eastAsia="sv-SE"/>
        </w:rPr>
        <w:t>Two-Party Report</w:t>
      </w:r>
      <w:r>
        <w:rPr>
          <w:noProof/>
        </w:rPr>
        <w:tab/>
      </w:r>
      <w:r>
        <w:rPr>
          <w:noProof/>
        </w:rPr>
        <w:fldChar w:fldCharType="begin"/>
      </w:r>
      <w:r>
        <w:rPr>
          <w:noProof/>
        </w:rPr>
        <w:instrText xml:space="preserve"> PAGEREF _Toc227925149 \h </w:instrText>
      </w:r>
      <w:r>
        <w:rPr>
          <w:noProof/>
        </w:rPr>
      </w:r>
      <w:r>
        <w:rPr>
          <w:noProof/>
        </w:rPr>
        <w:fldChar w:fldCharType="separate"/>
      </w:r>
      <w:r w:rsidR="00C90C98">
        <w:rPr>
          <w:noProof/>
        </w:rPr>
        <w:t>184</w:t>
      </w:r>
      <w:r>
        <w:rPr>
          <w:noProof/>
        </w:rPr>
        <w:fldChar w:fldCharType="end"/>
      </w:r>
    </w:p>
    <w:p w14:paraId="16672C03" w14:textId="77777777" w:rsidR="009E3F16" w:rsidRDefault="009E3F16">
      <w:pPr>
        <w:pStyle w:val="TOC4"/>
        <w:tabs>
          <w:tab w:val="right" w:leader="dot" w:pos="9352"/>
        </w:tabs>
        <w:rPr>
          <w:noProof/>
          <w:color w:val="auto"/>
          <w:sz w:val="24"/>
          <w:szCs w:val="24"/>
        </w:rPr>
      </w:pPr>
      <w:r>
        <w:rPr>
          <w:noProof/>
          <w:lang w:eastAsia="sv-SE"/>
        </w:rPr>
        <w:t>Reporting of Locked-In Trade to Marketplace</w:t>
      </w:r>
      <w:r>
        <w:rPr>
          <w:noProof/>
        </w:rPr>
        <w:tab/>
      </w:r>
      <w:r>
        <w:rPr>
          <w:noProof/>
        </w:rPr>
        <w:fldChar w:fldCharType="begin"/>
      </w:r>
      <w:r>
        <w:rPr>
          <w:noProof/>
        </w:rPr>
        <w:instrText xml:space="preserve"> PAGEREF _Toc227925150 \h </w:instrText>
      </w:r>
      <w:r>
        <w:rPr>
          <w:noProof/>
        </w:rPr>
      </w:r>
      <w:r>
        <w:rPr>
          <w:noProof/>
        </w:rPr>
        <w:fldChar w:fldCharType="separate"/>
      </w:r>
      <w:r w:rsidR="00C90C98">
        <w:rPr>
          <w:noProof/>
        </w:rPr>
        <w:t>185</w:t>
      </w:r>
      <w:r>
        <w:rPr>
          <w:noProof/>
        </w:rPr>
        <w:fldChar w:fldCharType="end"/>
      </w:r>
    </w:p>
    <w:p w14:paraId="0F1025DE" w14:textId="027162BD" w:rsidR="009E3F16" w:rsidRDefault="009E3F16">
      <w:pPr>
        <w:pStyle w:val="TOC3"/>
        <w:tabs>
          <w:tab w:val="right" w:leader="dot" w:pos="9352"/>
        </w:tabs>
        <w:rPr>
          <w:i w:val="0"/>
          <w:iCs w:val="0"/>
          <w:noProof/>
          <w:color w:val="auto"/>
          <w:sz w:val="24"/>
          <w:szCs w:val="24"/>
        </w:rPr>
      </w:pPr>
      <w:r>
        <w:rPr>
          <w:noProof/>
          <w:lang w:eastAsia="sv-SE"/>
        </w:rPr>
        <w:t>Requesting the Marketplace to Cancel a Trade</w:t>
      </w:r>
      <w:r>
        <w:rPr>
          <w:noProof/>
        </w:rPr>
        <w:tab/>
      </w:r>
      <w:r>
        <w:rPr>
          <w:noProof/>
        </w:rPr>
        <w:fldChar w:fldCharType="begin"/>
      </w:r>
      <w:r>
        <w:rPr>
          <w:noProof/>
        </w:rPr>
        <w:instrText xml:space="preserve"> PAGEREF _Toc227925151 \h </w:instrText>
      </w:r>
      <w:r>
        <w:rPr>
          <w:noProof/>
        </w:rPr>
      </w:r>
      <w:r>
        <w:rPr>
          <w:noProof/>
        </w:rPr>
        <w:fldChar w:fldCharType="separate"/>
      </w:r>
      <w:r w:rsidR="00C90C98">
        <w:rPr>
          <w:noProof/>
        </w:rPr>
        <w:t>186</w:t>
      </w:r>
      <w:r>
        <w:rPr>
          <w:noProof/>
        </w:rPr>
        <w:fldChar w:fldCharType="end"/>
      </w:r>
    </w:p>
    <w:p w14:paraId="798960A7" w14:textId="13EB50BF" w:rsidR="009E3F16" w:rsidRDefault="009E3F16">
      <w:pPr>
        <w:pStyle w:val="TOC4"/>
        <w:tabs>
          <w:tab w:val="right" w:leader="dot" w:pos="9352"/>
        </w:tabs>
        <w:rPr>
          <w:noProof/>
          <w:color w:val="auto"/>
          <w:sz w:val="24"/>
          <w:szCs w:val="24"/>
        </w:rPr>
      </w:pPr>
      <w:r>
        <w:rPr>
          <w:noProof/>
          <w:lang w:eastAsia="sv-SE"/>
        </w:rPr>
        <w:t>Trade Cancel - One-Party Report for Pass-Thru</w:t>
      </w:r>
      <w:r>
        <w:rPr>
          <w:noProof/>
        </w:rPr>
        <w:tab/>
      </w:r>
      <w:r>
        <w:rPr>
          <w:noProof/>
        </w:rPr>
        <w:fldChar w:fldCharType="begin"/>
      </w:r>
      <w:r>
        <w:rPr>
          <w:noProof/>
        </w:rPr>
        <w:instrText xml:space="preserve"> PAGEREF _Toc227925152 \h </w:instrText>
      </w:r>
      <w:r>
        <w:rPr>
          <w:noProof/>
        </w:rPr>
      </w:r>
      <w:r>
        <w:rPr>
          <w:noProof/>
        </w:rPr>
        <w:fldChar w:fldCharType="separate"/>
      </w:r>
      <w:r w:rsidR="00C90C98">
        <w:rPr>
          <w:noProof/>
        </w:rPr>
        <w:t>186</w:t>
      </w:r>
      <w:r>
        <w:rPr>
          <w:noProof/>
        </w:rPr>
        <w:fldChar w:fldCharType="end"/>
      </w:r>
    </w:p>
    <w:p w14:paraId="264DF0EA" w14:textId="271F8510" w:rsidR="009E3F16" w:rsidRDefault="009E3F16">
      <w:pPr>
        <w:pStyle w:val="TOC4"/>
        <w:tabs>
          <w:tab w:val="right" w:leader="dot" w:pos="9352"/>
        </w:tabs>
        <w:rPr>
          <w:noProof/>
          <w:color w:val="auto"/>
          <w:sz w:val="24"/>
          <w:szCs w:val="24"/>
        </w:rPr>
      </w:pPr>
      <w:r>
        <w:rPr>
          <w:noProof/>
          <w:lang w:eastAsia="sv-SE"/>
        </w:rPr>
        <w:t>Trade Cancel - One-Party Report for Matching</w:t>
      </w:r>
      <w:r>
        <w:rPr>
          <w:noProof/>
        </w:rPr>
        <w:tab/>
      </w:r>
      <w:r>
        <w:rPr>
          <w:noProof/>
        </w:rPr>
        <w:fldChar w:fldCharType="begin"/>
      </w:r>
      <w:r>
        <w:rPr>
          <w:noProof/>
        </w:rPr>
        <w:instrText xml:space="preserve"> PAGEREF _Toc227925153 \h </w:instrText>
      </w:r>
      <w:r>
        <w:rPr>
          <w:noProof/>
        </w:rPr>
      </w:r>
      <w:r>
        <w:rPr>
          <w:noProof/>
        </w:rPr>
        <w:fldChar w:fldCharType="separate"/>
      </w:r>
      <w:r w:rsidR="00C90C98">
        <w:rPr>
          <w:noProof/>
        </w:rPr>
        <w:t>189</w:t>
      </w:r>
      <w:r>
        <w:rPr>
          <w:noProof/>
        </w:rPr>
        <w:fldChar w:fldCharType="end"/>
      </w:r>
    </w:p>
    <w:p w14:paraId="171FF96F" w14:textId="5CF5326F" w:rsidR="009E3F16" w:rsidRDefault="009E3F16">
      <w:pPr>
        <w:pStyle w:val="TOC4"/>
        <w:tabs>
          <w:tab w:val="right" w:leader="dot" w:pos="9352"/>
        </w:tabs>
        <w:rPr>
          <w:noProof/>
          <w:color w:val="auto"/>
          <w:sz w:val="24"/>
          <w:szCs w:val="24"/>
        </w:rPr>
      </w:pPr>
      <w:r>
        <w:rPr>
          <w:noProof/>
          <w:lang w:eastAsia="sv-SE"/>
        </w:rPr>
        <w:t>Trade Cancel - Two-Party Report</w:t>
      </w:r>
      <w:r>
        <w:rPr>
          <w:noProof/>
        </w:rPr>
        <w:tab/>
      </w:r>
      <w:r>
        <w:rPr>
          <w:noProof/>
        </w:rPr>
        <w:fldChar w:fldCharType="begin"/>
      </w:r>
      <w:r>
        <w:rPr>
          <w:noProof/>
        </w:rPr>
        <w:instrText xml:space="preserve"> PAGEREF _Toc227925154 \h </w:instrText>
      </w:r>
      <w:r>
        <w:rPr>
          <w:noProof/>
        </w:rPr>
      </w:r>
      <w:r>
        <w:rPr>
          <w:noProof/>
        </w:rPr>
        <w:fldChar w:fldCharType="separate"/>
      </w:r>
      <w:r w:rsidR="00C90C98">
        <w:rPr>
          <w:noProof/>
        </w:rPr>
        <w:t>191</w:t>
      </w:r>
      <w:r>
        <w:rPr>
          <w:noProof/>
        </w:rPr>
        <w:fldChar w:fldCharType="end"/>
      </w:r>
    </w:p>
    <w:p w14:paraId="40B0C22F" w14:textId="05B29209" w:rsidR="009E3F16" w:rsidRDefault="009E3F16">
      <w:pPr>
        <w:pStyle w:val="TOC4"/>
        <w:tabs>
          <w:tab w:val="right" w:leader="dot" w:pos="9352"/>
        </w:tabs>
        <w:rPr>
          <w:noProof/>
          <w:color w:val="auto"/>
          <w:sz w:val="24"/>
          <w:szCs w:val="24"/>
        </w:rPr>
      </w:pPr>
      <w:r>
        <w:rPr>
          <w:noProof/>
          <w:lang w:eastAsia="sv-SE"/>
        </w:rPr>
        <w:t>Trade Cancel - Locked-In Cancellation</w:t>
      </w:r>
      <w:r>
        <w:rPr>
          <w:noProof/>
        </w:rPr>
        <w:tab/>
      </w:r>
      <w:r>
        <w:rPr>
          <w:noProof/>
        </w:rPr>
        <w:fldChar w:fldCharType="begin"/>
      </w:r>
      <w:r>
        <w:rPr>
          <w:noProof/>
        </w:rPr>
        <w:instrText xml:space="preserve"> PAGEREF _Toc227925155 \h </w:instrText>
      </w:r>
      <w:r>
        <w:rPr>
          <w:noProof/>
        </w:rPr>
      </w:r>
      <w:r>
        <w:rPr>
          <w:noProof/>
        </w:rPr>
        <w:fldChar w:fldCharType="separate"/>
      </w:r>
      <w:r w:rsidR="00C90C98">
        <w:rPr>
          <w:noProof/>
        </w:rPr>
        <w:t>193</w:t>
      </w:r>
      <w:r>
        <w:rPr>
          <w:noProof/>
        </w:rPr>
        <w:fldChar w:fldCharType="end"/>
      </w:r>
    </w:p>
    <w:p w14:paraId="58165B04" w14:textId="17ACDA51" w:rsidR="009E3F16" w:rsidRDefault="009E3F16">
      <w:pPr>
        <w:pStyle w:val="TOC3"/>
        <w:tabs>
          <w:tab w:val="right" w:leader="dot" w:pos="9352"/>
        </w:tabs>
        <w:rPr>
          <w:i w:val="0"/>
          <w:iCs w:val="0"/>
          <w:noProof/>
          <w:color w:val="auto"/>
          <w:sz w:val="24"/>
          <w:szCs w:val="24"/>
        </w:rPr>
      </w:pPr>
      <w:r>
        <w:rPr>
          <w:noProof/>
          <w:lang w:eastAsia="sv-SE"/>
        </w:rPr>
        <w:t>Trade Amendment</w:t>
      </w:r>
      <w:r>
        <w:rPr>
          <w:noProof/>
        </w:rPr>
        <w:tab/>
      </w:r>
      <w:r>
        <w:rPr>
          <w:noProof/>
        </w:rPr>
        <w:fldChar w:fldCharType="begin"/>
      </w:r>
      <w:r>
        <w:rPr>
          <w:noProof/>
        </w:rPr>
        <w:instrText xml:space="preserve"> PAGEREF _Toc227925156 \h </w:instrText>
      </w:r>
      <w:r>
        <w:rPr>
          <w:noProof/>
        </w:rPr>
      </w:r>
      <w:r>
        <w:rPr>
          <w:noProof/>
        </w:rPr>
        <w:fldChar w:fldCharType="separate"/>
      </w:r>
      <w:r w:rsidR="00C90C98">
        <w:rPr>
          <w:noProof/>
        </w:rPr>
        <w:t>195</w:t>
      </w:r>
      <w:r>
        <w:rPr>
          <w:noProof/>
        </w:rPr>
        <w:fldChar w:fldCharType="end"/>
      </w:r>
    </w:p>
    <w:p w14:paraId="6CAE8F67" w14:textId="6F0F0301" w:rsidR="009E3F16" w:rsidRDefault="009E3F16">
      <w:pPr>
        <w:pStyle w:val="TOC4"/>
        <w:tabs>
          <w:tab w:val="right" w:leader="dot" w:pos="9352"/>
        </w:tabs>
        <w:rPr>
          <w:noProof/>
          <w:color w:val="auto"/>
          <w:sz w:val="24"/>
          <w:szCs w:val="24"/>
        </w:rPr>
      </w:pPr>
      <w:r>
        <w:rPr>
          <w:noProof/>
        </w:rPr>
        <w:t>Trade Amendment - One-Party Report for Pass-Thru</w:t>
      </w:r>
      <w:r>
        <w:rPr>
          <w:noProof/>
        </w:rPr>
        <w:tab/>
      </w:r>
      <w:r>
        <w:rPr>
          <w:noProof/>
        </w:rPr>
        <w:fldChar w:fldCharType="begin"/>
      </w:r>
      <w:r>
        <w:rPr>
          <w:noProof/>
        </w:rPr>
        <w:instrText xml:space="preserve"> PAGEREF _Toc227925157 \h </w:instrText>
      </w:r>
      <w:r>
        <w:rPr>
          <w:noProof/>
        </w:rPr>
      </w:r>
      <w:r>
        <w:rPr>
          <w:noProof/>
        </w:rPr>
        <w:fldChar w:fldCharType="separate"/>
      </w:r>
      <w:r w:rsidR="00C90C98">
        <w:rPr>
          <w:noProof/>
        </w:rPr>
        <w:t>195</w:t>
      </w:r>
      <w:r>
        <w:rPr>
          <w:noProof/>
        </w:rPr>
        <w:fldChar w:fldCharType="end"/>
      </w:r>
    </w:p>
    <w:p w14:paraId="7FC05248" w14:textId="79AE86CC" w:rsidR="009E3F16" w:rsidRDefault="009E3F16">
      <w:pPr>
        <w:pStyle w:val="TOC4"/>
        <w:tabs>
          <w:tab w:val="right" w:leader="dot" w:pos="9352"/>
        </w:tabs>
        <w:rPr>
          <w:noProof/>
          <w:color w:val="auto"/>
          <w:sz w:val="24"/>
          <w:szCs w:val="24"/>
        </w:rPr>
      </w:pPr>
      <w:r>
        <w:rPr>
          <w:noProof/>
        </w:rPr>
        <w:t>Trade Amendment – One-Party Report for Matching</w:t>
      </w:r>
      <w:r>
        <w:rPr>
          <w:noProof/>
        </w:rPr>
        <w:tab/>
      </w:r>
      <w:r>
        <w:rPr>
          <w:noProof/>
        </w:rPr>
        <w:fldChar w:fldCharType="begin"/>
      </w:r>
      <w:r>
        <w:rPr>
          <w:noProof/>
        </w:rPr>
        <w:instrText xml:space="preserve"> PAGEREF _Toc227925158 \h </w:instrText>
      </w:r>
      <w:r>
        <w:rPr>
          <w:noProof/>
        </w:rPr>
      </w:r>
      <w:r>
        <w:rPr>
          <w:noProof/>
        </w:rPr>
        <w:fldChar w:fldCharType="separate"/>
      </w:r>
      <w:r w:rsidR="00C90C98">
        <w:rPr>
          <w:noProof/>
        </w:rPr>
        <w:t>198</w:t>
      </w:r>
      <w:r>
        <w:rPr>
          <w:noProof/>
        </w:rPr>
        <w:fldChar w:fldCharType="end"/>
      </w:r>
    </w:p>
    <w:p w14:paraId="10219BB4" w14:textId="21AAF19D" w:rsidR="009E3F16" w:rsidRDefault="009E3F16">
      <w:pPr>
        <w:pStyle w:val="TOC4"/>
        <w:tabs>
          <w:tab w:val="right" w:leader="dot" w:pos="9352"/>
        </w:tabs>
        <w:rPr>
          <w:noProof/>
          <w:color w:val="auto"/>
          <w:sz w:val="24"/>
          <w:szCs w:val="24"/>
        </w:rPr>
      </w:pPr>
      <w:r>
        <w:rPr>
          <w:noProof/>
        </w:rPr>
        <w:t>Trade Amendment - Two-Party Report</w:t>
      </w:r>
      <w:r>
        <w:rPr>
          <w:noProof/>
        </w:rPr>
        <w:tab/>
      </w:r>
      <w:r>
        <w:rPr>
          <w:noProof/>
        </w:rPr>
        <w:fldChar w:fldCharType="begin"/>
      </w:r>
      <w:r>
        <w:rPr>
          <w:noProof/>
        </w:rPr>
        <w:instrText xml:space="preserve"> PAGEREF _Toc227925159 \h </w:instrText>
      </w:r>
      <w:r>
        <w:rPr>
          <w:noProof/>
        </w:rPr>
      </w:r>
      <w:r>
        <w:rPr>
          <w:noProof/>
        </w:rPr>
        <w:fldChar w:fldCharType="separate"/>
      </w:r>
      <w:r w:rsidR="00C90C98">
        <w:rPr>
          <w:noProof/>
        </w:rPr>
        <w:t>200</w:t>
      </w:r>
      <w:r>
        <w:rPr>
          <w:noProof/>
        </w:rPr>
        <w:fldChar w:fldCharType="end"/>
      </w:r>
    </w:p>
    <w:p w14:paraId="745F127E" w14:textId="4CAA53F8" w:rsidR="009E3F16" w:rsidRDefault="009E3F16">
      <w:pPr>
        <w:pStyle w:val="TOC4"/>
        <w:tabs>
          <w:tab w:val="right" w:leader="dot" w:pos="9352"/>
        </w:tabs>
        <w:rPr>
          <w:noProof/>
          <w:color w:val="auto"/>
          <w:sz w:val="24"/>
          <w:szCs w:val="24"/>
        </w:rPr>
      </w:pPr>
      <w:r>
        <w:rPr>
          <w:noProof/>
        </w:rPr>
        <w:t>Trade Amendment - Locked-In Amendment</w:t>
      </w:r>
      <w:r>
        <w:rPr>
          <w:noProof/>
        </w:rPr>
        <w:tab/>
      </w:r>
      <w:r>
        <w:rPr>
          <w:noProof/>
        </w:rPr>
        <w:fldChar w:fldCharType="begin"/>
      </w:r>
      <w:r>
        <w:rPr>
          <w:noProof/>
        </w:rPr>
        <w:instrText xml:space="preserve"> PAGEREF _Toc227925160 \h </w:instrText>
      </w:r>
      <w:r>
        <w:rPr>
          <w:noProof/>
        </w:rPr>
      </w:r>
      <w:r>
        <w:rPr>
          <w:noProof/>
        </w:rPr>
        <w:fldChar w:fldCharType="separate"/>
      </w:r>
      <w:r w:rsidR="00C90C98">
        <w:rPr>
          <w:noProof/>
        </w:rPr>
        <w:t>201</w:t>
      </w:r>
      <w:r>
        <w:rPr>
          <w:noProof/>
        </w:rPr>
        <w:fldChar w:fldCharType="end"/>
      </w:r>
    </w:p>
    <w:p w14:paraId="7E555E43" w14:textId="77777777" w:rsidR="009E3F16" w:rsidRDefault="009E3F16">
      <w:pPr>
        <w:pStyle w:val="Heading1"/>
      </w:pPr>
      <w:r>
        <w:rPr>
          <w:rFonts w:ascii="NewCenturySchlbk" w:hAnsi="NewCenturySchlbk"/>
        </w:rPr>
        <w:fldChar w:fldCharType="end"/>
      </w:r>
      <w:r>
        <w:rPr>
          <w:sz w:val="24"/>
        </w:rPr>
        <w:br w:type="page"/>
      </w:r>
      <w:bookmarkStart w:id="26" w:name="_Toc227924989"/>
      <w:r>
        <w:lastRenderedPageBreak/>
        <w:t>FIX APPLICATION MESSAGES: POST-TRADE</w:t>
      </w:r>
      <w:bookmarkEnd w:id="26"/>
    </w:p>
    <w:p w14:paraId="2C0E1F29" w14:textId="77777777" w:rsidR="009E3F16" w:rsidRDefault="009E3F16">
      <w:pPr>
        <w:numPr>
          <w:ilvl w:val="12"/>
          <w:numId w:val="0"/>
        </w:numPr>
      </w:pPr>
      <w:r>
        <w:t>Post-trade messaging is characterized as messages which are typically communicated after the placement and successful execution of an order and prior to settlement.</w:t>
      </w:r>
    </w:p>
    <w:p w14:paraId="34CE343F" w14:textId="77777777" w:rsidR="009E3F16" w:rsidRDefault="009E3F16">
      <w:pPr>
        <w:numPr>
          <w:ilvl w:val="12"/>
          <w:numId w:val="0"/>
        </w:numPr>
      </w:pPr>
    </w:p>
    <w:p w14:paraId="65B7323F" w14:textId="77777777" w:rsidR="009E3F16" w:rsidRDefault="009E3F16">
      <w:pPr>
        <w:numPr>
          <w:ilvl w:val="12"/>
          <w:numId w:val="0"/>
        </w:numPr>
      </w:pPr>
      <w:r>
        <w:t>The specific FIX post-trade messaging categories are:</w:t>
      </w:r>
    </w:p>
    <w:p w14:paraId="400F812A" w14:textId="77777777" w:rsidR="009E3F16" w:rsidRDefault="009E3F16">
      <w:pPr>
        <w:numPr>
          <w:ilvl w:val="0"/>
          <w:numId w:val="3"/>
        </w:numPr>
      </w:pPr>
      <w:r>
        <w:t>ALLOCATION</w:t>
      </w:r>
    </w:p>
    <w:p w14:paraId="2DDAFFC7" w14:textId="77777777" w:rsidR="009E3F16" w:rsidRDefault="009E3F16">
      <w:pPr>
        <w:numPr>
          <w:ilvl w:val="0"/>
          <w:numId w:val="3"/>
        </w:numPr>
      </w:pPr>
      <w:r>
        <w:t>CONFIRMATION</w:t>
      </w:r>
    </w:p>
    <w:p w14:paraId="45932EC3" w14:textId="77777777" w:rsidR="009E3F16" w:rsidRDefault="009E3F16">
      <w:pPr>
        <w:numPr>
          <w:ilvl w:val="0"/>
          <w:numId w:val="3"/>
        </w:numPr>
      </w:pPr>
      <w:r>
        <w:t>SETTLEMENT INSTRUCTIONS</w:t>
      </w:r>
    </w:p>
    <w:p w14:paraId="3A75D4E5" w14:textId="77777777" w:rsidR="009E3F16" w:rsidRDefault="009E3F16">
      <w:pPr>
        <w:numPr>
          <w:ilvl w:val="0"/>
          <w:numId w:val="3"/>
        </w:numPr>
      </w:pPr>
      <w:r>
        <w:t>TRADE CAPTURE</w:t>
      </w:r>
    </w:p>
    <w:p w14:paraId="557517CD" w14:textId="77777777" w:rsidR="009E3F16" w:rsidRDefault="009E3F16">
      <w:pPr>
        <w:numPr>
          <w:ilvl w:val="0"/>
          <w:numId w:val="3"/>
        </w:numPr>
      </w:pPr>
      <w:r>
        <w:t>REGISTRATION INSTRUCTIONS</w:t>
      </w:r>
    </w:p>
    <w:p w14:paraId="081EFFAC" w14:textId="77777777" w:rsidR="009E3F16" w:rsidRDefault="009E3F16">
      <w:pPr>
        <w:numPr>
          <w:ilvl w:val="0"/>
          <w:numId w:val="3"/>
        </w:numPr>
      </w:pPr>
      <w:r>
        <w:t>POSITION MAINTENANCE</w:t>
      </w:r>
    </w:p>
    <w:p w14:paraId="2843280D" w14:textId="77777777" w:rsidR="009E3F16" w:rsidRDefault="009E3F16">
      <w:pPr>
        <w:numPr>
          <w:ilvl w:val="0"/>
          <w:numId w:val="3"/>
        </w:numPr>
      </w:pPr>
      <w:r>
        <w:t>COLLATERAL MANAGEMENT</w:t>
      </w:r>
    </w:p>
    <w:p w14:paraId="336447E6" w14:textId="77777777" w:rsidR="009E3F16" w:rsidRDefault="009E3F16"/>
    <w:p w14:paraId="29271FD8" w14:textId="77777777" w:rsidR="009E3F16" w:rsidRDefault="009E3F16">
      <w:pPr>
        <w:numPr>
          <w:ilvl w:val="12"/>
          <w:numId w:val="0"/>
        </w:numPr>
      </w:pPr>
      <w:r>
        <w:t>Descriptions and formats of the specific FIX post-trade application messages follow.</w:t>
      </w:r>
    </w:p>
    <w:p w14:paraId="5CFD5A6A" w14:textId="77777777" w:rsidR="009E3F16" w:rsidRDefault="009E3F16">
      <w:pPr>
        <w:numPr>
          <w:ilvl w:val="12"/>
          <w:numId w:val="0"/>
        </w:numPr>
      </w:pPr>
    </w:p>
    <w:p w14:paraId="7E827024" w14:textId="77777777" w:rsidR="009E3F16" w:rsidRDefault="009E3F16">
      <w:pPr>
        <w:pStyle w:val="Heading1"/>
      </w:pPr>
      <w:r>
        <w:br w:type="page"/>
      </w:r>
      <w:bookmarkStart w:id="27" w:name="_Toc227924990"/>
      <w:r>
        <w:lastRenderedPageBreak/>
        <w:t>POST-TRADE COMPONENT BLOCKS</w:t>
      </w:r>
      <w:bookmarkEnd w:id="27"/>
    </w:p>
    <w:p w14:paraId="6D151AE6" w14:textId="77777777" w:rsidR="009E3F16" w:rsidRDefault="009E3F16">
      <w:pPr>
        <w:numPr>
          <w:ilvl w:val="12"/>
          <w:numId w:val="0"/>
        </w:numPr>
      </w:pPr>
      <w:r>
        <w:t>This section lists component blocks commonly used only by post-trade messages defined in this Volume 5 of the FIX specification.  Messages may also reference Common component blocks, which are components used by messages across all the specification volumes.  Common component block definitions can be found in Volume 1 of the specification.</w:t>
      </w:r>
    </w:p>
    <w:p w14:paraId="5DB5D347" w14:textId="77777777" w:rsidR="009E3F16" w:rsidRDefault="009E3F16">
      <w:pPr>
        <w:numPr>
          <w:ilvl w:val="12"/>
          <w:numId w:val="0"/>
        </w:numPr>
      </w:pPr>
    </w:p>
    <w:p w14:paraId="23773006" w14:textId="77777777" w:rsidR="009E3F16" w:rsidRDefault="009E3F16">
      <w:pPr>
        <w:pStyle w:val="Heading2"/>
      </w:pPr>
      <w:bookmarkStart w:id="28" w:name="_Toc147504984"/>
      <w:bookmarkStart w:id="29" w:name="_Toc145585292"/>
      <w:bookmarkStart w:id="30" w:name="_Toc193279386"/>
      <w:bookmarkStart w:id="31" w:name="_Toc227924991"/>
      <w:r>
        <w:t>SettlInstructionsData component block</w:t>
      </w:r>
      <w:bookmarkEnd w:id="28"/>
      <w:bookmarkEnd w:id="29"/>
      <w:bookmarkEnd w:id="30"/>
      <w:bookmarkEnd w:id="31"/>
    </w:p>
    <w:p w14:paraId="2E7A18DE" w14:textId="77777777" w:rsidR="009E3F16" w:rsidRDefault="009E3F16">
      <w:r>
        <w:t>The SettlInstructionsData component block is used to convey key information regarding standing  settlement and delivery instructions.  It also provides a reference to standing settlement details regarding the source, delivery instructions, and settlement parties</w:t>
      </w:r>
    </w:p>
    <w:p w14:paraId="1D18C974" w14:textId="77777777" w:rsidR="009E3F16" w:rsidRDefault="009E3F16">
      <w:r>
        <w:t>It is important to understand that Settlement Instructions convey standing (reference) data only – and is not used for settlement transactions which are currently outside the scope of the FIX Protocol..</w:t>
      </w:r>
    </w:p>
    <w:p w14:paraId="5AF52195" w14:textId="77777777" w:rsidR="009E3F16" w:rsidRDefault="009E3F16">
      <w:r>
        <w:t xml:space="preserve">See “Volume 6 - </w:t>
      </w:r>
      <w:r>
        <w:rPr>
          <w:noProof/>
        </w:rPr>
        <w:t>APPENDIX 6-H  -  USE OF &lt;SETTLINSTRUCTIONS&gt; COMPONENT BLOCK” for additional usage information.</w:t>
      </w:r>
    </w:p>
    <w:p w14:paraId="0916450C"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2602D00B"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366390C3" w14:textId="77777777" w:rsidR="00253487" w:rsidRPr="000F73DB" w:rsidRDefault="00253487" w:rsidP="000F73DB">
            <w:pPr>
              <w:jc w:val="center"/>
              <w:rPr>
                <w:b/>
                <w:i/>
              </w:rPr>
            </w:pPr>
            <w:bookmarkStart w:id="32" w:name="Comp_SettlInstructionsData"/>
            <w:r w:rsidRPr="000F73DB">
              <w:rPr>
                <w:b/>
                <w:i/>
              </w:rPr>
              <w:t>Tag</w:t>
            </w:r>
          </w:p>
        </w:tc>
        <w:tc>
          <w:tcPr>
            <w:tcW w:w="2750"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24B5538C"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5B52D901"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145BEF94" w14:textId="77777777" w:rsidR="00253487" w:rsidRPr="000F73DB" w:rsidRDefault="00253487" w:rsidP="000F73DB">
            <w:pPr>
              <w:jc w:val="center"/>
              <w:rPr>
                <w:b/>
                <w:i/>
              </w:rPr>
            </w:pPr>
            <w:r w:rsidRPr="000F73DB">
              <w:rPr>
                <w:b/>
                <w:i/>
              </w:rPr>
              <w:t>Comments</w:t>
            </w:r>
          </w:p>
        </w:tc>
      </w:tr>
      <w:tr w:rsidR="00253487" w:rsidRPr="00253487" w14:paraId="369150D8" w14:textId="77777777" w:rsidTr="000F73DB">
        <w:tc>
          <w:tcPr>
            <w:tcW w:w="652" w:type="dxa"/>
            <w:shd w:val="clear" w:color="auto" w:fill="auto"/>
          </w:tcPr>
          <w:p w14:paraId="54F3F037" w14:textId="77777777" w:rsidR="00253487" w:rsidRPr="00253487" w:rsidRDefault="00253487" w:rsidP="000F73DB">
            <w:pPr>
              <w:jc w:val="center"/>
            </w:pPr>
            <w:r w:rsidRPr="00253487">
              <w:t>172</w:t>
            </w:r>
          </w:p>
        </w:tc>
        <w:tc>
          <w:tcPr>
            <w:tcW w:w="2750" w:type="dxa"/>
            <w:shd w:val="clear" w:color="auto" w:fill="auto"/>
          </w:tcPr>
          <w:p w14:paraId="2D534CFE" w14:textId="77777777" w:rsidR="00253487" w:rsidRPr="00253487" w:rsidRDefault="00253487" w:rsidP="00253487">
            <w:r w:rsidRPr="00253487">
              <w:t>SettlDeliveryType</w:t>
            </w:r>
          </w:p>
        </w:tc>
        <w:tc>
          <w:tcPr>
            <w:tcW w:w="811" w:type="dxa"/>
            <w:shd w:val="clear" w:color="auto" w:fill="auto"/>
          </w:tcPr>
          <w:p w14:paraId="6FBD6C09" w14:textId="77777777" w:rsidR="00253487" w:rsidRPr="00253487" w:rsidRDefault="00253487" w:rsidP="000F73DB">
            <w:pPr>
              <w:jc w:val="center"/>
            </w:pPr>
            <w:r w:rsidRPr="00253487">
              <w:t>N</w:t>
            </w:r>
          </w:p>
        </w:tc>
        <w:tc>
          <w:tcPr>
            <w:tcW w:w="4859" w:type="dxa"/>
            <w:shd w:val="clear" w:color="auto" w:fill="auto"/>
          </w:tcPr>
          <w:p w14:paraId="50E68536" w14:textId="77777777" w:rsidR="00253487" w:rsidRPr="00253487" w:rsidRDefault="00253487" w:rsidP="00253487">
            <w:r w:rsidRPr="00253487">
              <w:t>Required if AllocSettlInstType = 1 or 2</w:t>
            </w:r>
          </w:p>
        </w:tc>
      </w:tr>
      <w:tr w:rsidR="00253487" w:rsidRPr="00253487" w14:paraId="2A25DF1F" w14:textId="77777777" w:rsidTr="000F73DB">
        <w:tc>
          <w:tcPr>
            <w:tcW w:w="652" w:type="dxa"/>
            <w:shd w:val="clear" w:color="auto" w:fill="auto"/>
          </w:tcPr>
          <w:p w14:paraId="7FD73B57" w14:textId="77777777" w:rsidR="00253487" w:rsidRPr="00253487" w:rsidRDefault="00253487" w:rsidP="000F73DB">
            <w:pPr>
              <w:jc w:val="center"/>
            </w:pPr>
            <w:r w:rsidRPr="00253487">
              <w:t>169</w:t>
            </w:r>
          </w:p>
        </w:tc>
        <w:tc>
          <w:tcPr>
            <w:tcW w:w="2750" w:type="dxa"/>
            <w:shd w:val="clear" w:color="auto" w:fill="auto"/>
          </w:tcPr>
          <w:p w14:paraId="7F0C86BE" w14:textId="77777777" w:rsidR="00253487" w:rsidRPr="00253487" w:rsidRDefault="00253487" w:rsidP="00253487">
            <w:r w:rsidRPr="00253487">
              <w:t>StandInstDbType</w:t>
            </w:r>
          </w:p>
        </w:tc>
        <w:tc>
          <w:tcPr>
            <w:tcW w:w="811" w:type="dxa"/>
            <w:shd w:val="clear" w:color="auto" w:fill="auto"/>
          </w:tcPr>
          <w:p w14:paraId="1E9A16E5" w14:textId="77777777" w:rsidR="00253487" w:rsidRPr="00253487" w:rsidRDefault="00253487" w:rsidP="000F73DB">
            <w:pPr>
              <w:jc w:val="center"/>
            </w:pPr>
            <w:r w:rsidRPr="00253487">
              <w:t>N</w:t>
            </w:r>
          </w:p>
        </w:tc>
        <w:tc>
          <w:tcPr>
            <w:tcW w:w="4859" w:type="dxa"/>
            <w:shd w:val="clear" w:color="auto" w:fill="auto"/>
          </w:tcPr>
          <w:p w14:paraId="186D0A03" w14:textId="77777777" w:rsidR="00253487" w:rsidRPr="00253487" w:rsidRDefault="00253487" w:rsidP="00253487">
            <w:r w:rsidRPr="00253487">
              <w:t>Required if AllocSettlInstType = 3 (should not be populated otherwise)</w:t>
            </w:r>
          </w:p>
        </w:tc>
      </w:tr>
      <w:tr w:rsidR="00253487" w:rsidRPr="00253487" w14:paraId="656EA9F3" w14:textId="77777777" w:rsidTr="000F73DB">
        <w:tc>
          <w:tcPr>
            <w:tcW w:w="652" w:type="dxa"/>
            <w:shd w:val="clear" w:color="auto" w:fill="auto"/>
          </w:tcPr>
          <w:p w14:paraId="09ED6D6D" w14:textId="77777777" w:rsidR="00253487" w:rsidRPr="00253487" w:rsidRDefault="00253487" w:rsidP="000F73DB">
            <w:pPr>
              <w:jc w:val="center"/>
            </w:pPr>
            <w:r w:rsidRPr="00253487">
              <w:t>170</w:t>
            </w:r>
          </w:p>
        </w:tc>
        <w:tc>
          <w:tcPr>
            <w:tcW w:w="2750" w:type="dxa"/>
            <w:shd w:val="clear" w:color="auto" w:fill="auto"/>
          </w:tcPr>
          <w:p w14:paraId="748B94CF" w14:textId="77777777" w:rsidR="00253487" w:rsidRPr="00253487" w:rsidRDefault="00253487" w:rsidP="00253487">
            <w:r w:rsidRPr="00253487">
              <w:t>StandInstDbName</w:t>
            </w:r>
          </w:p>
        </w:tc>
        <w:tc>
          <w:tcPr>
            <w:tcW w:w="811" w:type="dxa"/>
            <w:shd w:val="clear" w:color="auto" w:fill="auto"/>
          </w:tcPr>
          <w:p w14:paraId="29D8BB77" w14:textId="77777777" w:rsidR="00253487" w:rsidRPr="00253487" w:rsidRDefault="00253487" w:rsidP="000F73DB">
            <w:pPr>
              <w:jc w:val="center"/>
            </w:pPr>
            <w:r w:rsidRPr="00253487">
              <w:t>N</w:t>
            </w:r>
          </w:p>
        </w:tc>
        <w:tc>
          <w:tcPr>
            <w:tcW w:w="4859" w:type="dxa"/>
            <w:shd w:val="clear" w:color="auto" w:fill="auto"/>
          </w:tcPr>
          <w:p w14:paraId="7A9C9E37" w14:textId="77777777" w:rsidR="00253487" w:rsidRPr="00253487" w:rsidRDefault="00253487" w:rsidP="00253487">
            <w:r w:rsidRPr="00253487">
              <w:t>Required if AllocSettlInstType = 3 (should not be populated otherwise)</w:t>
            </w:r>
          </w:p>
        </w:tc>
      </w:tr>
      <w:tr w:rsidR="00253487" w:rsidRPr="00253487" w14:paraId="3EB00CCE" w14:textId="77777777" w:rsidTr="000F73DB">
        <w:tc>
          <w:tcPr>
            <w:tcW w:w="652" w:type="dxa"/>
            <w:tcBorders>
              <w:bottom w:val="single" w:sz="6" w:space="0" w:color="000000"/>
            </w:tcBorders>
            <w:shd w:val="clear" w:color="auto" w:fill="auto"/>
          </w:tcPr>
          <w:p w14:paraId="617AC6C9" w14:textId="77777777" w:rsidR="00253487" w:rsidRPr="00253487" w:rsidRDefault="00253487" w:rsidP="000F73DB">
            <w:pPr>
              <w:jc w:val="center"/>
            </w:pPr>
            <w:r w:rsidRPr="00253487">
              <w:t>171</w:t>
            </w:r>
          </w:p>
        </w:tc>
        <w:tc>
          <w:tcPr>
            <w:tcW w:w="2750" w:type="dxa"/>
            <w:tcBorders>
              <w:bottom w:val="single" w:sz="6" w:space="0" w:color="000000"/>
            </w:tcBorders>
            <w:shd w:val="clear" w:color="auto" w:fill="auto"/>
          </w:tcPr>
          <w:p w14:paraId="3E29025C" w14:textId="77777777" w:rsidR="00253487" w:rsidRPr="00253487" w:rsidRDefault="00253487" w:rsidP="00253487">
            <w:r w:rsidRPr="00253487">
              <w:t>StandInstDbID</w:t>
            </w:r>
          </w:p>
        </w:tc>
        <w:tc>
          <w:tcPr>
            <w:tcW w:w="811" w:type="dxa"/>
            <w:tcBorders>
              <w:bottom w:val="single" w:sz="6" w:space="0" w:color="000000"/>
            </w:tcBorders>
            <w:shd w:val="clear" w:color="auto" w:fill="auto"/>
          </w:tcPr>
          <w:p w14:paraId="464C4822"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778097B" w14:textId="77777777" w:rsidR="00253487" w:rsidRDefault="00253487" w:rsidP="00253487">
            <w:r w:rsidRPr="00253487">
              <w:t>Identifier used within the StandInstDbType</w:t>
            </w:r>
          </w:p>
          <w:p w14:paraId="53109850" w14:textId="77777777" w:rsidR="00253487" w:rsidRPr="00253487" w:rsidRDefault="00253487" w:rsidP="00253487">
            <w:r w:rsidRPr="00253487">
              <w:t>Required if AllocSettlInstType = 3 (should not be populated otherwise)</w:t>
            </w:r>
          </w:p>
        </w:tc>
      </w:tr>
      <w:tr w:rsidR="00253487" w:rsidRPr="00253487" w14:paraId="62D7F2F5" w14:textId="77777777" w:rsidTr="000F73DB">
        <w:tc>
          <w:tcPr>
            <w:tcW w:w="3402" w:type="dxa"/>
            <w:gridSpan w:val="2"/>
            <w:tcBorders>
              <w:top w:val="single" w:sz="6" w:space="0" w:color="000000"/>
              <w:bottom w:val="double" w:sz="6" w:space="0" w:color="000000"/>
            </w:tcBorders>
            <w:shd w:val="clear" w:color="auto" w:fill="E6E6E6"/>
          </w:tcPr>
          <w:p w14:paraId="02E80937" w14:textId="77777777" w:rsidR="00253487" w:rsidRPr="00253487" w:rsidRDefault="00253487" w:rsidP="000F73DB">
            <w:pPr>
              <w:jc w:val="left"/>
            </w:pPr>
            <w:r w:rsidRPr="00253487">
              <w:t>component block  &lt;DlvyInstGrp&gt;</w:t>
            </w:r>
          </w:p>
        </w:tc>
        <w:tc>
          <w:tcPr>
            <w:tcW w:w="811" w:type="dxa"/>
            <w:tcBorders>
              <w:top w:val="single" w:sz="6" w:space="0" w:color="000000"/>
              <w:bottom w:val="double" w:sz="6" w:space="0" w:color="000000"/>
            </w:tcBorders>
            <w:shd w:val="clear" w:color="auto" w:fill="E6E6E6"/>
          </w:tcPr>
          <w:p w14:paraId="1AB6364F"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5B4E386F" w14:textId="77777777" w:rsidR="00253487" w:rsidRPr="00253487" w:rsidRDefault="00253487" w:rsidP="00253487">
            <w:r w:rsidRPr="00253487">
              <w:t>Required (and must be &gt; 0) if AllocSettlInstType = 2 (should not be populated otherwise)</w:t>
            </w:r>
          </w:p>
        </w:tc>
      </w:tr>
    </w:tbl>
    <w:bookmarkEnd w:id="32"/>
    <w:p w14:paraId="11908BC8" w14:textId="77777777" w:rsidR="009E3F16" w:rsidRDefault="009E3F16" w:rsidP="00253487">
      <w:r>
        <w:t>*** = Required status should match "Req'd" setting for &lt;SettlInstructionsData&gt; component block in message definition</w:t>
      </w:r>
    </w:p>
    <w:p w14:paraId="714F24E9" w14:textId="77777777" w:rsidR="009E3F16" w:rsidRDefault="009E3F16">
      <w:pPr>
        <w:numPr>
          <w:ilvl w:val="12"/>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575F2FB8" w14:textId="77777777">
        <w:tc>
          <w:tcPr>
            <w:tcW w:w="9576" w:type="dxa"/>
            <w:tcBorders>
              <w:bottom w:val="nil"/>
            </w:tcBorders>
            <w:shd w:val="pct25" w:color="auto" w:fill="FFFFFF"/>
          </w:tcPr>
          <w:p w14:paraId="0447F3C3" w14:textId="77777777" w:rsidR="009E3F16" w:rsidRDefault="009E3F16">
            <w:pPr>
              <w:pStyle w:val="Heading5"/>
              <w:autoSpaceDE w:val="0"/>
              <w:rPr>
                <w:rFonts w:ascii="Times New Roman" w:hAnsi="Times New Roman"/>
                <w:sz w:val="24"/>
                <w:szCs w:val="24"/>
              </w:rPr>
            </w:pPr>
            <w:r>
              <w:rPr>
                <w:rFonts w:ascii="Times New Roman" w:hAnsi="Times New Roman"/>
                <w:sz w:val="24"/>
                <w:szCs w:val="24"/>
              </w:rPr>
              <w:t xml:space="preserve">FIXML Definition for this Component Block– see </w:t>
            </w:r>
            <w:hyperlink r:id="rId13" w:history="1">
              <w:r>
                <w:rPr>
                  <w:rStyle w:val="Hyperlink"/>
                  <w:rFonts w:ascii="Times New Roman" w:hAnsi="Times New Roman"/>
                  <w:color w:val="auto"/>
                  <w:sz w:val="24"/>
                  <w:szCs w:val="24"/>
                  <w:u w:val="none"/>
                </w:rPr>
                <w:t>http://www.fixprotocol.org</w:t>
              </w:r>
            </w:hyperlink>
            <w:r>
              <w:rPr>
                <w:rFonts w:ascii="Times New Roman" w:hAnsi="Times New Roman"/>
                <w:sz w:val="24"/>
                <w:szCs w:val="24"/>
              </w:rPr>
              <w:t xml:space="preserve"> for details</w:t>
            </w:r>
          </w:p>
        </w:tc>
      </w:tr>
      <w:tr w:rsidR="009E3F16" w14:paraId="69B1C9B8" w14:textId="77777777">
        <w:tc>
          <w:tcPr>
            <w:tcW w:w="9576" w:type="dxa"/>
            <w:shd w:val="pct12" w:color="auto" w:fill="FFFFFF"/>
          </w:tcPr>
          <w:p w14:paraId="79B6824D" w14:textId="77777777" w:rsidR="009E3F16" w:rsidRDefault="009E3F16">
            <w:pPr>
              <w:jc w:val="left"/>
            </w:pPr>
            <w:r>
              <w:t>Refer to the FIXML element SettlInstrctnsData</w:t>
            </w:r>
          </w:p>
        </w:tc>
      </w:tr>
    </w:tbl>
    <w:p w14:paraId="64947A86" w14:textId="77777777" w:rsidR="009E3F16" w:rsidRDefault="009E3F16"/>
    <w:p w14:paraId="2F2D48FD" w14:textId="77777777" w:rsidR="009E3F16" w:rsidRDefault="009E3F16">
      <w:pPr>
        <w:numPr>
          <w:ilvl w:val="12"/>
          <w:numId w:val="0"/>
        </w:numPr>
      </w:pPr>
    </w:p>
    <w:p w14:paraId="7755D15F" w14:textId="77777777" w:rsidR="009E3F16" w:rsidRDefault="009E3F16">
      <w:pPr>
        <w:pStyle w:val="Heading2"/>
      </w:pPr>
      <w:bookmarkStart w:id="33" w:name="_Toc147504974"/>
      <w:bookmarkStart w:id="34" w:name="_Toc145585282"/>
      <w:bookmarkStart w:id="35" w:name="_Toc193279376"/>
      <w:r>
        <w:br w:type="page"/>
      </w:r>
      <w:bookmarkStart w:id="36" w:name="_Toc227924992"/>
      <w:r>
        <w:lastRenderedPageBreak/>
        <w:t>SettlParties (Settlement Parties) component block</w:t>
      </w:r>
      <w:bookmarkEnd w:id="33"/>
      <w:bookmarkEnd w:id="34"/>
      <w:bookmarkEnd w:id="35"/>
      <w:bookmarkEnd w:id="36"/>
    </w:p>
    <w:p w14:paraId="324E23F2" w14:textId="77777777" w:rsidR="009E3F16" w:rsidRDefault="009E3F16">
      <w:r>
        <w:t xml:space="preserve">The SettlParties component block is used in a similar manner as Parties Block within the context of settlement instruction messages to distinguish between parties involved in the settlement and parties who are expected to execute the settlement process. </w:t>
      </w:r>
    </w:p>
    <w:p w14:paraId="7AC5CD42" w14:textId="77777777" w:rsidR="009E3F16" w:rsidRDefault="009E3F16">
      <w:r>
        <w:t xml:space="preserve"> </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29942572"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11604EB9" w14:textId="77777777" w:rsidR="00253487" w:rsidRPr="000F73DB" w:rsidRDefault="00253487" w:rsidP="000F73DB">
            <w:pPr>
              <w:jc w:val="center"/>
              <w:rPr>
                <w:b/>
                <w:i/>
              </w:rPr>
            </w:pPr>
            <w:bookmarkStart w:id="37" w:name="Comp_SettlParties"/>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36B8B87E"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678A96D5"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4AC95A25" w14:textId="77777777" w:rsidR="00253487" w:rsidRPr="000F73DB" w:rsidRDefault="00253487" w:rsidP="000F73DB">
            <w:pPr>
              <w:jc w:val="center"/>
              <w:rPr>
                <w:b/>
                <w:i/>
              </w:rPr>
            </w:pPr>
            <w:r w:rsidRPr="000F73DB">
              <w:rPr>
                <w:b/>
                <w:i/>
              </w:rPr>
              <w:t>Comments</w:t>
            </w:r>
          </w:p>
        </w:tc>
      </w:tr>
      <w:tr w:rsidR="00253487" w:rsidRPr="00253487" w14:paraId="2AFDD372" w14:textId="77777777" w:rsidTr="000F73DB">
        <w:tc>
          <w:tcPr>
            <w:tcW w:w="652" w:type="dxa"/>
            <w:shd w:val="clear" w:color="auto" w:fill="auto"/>
          </w:tcPr>
          <w:p w14:paraId="336D3E63" w14:textId="77777777" w:rsidR="00253487" w:rsidRPr="00253487" w:rsidRDefault="00253487" w:rsidP="000F73DB">
            <w:pPr>
              <w:jc w:val="center"/>
            </w:pPr>
            <w:r w:rsidRPr="00253487">
              <w:t>781</w:t>
            </w:r>
          </w:p>
        </w:tc>
        <w:tc>
          <w:tcPr>
            <w:tcW w:w="2750" w:type="dxa"/>
            <w:gridSpan w:val="2"/>
            <w:shd w:val="clear" w:color="auto" w:fill="auto"/>
          </w:tcPr>
          <w:p w14:paraId="00FF29BF" w14:textId="77777777" w:rsidR="00253487" w:rsidRPr="00253487" w:rsidRDefault="00253487" w:rsidP="00253487">
            <w:r w:rsidRPr="00253487">
              <w:t>NoSettlPartyIDs</w:t>
            </w:r>
          </w:p>
        </w:tc>
        <w:tc>
          <w:tcPr>
            <w:tcW w:w="811" w:type="dxa"/>
            <w:shd w:val="clear" w:color="auto" w:fill="auto"/>
          </w:tcPr>
          <w:p w14:paraId="57F12654" w14:textId="77777777" w:rsidR="00253487" w:rsidRPr="00253487" w:rsidRDefault="00253487" w:rsidP="000F73DB">
            <w:pPr>
              <w:jc w:val="center"/>
            </w:pPr>
            <w:r w:rsidRPr="00253487">
              <w:t>N</w:t>
            </w:r>
          </w:p>
        </w:tc>
        <w:tc>
          <w:tcPr>
            <w:tcW w:w="4859" w:type="dxa"/>
            <w:shd w:val="clear" w:color="auto" w:fill="auto"/>
          </w:tcPr>
          <w:p w14:paraId="59584938" w14:textId="77777777" w:rsidR="00253487" w:rsidRPr="00253487" w:rsidRDefault="00253487" w:rsidP="00253487">
            <w:r w:rsidRPr="00253487">
              <w:t>Repeating group below should contain unique combinations of SettlPartyID, SettlPartyIDSource, and SettlPartyRole</w:t>
            </w:r>
          </w:p>
        </w:tc>
      </w:tr>
      <w:tr w:rsidR="00253487" w:rsidRPr="00253487" w14:paraId="2B79933F" w14:textId="77777777" w:rsidTr="000F73DB">
        <w:tc>
          <w:tcPr>
            <w:tcW w:w="652" w:type="dxa"/>
            <w:shd w:val="clear" w:color="auto" w:fill="auto"/>
          </w:tcPr>
          <w:p w14:paraId="66A577A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4ED420C" w14:textId="77777777" w:rsidR="00253487" w:rsidRPr="00253487" w:rsidRDefault="00253487" w:rsidP="000F73DB">
            <w:pPr>
              <w:jc w:val="center"/>
            </w:pPr>
            <w:r w:rsidRPr="00253487">
              <w:t>782</w:t>
            </w:r>
          </w:p>
        </w:tc>
        <w:tc>
          <w:tcPr>
            <w:tcW w:w="2098" w:type="dxa"/>
            <w:shd w:val="clear" w:color="auto" w:fill="auto"/>
          </w:tcPr>
          <w:p w14:paraId="4D0BBF85" w14:textId="77777777" w:rsidR="00253487" w:rsidRPr="00253487" w:rsidRDefault="00253487" w:rsidP="00253487">
            <w:r w:rsidRPr="00253487">
              <w:t>SettlPartyID</w:t>
            </w:r>
          </w:p>
        </w:tc>
        <w:tc>
          <w:tcPr>
            <w:tcW w:w="811" w:type="dxa"/>
            <w:shd w:val="clear" w:color="auto" w:fill="auto"/>
          </w:tcPr>
          <w:p w14:paraId="56BF2037" w14:textId="77777777" w:rsidR="00253487" w:rsidRPr="00253487" w:rsidRDefault="00253487" w:rsidP="000F73DB">
            <w:pPr>
              <w:jc w:val="center"/>
            </w:pPr>
            <w:r w:rsidRPr="00253487">
              <w:t>N</w:t>
            </w:r>
          </w:p>
        </w:tc>
        <w:tc>
          <w:tcPr>
            <w:tcW w:w="4859" w:type="dxa"/>
            <w:shd w:val="clear" w:color="auto" w:fill="auto"/>
          </w:tcPr>
          <w:p w14:paraId="7D43C215" w14:textId="77777777" w:rsidR="00253487" w:rsidRPr="00253487" w:rsidRDefault="00253487" w:rsidP="00253487">
            <w:r w:rsidRPr="00253487">
              <w:t>Used to identify source of SettlPartyID. Required if SettlPartyIDSource is specified. Required if NoSettlPartyIDs &gt; 0.</w:t>
            </w:r>
          </w:p>
        </w:tc>
      </w:tr>
      <w:tr w:rsidR="00253487" w:rsidRPr="00253487" w14:paraId="0B9A7D6A" w14:textId="77777777" w:rsidTr="000F73DB">
        <w:tc>
          <w:tcPr>
            <w:tcW w:w="652" w:type="dxa"/>
            <w:shd w:val="clear" w:color="auto" w:fill="auto"/>
          </w:tcPr>
          <w:p w14:paraId="721295D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E0BAE5A" w14:textId="77777777" w:rsidR="00253487" w:rsidRPr="00253487" w:rsidRDefault="00253487" w:rsidP="000F73DB">
            <w:pPr>
              <w:jc w:val="center"/>
            </w:pPr>
            <w:r w:rsidRPr="00253487">
              <w:t>783</w:t>
            </w:r>
          </w:p>
        </w:tc>
        <w:tc>
          <w:tcPr>
            <w:tcW w:w="2098" w:type="dxa"/>
            <w:shd w:val="clear" w:color="auto" w:fill="auto"/>
          </w:tcPr>
          <w:p w14:paraId="312C8ABD" w14:textId="77777777" w:rsidR="00253487" w:rsidRPr="00253487" w:rsidRDefault="00253487" w:rsidP="00253487">
            <w:r w:rsidRPr="00253487">
              <w:t>SettlPartyIDSource</w:t>
            </w:r>
          </w:p>
        </w:tc>
        <w:tc>
          <w:tcPr>
            <w:tcW w:w="811" w:type="dxa"/>
            <w:shd w:val="clear" w:color="auto" w:fill="auto"/>
          </w:tcPr>
          <w:p w14:paraId="14D3388C" w14:textId="77777777" w:rsidR="00253487" w:rsidRPr="00253487" w:rsidRDefault="00253487" w:rsidP="000F73DB">
            <w:pPr>
              <w:jc w:val="center"/>
            </w:pPr>
            <w:r w:rsidRPr="00253487">
              <w:t>N</w:t>
            </w:r>
          </w:p>
        </w:tc>
        <w:tc>
          <w:tcPr>
            <w:tcW w:w="4859" w:type="dxa"/>
            <w:shd w:val="clear" w:color="auto" w:fill="auto"/>
          </w:tcPr>
          <w:p w14:paraId="062D1C11" w14:textId="77777777" w:rsidR="00253487" w:rsidRPr="00253487" w:rsidRDefault="00253487" w:rsidP="00253487">
            <w:r w:rsidRPr="00253487">
              <w:t>Used to identify class source of SettlPartyID value (e.g. BIC). Required if SettlPartyID is specified. Required if NoSettlPartyIDs &gt; 0.</w:t>
            </w:r>
          </w:p>
        </w:tc>
      </w:tr>
      <w:tr w:rsidR="00253487" w:rsidRPr="00253487" w14:paraId="39582029" w14:textId="77777777" w:rsidTr="000F73DB">
        <w:tc>
          <w:tcPr>
            <w:tcW w:w="652" w:type="dxa"/>
            <w:shd w:val="clear" w:color="auto" w:fill="auto"/>
          </w:tcPr>
          <w:p w14:paraId="40C9F8B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1F566616" w14:textId="77777777" w:rsidR="00253487" w:rsidRPr="00253487" w:rsidRDefault="00253487" w:rsidP="000F73DB">
            <w:pPr>
              <w:jc w:val="center"/>
            </w:pPr>
            <w:r w:rsidRPr="00253487">
              <w:t>784</w:t>
            </w:r>
          </w:p>
        </w:tc>
        <w:tc>
          <w:tcPr>
            <w:tcW w:w="2098" w:type="dxa"/>
            <w:tcBorders>
              <w:bottom w:val="single" w:sz="6" w:space="0" w:color="000000"/>
            </w:tcBorders>
            <w:shd w:val="clear" w:color="auto" w:fill="auto"/>
          </w:tcPr>
          <w:p w14:paraId="50970DEB" w14:textId="77777777" w:rsidR="00253487" w:rsidRPr="00253487" w:rsidRDefault="00253487" w:rsidP="00253487">
            <w:r w:rsidRPr="00253487">
              <w:t>SettlPartyRole</w:t>
            </w:r>
          </w:p>
        </w:tc>
        <w:tc>
          <w:tcPr>
            <w:tcW w:w="811" w:type="dxa"/>
            <w:tcBorders>
              <w:bottom w:val="single" w:sz="6" w:space="0" w:color="000000"/>
            </w:tcBorders>
            <w:shd w:val="clear" w:color="auto" w:fill="auto"/>
          </w:tcPr>
          <w:p w14:paraId="4DFDC57D"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B8E3370" w14:textId="77777777" w:rsidR="00253487" w:rsidRPr="00253487" w:rsidRDefault="00253487" w:rsidP="00253487">
            <w:r w:rsidRPr="00253487">
              <w:t>Identifies the type of SettlPartyID (e.g. Executing Broker). Required if NoSettlPartyIDs &gt; 0.</w:t>
            </w:r>
          </w:p>
        </w:tc>
      </w:tr>
      <w:tr w:rsidR="00253487" w:rsidRPr="00253487" w14:paraId="594CDFAE" w14:textId="77777777" w:rsidTr="000F73DB">
        <w:tc>
          <w:tcPr>
            <w:tcW w:w="652" w:type="dxa"/>
            <w:shd w:val="clear" w:color="auto" w:fill="auto"/>
          </w:tcPr>
          <w:p w14:paraId="04D6A1E2"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390D1E8A" w14:textId="77777777" w:rsidR="00253487" w:rsidRPr="00253487" w:rsidRDefault="00253487" w:rsidP="000F73DB">
            <w:pPr>
              <w:jc w:val="left"/>
            </w:pPr>
            <w:r w:rsidRPr="00253487">
              <w:t>component block  &lt;SettlPtysSubGrp&gt;</w:t>
            </w:r>
          </w:p>
        </w:tc>
        <w:tc>
          <w:tcPr>
            <w:tcW w:w="811" w:type="dxa"/>
            <w:tcBorders>
              <w:top w:val="single" w:sz="6" w:space="0" w:color="000000"/>
              <w:bottom w:val="double" w:sz="6" w:space="0" w:color="000000"/>
            </w:tcBorders>
            <w:shd w:val="clear" w:color="auto" w:fill="E6E6E6"/>
          </w:tcPr>
          <w:p w14:paraId="475959E4"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49DA5DCA" w14:textId="77777777" w:rsidR="00253487" w:rsidRPr="00253487" w:rsidRDefault="00253487" w:rsidP="00253487">
            <w:r w:rsidRPr="00253487">
              <w:t>Repeating group of SettlParty sub-identifiers.</w:t>
            </w:r>
          </w:p>
        </w:tc>
      </w:tr>
    </w:tbl>
    <w:bookmarkEnd w:id="37"/>
    <w:p w14:paraId="752DF31E" w14:textId="77777777" w:rsidR="009E3F16" w:rsidRDefault="009E3F16" w:rsidP="00253487">
      <w:pPr>
        <w:rPr>
          <w:rFonts w:ascii="Courier New" w:hAnsi="Courier New"/>
        </w:rPr>
      </w:pPr>
      <w:r>
        <w:t>*** = Required status should match "Req'd" setting for &lt;SettlParties&gt; component block in message definition</w:t>
      </w:r>
    </w:p>
    <w:p w14:paraId="7ED4CF17" w14:textId="77777777" w:rsidR="009E3F16" w:rsidRDefault="009E3F16">
      <w:pPr>
        <w:numPr>
          <w:ilvl w:val="12"/>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18FCC1E" w14:textId="77777777">
        <w:tc>
          <w:tcPr>
            <w:tcW w:w="9576" w:type="dxa"/>
            <w:tcBorders>
              <w:bottom w:val="nil"/>
            </w:tcBorders>
            <w:shd w:val="pct25" w:color="auto" w:fill="FFFFFF"/>
          </w:tcPr>
          <w:p w14:paraId="451995AC" w14:textId="77777777" w:rsidR="009E3F16" w:rsidRDefault="009E3F16">
            <w:pPr>
              <w:pStyle w:val="Heading5"/>
              <w:autoSpaceDE w:val="0"/>
              <w:rPr>
                <w:rFonts w:ascii="Times New Roman" w:hAnsi="Times New Roman"/>
                <w:sz w:val="24"/>
                <w:szCs w:val="24"/>
              </w:rPr>
            </w:pPr>
            <w:r>
              <w:rPr>
                <w:rFonts w:ascii="Times New Roman" w:hAnsi="Times New Roman"/>
                <w:sz w:val="24"/>
                <w:szCs w:val="24"/>
              </w:rPr>
              <w:t xml:space="preserve">FIXML Definition for this Component Block– see </w:t>
            </w:r>
            <w:hyperlink r:id="rId14" w:history="1">
              <w:r>
                <w:rPr>
                  <w:rStyle w:val="Hyperlink"/>
                  <w:rFonts w:ascii="Times New Roman" w:hAnsi="Times New Roman"/>
                  <w:sz w:val="24"/>
                  <w:szCs w:val="24"/>
                </w:rPr>
                <w:t>http://www.fixprotocol.org</w:t>
              </w:r>
            </w:hyperlink>
            <w:r>
              <w:rPr>
                <w:rFonts w:ascii="Times New Roman" w:hAnsi="Times New Roman"/>
                <w:sz w:val="24"/>
                <w:szCs w:val="24"/>
              </w:rPr>
              <w:t xml:space="preserve"> for details</w:t>
            </w:r>
          </w:p>
        </w:tc>
      </w:tr>
      <w:tr w:rsidR="009E3F16" w14:paraId="14F62E4D" w14:textId="77777777">
        <w:tc>
          <w:tcPr>
            <w:tcW w:w="9576" w:type="dxa"/>
            <w:shd w:val="pct12" w:color="auto" w:fill="FFFFFF"/>
          </w:tcPr>
          <w:p w14:paraId="04964C35" w14:textId="77777777" w:rsidR="009E3F16" w:rsidRDefault="009E3F16">
            <w:pPr>
              <w:jc w:val="left"/>
            </w:pPr>
            <w:r>
              <w:t>Refer to FIXML element SettlPtys</w:t>
            </w:r>
          </w:p>
        </w:tc>
      </w:tr>
    </w:tbl>
    <w:p w14:paraId="435B02EB" w14:textId="77777777" w:rsidR="009E3F16" w:rsidRDefault="009E3F16"/>
    <w:p w14:paraId="158BBBC2" w14:textId="77777777" w:rsidR="009E3F16" w:rsidRDefault="009E3F16"/>
    <w:p w14:paraId="2CAECAFC" w14:textId="77777777" w:rsidR="009E3F16" w:rsidRDefault="009E3F16">
      <w:pPr>
        <w:pStyle w:val="Heading2"/>
      </w:pPr>
      <w:r>
        <w:br w:type="page"/>
      </w:r>
      <w:bookmarkStart w:id="38" w:name="_Toc147504981"/>
      <w:bookmarkStart w:id="39" w:name="_Toc145585289"/>
      <w:bookmarkStart w:id="40" w:name="_Toc193279383"/>
      <w:bookmarkStart w:id="41" w:name="_Toc227924993"/>
      <w:r>
        <w:lastRenderedPageBreak/>
        <w:t>PositionQty component block</w:t>
      </w:r>
      <w:bookmarkEnd w:id="38"/>
      <w:bookmarkEnd w:id="39"/>
      <w:bookmarkEnd w:id="40"/>
      <w:bookmarkEnd w:id="41"/>
    </w:p>
    <w:p w14:paraId="48ADE04A" w14:textId="77777777" w:rsidR="009E3F16" w:rsidRDefault="009E3F16">
      <w:r>
        <w:t xml:space="preserve">The PositionQty component block specifies the various types of position quantity in the position life-cycle including start-of-day, intraday, trade, adjustments, and end-of-day position quantities. Quantities are expressed in terms of long and short quantities.  </w:t>
      </w:r>
    </w:p>
    <w:p w14:paraId="5182604E"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301CE8D1"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11B57FFB" w14:textId="77777777" w:rsidR="00253487" w:rsidRPr="000F73DB" w:rsidRDefault="00253487" w:rsidP="000F73DB">
            <w:pPr>
              <w:jc w:val="center"/>
              <w:rPr>
                <w:b/>
                <w:i/>
              </w:rPr>
            </w:pPr>
            <w:bookmarkStart w:id="42" w:name="Comp_PositionQty"/>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7AFB8C62"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1F458164"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4881A17C" w14:textId="77777777" w:rsidR="00253487" w:rsidRPr="000F73DB" w:rsidRDefault="00253487" w:rsidP="000F73DB">
            <w:pPr>
              <w:jc w:val="center"/>
              <w:rPr>
                <w:b/>
                <w:i/>
              </w:rPr>
            </w:pPr>
            <w:r w:rsidRPr="000F73DB">
              <w:rPr>
                <w:b/>
                <w:i/>
              </w:rPr>
              <w:t>Comments</w:t>
            </w:r>
          </w:p>
        </w:tc>
      </w:tr>
      <w:tr w:rsidR="00253487" w:rsidRPr="00253487" w14:paraId="044652FF" w14:textId="77777777" w:rsidTr="000F73DB">
        <w:tc>
          <w:tcPr>
            <w:tcW w:w="652" w:type="dxa"/>
            <w:shd w:val="clear" w:color="auto" w:fill="auto"/>
          </w:tcPr>
          <w:p w14:paraId="601C5A70" w14:textId="77777777" w:rsidR="00253487" w:rsidRPr="00253487" w:rsidRDefault="00253487" w:rsidP="000F73DB">
            <w:pPr>
              <w:jc w:val="center"/>
            </w:pPr>
            <w:r w:rsidRPr="00253487">
              <w:t>702</w:t>
            </w:r>
          </w:p>
        </w:tc>
        <w:tc>
          <w:tcPr>
            <w:tcW w:w="2750" w:type="dxa"/>
            <w:gridSpan w:val="2"/>
            <w:shd w:val="clear" w:color="auto" w:fill="auto"/>
          </w:tcPr>
          <w:p w14:paraId="3AC66396" w14:textId="77777777" w:rsidR="00253487" w:rsidRPr="00253487" w:rsidRDefault="00253487" w:rsidP="00253487">
            <w:r w:rsidRPr="00253487">
              <w:t>NoPositions</w:t>
            </w:r>
          </w:p>
        </w:tc>
        <w:tc>
          <w:tcPr>
            <w:tcW w:w="811" w:type="dxa"/>
            <w:shd w:val="clear" w:color="auto" w:fill="auto"/>
          </w:tcPr>
          <w:p w14:paraId="67E756B8" w14:textId="77777777" w:rsidR="00253487" w:rsidRPr="00253487" w:rsidRDefault="00253487" w:rsidP="000F73DB">
            <w:pPr>
              <w:jc w:val="center"/>
            </w:pPr>
            <w:r w:rsidRPr="00253487">
              <w:t>N</w:t>
            </w:r>
          </w:p>
        </w:tc>
        <w:tc>
          <w:tcPr>
            <w:tcW w:w="4859" w:type="dxa"/>
            <w:shd w:val="clear" w:color="auto" w:fill="auto"/>
          </w:tcPr>
          <w:p w14:paraId="30F6B9E5" w14:textId="77777777" w:rsidR="00253487" w:rsidRPr="00253487" w:rsidRDefault="00253487" w:rsidP="00253487"/>
        </w:tc>
      </w:tr>
      <w:tr w:rsidR="00253487" w:rsidRPr="00253487" w14:paraId="62D1769D" w14:textId="77777777" w:rsidTr="000F73DB">
        <w:tc>
          <w:tcPr>
            <w:tcW w:w="652" w:type="dxa"/>
            <w:shd w:val="clear" w:color="auto" w:fill="auto"/>
          </w:tcPr>
          <w:p w14:paraId="18EABB1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017E22F" w14:textId="77777777" w:rsidR="00253487" w:rsidRPr="00253487" w:rsidRDefault="00253487" w:rsidP="000F73DB">
            <w:pPr>
              <w:jc w:val="center"/>
            </w:pPr>
            <w:r w:rsidRPr="00253487">
              <w:t>703</w:t>
            </w:r>
          </w:p>
        </w:tc>
        <w:tc>
          <w:tcPr>
            <w:tcW w:w="2098" w:type="dxa"/>
            <w:shd w:val="clear" w:color="auto" w:fill="auto"/>
          </w:tcPr>
          <w:p w14:paraId="2F4CD87A" w14:textId="77777777" w:rsidR="00253487" w:rsidRPr="00253487" w:rsidRDefault="00253487" w:rsidP="00253487">
            <w:r w:rsidRPr="00253487">
              <w:t>PosType</w:t>
            </w:r>
          </w:p>
        </w:tc>
        <w:tc>
          <w:tcPr>
            <w:tcW w:w="811" w:type="dxa"/>
            <w:shd w:val="clear" w:color="auto" w:fill="auto"/>
          </w:tcPr>
          <w:p w14:paraId="32198B07" w14:textId="77777777" w:rsidR="00253487" w:rsidRPr="00253487" w:rsidRDefault="00253487" w:rsidP="000F73DB">
            <w:pPr>
              <w:jc w:val="center"/>
            </w:pPr>
            <w:r w:rsidRPr="00253487">
              <w:t>N</w:t>
            </w:r>
          </w:p>
        </w:tc>
        <w:tc>
          <w:tcPr>
            <w:tcW w:w="4859" w:type="dxa"/>
            <w:shd w:val="clear" w:color="auto" w:fill="auto"/>
          </w:tcPr>
          <w:p w14:paraId="18F75054" w14:textId="77777777" w:rsidR="00253487" w:rsidRPr="00253487" w:rsidRDefault="00253487" w:rsidP="00253487">
            <w:r w:rsidRPr="00253487">
              <w:t>Required if NoPositions &gt; 1</w:t>
            </w:r>
          </w:p>
        </w:tc>
      </w:tr>
      <w:tr w:rsidR="00253487" w:rsidRPr="00253487" w14:paraId="3D4FED0E" w14:textId="77777777" w:rsidTr="000F73DB">
        <w:tc>
          <w:tcPr>
            <w:tcW w:w="652" w:type="dxa"/>
            <w:shd w:val="clear" w:color="auto" w:fill="auto"/>
          </w:tcPr>
          <w:p w14:paraId="18C0458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338BD8A" w14:textId="77777777" w:rsidR="00253487" w:rsidRPr="00253487" w:rsidRDefault="00253487" w:rsidP="000F73DB">
            <w:pPr>
              <w:jc w:val="center"/>
            </w:pPr>
            <w:r w:rsidRPr="00253487">
              <w:t>704</w:t>
            </w:r>
          </w:p>
        </w:tc>
        <w:tc>
          <w:tcPr>
            <w:tcW w:w="2098" w:type="dxa"/>
            <w:shd w:val="clear" w:color="auto" w:fill="auto"/>
          </w:tcPr>
          <w:p w14:paraId="52CC1B04" w14:textId="77777777" w:rsidR="00253487" w:rsidRPr="00253487" w:rsidRDefault="00253487" w:rsidP="00253487">
            <w:r w:rsidRPr="00253487">
              <w:t>LongQty</w:t>
            </w:r>
          </w:p>
        </w:tc>
        <w:tc>
          <w:tcPr>
            <w:tcW w:w="811" w:type="dxa"/>
            <w:shd w:val="clear" w:color="auto" w:fill="auto"/>
          </w:tcPr>
          <w:p w14:paraId="7B355805" w14:textId="77777777" w:rsidR="00253487" w:rsidRPr="00253487" w:rsidRDefault="00253487" w:rsidP="000F73DB">
            <w:pPr>
              <w:jc w:val="center"/>
            </w:pPr>
            <w:r w:rsidRPr="00253487">
              <w:t>N</w:t>
            </w:r>
          </w:p>
        </w:tc>
        <w:tc>
          <w:tcPr>
            <w:tcW w:w="4859" w:type="dxa"/>
            <w:shd w:val="clear" w:color="auto" w:fill="auto"/>
          </w:tcPr>
          <w:p w14:paraId="487EA36A" w14:textId="77777777" w:rsidR="00253487" w:rsidRPr="00253487" w:rsidRDefault="00253487" w:rsidP="00253487"/>
        </w:tc>
      </w:tr>
      <w:tr w:rsidR="00253487" w:rsidRPr="00253487" w14:paraId="14C80EF7" w14:textId="77777777" w:rsidTr="000F73DB">
        <w:tc>
          <w:tcPr>
            <w:tcW w:w="652" w:type="dxa"/>
            <w:shd w:val="clear" w:color="auto" w:fill="auto"/>
          </w:tcPr>
          <w:p w14:paraId="3E45F9D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D8F93F1" w14:textId="77777777" w:rsidR="00253487" w:rsidRPr="00253487" w:rsidRDefault="00253487" w:rsidP="000F73DB">
            <w:pPr>
              <w:jc w:val="center"/>
            </w:pPr>
            <w:r w:rsidRPr="00253487">
              <w:t>705</w:t>
            </w:r>
          </w:p>
        </w:tc>
        <w:tc>
          <w:tcPr>
            <w:tcW w:w="2098" w:type="dxa"/>
            <w:shd w:val="clear" w:color="auto" w:fill="auto"/>
          </w:tcPr>
          <w:p w14:paraId="282B334F" w14:textId="77777777" w:rsidR="00253487" w:rsidRPr="00253487" w:rsidRDefault="00253487" w:rsidP="00253487">
            <w:r w:rsidRPr="00253487">
              <w:t>ShortQty</w:t>
            </w:r>
          </w:p>
        </w:tc>
        <w:tc>
          <w:tcPr>
            <w:tcW w:w="811" w:type="dxa"/>
            <w:shd w:val="clear" w:color="auto" w:fill="auto"/>
          </w:tcPr>
          <w:p w14:paraId="1C5C1E5D" w14:textId="77777777" w:rsidR="00253487" w:rsidRPr="00253487" w:rsidRDefault="00253487" w:rsidP="000F73DB">
            <w:pPr>
              <w:jc w:val="center"/>
            </w:pPr>
            <w:r w:rsidRPr="00253487">
              <w:t>N</w:t>
            </w:r>
          </w:p>
        </w:tc>
        <w:tc>
          <w:tcPr>
            <w:tcW w:w="4859" w:type="dxa"/>
            <w:shd w:val="clear" w:color="auto" w:fill="auto"/>
          </w:tcPr>
          <w:p w14:paraId="1505A643" w14:textId="77777777" w:rsidR="00253487" w:rsidRPr="00253487" w:rsidRDefault="00253487" w:rsidP="00253487"/>
        </w:tc>
      </w:tr>
      <w:tr w:rsidR="00253487" w:rsidRPr="00253487" w14:paraId="1DF28625" w14:textId="77777777" w:rsidTr="000F73DB">
        <w:tc>
          <w:tcPr>
            <w:tcW w:w="652" w:type="dxa"/>
            <w:shd w:val="clear" w:color="auto" w:fill="auto"/>
          </w:tcPr>
          <w:p w14:paraId="59F2DD2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51B8061" w14:textId="77777777" w:rsidR="00253487" w:rsidRPr="00253487" w:rsidRDefault="00253487" w:rsidP="000F73DB">
            <w:pPr>
              <w:jc w:val="center"/>
            </w:pPr>
            <w:r w:rsidRPr="00253487">
              <w:t>706</w:t>
            </w:r>
          </w:p>
        </w:tc>
        <w:tc>
          <w:tcPr>
            <w:tcW w:w="2098" w:type="dxa"/>
            <w:shd w:val="clear" w:color="auto" w:fill="auto"/>
          </w:tcPr>
          <w:p w14:paraId="1B18E733" w14:textId="77777777" w:rsidR="00253487" w:rsidRPr="00253487" w:rsidRDefault="00253487" w:rsidP="00253487">
            <w:r w:rsidRPr="00253487">
              <w:t>PosQtyStatus</w:t>
            </w:r>
          </w:p>
        </w:tc>
        <w:tc>
          <w:tcPr>
            <w:tcW w:w="811" w:type="dxa"/>
            <w:shd w:val="clear" w:color="auto" w:fill="auto"/>
          </w:tcPr>
          <w:p w14:paraId="256A60D4" w14:textId="77777777" w:rsidR="00253487" w:rsidRPr="00253487" w:rsidRDefault="00253487" w:rsidP="000F73DB">
            <w:pPr>
              <w:jc w:val="center"/>
            </w:pPr>
            <w:r w:rsidRPr="00253487">
              <w:t>N</w:t>
            </w:r>
          </w:p>
        </w:tc>
        <w:tc>
          <w:tcPr>
            <w:tcW w:w="4859" w:type="dxa"/>
            <w:shd w:val="clear" w:color="auto" w:fill="auto"/>
          </w:tcPr>
          <w:p w14:paraId="7D115B8F" w14:textId="77777777" w:rsidR="00253487" w:rsidRPr="00253487" w:rsidRDefault="00253487" w:rsidP="00253487"/>
        </w:tc>
      </w:tr>
      <w:tr w:rsidR="00253487" w:rsidRPr="00253487" w14:paraId="382CE6E7" w14:textId="77777777" w:rsidTr="000F73DB">
        <w:tc>
          <w:tcPr>
            <w:tcW w:w="652" w:type="dxa"/>
            <w:shd w:val="clear" w:color="auto" w:fill="auto"/>
          </w:tcPr>
          <w:p w14:paraId="7C11036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33BC1E3F" w14:textId="77777777" w:rsidR="00253487" w:rsidRPr="00253487" w:rsidRDefault="00253487" w:rsidP="000F73DB">
            <w:pPr>
              <w:jc w:val="center"/>
            </w:pPr>
            <w:r w:rsidRPr="00253487">
              <w:t>976</w:t>
            </w:r>
          </w:p>
        </w:tc>
        <w:tc>
          <w:tcPr>
            <w:tcW w:w="2098" w:type="dxa"/>
            <w:tcBorders>
              <w:bottom w:val="single" w:sz="6" w:space="0" w:color="000000"/>
            </w:tcBorders>
            <w:shd w:val="clear" w:color="auto" w:fill="auto"/>
          </w:tcPr>
          <w:p w14:paraId="52E127BC" w14:textId="77777777" w:rsidR="00253487" w:rsidRPr="00253487" w:rsidRDefault="00253487" w:rsidP="00253487">
            <w:r w:rsidRPr="00253487">
              <w:t>QuantityDate</w:t>
            </w:r>
          </w:p>
        </w:tc>
        <w:tc>
          <w:tcPr>
            <w:tcW w:w="811" w:type="dxa"/>
            <w:tcBorders>
              <w:bottom w:val="single" w:sz="6" w:space="0" w:color="000000"/>
            </w:tcBorders>
            <w:shd w:val="clear" w:color="auto" w:fill="auto"/>
          </w:tcPr>
          <w:p w14:paraId="22BE30C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5617E08" w14:textId="77777777" w:rsidR="00253487" w:rsidRPr="00253487" w:rsidRDefault="00253487" w:rsidP="00253487">
            <w:r w:rsidRPr="00253487">
              <w:t>Date associated with the quantity being reported</w:t>
            </w:r>
          </w:p>
        </w:tc>
      </w:tr>
      <w:tr w:rsidR="00253487" w:rsidRPr="00253487" w14:paraId="19E5A1AA" w14:textId="77777777" w:rsidTr="000F73DB">
        <w:tc>
          <w:tcPr>
            <w:tcW w:w="652" w:type="dxa"/>
            <w:shd w:val="clear" w:color="auto" w:fill="auto"/>
          </w:tcPr>
          <w:p w14:paraId="2DA2F845"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601B4C6D" w14:textId="77777777" w:rsidR="00253487" w:rsidRPr="00253487" w:rsidRDefault="00253487" w:rsidP="000F73DB">
            <w:pPr>
              <w:jc w:val="left"/>
            </w:pPr>
            <w:r w:rsidRPr="00253487">
              <w:t>component block  &lt;NestedParties&gt;</w:t>
            </w:r>
          </w:p>
        </w:tc>
        <w:tc>
          <w:tcPr>
            <w:tcW w:w="811" w:type="dxa"/>
            <w:tcBorders>
              <w:top w:val="single" w:sz="6" w:space="0" w:color="000000"/>
              <w:bottom w:val="double" w:sz="6" w:space="0" w:color="000000"/>
            </w:tcBorders>
            <w:shd w:val="clear" w:color="auto" w:fill="E6E6E6"/>
          </w:tcPr>
          <w:p w14:paraId="124FD7E1"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1C1983E5" w14:textId="77777777" w:rsidR="00253487" w:rsidRPr="00253487" w:rsidRDefault="00253487" w:rsidP="00253487">
            <w:r w:rsidRPr="00253487">
              <w:t>Optional repeating group - used to associate or distribute position to a specific party other than the party that currently owns the position.</w:t>
            </w:r>
          </w:p>
        </w:tc>
      </w:tr>
    </w:tbl>
    <w:bookmarkEnd w:id="42"/>
    <w:p w14:paraId="1977B673" w14:textId="77777777" w:rsidR="009E3F16" w:rsidRDefault="009E3F16" w:rsidP="00253487">
      <w:r>
        <w:t>*** = Required status should match "Req'd" setting for &lt;PositionQty&gt; component block in message definition</w:t>
      </w:r>
    </w:p>
    <w:p w14:paraId="209F1C64" w14:textId="77777777" w:rsidR="009E3F16" w:rsidRDefault="009E3F16">
      <w:pPr>
        <w:numPr>
          <w:ilvl w:val="12"/>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B8D7FD4" w14:textId="77777777">
        <w:tc>
          <w:tcPr>
            <w:tcW w:w="9576" w:type="dxa"/>
            <w:tcBorders>
              <w:bottom w:val="nil"/>
            </w:tcBorders>
            <w:shd w:val="pct25" w:color="auto" w:fill="FFFFFF"/>
          </w:tcPr>
          <w:p w14:paraId="1310EE2A" w14:textId="77777777" w:rsidR="009E3F16" w:rsidRDefault="009E3F16">
            <w:pPr>
              <w:pStyle w:val="Heading5"/>
              <w:autoSpaceDE w:val="0"/>
              <w:rPr>
                <w:rFonts w:ascii="Times New Roman" w:hAnsi="Times New Roman"/>
                <w:sz w:val="24"/>
                <w:szCs w:val="24"/>
              </w:rPr>
            </w:pPr>
            <w:r>
              <w:rPr>
                <w:rFonts w:ascii="Times New Roman" w:hAnsi="Times New Roman"/>
                <w:sz w:val="24"/>
                <w:szCs w:val="24"/>
              </w:rPr>
              <w:t xml:space="preserve">FIXML Definition for this Component Block– see </w:t>
            </w:r>
            <w:hyperlink r:id="rId15" w:history="1">
              <w:r>
                <w:rPr>
                  <w:rStyle w:val="Hyperlink"/>
                  <w:rFonts w:ascii="Times New Roman" w:hAnsi="Times New Roman"/>
                  <w:sz w:val="24"/>
                  <w:szCs w:val="24"/>
                </w:rPr>
                <w:t>http://www.fixprotocol.org</w:t>
              </w:r>
            </w:hyperlink>
            <w:r>
              <w:rPr>
                <w:rFonts w:ascii="Times New Roman" w:hAnsi="Times New Roman"/>
                <w:sz w:val="24"/>
                <w:szCs w:val="24"/>
              </w:rPr>
              <w:t xml:space="preserve"> for details</w:t>
            </w:r>
          </w:p>
        </w:tc>
      </w:tr>
      <w:tr w:rsidR="009E3F16" w14:paraId="5C0D384D" w14:textId="77777777">
        <w:tc>
          <w:tcPr>
            <w:tcW w:w="9576" w:type="dxa"/>
            <w:shd w:val="pct12" w:color="auto" w:fill="FFFFFF"/>
          </w:tcPr>
          <w:p w14:paraId="4E6D8ED4" w14:textId="77777777" w:rsidR="009E3F16" w:rsidRDefault="009E3F16">
            <w:pPr>
              <w:jc w:val="left"/>
            </w:pPr>
            <w:r>
              <w:t>Refer to FIXML element PosQty</w:t>
            </w:r>
          </w:p>
        </w:tc>
      </w:tr>
    </w:tbl>
    <w:p w14:paraId="0235C149" w14:textId="77777777" w:rsidR="009E3F16" w:rsidRDefault="009E3F16"/>
    <w:p w14:paraId="6344C2CB" w14:textId="77777777" w:rsidR="009E3F16" w:rsidRDefault="009E3F16">
      <w:pPr>
        <w:numPr>
          <w:ilvl w:val="12"/>
          <w:numId w:val="0"/>
        </w:numPr>
      </w:pPr>
    </w:p>
    <w:p w14:paraId="5FF1C535" w14:textId="77777777" w:rsidR="009E3F16" w:rsidRDefault="009E3F16">
      <w:pPr>
        <w:pStyle w:val="Heading2"/>
      </w:pPr>
      <w:r>
        <w:br w:type="page"/>
      </w:r>
      <w:bookmarkStart w:id="43" w:name="_Toc147504982"/>
      <w:bookmarkStart w:id="44" w:name="_Toc145585290"/>
      <w:bookmarkStart w:id="45" w:name="_Toc193279384"/>
      <w:bookmarkStart w:id="46" w:name="_Toc227924994"/>
      <w:r>
        <w:lastRenderedPageBreak/>
        <w:t>PositionAmountData component block</w:t>
      </w:r>
      <w:bookmarkEnd w:id="43"/>
      <w:bookmarkEnd w:id="44"/>
      <w:bookmarkEnd w:id="45"/>
      <w:bookmarkEnd w:id="46"/>
    </w:p>
    <w:p w14:paraId="59275C77" w14:textId="77777777" w:rsidR="009E3F16" w:rsidRDefault="009E3F16">
      <w:r>
        <w:t xml:space="preserve">The PositionAmountData component block is used to report netted amounts associated with position quantities. In  the listed derivatives market the amount is generally expressing a type of futures variation or option premium. In the equities market this may be the net pay or collect on a given position. </w:t>
      </w:r>
    </w:p>
    <w:p w14:paraId="561335BE"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3B5E475D"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3A01A52C" w14:textId="77777777" w:rsidR="00253487" w:rsidRPr="000F73DB" w:rsidRDefault="00253487" w:rsidP="000F73DB">
            <w:pPr>
              <w:jc w:val="center"/>
              <w:rPr>
                <w:b/>
                <w:i/>
              </w:rPr>
            </w:pPr>
            <w:bookmarkStart w:id="47" w:name="Comp_PositionAmountData"/>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6C2A5915"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2FA85B23"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68BD25C1" w14:textId="77777777" w:rsidR="00253487" w:rsidRPr="000F73DB" w:rsidRDefault="00253487" w:rsidP="000F73DB">
            <w:pPr>
              <w:jc w:val="center"/>
              <w:rPr>
                <w:b/>
                <w:i/>
              </w:rPr>
            </w:pPr>
            <w:r w:rsidRPr="000F73DB">
              <w:rPr>
                <w:b/>
                <w:i/>
              </w:rPr>
              <w:t>Comments</w:t>
            </w:r>
          </w:p>
        </w:tc>
      </w:tr>
      <w:tr w:rsidR="00253487" w:rsidRPr="00253487" w14:paraId="41434168" w14:textId="77777777" w:rsidTr="000F73DB">
        <w:tc>
          <w:tcPr>
            <w:tcW w:w="652" w:type="dxa"/>
            <w:shd w:val="clear" w:color="auto" w:fill="auto"/>
          </w:tcPr>
          <w:p w14:paraId="2AE483FE" w14:textId="77777777" w:rsidR="00253487" w:rsidRPr="00253487" w:rsidRDefault="00253487" w:rsidP="000F73DB">
            <w:pPr>
              <w:jc w:val="center"/>
            </w:pPr>
            <w:r w:rsidRPr="00253487">
              <w:t>753</w:t>
            </w:r>
          </w:p>
        </w:tc>
        <w:tc>
          <w:tcPr>
            <w:tcW w:w="2750" w:type="dxa"/>
            <w:gridSpan w:val="2"/>
            <w:shd w:val="clear" w:color="auto" w:fill="auto"/>
          </w:tcPr>
          <w:p w14:paraId="1BA86C82" w14:textId="77777777" w:rsidR="00253487" w:rsidRPr="00253487" w:rsidRDefault="00253487" w:rsidP="00253487">
            <w:r w:rsidRPr="00253487">
              <w:t>NoPosAmt</w:t>
            </w:r>
          </w:p>
        </w:tc>
        <w:tc>
          <w:tcPr>
            <w:tcW w:w="811" w:type="dxa"/>
            <w:shd w:val="clear" w:color="auto" w:fill="auto"/>
          </w:tcPr>
          <w:p w14:paraId="27578AC6" w14:textId="77777777" w:rsidR="00253487" w:rsidRPr="00253487" w:rsidRDefault="00253487" w:rsidP="000F73DB">
            <w:pPr>
              <w:jc w:val="center"/>
            </w:pPr>
            <w:r w:rsidRPr="00253487">
              <w:t>N</w:t>
            </w:r>
          </w:p>
        </w:tc>
        <w:tc>
          <w:tcPr>
            <w:tcW w:w="4859" w:type="dxa"/>
            <w:shd w:val="clear" w:color="auto" w:fill="auto"/>
          </w:tcPr>
          <w:p w14:paraId="647395B6" w14:textId="77777777" w:rsidR="00253487" w:rsidRPr="00253487" w:rsidRDefault="00253487" w:rsidP="00253487">
            <w:r w:rsidRPr="00253487">
              <w:t>Number of Position Amount entries</w:t>
            </w:r>
          </w:p>
        </w:tc>
      </w:tr>
      <w:tr w:rsidR="00253487" w:rsidRPr="00253487" w14:paraId="0DF0F11A" w14:textId="77777777" w:rsidTr="000F73DB">
        <w:tc>
          <w:tcPr>
            <w:tcW w:w="652" w:type="dxa"/>
            <w:shd w:val="clear" w:color="auto" w:fill="auto"/>
          </w:tcPr>
          <w:p w14:paraId="4C3107E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008E996" w14:textId="77777777" w:rsidR="00253487" w:rsidRPr="00253487" w:rsidRDefault="00253487" w:rsidP="000F73DB">
            <w:pPr>
              <w:jc w:val="center"/>
            </w:pPr>
            <w:r w:rsidRPr="00253487">
              <w:t>707</w:t>
            </w:r>
          </w:p>
        </w:tc>
        <w:tc>
          <w:tcPr>
            <w:tcW w:w="2098" w:type="dxa"/>
            <w:shd w:val="clear" w:color="auto" w:fill="auto"/>
          </w:tcPr>
          <w:p w14:paraId="40F5C99A" w14:textId="77777777" w:rsidR="00253487" w:rsidRPr="00253487" w:rsidRDefault="00253487" w:rsidP="00253487">
            <w:r w:rsidRPr="00253487">
              <w:t>PosAmtType</w:t>
            </w:r>
          </w:p>
        </w:tc>
        <w:tc>
          <w:tcPr>
            <w:tcW w:w="811" w:type="dxa"/>
            <w:shd w:val="clear" w:color="auto" w:fill="auto"/>
          </w:tcPr>
          <w:p w14:paraId="3043F5EF" w14:textId="77777777" w:rsidR="00253487" w:rsidRPr="00253487" w:rsidRDefault="00253487" w:rsidP="000F73DB">
            <w:pPr>
              <w:jc w:val="center"/>
            </w:pPr>
            <w:r w:rsidRPr="00253487">
              <w:t>N</w:t>
            </w:r>
          </w:p>
        </w:tc>
        <w:tc>
          <w:tcPr>
            <w:tcW w:w="4859" w:type="dxa"/>
            <w:shd w:val="clear" w:color="auto" w:fill="auto"/>
          </w:tcPr>
          <w:p w14:paraId="3A3E9543" w14:textId="77777777" w:rsidR="00253487" w:rsidRPr="00253487" w:rsidRDefault="00253487" w:rsidP="00253487"/>
        </w:tc>
      </w:tr>
      <w:tr w:rsidR="00253487" w:rsidRPr="00253487" w14:paraId="5F0B108B" w14:textId="77777777" w:rsidTr="000F73DB">
        <w:tc>
          <w:tcPr>
            <w:tcW w:w="652" w:type="dxa"/>
            <w:shd w:val="clear" w:color="auto" w:fill="auto"/>
          </w:tcPr>
          <w:p w14:paraId="6F5E2A0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A7FB94C" w14:textId="77777777" w:rsidR="00253487" w:rsidRPr="00253487" w:rsidRDefault="00253487" w:rsidP="000F73DB">
            <w:pPr>
              <w:jc w:val="center"/>
            </w:pPr>
            <w:r w:rsidRPr="00253487">
              <w:t>708</w:t>
            </w:r>
          </w:p>
        </w:tc>
        <w:tc>
          <w:tcPr>
            <w:tcW w:w="2098" w:type="dxa"/>
            <w:shd w:val="clear" w:color="auto" w:fill="auto"/>
          </w:tcPr>
          <w:p w14:paraId="60F44F3B" w14:textId="77777777" w:rsidR="00253487" w:rsidRPr="00253487" w:rsidRDefault="00253487" w:rsidP="00253487">
            <w:r w:rsidRPr="00253487">
              <w:t>PosAmt</w:t>
            </w:r>
          </w:p>
        </w:tc>
        <w:tc>
          <w:tcPr>
            <w:tcW w:w="811" w:type="dxa"/>
            <w:shd w:val="clear" w:color="auto" w:fill="auto"/>
          </w:tcPr>
          <w:p w14:paraId="1790743C" w14:textId="77777777" w:rsidR="00253487" w:rsidRPr="00253487" w:rsidRDefault="00253487" w:rsidP="000F73DB">
            <w:pPr>
              <w:jc w:val="center"/>
            </w:pPr>
            <w:r w:rsidRPr="00253487">
              <w:t>N</w:t>
            </w:r>
          </w:p>
        </w:tc>
        <w:tc>
          <w:tcPr>
            <w:tcW w:w="4859" w:type="dxa"/>
            <w:shd w:val="clear" w:color="auto" w:fill="auto"/>
          </w:tcPr>
          <w:p w14:paraId="1BC7E78F" w14:textId="77777777" w:rsidR="00253487" w:rsidRPr="00253487" w:rsidRDefault="00253487" w:rsidP="00253487"/>
        </w:tc>
      </w:tr>
      <w:tr w:rsidR="00253487" w:rsidRPr="00253487" w14:paraId="30161763" w14:textId="77777777" w:rsidTr="000F73DB">
        <w:tc>
          <w:tcPr>
            <w:tcW w:w="652" w:type="dxa"/>
            <w:shd w:val="clear" w:color="auto" w:fill="auto"/>
          </w:tcPr>
          <w:p w14:paraId="46869C2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5218771" w14:textId="77777777" w:rsidR="00253487" w:rsidRPr="00253487" w:rsidRDefault="00253487" w:rsidP="000F73DB">
            <w:pPr>
              <w:jc w:val="center"/>
            </w:pPr>
            <w:r w:rsidRPr="00253487">
              <w:t>1055</w:t>
            </w:r>
          </w:p>
        </w:tc>
        <w:tc>
          <w:tcPr>
            <w:tcW w:w="2098" w:type="dxa"/>
            <w:shd w:val="clear" w:color="auto" w:fill="auto"/>
          </w:tcPr>
          <w:p w14:paraId="6255DCE1" w14:textId="77777777" w:rsidR="00253487" w:rsidRPr="00253487" w:rsidRDefault="00253487" w:rsidP="00253487">
            <w:r w:rsidRPr="00253487">
              <w:t>PositionCurrency</w:t>
            </w:r>
          </w:p>
        </w:tc>
        <w:tc>
          <w:tcPr>
            <w:tcW w:w="811" w:type="dxa"/>
            <w:shd w:val="clear" w:color="auto" w:fill="auto"/>
          </w:tcPr>
          <w:p w14:paraId="130793FC" w14:textId="77777777" w:rsidR="00253487" w:rsidRPr="00253487" w:rsidRDefault="00253487" w:rsidP="000F73DB">
            <w:pPr>
              <w:jc w:val="center"/>
            </w:pPr>
            <w:r w:rsidRPr="00253487">
              <w:t>N</w:t>
            </w:r>
          </w:p>
        </w:tc>
        <w:tc>
          <w:tcPr>
            <w:tcW w:w="4859" w:type="dxa"/>
            <w:shd w:val="clear" w:color="auto" w:fill="auto"/>
          </w:tcPr>
          <w:p w14:paraId="24C4E1C5" w14:textId="77777777" w:rsidR="00253487" w:rsidRPr="00253487" w:rsidRDefault="00253487" w:rsidP="00253487"/>
        </w:tc>
      </w:tr>
    </w:tbl>
    <w:bookmarkEnd w:id="47"/>
    <w:p w14:paraId="5A8BFC1E" w14:textId="77777777" w:rsidR="009E3F16" w:rsidRDefault="009E3F16" w:rsidP="00253487">
      <w:r>
        <w:t>*** = Required status should match "Req'd" setting for &lt;PositionAmountData&gt; component block in message definition</w:t>
      </w:r>
    </w:p>
    <w:p w14:paraId="4753EBDB" w14:textId="77777777" w:rsidR="009E3F16" w:rsidRDefault="009E3F16">
      <w:pPr>
        <w:numPr>
          <w:ilvl w:val="12"/>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CB6F9E3" w14:textId="77777777">
        <w:tc>
          <w:tcPr>
            <w:tcW w:w="9576" w:type="dxa"/>
            <w:tcBorders>
              <w:bottom w:val="nil"/>
            </w:tcBorders>
            <w:shd w:val="pct25" w:color="auto" w:fill="FFFFFF"/>
          </w:tcPr>
          <w:p w14:paraId="798C0C0B" w14:textId="77777777" w:rsidR="009E3F16" w:rsidRDefault="009E3F16">
            <w:pPr>
              <w:pStyle w:val="Heading5"/>
              <w:autoSpaceDE w:val="0"/>
              <w:rPr>
                <w:rFonts w:ascii="Times New Roman" w:hAnsi="Times New Roman"/>
                <w:sz w:val="24"/>
                <w:szCs w:val="24"/>
              </w:rPr>
            </w:pPr>
            <w:r>
              <w:rPr>
                <w:rFonts w:ascii="Times New Roman" w:hAnsi="Times New Roman"/>
                <w:sz w:val="24"/>
                <w:szCs w:val="24"/>
              </w:rPr>
              <w:t>FIXML Definition for this Component Block– see</w:t>
            </w:r>
            <w:hyperlink r:id="rId16" w:history="1">
              <w:r>
                <w:rPr>
                  <w:rStyle w:val="Hyperlink"/>
                  <w:rFonts w:ascii="Times New Roman" w:hAnsi="Times New Roman"/>
                  <w:sz w:val="24"/>
                  <w:szCs w:val="24"/>
                </w:rPr>
                <w:t xml:space="preserve"> http://www.fixprotocol.org</w:t>
              </w:r>
            </w:hyperlink>
            <w:r>
              <w:rPr>
                <w:rFonts w:ascii="Times New Roman" w:hAnsi="Times New Roman"/>
                <w:sz w:val="24"/>
                <w:szCs w:val="24"/>
              </w:rPr>
              <w:t xml:space="preserve"> for details</w:t>
            </w:r>
          </w:p>
        </w:tc>
      </w:tr>
      <w:tr w:rsidR="009E3F16" w14:paraId="40AA040E" w14:textId="77777777">
        <w:tc>
          <w:tcPr>
            <w:tcW w:w="9576" w:type="dxa"/>
            <w:shd w:val="pct12" w:color="auto" w:fill="FFFFFF"/>
          </w:tcPr>
          <w:p w14:paraId="629D1E8D" w14:textId="77777777" w:rsidR="009E3F16" w:rsidRDefault="009E3F16">
            <w:pPr>
              <w:jc w:val="left"/>
            </w:pPr>
            <w:r>
              <w:t>Refer to FIXML element PosAmtData</w:t>
            </w:r>
          </w:p>
        </w:tc>
      </w:tr>
    </w:tbl>
    <w:p w14:paraId="556A5817" w14:textId="77777777" w:rsidR="009E3F16" w:rsidRDefault="009E3F16"/>
    <w:p w14:paraId="6BC23D60" w14:textId="77777777" w:rsidR="009E3F16" w:rsidRDefault="009E3F16">
      <w:pPr>
        <w:pStyle w:val="Heading2"/>
      </w:pPr>
      <w:bookmarkStart w:id="48" w:name="_Toc227924995"/>
      <w:r>
        <w:t>ClrInstGrp component block</w:t>
      </w:r>
      <w:bookmarkEnd w:id="48"/>
    </w:p>
    <w:p w14:paraId="15B96F9C" w14:textId="77777777" w:rsidR="009E3F16" w:rsidRDefault="009E3F16">
      <w:pPr>
        <w:numPr>
          <w:ilvl w:val="12"/>
          <w:numId w:val="0"/>
        </w:num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156EDA72"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05FB5E29" w14:textId="77777777" w:rsidR="00253487" w:rsidRPr="000F73DB" w:rsidRDefault="00253487" w:rsidP="000F73DB">
            <w:pPr>
              <w:jc w:val="center"/>
              <w:rPr>
                <w:b/>
                <w:i/>
              </w:rPr>
            </w:pPr>
            <w:bookmarkStart w:id="49" w:name="Comp_ClrInst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1757FE00"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25B7F4D5"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1D385703" w14:textId="77777777" w:rsidR="00253487" w:rsidRPr="000F73DB" w:rsidRDefault="00253487" w:rsidP="000F73DB">
            <w:pPr>
              <w:jc w:val="center"/>
              <w:rPr>
                <w:b/>
                <w:i/>
              </w:rPr>
            </w:pPr>
            <w:r w:rsidRPr="000F73DB">
              <w:rPr>
                <w:b/>
                <w:i/>
              </w:rPr>
              <w:t>Comments</w:t>
            </w:r>
          </w:p>
        </w:tc>
      </w:tr>
      <w:tr w:rsidR="00253487" w:rsidRPr="00253487" w14:paraId="5138692E" w14:textId="77777777" w:rsidTr="000F73DB">
        <w:tc>
          <w:tcPr>
            <w:tcW w:w="652" w:type="dxa"/>
            <w:shd w:val="clear" w:color="auto" w:fill="auto"/>
          </w:tcPr>
          <w:p w14:paraId="58BEFE69" w14:textId="77777777" w:rsidR="00253487" w:rsidRPr="00253487" w:rsidRDefault="00253487" w:rsidP="000F73DB">
            <w:pPr>
              <w:jc w:val="center"/>
            </w:pPr>
            <w:r w:rsidRPr="00253487">
              <w:t>576</w:t>
            </w:r>
          </w:p>
        </w:tc>
        <w:tc>
          <w:tcPr>
            <w:tcW w:w="2750" w:type="dxa"/>
            <w:gridSpan w:val="2"/>
            <w:shd w:val="clear" w:color="auto" w:fill="auto"/>
          </w:tcPr>
          <w:p w14:paraId="3232E86C" w14:textId="77777777" w:rsidR="00253487" w:rsidRPr="00253487" w:rsidRDefault="00253487" w:rsidP="00253487">
            <w:r w:rsidRPr="00253487">
              <w:t>NoClearingInstructions</w:t>
            </w:r>
          </w:p>
        </w:tc>
        <w:tc>
          <w:tcPr>
            <w:tcW w:w="811" w:type="dxa"/>
            <w:shd w:val="clear" w:color="auto" w:fill="auto"/>
          </w:tcPr>
          <w:p w14:paraId="660B4EC0" w14:textId="77777777" w:rsidR="00253487" w:rsidRPr="00253487" w:rsidRDefault="00253487" w:rsidP="000F73DB">
            <w:pPr>
              <w:jc w:val="center"/>
            </w:pPr>
            <w:r w:rsidRPr="00253487">
              <w:t>N</w:t>
            </w:r>
          </w:p>
        </w:tc>
        <w:tc>
          <w:tcPr>
            <w:tcW w:w="4859" w:type="dxa"/>
            <w:shd w:val="clear" w:color="auto" w:fill="auto"/>
          </w:tcPr>
          <w:p w14:paraId="5AD8FB95" w14:textId="77777777" w:rsidR="00253487" w:rsidRPr="00253487" w:rsidRDefault="00253487" w:rsidP="00253487"/>
        </w:tc>
      </w:tr>
      <w:tr w:rsidR="00253487" w:rsidRPr="00253487" w14:paraId="30EBF5A4" w14:textId="77777777" w:rsidTr="000F73DB">
        <w:tc>
          <w:tcPr>
            <w:tcW w:w="652" w:type="dxa"/>
            <w:shd w:val="clear" w:color="auto" w:fill="auto"/>
          </w:tcPr>
          <w:p w14:paraId="7C27F2A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3960FC6" w14:textId="77777777" w:rsidR="00253487" w:rsidRPr="00253487" w:rsidRDefault="00253487" w:rsidP="000F73DB">
            <w:pPr>
              <w:jc w:val="center"/>
            </w:pPr>
            <w:r w:rsidRPr="00253487">
              <w:t>577</w:t>
            </w:r>
          </w:p>
        </w:tc>
        <w:tc>
          <w:tcPr>
            <w:tcW w:w="2098" w:type="dxa"/>
            <w:shd w:val="clear" w:color="auto" w:fill="auto"/>
          </w:tcPr>
          <w:p w14:paraId="4EE7DD7F" w14:textId="77777777" w:rsidR="00253487" w:rsidRPr="00253487" w:rsidRDefault="00253487" w:rsidP="00253487">
            <w:r w:rsidRPr="00253487">
              <w:t>ClearingInstruction</w:t>
            </w:r>
          </w:p>
        </w:tc>
        <w:tc>
          <w:tcPr>
            <w:tcW w:w="811" w:type="dxa"/>
            <w:shd w:val="clear" w:color="auto" w:fill="auto"/>
          </w:tcPr>
          <w:p w14:paraId="30291E50" w14:textId="77777777" w:rsidR="00253487" w:rsidRPr="00253487" w:rsidRDefault="00253487" w:rsidP="000F73DB">
            <w:pPr>
              <w:jc w:val="center"/>
            </w:pPr>
            <w:r w:rsidRPr="00253487">
              <w:t>N</w:t>
            </w:r>
          </w:p>
        </w:tc>
        <w:tc>
          <w:tcPr>
            <w:tcW w:w="4859" w:type="dxa"/>
            <w:shd w:val="clear" w:color="auto" w:fill="auto"/>
          </w:tcPr>
          <w:p w14:paraId="347CC059" w14:textId="77777777" w:rsidR="00253487" w:rsidRPr="00253487" w:rsidRDefault="00253487" w:rsidP="00253487">
            <w:r w:rsidRPr="00253487">
              <w:t>Required if NoClearingInstructions &gt; 0</w:t>
            </w:r>
          </w:p>
        </w:tc>
      </w:tr>
      <w:bookmarkEnd w:id="49"/>
    </w:tbl>
    <w:p w14:paraId="673B7037" w14:textId="77777777" w:rsidR="009E3F16" w:rsidRDefault="009E3F16" w:rsidP="00253487"/>
    <w:p w14:paraId="6E4CCD70" w14:textId="77777777" w:rsidR="009E3F16" w:rsidRDefault="009E3F16">
      <w:pPr>
        <w:numPr>
          <w:ilvl w:val="12"/>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DF280A2" w14:textId="77777777">
        <w:tc>
          <w:tcPr>
            <w:tcW w:w="9576" w:type="dxa"/>
            <w:tcBorders>
              <w:bottom w:val="nil"/>
            </w:tcBorders>
            <w:shd w:val="pct25" w:color="auto" w:fill="FFFFFF"/>
          </w:tcPr>
          <w:p w14:paraId="13722B44" w14:textId="77777777" w:rsidR="009E3F16" w:rsidRDefault="009E3F16">
            <w:pPr>
              <w:pStyle w:val="Heading5"/>
              <w:autoSpaceDE w:val="0"/>
              <w:rPr>
                <w:rFonts w:ascii="Times New Roman" w:hAnsi="Times New Roman"/>
                <w:sz w:val="24"/>
                <w:szCs w:val="24"/>
              </w:rPr>
            </w:pPr>
            <w:r>
              <w:rPr>
                <w:rFonts w:ascii="Times New Roman" w:hAnsi="Times New Roman"/>
                <w:sz w:val="24"/>
                <w:szCs w:val="24"/>
              </w:rPr>
              <w:t>FIXML Definition for this Component Block– see</w:t>
            </w:r>
            <w:hyperlink r:id="rId17" w:history="1">
              <w:r>
                <w:rPr>
                  <w:rStyle w:val="Hyperlink"/>
                  <w:rFonts w:ascii="Times New Roman" w:hAnsi="Times New Roman"/>
                  <w:sz w:val="24"/>
                  <w:szCs w:val="24"/>
                </w:rPr>
                <w:t xml:space="preserve"> http://www.fixprotocol.org</w:t>
              </w:r>
            </w:hyperlink>
            <w:r>
              <w:rPr>
                <w:rFonts w:ascii="Times New Roman" w:hAnsi="Times New Roman"/>
                <w:sz w:val="24"/>
                <w:szCs w:val="24"/>
              </w:rPr>
              <w:t xml:space="preserve"> for details</w:t>
            </w:r>
          </w:p>
        </w:tc>
      </w:tr>
      <w:tr w:rsidR="009E3F16" w14:paraId="040E71B6" w14:textId="77777777">
        <w:tc>
          <w:tcPr>
            <w:tcW w:w="9576" w:type="dxa"/>
            <w:shd w:val="pct12" w:color="auto" w:fill="FFFFFF"/>
          </w:tcPr>
          <w:p w14:paraId="7B3D91C7" w14:textId="77777777" w:rsidR="009E3F16" w:rsidRDefault="009E3F16">
            <w:pPr>
              <w:jc w:val="left"/>
            </w:pPr>
            <w:r>
              <w:t>Refer to FIXML element ClrInst</w:t>
            </w:r>
          </w:p>
        </w:tc>
      </w:tr>
    </w:tbl>
    <w:p w14:paraId="392D14AE" w14:textId="77777777" w:rsidR="009E3F16" w:rsidRDefault="009E3F16"/>
    <w:p w14:paraId="117F2E95" w14:textId="77777777" w:rsidR="009E3F16" w:rsidRDefault="009E3F16">
      <w:pPr>
        <w:pStyle w:val="Heading2"/>
      </w:pPr>
      <w:r>
        <w:br w:type="page"/>
      </w:r>
      <w:bookmarkStart w:id="50" w:name="_Toc227924996"/>
      <w:r>
        <w:lastRenderedPageBreak/>
        <w:t>OrdAllocGrp component block</w:t>
      </w:r>
      <w:bookmarkEnd w:id="50"/>
    </w:p>
    <w:p w14:paraId="572AB5A9" w14:textId="77777777" w:rsidR="009E3F16" w:rsidRDefault="009E3F16">
      <w:pPr>
        <w:numPr>
          <w:ilvl w:val="12"/>
          <w:numId w:val="0"/>
        </w:num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332D9D6B"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1C8802B1" w14:textId="77777777" w:rsidR="00253487" w:rsidRPr="000F73DB" w:rsidRDefault="00253487" w:rsidP="000F73DB">
            <w:pPr>
              <w:jc w:val="center"/>
              <w:rPr>
                <w:b/>
                <w:i/>
              </w:rPr>
            </w:pPr>
            <w:bookmarkStart w:id="51" w:name="Comp_OrdAlloc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28DC022A"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1B4BD223"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46C94A21" w14:textId="77777777" w:rsidR="00253487" w:rsidRPr="000F73DB" w:rsidRDefault="00253487" w:rsidP="000F73DB">
            <w:pPr>
              <w:jc w:val="center"/>
              <w:rPr>
                <w:b/>
                <w:i/>
              </w:rPr>
            </w:pPr>
            <w:r w:rsidRPr="000F73DB">
              <w:rPr>
                <w:b/>
                <w:i/>
              </w:rPr>
              <w:t>Comments</w:t>
            </w:r>
          </w:p>
        </w:tc>
      </w:tr>
      <w:tr w:rsidR="00253487" w:rsidRPr="00253487" w14:paraId="3177298B" w14:textId="77777777" w:rsidTr="000F73DB">
        <w:tc>
          <w:tcPr>
            <w:tcW w:w="652" w:type="dxa"/>
            <w:shd w:val="clear" w:color="auto" w:fill="auto"/>
          </w:tcPr>
          <w:p w14:paraId="77FCEC02" w14:textId="77777777" w:rsidR="00253487" w:rsidRPr="00253487" w:rsidRDefault="00253487" w:rsidP="000F73DB">
            <w:pPr>
              <w:jc w:val="center"/>
            </w:pPr>
            <w:r w:rsidRPr="00253487">
              <w:t>73</w:t>
            </w:r>
          </w:p>
        </w:tc>
        <w:tc>
          <w:tcPr>
            <w:tcW w:w="2750" w:type="dxa"/>
            <w:gridSpan w:val="2"/>
            <w:shd w:val="clear" w:color="auto" w:fill="auto"/>
          </w:tcPr>
          <w:p w14:paraId="3CF6F646" w14:textId="77777777" w:rsidR="00253487" w:rsidRPr="00253487" w:rsidRDefault="00253487" w:rsidP="00253487">
            <w:r w:rsidRPr="00253487">
              <w:t>NoOrders</w:t>
            </w:r>
          </w:p>
        </w:tc>
        <w:tc>
          <w:tcPr>
            <w:tcW w:w="811" w:type="dxa"/>
            <w:shd w:val="clear" w:color="auto" w:fill="auto"/>
          </w:tcPr>
          <w:p w14:paraId="6952A47C" w14:textId="77777777" w:rsidR="00253487" w:rsidRPr="00253487" w:rsidRDefault="00253487" w:rsidP="000F73DB">
            <w:pPr>
              <w:jc w:val="center"/>
            </w:pPr>
            <w:r w:rsidRPr="00253487">
              <w:t>N</w:t>
            </w:r>
          </w:p>
        </w:tc>
        <w:tc>
          <w:tcPr>
            <w:tcW w:w="4859" w:type="dxa"/>
            <w:shd w:val="clear" w:color="auto" w:fill="auto"/>
          </w:tcPr>
          <w:p w14:paraId="227D06B6" w14:textId="77777777" w:rsidR="00253487" w:rsidRPr="00253487" w:rsidRDefault="00253487" w:rsidP="00253487">
            <w:r w:rsidRPr="00253487">
              <w:t>Indicates number of orders to be combined for allocation. If order(s) were manually delivered set to 1 (one).Required when AllocNoOrdersType = 1</w:t>
            </w:r>
          </w:p>
        </w:tc>
      </w:tr>
      <w:tr w:rsidR="00253487" w:rsidRPr="00253487" w14:paraId="5FCC4EC4" w14:textId="77777777" w:rsidTr="000F73DB">
        <w:tc>
          <w:tcPr>
            <w:tcW w:w="652" w:type="dxa"/>
            <w:shd w:val="clear" w:color="auto" w:fill="auto"/>
          </w:tcPr>
          <w:p w14:paraId="4381808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A2C9C60" w14:textId="77777777" w:rsidR="00253487" w:rsidRPr="00253487" w:rsidRDefault="00253487" w:rsidP="000F73DB">
            <w:pPr>
              <w:jc w:val="center"/>
            </w:pPr>
            <w:r w:rsidRPr="00253487">
              <w:t>11</w:t>
            </w:r>
          </w:p>
        </w:tc>
        <w:tc>
          <w:tcPr>
            <w:tcW w:w="2098" w:type="dxa"/>
            <w:shd w:val="clear" w:color="auto" w:fill="auto"/>
          </w:tcPr>
          <w:p w14:paraId="7C77E6D6" w14:textId="77777777" w:rsidR="00253487" w:rsidRPr="00253487" w:rsidRDefault="00253487" w:rsidP="00253487">
            <w:r w:rsidRPr="00253487">
              <w:t>ClOrdID</w:t>
            </w:r>
          </w:p>
        </w:tc>
        <w:tc>
          <w:tcPr>
            <w:tcW w:w="811" w:type="dxa"/>
            <w:shd w:val="clear" w:color="auto" w:fill="auto"/>
          </w:tcPr>
          <w:p w14:paraId="1EDFA963" w14:textId="77777777" w:rsidR="00253487" w:rsidRPr="00253487" w:rsidRDefault="00253487" w:rsidP="000F73DB">
            <w:pPr>
              <w:jc w:val="center"/>
            </w:pPr>
            <w:r w:rsidRPr="00253487">
              <w:t>N</w:t>
            </w:r>
          </w:p>
        </w:tc>
        <w:tc>
          <w:tcPr>
            <w:tcW w:w="4859" w:type="dxa"/>
            <w:shd w:val="clear" w:color="auto" w:fill="auto"/>
          </w:tcPr>
          <w:p w14:paraId="0572085F" w14:textId="77777777" w:rsidR="00253487" w:rsidRDefault="00253487" w:rsidP="00253487">
            <w:r w:rsidRPr="00253487">
              <w:t>Order identifier assigned by client if order(s) were electronically delivered over FIX (or otherwise assigned a ClOrdID) and executed. If order(s) were manually delivered (or otherwise not delivered over FIX) this field should contain string "MANUAL". Note where an order has undergone one or more cancel/replaces, this should be the ClOrdID of the most recent version of the order.</w:t>
            </w:r>
          </w:p>
          <w:p w14:paraId="02B7C9FB" w14:textId="77777777" w:rsidR="00253487" w:rsidRPr="00253487" w:rsidRDefault="00253487" w:rsidP="00253487">
            <w:r w:rsidRPr="00253487">
              <w:t>Required when NoOrders(73) &gt; 0 and must be the first repeating field in the group.</w:t>
            </w:r>
          </w:p>
        </w:tc>
      </w:tr>
      <w:tr w:rsidR="00253487" w:rsidRPr="00253487" w14:paraId="5EE157B6" w14:textId="77777777" w:rsidTr="000F73DB">
        <w:tc>
          <w:tcPr>
            <w:tcW w:w="652" w:type="dxa"/>
            <w:shd w:val="clear" w:color="auto" w:fill="auto"/>
          </w:tcPr>
          <w:p w14:paraId="3BF691F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D4A9CA0" w14:textId="77777777" w:rsidR="00253487" w:rsidRPr="00253487" w:rsidRDefault="00253487" w:rsidP="000F73DB">
            <w:pPr>
              <w:jc w:val="center"/>
            </w:pPr>
            <w:r w:rsidRPr="00253487">
              <w:t>37</w:t>
            </w:r>
          </w:p>
        </w:tc>
        <w:tc>
          <w:tcPr>
            <w:tcW w:w="2098" w:type="dxa"/>
            <w:shd w:val="clear" w:color="auto" w:fill="auto"/>
          </w:tcPr>
          <w:p w14:paraId="3267958B" w14:textId="77777777" w:rsidR="00253487" w:rsidRPr="00253487" w:rsidRDefault="00253487" w:rsidP="00253487">
            <w:r w:rsidRPr="00253487">
              <w:t>OrderID</w:t>
            </w:r>
          </w:p>
        </w:tc>
        <w:tc>
          <w:tcPr>
            <w:tcW w:w="811" w:type="dxa"/>
            <w:shd w:val="clear" w:color="auto" w:fill="auto"/>
          </w:tcPr>
          <w:p w14:paraId="4AE0D33B" w14:textId="77777777" w:rsidR="00253487" w:rsidRPr="00253487" w:rsidRDefault="00253487" w:rsidP="000F73DB">
            <w:pPr>
              <w:jc w:val="center"/>
            </w:pPr>
            <w:r w:rsidRPr="00253487">
              <w:t>N</w:t>
            </w:r>
          </w:p>
        </w:tc>
        <w:tc>
          <w:tcPr>
            <w:tcW w:w="4859" w:type="dxa"/>
            <w:shd w:val="clear" w:color="auto" w:fill="auto"/>
          </w:tcPr>
          <w:p w14:paraId="2E146131" w14:textId="77777777" w:rsidR="00253487" w:rsidRPr="00253487" w:rsidRDefault="00253487" w:rsidP="00253487"/>
        </w:tc>
      </w:tr>
      <w:tr w:rsidR="00253487" w:rsidRPr="00253487" w14:paraId="26226700" w14:textId="77777777" w:rsidTr="000F73DB">
        <w:tc>
          <w:tcPr>
            <w:tcW w:w="652" w:type="dxa"/>
            <w:shd w:val="clear" w:color="auto" w:fill="auto"/>
          </w:tcPr>
          <w:p w14:paraId="05EEC2D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3B4ED19" w14:textId="77777777" w:rsidR="00253487" w:rsidRPr="00253487" w:rsidRDefault="00253487" w:rsidP="000F73DB">
            <w:pPr>
              <w:jc w:val="center"/>
            </w:pPr>
            <w:r w:rsidRPr="00253487">
              <w:t>198</w:t>
            </w:r>
          </w:p>
        </w:tc>
        <w:tc>
          <w:tcPr>
            <w:tcW w:w="2098" w:type="dxa"/>
            <w:shd w:val="clear" w:color="auto" w:fill="auto"/>
          </w:tcPr>
          <w:p w14:paraId="3EF8A6C2" w14:textId="77777777" w:rsidR="00253487" w:rsidRPr="00253487" w:rsidRDefault="00253487" w:rsidP="00253487">
            <w:r w:rsidRPr="00253487">
              <w:t>SecondaryOrderID</w:t>
            </w:r>
          </w:p>
        </w:tc>
        <w:tc>
          <w:tcPr>
            <w:tcW w:w="811" w:type="dxa"/>
            <w:shd w:val="clear" w:color="auto" w:fill="auto"/>
          </w:tcPr>
          <w:p w14:paraId="64222FAD" w14:textId="77777777" w:rsidR="00253487" w:rsidRPr="00253487" w:rsidRDefault="00253487" w:rsidP="000F73DB">
            <w:pPr>
              <w:jc w:val="center"/>
            </w:pPr>
            <w:r w:rsidRPr="00253487">
              <w:t>N</w:t>
            </w:r>
          </w:p>
        </w:tc>
        <w:tc>
          <w:tcPr>
            <w:tcW w:w="4859" w:type="dxa"/>
            <w:shd w:val="clear" w:color="auto" w:fill="auto"/>
          </w:tcPr>
          <w:p w14:paraId="0E8BD977" w14:textId="77777777" w:rsidR="00253487" w:rsidRPr="00253487" w:rsidRDefault="00253487" w:rsidP="00253487">
            <w:r w:rsidRPr="00253487">
              <w:t>Can be used to provide order id used by exchange or executing system.</w:t>
            </w:r>
          </w:p>
        </w:tc>
      </w:tr>
      <w:tr w:rsidR="00253487" w:rsidRPr="00253487" w14:paraId="5DD9CA5F" w14:textId="77777777" w:rsidTr="000F73DB">
        <w:tc>
          <w:tcPr>
            <w:tcW w:w="652" w:type="dxa"/>
            <w:shd w:val="clear" w:color="auto" w:fill="auto"/>
          </w:tcPr>
          <w:p w14:paraId="10D62A6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3250B6F" w14:textId="77777777" w:rsidR="00253487" w:rsidRPr="00253487" w:rsidRDefault="00253487" w:rsidP="000F73DB">
            <w:pPr>
              <w:jc w:val="center"/>
            </w:pPr>
            <w:r w:rsidRPr="00253487">
              <w:t>526</w:t>
            </w:r>
          </w:p>
        </w:tc>
        <w:tc>
          <w:tcPr>
            <w:tcW w:w="2098" w:type="dxa"/>
            <w:shd w:val="clear" w:color="auto" w:fill="auto"/>
          </w:tcPr>
          <w:p w14:paraId="3F345147" w14:textId="77777777" w:rsidR="00253487" w:rsidRPr="00253487" w:rsidRDefault="00253487" w:rsidP="00253487">
            <w:r w:rsidRPr="00253487">
              <w:t>SecondaryClOrdID</w:t>
            </w:r>
          </w:p>
        </w:tc>
        <w:tc>
          <w:tcPr>
            <w:tcW w:w="811" w:type="dxa"/>
            <w:shd w:val="clear" w:color="auto" w:fill="auto"/>
          </w:tcPr>
          <w:p w14:paraId="551EF439" w14:textId="77777777" w:rsidR="00253487" w:rsidRPr="00253487" w:rsidRDefault="00253487" w:rsidP="000F73DB">
            <w:pPr>
              <w:jc w:val="center"/>
            </w:pPr>
            <w:r w:rsidRPr="00253487">
              <w:t>N</w:t>
            </w:r>
          </w:p>
        </w:tc>
        <w:tc>
          <w:tcPr>
            <w:tcW w:w="4859" w:type="dxa"/>
            <w:shd w:val="clear" w:color="auto" w:fill="auto"/>
          </w:tcPr>
          <w:p w14:paraId="1F8C20FA" w14:textId="77777777" w:rsidR="00253487" w:rsidRPr="00253487" w:rsidRDefault="00253487" w:rsidP="00253487"/>
        </w:tc>
      </w:tr>
      <w:tr w:rsidR="00253487" w:rsidRPr="00253487" w14:paraId="6F0649E5" w14:textId="77777777" w:rsidTr="000F73DB">
        <w:tc>
          <w:tcPr>
            <w:tcW w:w="652" w:type="dxa"/>
            <w:shd w:val="clear" w:color="auto" w:fill="auto"/>
          </w:tcPr>
          <w:p w14:paraId="0735772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2928E870" w14:textId="77777777" w:rsidR="00253487" w:rsidRPr="00253487" w:rsidRDefault="00253487" w:rsidP="000F73DB">
            <w:pPr>
              <w:jc w:val="center"/>
            </w:pPr>
            <w:r w:rsidRPr="00253487">
              <w:t>66</w:t>
            </w:r>
          </w:p>
        </w:tc>
        <w:tc>
          <w:tcPr>
            <w:tcW w:w="2098" w:type="dxa"/>
            <w:tcBorders>
              <w:bottom w:val="single" w:sz="6" w:space="0" w:color="000000"/>
            </w:tcBorders>
            <w:shd w:val="clear" w:color="auto" w:fill="auto"/>
          </w:tcPr>
          <w:p w14:paraId="2169DF4A" w14:textId="77777777" w:rsidR="00253487" w:rsidRPr="00253487" w:rsidRDefault="00253487" w:rsidP="00253487">
            <w:r w:rsidRPr="00253487">
              <w:t>ListID</w:t>
            </w:r>
          </w:p>
        </w:tc>
        <w:tc>
          <w:tcPr>
            <w:tcW w:w="811" w:type="dxa"/>
            <w:tcBorders>
              <w:bottom w:val="single" w:sz="6" w:space="0" w:color="000000"/>
            </w:tcBorders>
            <w:shd w:val="clear" w:color="auto" w:fill="auto"/>
          </w:tcPr>
          <w:p w14:paraId="75A7E21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49A5045" w14:textId="77777777" w:rsidR="00253487" w:rsidRPr="00253487" w:rsidRDefault="00253487" w:rsidP="00253487">
            <w:r w:rsidRPr="00253487">
              <w:t>Required for List Orders.</w:t>
            </w:r>
          </w:p>
        </w:tc>
      </w:tr>
      <w:tr w:rsidR="00253487" w:rsidRPr="00253487" w14:paraId="6FAFA02C" w14:textId="77777777" w:rsidTr="000F73DB">
        <w:tc>
          <w:tcPr>
            <w:tcW w:w="652" w:type="dxa"/>
            <w:shd w:val="clear" w:color="auto" w:fill="auto"/>
          </w:tcPr>
          <w:p w14:paraId="5F4DC66F"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45C26E0F" w14:textId="77777777" w:rsidR="00253487" w:rsidRPr="00253487" w:rsidRDefault="00253487" w:rsidP="000F73DB">
            <w:pPr>
              <w:jc w:val="left"/>
            </w:pPr>
            <w:r w:rsidRPr="00253487">
              <w:t>component block  &lt;NestedParties2&gt;</w:t>
            </w:r>
          </w:p>
        </w:tc>
        <w:tc>
          <w:tcPr>
            <w:tcW w:w="811" w:type="dxa"/>
            <w:tcBorders>
              <w:top w:val="single" w:sz="6" w:space="0" w:color="000000"/>
              <w:bottom w:val="single" w:sz="6" w:space="0" w:color="000000"/>
            </w:tcBorders>
            <w:shd w:val="clear" w:color="auto" w:fill="E6E6E6"/>
          </w:tcPr>
          <w:p w14:paraId="4F05183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17E6C2B" w14:textId="77777777" w:rsidR="00253487" w:rsidRDefault="00253487" w:rsidP="00253487">
            <w:r w:rsidRPr="00253487">
              <w:t>Insert here the set of "NestedParties2" fields defined in "Common Components of Application Messages"</w:t>
            </w:r>
          </w:p>
          <w:p w14:paraId="3A0868F7" w14:textId="77777777" w:rsidR="00253487" w:rsidRPr="00253487" w:rsidRDefault="00253487" w:rsidP="00253487">
            <w:r w:rsidRPr="00253487">
              <w:t>This is used to identify the executing broker for step in/give in trades</w:t>
            </w:r>
          </w:p>
        </w:tc>
      </w:tr>
      <w:tr w:rsidR="00253487" w:rsidRPr="00253487" w14:paraId="16C67720" w14:textId="77777777" w:rsidTr="000F73DB">
        <w:tc>
          <w:tcPr>
            <w:tcW w:w="652" w:type="dxa"/>
            <w:shd w:val="clear" w:color="auto" w:fill="auto"/>
          </w:tcPr>
          <w:p w14:paraId="3FA0AD0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121A8E88" w14:textId="77777777" w:rsidR="00253487" w:rsidRPr="00253487" w:rsidRDefault="00253487" w:rsidP="000F73DB">
            <w:pPr>
              <w:jc w:val="center"/>
            </w:pPr>
            <w:r w:rsidRPr="00253487">
              <w:t>38</w:t>
            </w:r>
          </w:p>
        </w:tc>
        <w:tc>
          <w:tcPr>
            <w:tcW w:w="2098" w:type="dxa"/>
            <w:tcBorders>
              <w:top w:val="single" w:sz="6" w:space="0" w:color="000000"/>
            </w:tcBorders>
            <w:shd w:val="clear" w:color="auto" w:fill="auto"/>
          </w:tcPr>
          <w:p w14:paraId="1FDAB899" w14:textId="77777777" w:rsidR="00253487" w:rsidRPr="00253487" w:rsidRDefault="00253487" w:rsidP="00253487">
            <w:r w:rsidRPr="00253487">
              <w:t>OrderQty</w:t>
            </w:r>
          </w:p>
        </w:tc>
        <w:tc>
          <w:tcPr>
            <w:tcW w:w="811" w:type="dxa"/>
            <w:tcBorders>
              <w:top w:val="single" w:sz="6" w:space="0" w:color="000000"/>
            </w:tcBorders>
            <w:shd w:val="clear" w:color="auto" w:fill="auto"/>
          </w:tcPr>
          <w:p w14:paraId="24E87A1C"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5A14450" w14:textId="77777777" w:rsidR="00253487" w:rsidRPr="00253487" w:rsidRDefault="00253487" w:rsidP="00253487"/>
        </w:tc>
      </w:tr>
      <w:tr w:rsidR="00253487" w:rsidRPr="00253487" w14:paraId="076C87A9" w14:textId="77777777" w:rsidTr="000F73DB">
        <w:tc>
          <w:tcPr>
            <w:tcW w:w="652" w:type="dxa"/>
            <w:shd w:val="clear" w:color="auto" w:fill="auto"/>
          </w:tcPr>
          <w:p w14:paraId="56D4B3B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8FFF41C" w14:textId="77777777" w:rsidR="00253487" w:rsidRPr="00253487" w:rsidRDefault="00253487" w:rsidP="000F73DB">
            <w:pPr>
              <w:jc w:val="center"/>
            </w:pPr>
            <w:r w:rsidRPr="00253487">
              <w:t>799</w:t>
            </w:r>
          </w:p>
        </w:tc>
        <w:tc>
          <w:tcPr>
            <w:tcW w:w="2098" w:type="dxa"/>
            <w:shd w:val="clear" w:color="auto" w:fill="auto"/>
          </w:tcPr>
          <w:p w14:paraId="4E44B495" w14:textId="77777777" w:rsidR="00253487" w:rsidRPr="00253487" w:rsidRDefault="00253487" w:rsidP="00253487">
            <w:r w:rsidRPr="00253487">
              <w:t>OrderAvgPx</w:t>
            </w:r>
          </w:p>
        </w:tc>
        <w:tc>
          <w:tcPr>
            <w:tcW w:w="811" w:type="dxa"/>
            <w:shd w:val="clear" w:color="auto" w:fill="auto"/>
          </w:tcPr>
          <w:p w14:paraId="3CD08CE0" w14:textId="77777777" w:rsidR="00253487" w:rsidRPr="00253487" w:rsidRDefault="00253487" w:rsidP="000F73DB">
            <w:pPr>
              <w:jc w:val="center"/>
            </w:pPr>
            <w:r w:rsidRPr="00253487">
              <w:t>N</w:t>
            </w:r>
          </w:p>
        </w:tc>
        <w:tc>
          <w:tcPr>
            <w:tcW w:w="4859" w:type="dxa"/>
            <w:shd w:val="clear" w:color="auto" w:fill="auto"/>
          </w:tcPr>
          <w:p w14:paraId="27B93190" w14:textId="77777777" w:rsidR="00253487" w:rsidRDefault="00253487" w:rsidP="00253487">
            <w:r w:rsidRPr="00253487">
              <w:t>Average price for this order.</w:t>
            </w:r>
          </w:p>
          <w:p w14:paraId="06AF2008" w14:textId="77777777" w:rsidR="00253487" w:rsidRPr="00253487" w:rsidRDefault="00253487" w:rsidP="00253487">
            <w:r w:rsidRPr="00253487">
              <w:t>For FX, if specified, expressed in terms of Currency(15).</w:t>
            </w:r>
          </w:p>
        </w:tc>
      </w:tr>
      <w:tr w:rsidR="00253487" w:rsidRPr="00253487" w14:paraId="525CCD15" w14:textId="77777777" w:rsidTr="000F73DB">
        <w:tc>
          <w:tcPr>
            <w:tcW w:w="652" w:type="dxa"/>
            <w:shd w:val="clear" w:color="auto" w:fill="auto"/>
          </w:tcPr>
          <w:p w14:paraId="699D0D1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90B71F6" w14:textId="77777777" w:rsidR="00253487" w:rsidRPr="00253487" w:rsidRDefault="00253487" w:rsidP="000F73DB">
            <w:pPr>
              <w:jc w:val="center"/>
            </w:pPr>
            <w:r w:rsidRPr="00253487">
              <w:t>800</w:t>
            </w:r>
          </w:p>
        </w:tc>
        <w:tc>
          <w:tcPr>
            <w:tcW w:w="2098" w:type="dxa"/>
            <w:shd w:val="clear" w:color="auto" w:fill="auto"/>
          </w:tcPr>
          <w:p w14:paraId="571FBEF6" w14:textId="77777777" w:rsidR="00253487" w:rsidRPr="00253487" w:rsidRDefault="00253487" w:rsidP="00253487">
            <w:r w:rsidRPr="00253487">
              <w:t>OrderBookingQty</w:t>
            </w:r>
          </w:p>
        </w:tc>
        <w:tc>
          <w:tcPr>
            <w:tcW w:w="811" w:type="dxa"/>
            <w:shd w:val="clear" w:color="auto" w:fill="auto"/>
          </w:tcPr>
          <w:p w14:paraId="77EDBFFA" w14:textId="77777777" w:rsidR="00253487" w:rsidRPr="00253487" w:rsidRDefault="00253487" w:rsidP="000F73DB">
            <w:pPr>
              <w:jc w:val="center"/>
            </w:pPr>
            <w:r w:rsidRPr="00253487">
              <w:t>N</w:t>
            </w:r>
          </w:p>
        </w:tc>
        <w:tc>
          <w:tcPr>
            <w:tcW w:w="4859" w:type="dxa"/>
            <w:shd w:val="clear" w:color="auto" w:fill="auto"/>
          </w:tcPr>
          <w:p w14:paraId="76EAC723" w14:textId="77777777" w:rsidR="00253487" w:rsidRDefault="00253487" w:rsidP="00253487">
            <w:r w:rsidRPr="00253487">
              <w:t>Quantity of this order that is being booked out by this message (will be equal to or less than this order's OrderQty)</w:t>
            </w:r>
          </w:p>
          <w:p w14:paraId="27E68A85" w14:textId="77777777" w:rsidR="00253487" w:rsidRPr="00253487" w:rsidRDefault="00253487" w:rsidP="00253487">
            <w:r w:rsidRPr="00253487">
              <w:t>Note that the sum of the OrderBookingQty values in this repeating group must equal the total quantity being allocated (in Quantity (53) field)</w:t>
            </w:r>
          </w:p>
        </w:tc>
      </w:tr>
      <w:bookmarkEnd w:id="51"/>
    </w:tbl>
    <w:p w14:paraId="4D348462" w14:textId="77777777" w:rsidR="009E3F16" w:rsidRDefault="009E3F16" w:rsidP="00253487"/>
    <w:p w14:paraId="72C770B3" w14:textId="77777777" w:rsidR="009E3F16" w:rsidRDefault="009E3F16">
      <w:pPr>
        <w:numPr>
          <w:ilvl w:val="12"/>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D9F262F" w14:textId="77777777">
        <w:tc>
          <w:tcPr>
            <w:tcW w:w="9576" w:type="dxa"/>
            <w:tcBorders>
              <w:bottom w:val="nil"/>
            </w:tcBorders>
            <w:shd w:val="pct25" w:color="auto" w:fill="FFFFFF"/>
          </w:tcPr>
          <w:p w14:paraId="683B7FB5" w14:textId="77777777" w:rsidR="009E3F16" w:rsidRDefault="009E3F16">
            <w:pPr>
              <w:pStyle w:val="Heading5"/>
              <w:autoSpaceDE w:val="0"/>
              <w:rPr>
                <w:rFonts w:ascii="Times New Roman" w:hAnsi="Times New Roman"/>
                <w:sz w:val="24"/>
                <w:szCs w:val="24"/>
              </w:rPr>
            </w:pPr>
            <w:r>
              <w:rPr>
                <w:rFonts w:ascii="Times New Roman" w:hAnsi="Times New Roman"/>
                <w:sz w:val="24"/>
                <w:szCs w:val="24"/>
              </w:rPr>
              <w:t>FIXML Definition for this Component Block– see</w:t>
            </w:r>
            <w:hyperlink r:id="rId18" w:history="1">
              <w:r>
                <w:rPr>
                  <w:rStyle w:val="Hyperlink"/>
                  <w:rFonts w:ascii="Times New Roman" w:hAnsi="Times New Roman"/>
                  <w:sz w:val="24"/>
                  <w:szCs w:val="24"/>
                </w:rPr>
                <w:t xml:space="preserve"> http://www.fixprotocol.org</w:t>
              </w:r>
            </w:hyperlink>
            <w:r>
              <w:rPr>
                <w:rFonts w:ascii="Times New Roman" w:hAnsi="Times New Roman"/>
                <w:sz w:val="24"/>
                <w:szCs w:val="24"/>
              </w:rPr>
              <w:t xml:space="preserve"> for details</w:t>
            </w:r>
          </w:p>
        </w:tc>
      </w:tr>
      <w:tr w:rsidR="009E3F16" w14:paraId="307B2A39" w14:textId="77777777">
        <w:tc>
          <w:tcPr>
            <w:tcW w:w="9576" w:type="dxa"/>
            <w:shd w:val="pct12" w:color="auto" w:fill="FFFFFF"/>
          </w:tcPr>
          <w:p w14:paraId="6D88B456" w14:textId="77777777" w:rsidR="009E3F16" w:rsidRDefault="009E3F16">
            <w:pPr>
              <w:jc w:val="left"/>
            </w:pPr>
            <w:r>
              <w:t>Refer to FIXML element OrdAlloc</w:t>
            </w:r>
          </w:p>
        </w:tc>
      </w:tr>
    </w:tbl>
    <w:p w14:paraId="000FA49A" w14:textId="77777777" w:rsidR="009E3F16" w:rsidRDefault="009E3F16"/>
    <w:p w14:paraId="732A5DE4" w14:textId="77777777" w:rsidR="009E3F16" w:rsidRDefault="009E3F16">
      <w:pPr>
        <w:pStyle w:val="Heading2"/>
      </w:pPr>
      <w:r>
        <w:br w:type="page"/>
      </w:r>
      <w:bookmarkStart w:id="52" w:name="_Toc227924997"/>
      <w:r>
        <w:lastRenderedPageBreak/>
        <w:t>DlvyInstGrp component block</w:t>
      </w:r>
      <w:bookmarkEnd w:id="52"/>
    </w:p>
    <w:p w14:paraId="3B60EBA4" w14:textId="77777777" w:rsidR="009E3F16" w:rsidRDefault="009E3F16">
      <w:pPr>
        <w:numPr>
          <w:ilvl w:val="12"/>
          <w:numId w:val="0"/>
        </w:num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7F006F6A"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103CC4C7" w14:textId="77777777" w:rsidR="00253487" w:rsidRPr="000F73DB" w:rsidRDefault="00253487" w:rsidP="000F73DB">
            <w:pPr>
              <w:jc w:val="center"/>
              <w:rPr>
                <w:b/>
                <w:i/>
              </w:rPr>
            </w:pPr>
            <w:bookmarkStart w:id="53" w:name="Comp_DlvyInst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0655C3BD"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2342DB0A"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56D9DD02" w14:textId="77777777" w:rsidR="00253487" w:rsidRPr="000F73DB" w:rsidRDefault="00253487" w:rsidP="000F73DB">
            <w:pPr>
              <w:jc w:val="center"/>
              <w:rPr>
                <w:b/>
                <w:i/>
              </w:rPr>
            </w:pPr>
            <w:r w:rsidRPr="000F73DB">
              <w:rPr>
                <w:b/>
                <w:i/>
              </w:rPr>
              <w:t>Comments</w:t>
            </w:r>
          </w:p>
        </w:tc>
      </w:tr>
      <w:tr w:rsidR="00253487" w:rsidRPr="00253487" w14:paraId="5773346E" w14:textId="77777777" w:rsidTr="000F73DB">
        <w:tc>
          <w:tcPr>
            <w:tcW w:w="652" w:type="dxa"/>
            <w:shd w:val="clear" w:color="auto" w:fill="auto"/>
          </w:tcPr>
          <w:p w14:paraId="4EBF1F9B" w14:textId="77777777" w:rsidR="00253487" w:rsidRPr="00253487" w:rsidRDefault="00253487" w:rsidP="000F73DB">
            <w:pPr>
              <w:jc w:val="center"/>
            </w:pPr>
            <w:r w:rsidRPr="00253487">
              <w:t>85</w:t>
            </w:r>
          </w:p>
        </w:tc>
        <w:tc>
          <w:tcPr>
            <w:tcW w:w="2750" w:type="dxa"/>
            <w:gridSpan w:val="2"/>
            <w:shd w:val="clear" w:color="auto" w:fill="auto"/>
          </w:tcPr>
          <w:p w14:paraId="152C5EF1" w14:textId="77777777" w:rsidR="00253487" w:rsidRPr="00253487" w:rsidRDefault="00253487" w:rsidP="00253487">
            <w:r w:rsidRPr="00253487">
              <w:t>NoDlvyInst</w:t>
            </w:r>
          </w:p>
        </w:tc>
        <w:tc>
          <w:tcPr>
            <w:tcW w:w="811" w:type="dxa"/>
            <w:shd w:val="clear" w:color="auto" w:fill="auto"/>
          </w:tcPr>
          <w:p w14:paraId="62431106" w14:textId="77777777" w:rsidR="00253487" w:rsidRPr="00253487" w:rsidRDefault="00253487" w:rsidP="000F73DB">
            <w:pPr>
              <w:jc w:val="center"/>
            </w:pPr>
            <w:r w:rsidRPr="00253487">
              <w:t>N</w:t>
            </w:r>
          </w:p>
        </w:tc>
        <w:tc>
          <w:tcPr>
            <w:tcW w:w="4859" w:type="dxa"/>
            <w:shd w:val="clear" w:color="auto" w:fill="auto"/>
          </w:tcPr>
          <w:p w14:paraId="41F10C57" w14:textId="77777777" w:rsidR="00253487" w:rsidRPr="00253487" w:rsidRDefault="00253487" w:rsidP="00253487"/>
        </w:tc>
      </w:tr>
      <w:tr w:rsidR="00253487" w:rsidRPr="00253487" w14:paraId="01892428" w14:textId="77777777" w:rsidTr="000F73DB">
        <w:tc>
          <w:tcPr>
            <w:tcW w:w="652" w:type="dxa"/>
            <w:shd w:val="clear" w:color="auto" w:fill="auto"/>
          </w:tcPr>
          <w:p w14:paraId="79AF3D1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2C7B974" w14:textId="77777777" w:rsidR="00253487" w:rsidRPr="00253487" w:rsidRDefault="00253487" w:rsidP="000F73DB">
            <w:pPr>
              <w:jc w:val="center"/>
            </w:pPr>
            <w:r w:rsidRPr="00253487">
              <w:t>165</w:t>
            </w:r>
          </w:p>
        </w:tc>
        <w:tc>
          <w:tcPr>
            <w:tcW w:w="2098" w:type="dxa"/>
            <w:shd w:val="clear" w:color="auto" w:fill="auto"/>
          </w:tcPr>
          <w:p w14:paraId="53227B2B" w14:textId="77777777" w:rsidR="00253487" w:rsidRPr="00253487" w:rsidRDefault="00253487" w:rsidP="00253487">
            <w:r w:rsidRPr="00253487">
              <w:t>SettlInstSource</w:t>
            </w:r>
          </w:p>
        </w:tc>
        <w:tc>
          <w:tcPr>
            <w:tcW w:w="811" w:type="dxa"/>
            <w:shd w:val="clear" w:color="auto" w:fill="auto"/>
          </w:tcPr>
          <w:p w14:paraId="6CDC0D44" w14:textId="77777777" w:rsidR="00253487" w:rsidRPr="00253487" w:rsidRDefault="00253487" w:rsidP="000F73DB">
            <w:pPr>
              <w:jc w:val="center"/>
            </w:pPr>
            <w:r w:rsidRPr="00253487">
              <w:t>N</w:t>
            </w:r>
          </w:p>
        </w:tc>
        <w:tc>
          <w:tcPr>
            <w:tcW w:w="4859" w:type="dxa"/>
            <w:shd w:val="clear" w:color="auto" w:fill="auto"/>
          </w:tcPr>
          <w:p w14:paraId="50F5D214" w14:textId="77777777" w:rsidR="00253487" w:rsidRPr="00253487" w:rsidRDefault="00253487" w:rsidP="00253487"/>
        </w:tc>
      </w:tr>
      <w:tr w:rsidR="00253487" w:rsidRPr="00253487" w14:paraId="13D958BF" w14:textId="77777777" w:rsidTr="000F73DB">
        <w:tc>
          <w:tcPr>
            <w:tcW w:w="652" w:type="dxa"/>
            <w:shd w:val="clear" w:color="auto" w:fill="auto"/>
          </w:tcPr>
          <w:p w14:paraId="053CD2A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096AD68C" w14:textId="77777777" w:rsidR="00253487" w:rsidRPr="00253487" w:rsidRDefault="00253487" w:rsidP="000F73DB">
            <w:pPr>
              <w:jc w:val="center"/>
            </w:pPr>
            <w:r w:rsidRPr="00253487">
              <w:t>787</w:t>
            </w:r>
          </w:p>
        </w:tc>
        <w:tc>
          <w:tcPr>
            <w:tcW w:w="2098" w:type="dxa"/>
            <w:tcBorders>
              <w:bottom w:val="single" w:sz="6" w:space="0" w:color="000000"/>
            </w:tcBorders>
            <w:shd w:val="clear" w:color="auto" w:fill="auto"/>
          </w:tcPr>
          <w:p w14:paraId="62B57176" w14:textId="77777777" w:rsidR="00253487" w:rsidRPr="00253487" w:rsidRDefault="00253487" w:rsidP="00253487">
            <w:r w:rsidRPr="00253487">
              <w:t>DlvyInstType</w:t>
            </w:r>
          </w:p>
        </w:tc>
        <w:tc>
          <w:tcPr>
            <w:tcW w:w="811" w:type="dxa"/>
            <w:tcBorders>
              <w:bottom w:val="single" w:sz="6" w:space="0" w:color="000000"/>
            </w:tcBorders>
            <w:shd w:val="clear" w:color="auto" w:fill="auto"/>
          </w:tcPr>
          <w:p w14:paraId="65CEAA1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45F374D" w14:textId="77777777" w:rsidR="00253487" w:rsidRPr="00253487" w:rsidRDefault="00253487" w:rsidP="00253487"/>
        </w:tc>
      </w:tr>
      <w:tr w:rsidR="00253487" w:rsidRPr="00253487" w14:paraId="383E5025" w14:textId="77777777" w:rsidTr="000F73DB">
        <w:tc>
          <w:tcPr>
            <w:tcW w:w="652" w:type="dxa"/>
            <w:shd w:val="clear" w:color="auto" w:fill="auto"/>
          </w:tcPr>
          <w:p w14:paraId="142E4DB6"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4F680D0B" w14:textId="77777777" w:rsidR="00253487" w:rsidRPr="00253487" w:rsidRDefault="00253487" w:rsidP="000F73DB">
            <w:pPr>
              <w:jc w:val="left"/>
            </w:pPr>
            <w:r w:rsidRPr="00253487">
              <w:t>component block  &lt;SettlParties&gt;</w:t>
            </w:r>
          </w:p>
        </w:tc>
        <w:tc>
          <w:tcPr>
            <w:tcW w:w="811" w:type="dxa"/>
            <w:tcBorders>
              <w:top w:val="single" w:sz="6" w:space="0" w:color="000000"/>
              <w:bottom w:val="double" w:sz="6" w:space="0" w:color="000000"/>
            </w:tcBorders>
            <w:shd w:val="clear" w:color="auto" w:fill="E6E6E6"/>
          </w:tcPr>
          <w:p w14:paraId="65C9353D"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730C419E" w14:textId="77777777" w:rsidR="00253487" w:rsidRPr="00253487" w:rsidRDefault="00253487" w:rsidP="00253487"/>
        </w:tc>
      </w:tr>
      <w:bookmarkEnd w:id="53"/>
    </w:tbl>
    <w:p w14:paraId="49957E1F" w14:textId="77777777" w:rsidR="009E3F16" w:rsidRDefault="009E3F16" w:rsidP="00253487"/>
    <w:p w14:paraId="07144D92" w14:textId="77777777" w:rsidR="009E3F16" w:rsidRDefault="009E3F16">
      <w:pPr>
        <w:numPr>
          <w:ilvl w:val="12"/>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93DBDEF" w14:textId="77777777">
        <w:tc>
          <w:tcPr>
            <w:tcW w:w="9576" w:type="dxa"/>
            <w:tcBorders>
              <w:bottom w:val="nil"/>
            </w:tcBorders>
            <w:shd w:val="pct25" w:color="auto" w:fill="FFFFFF"/>
          </w:tcPr>
          <w:p w14:paraId="30F09981" w14:textId="77777777" w:rsidR="009E3F16" w:rsidRDefault="009E3F16">
            <w:pPr>
              <w:pStyle w:val="Heading5"/>
              <w:autoSpaceDE w:val="0"/>
              <w:rPr>
                <w:rFonts w:ascii="Times New Roman" w:hAnsi="Times New Roman"/>
                <w:sz w:val="24"/>
                <w:szCs w:val="24"/>
              </w:rPr>
            </w:pPr>
            <w:r>
              <w:rPr>
                <w:rFonts w:ascii="Times New Roman" w:hAnsi="Times New Roman"/>
                <w:sz w:val="24"/>
                <w:szCs w:val="24"/>
              </w:rPr>
              <w:t>FIXML Definition for this Component Block– see</w:t>
            </w:r>
            <w:hyperlink r:id="rId19" w:history="1">
              <w:r>
                <w:rPr>
                  <w:rStyle w:val="Hyperlink"/>
                  <w:rFonts w:ascii="Times New Roman" w:hAnsi="Times New Roman"/>
                  <w:sz w:val="24"/>
                  <w:szCs w:val="24"/>
                </w:rPr>
                <w:t xml:space="preserve"> http://www.fixprotocol.org</w:t>
              </w:r>
            </w:hyperlink>
            <w:r>
              <w:rPr>
                <w:rFonts w:ascii="Times New Roman" w:hAnsi="Times New Roman"/>
                <w:sz w:val="24"/>
                <w:szCs w:val="24"/>
              </w:rPr>
              <w:t xml:space="preserve"> for details</w:t>
            </w:r>
          </w:p>
        </w:tc>
      </w:tr>
      <w:tr w:rsidR="009E3F16" w14:paraId="1CED3FA0" w14:textId="77777777">
        <w:tc>
          <w:tcPr>
            <w:tcW w:w="9576" w:type="dxa"/>
            <w:shd w:val="pct12" w:color="auto" w:fill="FFFFFF"/>
          </w:tcPr>
          <w:p w14:paraId="70AC4C05" w14:textId="77777777" w:rsidR="009E3F16" w:rsidRDefault="009E3F16">
            <w:pPr>
              <w:jc w:val="left"/>
            </w:pPr>
            <w:r>
              <w:t>Refer to FIXML element DlvInst</w:t>
            </w:r>
          </w:p>
        </w:tc>
      </w:tr>
    </w:tbl>
    <w:p w14:paraId="54AE8E80" w14:textId="77777777" w:rsidR="009E3F16" w:rsidRDefault="009E3F16"/>
    <w:p w14:paraId="479DB93D" w14:textId="77777777" w:rsidR="009E3F16" w:rsidRDefault="009E3F16">
      <w:pPr>
        <w:pStyle w:val="Heading2"/>
      </w:pPr>
      <w:bookmarkStart w:id="54" w:name="_Toc227924998"/>
      <w:r>
        <w:t>SettlPtysSubGrp component block</w:t>
      </w:r>
      <w:bookmarkEnd w:id="54"/>
    </w:p>
    <w:p w14:paraId="08D832DA" w14:textId="77777777" w:rsidR="009E3F16" w:rsidRDefault="009E3F16">
      <w:pPr>
        <w:numPr>
          <w:ilvl w:val="12"/>
          <w:numId w:val="0"/>
        </w:num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6C2AA644"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692398EE" w14:textId="77777777" w:rsidR="00253487" w:rsidRPr="000F73DB" w:rsidRDefault="00253487" w:rsidP="000F73DB">
            <w:pPr>
              <w:jc w:val="center"/>
              <w:rPr>
                <w:b/>
                <w:i/>
              </w:rPr>
            </w:pPr>
            <w:bookmarkStart w:id="55" w:name="Comp_SettlPtysSub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15AEC418"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6CA59A31"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281942F6" w14:textId="77777777" w:rsidR="00253487" w:rsidRPr="000F73DB" w:rsidRDefault="00253487" w:rsidP="000F73DB">
            <w:pPr>
              <w:jc w:val="center"/>
              <w:rPr>
                <w:b/>
                <w:i/>
              </w:rPr>
            </w:pPr>
            <w:r w:rsidRPr="000F73DB">
              <w:rPr>
                <w:b/>
                <w:i/>
              </w:rPr>
              <w:t>Comments</w:t>
            </w:r>
          </w:p>
        </w:tc>
      </w:tr>
      <w:tr w:rsidR="00253487" w:rsidRPr="00253487" w14:paraId="77B8C6CD" w14:textId="77777777" w:rsidTr="000F73DB">
        <w:tc>
          <w:tcPr>
            <w:tcW w:w="652" w:type="dxa"/>
            <w:shd w:val="clear" w:color="auto" w:fill="auto"/>
          </w:tcPr>
          <w:p w14:paraId="3B3962CF" w14:textId="77777777" w:rsidR="00253487" w:rsidRPr="00253487" w:rsidRDefault="00253487" w:rsidP="000F73DB">
            <w:pPr>
              <w:jc w:val="center"/>
            </w:pPr>
            <w:r w:rsidRPr="00253487">
              <w:t>801</w:t>
            </w:r>
          </w:p>
        </w:tc>
        <w:tc>
          <w:tcPr>
            <w:tcW w:w="2750" w:type="dxa"/>
            <w:gridSpan w:val="2"/>
            <w:shd w:val="clear" w:color="auto" w:fill="auto"/>
          </w:tcPr>
          <w:p w14:paraId="23906C74" w14:textId="77777777" w:rsidR="00253487" w:rsidRPr="00253487" w:rsidRDefault="00253487" w:rsidP="00253487">
            <w:r w:rsidRPr="00253487">
              <w:t>NoSettlPartySubIDs</w:t>
            </w:r>
          </w:p>
        </w:tc>
        <w:tc>
          <w:tcPr>
            <w:tcW w:w="811" w:type="dxa"/>
            <w:shd w:val="clear" w:color="auto" w:fill="auto"/>
          </w:tcPr>
          <w:p w14:paraId="769D5C07" w14:textId="77777777" w:rsidR="00253487" w:rsidRPr="00253487" w:rsidRDefault="00253487" w:rsidP="000F73DB">
            <w:pPr>
              <w:jc w:val="center"/>
            </w:pPr>
            <w:r w:rsidRPr="00253487">
              <w:t>N</w:t>
            </w:r>
          </w:p>
        </w:tc>
        <w:tc>
          <w:tcPr>
            <w:tcW w:w="4859" w:type="dxa"/>
            <w:shd w:val="clear" w:color="auto" w:fill="auto"/>
          </w:tcPr>
          <w:p w14:paraId="0DE07A19" w14:textId="77777777" w:rsidR="00253487" w:rsidRPr="00253487" w:rsidRDefault="00253487" w:rsidP="00253487"/>
        </w:tc>
      </w:tr>
      <w:tr w:rsidR="00253487" w:rsidRPr="00253487" w14:paraId="7B4BEED7" w14:textId="77777777" w:rsidTr="000F73DB">
        <w:tc>
          <w:tcPr>
            <w:tcW w:w="652" w:type="dxa"/>
            <w:shd w:val="clear" w:color="auto" w:fill="auto"/>
          </w:tcPr>
          <w:p w14:paraId="06AFAFB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CF5DCE0" w14:textId="77777777" w:rsidR="00253487" w:rsidRPr="00253487" w:rsidRDefault="00253487" w:rsidP="000F73DB">
            <w:pPr>
              <w:jc w:val="center"/>
            </w:pPr>
            <w:r w:rsidRPr="00253487">
              <w:t>785</w:t>
            </w:r>
          </w:p>
        </w:tc>
        <w:tc>
          <w:tcPr>
            <w:tcW w:w="2098" w:type="dxa"/>
            <w:shd w:val="clear" w:color="auto" w:fill="auto"/>
          </w:tcPr>
          <w:p w14:paraId="1F27307A" w14:textId="77777777" w:rsidR="00253487" w:rsidRPr="00253487" w:rsidRDefault="00253487" w:rsidP="00253487">
            <w:r w:rsidRPr="00253487">
              <w:t>SettlPartySubID</w:t>
            </w:r>
          </w:p>
        </w:tc>
        <w:tc>
          <w:tcPr>
            <w:tcW w:w="811" w:type="dxa"/>
            <w:shd w:val="clear" w:color="auto" w:fill="auto"/>
          </w:tcPr>
          <w:p w14:paraId="3D7B8D84" w14:textId="77777777" w:rsidR="00253487" w:rsidRPr="00253487" w:rsidRDefault="00253487" w:rsidP="000F73DB">
            <w:pPr>
              <w:jc w:val="center"/>
            </w:pPr>
            <w:r w:rsidRPr="00253487">
              <w:t>N</w:t>
            </w:r>
          </w:p>
        </w:tc>
        <w:tc>
          <w:tcPr>
            <w:tcW w:w="4859" w:type="dxa"/>
            <w:shd w:val="clear" w:color="auto" w:fill="auto"/>
          </w:tcPr>
          <w:p w14:paraId="47F0C896" w14:textId="77777777" w:rsidR="00253487" w:rsidRPr="00253487" w:rsidRDefault="00253487" w:rsidP="00253487"/>
        </w:tc>
      </w:tr>
      <w:tr w:rsidR="00253487" w:rsidRPr="00253487" w14:paraId="4A174F7B" w14:textId="77777777" w:rsidTr="000F73DB">
        <w:tc>
          <w:tcPr>
            <w:tcW w:w="652" w:type="dxa"/>
            <w:shd w:val="clear" w:color="auto" w:fill="auto"/>
          </w:tcPr>
          <w:p w14:paraId="2B16B1D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0B0F872" w14:textId="77777777" w:rsidR="00253487" w:rsidRPr="00253487" w:rsidRDefault="00253487" w:rsidP="000F73DB">
            <w:pPr>
              <w:jc w:val="center"/>
            </w:pPr>
            <w:r w:rsidRPr="00253487">
              <w:t>786</w:t>
            </w:r>
          </w:p>
        </w:tc>
        <w:tc>
          <w:tcPr>
            <w:tcW w:w="2098" w:type="dxa"/>
            <w:shd w:val="clear" w:color="auto" w:fill="auto"/>
          </w:tcPr>
          <w:p w14:paraId="4037EC81" w14:textId="77777777" w:rsidR="00253487" w:rsidRPr="00253487" w:rsidRDefault="00253487" w:rsidP="00253487">
            <w:r w:rsidRPr="00253487">
              <w:t>SettlPartySubIDType</w:t>
            </w:r>
          </w:p>
        </w:tc>
        <w:tc>
          <w:tcPr>
            <w:tcW w:w="811" w:type="dxa"/>
            <w:shd w:val="clear" w:color="auto" w:fill="auto"/>
          </w:tcPr>
          <w:p w14:paraId="3C78E874" w14:textId="77777777" w:rsidR="00253487" w:rsidRPr="00253487" w:rsidRDefault="00253487" w:rsidP="000F73DB">
            <w:pPr>
              <w:jc w:val="center"/>
            </w:pPr>
            <w:r w:rsidRPr="00253487">
              <w:t>N</w:t>
            </w:r>
          </w:p>
        </w:tc>
        <w:tc>
          <w:tcPr>
            <w:tcW w:w="4859" w:type="dxa"/>
            <w:shd w:val="clear" w:color="auto" w:fill="auto"/>
          </w:tcPr>
          <w:p w14:paraId="057A90F2" w14:textId="77777777" w:rsidR="00253487" w:rsidRPr="00253487" w:rsidRDefault="00253487" w:rsidP="00253487"/>
        </w:tc>
      </w:tr>
      <w:bookmarkEnd w:id="55"/>
    </w:tbl>
    <w:p w14:paraId="7B510B08" w14:textId="77777777" w:rsidR="009E3F16" w:rsidRDefault="009E3F16" w:rsidP="00253487"/>
    <w:p w14:paraId="6F211A94" w14:textId="77777777" w:rsidR="009E3F16" w:rsidRDefault="009E3F16">
      <w:pPr>
        <w:numPr>
          <w:ilvl w:val="12"/>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56C8F23" w14:textId="77777777">
        <w:tc>
          <w:tcPr>
            <w:tcW w:w="9576" w:type="dxa"/>
            <w:tcBorders>
              <w:bottom w:val="nil"/>
            </w:tcBorders>
            <w:shd w:val="pct25" w:color="auto" w:fill="FFFFFF"/>
          </w:tcPr>
          <w:p w14:paraId="64059686" w14:textId="77777777" w:rsidR="009E3F16" w:rsidRDefault="009E3F16">
            <w:pPr>
              <w:pStyle w:val="Heading5"/>
              <w:autoSpaceDE w:val="0"/>
              <w:rPr>
                <w:rFonts w:ascii="Times New Roman" w:hAnsi="Times New Roman"/>
                <w:sz w:val="24"/>
                <w:szCs w:val="24"/>
              </w:rPr>
            </w:pPr>
            <w:r>
              <w:rPr>
                <w:rFonts w:ascii="Times New Roman" w:hAnsi="Times New Roman"/>
                <w:sz w:val="24"/>
                <w:szCs w:val="24"/>
              </w:rPr>
              <w:t>FIXML Definition for this Component Block– see</w:t>
            </w:r>
            <w:hyperlink r:id="rId20" w:history="1">
              <w:r>
                <w:rPr>
                  <w:rStyle w:val="Hyperlink"/>
                  <w:rFonts w:ascii="Times New Roman" w:hAnsi="Times New Roman"/>
                  <w:sz w:val="24"/>
                  <w:szCs w:val="24"/>
                </w:rPr>
                <w:t xml:space="preserve"> http://www.fixprotocol.org</w:t>
              </w:r>
            </w:hyperlink>
            <w:r>
              <w:rPr>
                <w:rFonts w:ascii="Times New Roman" w:hAnsi="Times New Roman"/>
                <w:sz w:val="24"/>
                <w:szCs w:val="24"/>
              </w:rPr>
              <w:t xml:space="preserve"> for details</w:t>
            </w:r>
          </w:p>
        </w:tc>
      </w:tr>
      <w:tr w:rsidR="009E3F16" w14:paraId="77620BC8" w14:textId="77777777">
        <w:tc>
          <w:tcPr>
            <w:tcW w:w="9576" w:type="dxa"/>
            <w:shd w:val="pct12" w:color="auto" w:fill="FFFFFF"/>
          </w:tcPr>
          <w:p w14:paraId="70BC003D" w14:textId="77777777" w:rsidR="009E3F16" w:rsidRDefault="009E3F16">
            <w:pPr>
              <w:jc w:val="left"/>
            </w:pPr>
            <w:r>
              <w:t>Refer to FIXML element Sub</w:t>
            </w:r>
          </w:p>
        </w:tc>
      </w:tr>
    </w:tbl>
    <w:p w14:paraId="076AFFF4" w14:textId="77777777" w:rsidR="009E3F16" w:rsidRDefault="009E3F16"/>
    <w:p w14:paraId="2EE9F6B4" w14:textId="77777777" w:rsidR="009E3F16" w:rsidRDefault="009E3F16">
      <w:pPr>
        <w:pStyle w:val="Heading2"/>
      </w:pPr>
      <w:r>
        <w:br w:type="page"/>
      </w:r>
      <w:bookmarkStart w:id="56" w:name="_Toc227924999"/>
      <w:r>
        <w:lastRenderedPageBreak/>
        <w:t>SettlDetails component block</w:t>
      </w:r>
      <w:bookmarkEnd w:id="56"/>
    </w:p>
    <w:p w14:paraId="60AA20AB" w14:textId="77777777" w:rsidR="009E3F16" w:rsidRDefault="009E3F16">
      <w:pPr>
        <w:numPr>
          <w:ilvl w:val="12"/>
          <w:numId w:val="0"/>
        </w:num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47E51A4D"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79B432AF" w14:textId="77777777" w:rsidR="00253487" w:rsidRPr="000F73DB" w:rsidRDefault="00253487" w:rsidP="000F73DB">
            <w:pPr>
              <w:jc w:val="center"/>
              <w:rPr>
                <w:b/>
                <w:i/>
              </w:rPr>
            </w:pPr>
            <w:bookmarkStart w:id="57" w:name="Comp_SettlDetails"/>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1109595D"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2EB60CF1"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191B5052" w14:textId="77777777" w:rsidR="00253487" w:rsidRPr="000F73DB" w:rsidRDefault="00253487" w:rsidP="000F73DB">
            <w:pPr>
              <w:jc w:val="center"/>
              <w:rPr>
                <w:b/>
                <w:i/>
              </w:rPr>
            </w:pPr>
            <w:r w:rsidRPr="000F73DB">
              <w:rPr>
                <w:b/>
                <w:i/>
              </w:rPr>
              <w:t>Comments</w:t>
            </w:r>
          </w:p>
        </w:tc>
      </w:tr>
      <w:tr w:rsidR="00253487" w:rsidRPr="00253487" w14:paraId="1FE0A6AE" w14:textId="77777777" w:rsidTr="000F73DB">
        <w:tc>
          <w:tcPr>
            <w:tcW w:w="652" w:type="dxa"/>
            <w:shd w:val="clear" w:color="auto" w:fill="auto"/>
          </w:tcPr>
          <w:p w14:paraId="3B2EE4DF" w14:textId="77777777" w:rsidR="00253487" w:rsidRPr="00253487" w:rsidRDefault="00253487" w:rsidP="000F73DB">
            <w:pPr>
              <w:jc w:val="center"/>
            </w:pPr>
            <w:r w:rsidRPr="00253487">
              <w:t>1158</w:t>
            </w:r>
          </w:p>
        </w:tc>
        <w:tc>
          <w:tcPr>
            <w:tcW w:w="2750" w:type="dxa"/>
            <w:gridSpan w:val="2"/>
            <w:shd w:val="clear" w:color="auto" w:fill="auto"/>
          </w:tcPr>
          <w:p w14:paraId="110F243E" w14:textId="77777777" w:rsidR="00253487" w:rsidRPr="00253487" w:rsidRDefault="00253487" w:rsidP="00253487">
            <w:r w:rsidRPr="00253487">
              <w:t>NoSettlDetails</w:t>
            </w:r>
          </w:p>
        </w:tc>
        <w:tc>
          <w:tcPr>
            <w:tcW w:w="811" w:type="dxa"/>
            <w:shd w:val="clear" w:color="auto" w:fill="auto"/>
          </w:tcPr>
          <w:p w14:paraId="0CEE2137" w14:textId="77777777" w:rsidR="00253487" w:rsidRPr="00253487" w:rsidRDefault="00253487" w:rsidP="000F73DB">
            <w:pPr>
              <w:jc w:val="center"/>
            </w:pPr>
            <w:r w:rsidRPr="00253487">
              <w:t>N</w:t>
            </w:r>
          </w:p>
        </w:tc>
        <w:tc>
          <w:tcPr>
            <w:tcW w:w="4859" w:type="dxa"/>
            <w:shd w:val="clear" w:color="auto" w:fill="auto"/>
          </w:tcPr>
          <w:p w14:paraId="267CE16C" w14:textId="77777777" w:rsidR="00253487" w:rsidRPr="00253487" w:rsidRDefault="00253487" w:rsidP="00253487">
            <w:r w:rsidRPr="00253487">
              <w:t>Number of settlement parties</w:t>
            </w:r>
          </w:p>
        </w:tc>
      </w:tr>
      <w:tr w:rsidR="00253487" w:rsidRPr="00253487" w14:paraId="70E4B946" w14:textId="77777777" w:rsidTr="000F73DB">
        <w:tc>
          <w:tcPr>
            <w:tcW w:w="652" w:type="dxa"/>
            <w:shd w:val="clear" w:color="auto" w:fill="auto"/>
          </w:tcPr>
          <w:p w14:paraId="08672EC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7979C89A" w14:textId="77777777" w:rsidR="00253487" w:rsidRPr="00253487" w:rsidRDefault="00253487" w:rsidP="000F73DB">
            <w:pPr>
              <w:jc w:val="center"/>
            </w:pPr>
            <w:r w:rsidRPr="00253487">
              <w:t>1164</w:t>
            </w:r>
          </w:p>
        </w:tc>
        <w:tc>
          <w:tcPr>
            <w:tcW w:w="2098" w:type="dxa"/>
            <w:tcBorders>
              <w:bottom w:val="single" w:sz="6" w:space="0" w:color="000000"/>
            </w:tcBorders>
            <w:shd w:val="clear" w:color="auto" w:fill="auto"/>
          </w:tcPr>
          <w:p w14:paraId="5011AD03" w14:textId="77777777" w:rsidR="00253487" w:rsidRPr="00253487" w:rsidRDefault="00253487" w:rsidP="00253487">
            <w:r w:rsidRPr="00253487">
              <w:t>SettlObligSource</w:t>
            </w:r>
          </w:p>
        </w:tc>
        <w:tc>
          <w:tcPr>
            <w:tcW w:w="811" w:type="dxa"/>
            <w:tcBorders>
              <w:bottom w:val="single" w:sz="6" w:space="0" w:color="000000"/>
            </w:tcBorders>
            <w:shd w:val="clear" w:color="auto" w:fill="auto"/>
          </w:tcPr>
          <w:p w14:paraId="512729AD"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676A6AA" w14:textId="77777777" w:rsidR="00253487" w:rsidRPr="00253487" w:rsidRDefault="00253487" w:rsidP="00253487">
            <w:r w:rsidRPr="00253487">
              <w:t>Indicates the Source of the Settlement Instructions</w:t>
            </w:r>
          </w:p>
        </w:tc>
      </w:tr>
      <w:tr w:rsidR="00253487" w:rsidRPr="00253487" w14:paraId="5B88E23B" w14:textId="77777777" w:rsidTr="000F73DB">
        <w:tc>
          <w:tcPr>
            <w:tcW w:w="652" w:type="dxa"/>
            <w:shd w:val="clear" w:color="auto" w:fill="auto"/>
          </w:tcPr>
          <w:p w14:paraId="11A4936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71B71899" w14:textId="77777777" w:rsidR="00253487" w:rsidRPr="00253487" w:rsidRDefault="00253487" w:rsidP="000F73DB">
            <w:pPr>
              <w:jc w:val="left"/>
            </w:pPr>
            <w:r w:rsidRPr="00253487">
              <w:t>component block  &lt;SettlParties&gt;</w:t>
            </w:r>
          </w:p>
        </w:tc>
        <w:tc>
          <w:tcPr>
            <w:tcW w:w="811" w:type="dxa"/>
            <w:tcBorders>
              <w:top w:val="single" w:sz="6" w:space="0" w:color="000000"/>
              <w:bottom w:val="double" w:sz="6" w:space="0" w:color="000000"/>
            </w:tcBorders>
            <w:shd w:val="clear" w:color="auto" w:fill="E6E6E6"/>
          </w:tcPr>
          <w:p w14:paraId="1837AB68"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2AB77825" w14:textId="77777777" w:rsidR="00253487" w:rsidRPr="00253487" w:rsidRDefault="00253487" w:rsidP="00253487">
            <w:r w:rsidRPr="00253487">
              <w:t>Carries settlement account information</w:t>
            </w:r>
          </w:p>
        </w:tc>
      </w:tr>
      <w:bookmarkEnd w:id="57"/>
    </w:tbl>
    <w:p w14:paraId="2D5BD384" w14:textId="77777777" w:rsidR="009E3F16" w:rsidRDefault="009E3F16" w:rsidP="00253487"/>
    <w:p w14:paraId="36CE3FE0" w14:textId="77777777" w:rsidR="009E3F16" w:rsidRDefault="009E3F16">
      <w:pPr>
        <w:numPr>
          <w:ilvl w:val="12"/>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2D435A46" w14:textId="77777777">
        <w:tc>
          <w:tcPr>
            <w:tcW w:w="9576" w:type="dxa"/>
            <w:tcBorders>
              <w:bottom w:val="nil"/>
            </w:tcBorders>
            <w:shd w:val="pct25" w:color="auto" w:fill="FFFFFF"/>
          </w:tcPr>
          <w:p w14:paraId="217554CF" w14:textId="77777777" w:rsidR="009E3F16" w:rsidRDefault="009E3F16">
            <w:pPr>
              <w:pStyle w:val="Heading5"/>
              <w:autoSpaceDE w:val="0"/>
              <w:rPr>
                <w:rFonts w:ascii="Times New Roman" w:hAnsi="Times New Roman"/>
                <w:sz w:val="24"/>
                <w:szCs w:val="24"/>
              </w:rPr>
            </w:pPr>
            <w:r>
              <w:rPr>
                <w:rFonts w:ascii="Times New Roman" w:hAnsi="Times New Roman"/>
                <w:sz w:val="24"/>
                <w:szCs w:val="24"/>
              </w:rPr>
              <w:t>FIXML Definition for this Component Block– see</w:t>
            </w:r>
            <w:hyperlink r:id="rId21" w:history="1">
              <w:r>
                <w:rPr>
                  <w:rStyle w:val="Hyperlink"/>
                  <w:rFonts w:ascii="Times New Roman" w:hAnsi="Times New Roman"/>
                  <w:sz w:val="24"/>
                  <w:szCs w:val="24"/>
                </w:rPr>
                <w:t xml:space="preserve"> http://www.fixprotocol.org</w:t>
              </w:r>
            </w:hyperlink>
            <w:r>
              <w:rPr>
                <w:rFonts w:ascii="Times New Roman" w:hAnsi="Times New Roman"/>
                <w:sz w:val="24"/>
                <w:szCs w:val="24"/>
              </w:rPr>
              <w:t xml:space="preserve"> for details</w:t>
            </w:r>
          </w:p>
        </w:tc>
      </w:tr>
      <w:tr w:rsidR="009E3F16" w14:paraId="50234C84" w14:textId="77777777">
        <w:tc>
          <w:tcPr>
            <w:tcW w:w="9576" w:type="dxa"/>
            <w:shd w:val="pct12" w:color="auto" w:fill="FFFFFF"/>
          </w:tcPr>
          <w:p w14:paraId="0BEAF770" w14:textId="77777777" w:rsidR="009E3F16" w:rsidRDefault="009E3F16">
            <w:pPr>
              <w:jc w:val="left"/>
            </w:pPr>
            <w:r>
              <w:t>Refer to FIXML element SettlDetails</w:t>
            </w:r>
          </w:p>
        </w:tc>
      </w:tr>
    </w:tbl>
    <w:p w14:paraId="753B5312" w14:textId="77777777" w:rsidR="009E3F16" w:rsidRDefault="009E3F16"/>
    <w:p w14:paraId="7FEEC1B0" w14:textId="77777777" w:rsidR="009E3F16" w:rsidRDefault="009E3F16">
      <w:pPr>
        <w:numPr>
          <w:ilvl w:val="12"/>
          <w:numId w:val="0"/>
        </w:numPr>
      </w:pPr>
    </w:p>
    <w:p w14:paraId="0589695D" w14:textId="77777777" w:rsidR="009E3F16" w:rsidRDefault="009E3F16">
      <w:pPr>
        <w:pStyle w:val="Heading1"/>
      </w:pPr>
      <w:r>
        <w:br w:type="page"/>
      </w:r>
      <w:bookmarkStart w:id="58" w:name="CATEGORY_ALLOCATION_ReadyToBook"/>
      <w:bookmarkStart w:id="59" w:name="_Toc227925000"/>
      <w:r>
        <w:lastRenderedPageBreak/>
        <w:t>CATEGORY:  ALLOCATION</w:t>
      </w:r>
      <w:bookmarkEnd w:id="58"/>
      <w:bookmarkEnd w:id="59"/>
    </w:p>
    <w:p w14:paraId="039BC1F9" w14:textId="77777777" w:rsidR="009E3F16" w:rsidRDefault="009E3F16">
      <w:pPr>
        <w:numPr>
          <w:ilvl w:val="12"/>
          <w:numId w:val="0"/>
        </w:numPr>
      </w:pPr>
    </w:p>
    <w:p w14:paraId="096D0EE1" w14:textId="77777777" w:rsidR="009E3F16" w:rsidRDefault="009E3F16">
      <w:pPr>
        <w:numPr>
          <w:ilvl w:val="12"/>
          <w:numId w:val="0"/>
        </w:numPr>
      </w:pPr>
      <w:r>
        <w:t>See Volume 7 – PRODUCT:  FIXED INCOME for specific usage guidance in using the allocation message set for Fixed Income.</w:t>
      </w:r>
    </w:p>
    <w:p w14:paraId="37E081AA" w14:textId="77777777" w:rsidR="009E3F16" w:rsidRDefault="009E3F16">
      <w:pPr>
        <w:numPr>
          <w:ilvl w:val="12"/>
          <w:numId w:val="0"/>
        </w:numPr>
      </w:pPr>
      <w:r>
        <w:t>See Volume 7 – PRODUCT:  EQUITIES for specific usage guidance in using the allocation message set for Equities.</w:t>
      </w:r>
    </w:p>
    <w:p w14:paraId="3ADB2BE1" w14:textId="77777777" w:rsidR="009E3F16" w:rsidRDefault="009E3F16">
      <w:pPr>
        <w:numPr>
          <w:ilvl w:val="12"/>
          <w:numId w:val="0"/>
        </w:numPr>
      </w:pPr>
    </w:p>
    <w:p w14:paraId="052F1768" w14:textId="77777777" w:rsidR="009E3F16" w:rsidRDefault="009E3F16">
      <w:pPr>
        <w:pStyle w:val="Heading2"/>
      </w:pPr>
      <w:bookmarkStart w:id="60" w:name="_Toc36975890"/>
      <w:bookmarkStart w:id="61" w:name="_Toc38270660"/>
      <w:bookmarkStart w:id="62" w:name="_Toc227925001"/>
      <w:r>
        <w:t>Overview</w:t>
      </w:r>
      <w:bookmarkEnd w:id="60"/>
      <w:bookmarkEnd w:id="61"/>
      <w:bookmarkEnd w:id="62"/>
    </w:p>
    <w:p w14:paraId="7AA19AE3" w14:textId="77777777" w:rsidR="009E3F16" w:rsidRDefault="009E3F16">
      <w:r>
        <w:t>This section provides a overview on how the FIX protocol can be used to support the process of providing an allocation instruction together with the appropriate responses.</w:t>
      </w:r>
    </w:p>
    <w:p w14:paraId="24BFF9D1" w14:textId="77777777" w:rsidR="009E3F16" w:rsidRDefault="009E3F16">
      <w:r>
        <w:t>Note in all of the following, the term 'Initiator' is taken to mean the initiator of an Allocation Instruction and the 'Respondent' to mean the receiver of that instruction.  In typical bi-party scenarios involving a buyside and a sellside firm, the buyside firm is the Initiator and the sellside firm the Respondent.  A similar overview is also provided at start of the Catergory on FIX Confirmations.  These two overviews provide a summary on how FIX messaging can be used for booking, allocation and confirmation up to the start of settlement processing.</w:t>
      </w:r>
    </w:p>
    <w:p w14:paraId="73DF8A6F" w14:textId="77777777" w:rsidR="009E3F16" w:rsidRDefault="009E3F16">
      <w:r>
        <w:t>Further detail and additional optional flows for Allocations are included in "Example Usage" at the end of this Category section.</w:t>
      </w:r>
    </w:p>
    <w:p w14:paraId="61CEB76A" w14:textId="77777777" w:rsidR="009E3F16" w:rsidRDefault="009E3F16">
      <w:r>
        <w:t>Allocation instructions can be communicated by the Initiator via three different options:</w:t>
      </w:r>
    </w:p>
    <w:p w14:paraId="525F3759" w14:textId="77777777" w:rsidR="009E3F16" w:rsidRDefault="009E3F16">
      <w:pPr>
        <w:numPr>
          <w:ilvl w:val="0"/>
          <w:numId w:val="18"/>
        </w:numPr>
        <w:tabs>
          <w:tab w:val="left" w:pos="360"/>
        </w:tabs>
      </w:pPr>
      <w:r>
        <w:rPr>
          <w:b/>
        </w:rPr>
        <w:t>Pre-allocated order</w:t>
      </w:r>
      <w:r>
        <w:t xml:space="preserve"> – in this option the Initiator would communicate the allocation instructions within the New Order message when the order is placed with the Respondent.</w:t>
      </w:r>
    </w:p>
    <w:p w14:paraId="29DB2301" w14:textId="77777777" w:rsidR="009E3F16" w:rsidRDefault="009E3F16">
      <w:pPr>
        <w:numPr>
          <w:ilvl w:val="0"/>
          <w:numId w:val="18"/>
        </w:numPr>
        <w:tabs>
          <w:tab w:val="left" w:pos="360"/>
        </w:tabs>
      </w:pPr>
      <w:r>
        <w:rPr>
          <w:b/>
        </w:rPr>
        <w:t>Pre-trade allocation</w:t>
      </w:r>
      <w:r>
        <w:t xml:space="preserve"> – in this option the Initiator would communicate the allocation instructions to the Respondent in a separate message using the Allocation Instruction message.  The Allocation message is sent after the order is placed with the Respondent but </w:t>
      </w:r>
      <w:r>
        <w:rPr>
          <w:i/>
        </w:rPr>
        <w:t>before the trade is completed by the Respondent.</w:t>
      </w:r>
    </w:p>
    <w:p w14:paraId="56DAB6C0" w14:textId="77777777" w:rsidR="009E3F16" w:rsidRDefault="009E3F16">
      <w:pPr>
        <w:numPr>
          <w:ilvl w:val="0"/>
          <w:numId w:val="18"/>
        </w:numPr>
        <w:tabs>
          <w:tab w:val="left" w:pos="360"/>
        </w:tabs>
      </w:pPr>
      <w:r>
        <w:rPr>
          <w:b/>
        </w:rPr>
        <w:t>Post-trade allocation</w:t>
      </w:r>
      <w:r>
        <w:t xml:space="preserve"> – in this option the Initiator would communicate the allocation instructions to the Respondent in a separate message using the Allocation Instruction message </w:t>
      </w:r>
      <w:r>
        <w:rPr>
          <w:i/>
        </w:rPr>
        <w:t>after the trade has been completed by the Respondent.</w:t>
      </w:r>
    </w:p>
    <w:p w14:paraId="1FA1D857" w14:textId="77777777" w:rsidR="009E3F16" w:rsidRDefault="009E3F16">
      <w:r>
        <w:t>Note the use of options 1 and 2 lends itself best to scenarios where the average price can be agreed up front (e.g. principal trades) or where the allocation account details need to be communicated prior to execution in certain markets.</w:t>
      </w:r>
    </w:p>
    <w:p w14:paraId="1EF54D5C" w14:textId="77777777" w:rsidR="009E3F16" w:rsidRDefault="009E3F16">
      <w:r>
        <w:t>For the Initiator, options 2 and 3 represents the same message flow.  The main difference is when the Allocation Instruction message is sent – in option 2 it is sent prior to the trade being completed and in option 3 it is sent after the trade has been completed.  For the purposes of diagramming, options 2 and 3 will be represented as the same message flow diagram.</w:t>
      </w:r>
    </w:p>
    <w:p w14:paraId="43A58E66" w14:textId="77777777" w:rsidR="009E3F16" w:rsidRDefault="009E3F16">
      <w:pPr>
        <w:pStyle w:val="Heading3"/>
      </w:pPr>
      <w:r>
        <w:br w:type="page"/>
      </w:r>
      <w:bookmarkStart w:id="63" w:name="_Toc36975891"/>
      <w:bookmarkStart w:id="64" w:name="_Toc38270661"/>
      <w:bookmarkStart w:id="65" w:name="_Toc227925002"/>
      <w:r>
        <w:lastRenderedPageBreak/>
        <w:t>Pre-allocated order</w:t>
      </w:r>
      <w:bookmarkEnd w:id="63"/>
      <w:bookmarkEnd w:id="64"/>
      <w:bookmarkEnd w:id="65"/>
    </w:p>
    <w:p w14:paraId="4154BFF0" w14:textId="77777777" w:rsidR="009E3F16" w:rsidRDefault="009E3F16">
      <w:pPr>
        <w:pStyle w:val="Caption"/>
        <w:keepNext/>
        <w:jc w:val="center"/>
      </w:pPr>
      <w:r>
        <w:t>Option 1 – Pre-allocated order: uses details on the New Order - single message</w:t>
      </w:r>
    </w:p>
    <w:p w14:paraId="6B542EB4" w14:textId="77777777" w:rsidR="009E3F16" w:rsidRDefault="00C962BF">
      <w:r>
        <w:pict w14:anchorId="354477D3">
          <v:shape id="_x0000_i1026" type="#_x0000_t75" style="width:467.6pt;height:405.75pt" fillcolor="window">
            <v:imagedata r:id="rId22" o:title="PreAllocOrder"/>
          </v:shape>
        </w:pict>
      </w:r>
    </w:p>
    <w:p w14:paraId="1790AB66" w14:textId="77777777" w:rsidR="009E3F16" w:rsidRDefault="009E3F16">
      <w:pPr>
        <w:keepNext/>
        <w:tabs>
          <w:tab w:val="left" w:pos="-3420"/>
          <w:tab w:val="left" w:pos="-3240"/>
        </w:tabs>
        <w:ind w:left="540"/>
      </w:pPr>
      <w:r>
        <w:t xml:space="preserve">Click </w:t>
      </w:r>
      <w:hyperlink w:anchor="CATEGORY_Confirmation" w:history="1">
        <w:r>
          <w:rPr>
            <w:rStyle w:val="Hyperlink"/>
          </w:rPr>
          <w:t>here</w:t>
        </w:r>
      </w:hyperlink>
      <w:r>
        <w:t xml:space="preserve"> to go to “Confirmation”</w:t>
      </w:r>
    </w:p>
    <w:p w14:paraId="240C3336" w14:textId="77777777" w:rsidR="009E3F16" w:rsidRDefault="009E3F16">
      <w:pPr>
        <w:keepNext/>
        <w:tabs>
          <w:tab w:val="left" w:pos="-3420"/>
          <w:tab w:val="left" w:pos="-3240"/>
        </w:tabs>
        <w:ind w:left="180"/>
      </w:pPr>
    </w:p>
    <w:p w14:paraId="03155937" w14:textId="77777777" w:rsidR="009E3F16" w:rsidRDefault="009E3F16">
      <w:r>
        <w:t>In the Pre-allocated order scenario the Initiator would send a New Order message that includes the allocation information needed by the Respondent to allocate the trade once the trade is completed.  This scenario consists of the following steps:</w:t>
      </w:r>
    </w:p>
    <w:p w14:paraId="650C481A" w14:textId="77777777" w:rsidR="009E3F16" w:rsidRDefault="009E3F16">
      <w:pPr>
        <w:pStyle w:val="NormalIndent"/>
        <w:numPr>
          <w:ilvl w:val="0"/>
          <w:numId w:val="19"/>
        </w:numPr>
      </w:pPr>
      <w:r>
        <w:t>Initiator sends a New Order request message specifying one or more AllocAccount and AllocQty values within the repeating group designated by NoAllocs.  This message will contain an AllocID which can be referenced in subsequent messages.</w:t>
      </w:r>
    </w:p>
    <w:p w14:paraId="23370556" w14:textId="77777777" w:rsidR="009E3F16" w:rsidRDefault="009E3F16">
      <w:pPr>
        <w:pStyle w:val="NormalIndent"/>
        <w:numPr>
          <w:ilvl w:val="0"/>
          <w:numId w:val="19"/>
        </w:numPr>
      </w:pPr>
      <w:r>
        <w:t>Respondent sends Execution Report messages for the “New” and resulting fills.</w:t>
      </w:r>
    </w:p>
    <w:p w14:paraId="10D47056" w14:textId="77777777" w:rsidR="009E3F16" w:rsidRDefault="009E3F16">
      <w:pPr>
        <w:pStyle w:val="NormalIndent"/>
        <w:numPr>
          <w:ilvl w:val="0"/>
          <w:numId w:val="19"/>
        </w:numPr>
      </w:pPr>
      <w:r>
        <w:t>Respondent may optionally send an Allocation Instruction Ack of status 'received'.</w:t>
      </w:r>
    </w:p>
    <w:p w14:paraId="40E660A5" w14:textId="77777777" w:rsidR="009E3F16" w:rsidRDefault="009E3F16">
      <w:pPr>
        <w:pStyle w:val="NormalIndent"/>
        <w:numPr>
          <w:ilvl w:val="0"/>
          <w:numId w:val="19"/>
        </w:numPr>
      </w:pPr>
      <w:r>
        <w:t>If there are errors in the allocation information it is possible to either:</w:t>
      </w:r>
    </w:p>
    <w:p w14:paraId="611665C4" w14:textId="77777777" w:rsidR="009E3F16" w:rsidRDefault="009E3F16">
      <w:pPr>
        <w:pStyle w:val="NormalIndent"/>
        <w:numPr>
          <w:ilvl w:val="0"/>
          <w:numId w:val="19"/>
        </w:numPr>
        <w:ind w:left="1440"/>
      </w:pPr>
      <w:r>
        <w:t>reject the order</w:t>
      </w:r>
    </w:p>
    <w:p w14:paraId="334B0983" w14:textId="77777777" w:rsidR="009E3F16" w:rsidRDefault="009E3F16">
      <w:pPr>
        <w:pStyle w:val="NormalIndent"/>
        <w:ind w:left="1440"/>
      </w:pPr>
      <w:r>
        <w:lastRenderedPageBreak/>
        <w:t>or</w:t>
      </w:r>
    </w:p>
    <w:p w14:paraId="60B8C359" w14:textId="77777777" w:rsidR="009E3F16" w:rsidRDefault="009E3F16">
      <w:pPr>
        <w:pStyle w:val="NormalIndent"/>
        <w:numPr>
          <w:ilvl w:val="0"/>
          <w:numId w:val="19"/>
        </w:numPr>
        <w:ind w:left="1440"/>
      </w:pPr>
      <w:r>
        <w:t>to accept the order and reject the allocation details via the use of the Allocation Instruction Ack message  (see Pre-trade allocation for detail of Block Level and Account Level reject.  Either is possible here).</w:t>
      </w:r>
    </w:p>
    <w:p w14:paraId="2B2B2897" w14:textId="77777777" w:rsidR="009E3F16" w:rsidRDefault="009E3F16">
      <w:pPr>
        <w:pStyle w:val="NormalIndent"/>
        <w:numPr>
          <w:ilvl w:val="12"/>
          <w:numId w:val="0"/>
        </w:numPr>
        <w:ind w:left="720"/>
      </w:pPr>
      <w:r>
        <w:t xml:space="preserve">For example - one account cannot be identified, or the quantity of one allocation instance does not meet minimum quantity/minimum increment rules for the instrument, or the sum of allocated quantities does not equal the block trade quantity. </w:t>
      </w:r>
    </w:p>
    <w:p w14:paraId="31C0FAFA" w14:textId="77777777" w:rsidR="009E3F16" w:rsidRDefault="009E3F16">
      <w:pPr>
        <w:pStyle w:val="NormalIndent"/>
        <w:numPr>
          <w:ilvl w:val="0"/>
          <w:numId w:val="19"/>
        </w:numPr>
      </w:pPr>
      <w:r>
        <w:t>Respondent may optionally send an Allocation Instruction Ack of status 'accepted'.</w:t>
      </w:r>
    </w:p>
    <w:p w14:paraId="536925A8" w14:textId="77777777" w:rsidR="009E3F16" w:rsidRDefault="009E3F16">
      <w:pPr>
        <w:pStyle w:val="NormalIndent"/>
        <w:numPr>
          <w:ilvl w:val="0"/>
          <w:numId w:val="19"/>
        </w:numPr>
      </w:pPr>
      <w:r>
        <w:t>The next step is "Confirmation", see Confirmation section.</w:t>
      </w:r>
    </w:p>
    <w:p w14:paraId="03D679E6" w14:textId="77777777" w:rsidR="009E3F16" w:rsidRDefault="009E3F16">
      <w:pPr>
        <w:pStyle w:val="NormalIndent"/>
      </w:pPr>
      <w:r>
        <w:t>Note where the average price or allocation quantity cannot be agreed up front but the allocation account details do need to be communicated prior to execution (e.g. for regulatory reasons), the Allocation Instruction can optionally be used post execution in 'Ready to Book' mode to communicate the booking instruction (including average price) to the sell side.  As well as providing confirmation of the average price, this also supports the combination of orders for booking and allocation. If this is done, the Respondent should respond with Allocation Instruction ACKs of status 'received', then 'accepted'.</w:t>
      </w:r>
    </w:p>
    <w:p w14:paraId="560F1431" w14:textId="77777777" w:rsidR="009E3F16" w:rsidRDefault="009E3F16">
      <w:pPr>
        <w:pStyle w:val="NormalIndent"/>
      </w:pPr>
    </w:p>
    <w:p w14:paraId="1B867904" w14:textId="77777777" w:rsidR="009E3F16" w:rsidRDefault="009E3F16">
      <w:pPr>
        <w:pStyle w:val="Heading5"/>
      </w:pPr>
      <w:r>
        <w:t>Cancel/Replace Processing for Pre-Allocated Orders</w:t>
      </w:r>
    </w:p>
    <w:p w14:paraId="10DD406F" w14:textId="77777777" w:rsidR="009E3F16" w:rsidRDefault="009E3F16">
      <w:pPr>
        <w:pStyle w:val="NormalIndent"/>
      </w:pPr>
      <w:r>
        <w:t>The AllocID on the New Order message is used to define uniquely the set of allocations contained within that order.  If the order is replaced, the Cancel/Replace message should be formatted as follows:</w:t>
      </w:r>
    </w:p>
    <w:p w14:paraId="12FD9BB9" w14:textId="77777777" w:rsidR="009E3F16" w:rsidRDefault="009E3F16">
      <w:pPr>
        <w:pStyle w:val="NormalIndent"/>
        <w:numPr>
          <w:ilvl w:val="0"/>
          <w:numId w:val="19"/>
        </w:numPr>
      </w:pPr>
      <w:r>
        <w:t xml:space="preserve">If the order details are changing but the allocation details are not (e.g. change in limit price), the NoAllocs group should </w:t>
      </w:r>
      <w:r>
        <w:rPr>
          <w:b/>
        </w:rPr>
        <w:t xml:space="preserve">not </w:t>
      </w:r>
      <w:r>
        <w:t>be populated.</w:t>
      </w:r>
    </w:p>
    <w:p w14:paraId="264BC0EE" w14:textId="77777777" w:rsidR="009E3F16" w:rsidRDefault="009E3F16">
      <w:pPr>
        <w:pStyle w:val="NormalIndent"/>
        <w:numPr>
          <w:ilvl w:val="0"/>
          <w:numId w:val="19"/>
        </w:numPr>
        <w:jc w:val="left"/>
      </w:pPr>
      <w:r>
        <w:t xml:space="preserve">If the allocation details are changing, the NoAllocs group should be populated with the new complete set of allocation details with a </w:t>
      </w:r>
      <w:r>
        <w:rPr>
          <w:b/>
        </w:rPr>
        <w:t xml:space="preserve">new </w:t>
      </w:r>
      <w:r>
        <w:t>AllocID.  This is regardless of whether the rest of the order details are changing or not.  Examples of this are:</w:t>
      </w:r>
    </w:p>
    <w:p w14:paraId="43353132" w14:textId="77777777" w:rsidR="009E3F16" w:rsidRDefault="009E3F16">
      <w:pPr>
        <w:pStyle w:val="NormalIndent"/>
        <w:numPr>
          <w:ilvl w:val="0"/>
          <w:numId w:val="24"/>
        </w:numPr>
        <w:tabs>
          <w:tab w:val="clear" w:pos="360"/>
          <w:tab w:val="num" w:pos="1440"/>
        </w:tabs>
        <w:ind w:left="1440"/>
        <w:jc w:val="left"/>
      </w:pPr>
      <w:r>
        <w:t>the order is being re-allocated into different accounts</w:t>
      </w:r>
    </w:p>
    <w:p w14:paraId="6AAD109F" w14:textId="77777777" w:rsidR="009E3F16" w:rsidRDefault="009E3F16">
      <w:pPr>
        <w:pStyle w:val="NormalIndent"/>
        <w:ind w:left="1440"/>
        <w:jc w:val="left"/>
      </w:pPr>
      <w:r>
        <w:t>or</w:t>
      </w:r>
    </w:p>
    <w:p w14:paraId="0C638C37" w14:textId="77777777" w:rsidR="009E3F16" w:rsidRDefault="009E3F16">
      <w:pPr>
        <w:pStyle w:val="NormalIndent"/>
        <w:numPr>
          <w:ilvl w:val="0"/>
          <w:numId w:val="24"/>
        </w:numPr>
        <w:tabs>
          <w:tab w:val="clear" w:pos="360"/>
          <w:tab w:val="num" w:pos="1440"/>
        </w:tabs>
        <w:ind w:left="1440"/>
        <w:jc w:val="left"/>
      </w:pPr>
      <w:r>
        <w:t>the order quantity is changing (in which case the AllocShares allocated to each account will also need to change).</w:t>
      </w:r>
    </w:p>
    <w:p w14:paraId="6206D566" w14:textId="77777777" w:rsidR="009E3F16" w:rsidRDefault="009E3F16">
      <w:pPr>
        <w:pStyle w:val="NormalIndent"/>
        <w:numPr>
          <w:ilvl w:val="12"/>
          <w:numId w:val="0"/>
        </w:numPr>
        <w:ind w:left="360"/>
      </w:pPr>
      <w:r>
        <w:t>This ensures that AllocID is always unique on messages and therefore avoids any potential ambiguity arising from sharing different versions of allocation details for the same AllocID.</w:t>
      </w:r>
    </w:p>
    <w:p w14:paraId="3B358578" w14:textId="77777777" w:rsidR="009E3F16" w:rsidRDefault="009E3F16">
      <w:pPr>
        <w:pStyle w:val="NormalIndent"/>
      </w:pPr>
    </w:p>
    <w:p w14:paraId="0F4E1727" w14:textId="77777777" w:rsidR="009E3F16" w:rsidRDefault="009E3F16">
      <w:pPr>
        <w:pStyle w:val="Heading3"/>
      </w:pPr>
      <w:bookmarkStart w:id="66" w:name="_Toc36975892"/>
      <w:bookmarkStart w:id="67" w:name="_Toc38270662"/>
      <w:r>
        <w:br w:type="page"/>
      </w:r>
      <w:bookmarkStart w:id="68" w:name="_Toc227925003"/>
      <w:r>
        <w:lastRenderedPageBreak/>
        <w:t>Pre-trade allocation</w:t>
      </w:r>
      <w:bookmarkEnd w:id="66"/>
      <w:bookmarkEnd w:id="67"/>
      <w:bookmarkEnd w:id="68"/>
    </w:p>
    <w:p w14:paraId="41DADC61" w14:textId="77777777" w:rsidR="009E3F16" w:rsidRDefault="009E3F16">
      <w:pPr>
        <w:pStyle w:val="Caption"/>
        <w:keepNext/>
        <w:numPr>
          <w:ilvl w:val="12"/>
          <w:numId w:val="0"/>
        </w:numPr>
        <w:jc w:val="center"/>
      </w:pPr>
      <w:r>
        <w:t>Option 2 &amp; 3 – Pre-trade allocation and Post-trade allocation</w:t>
      </w:r>
    </w:p>
    <w:p w14:paraId="04454B56" w14:textId="77777777" w:rsidR="009E3F16" w:rsidRDefault="00C962BF">
      <w:pPr>
        <w:keepNext/>
        <w:numPr>
          <w:ilvl w:val="12"/>
          <w:numId w:val="0"/>
        </w:numPr>
      </w:pPr>
      <w:r>
        <w:pict w14:anchorId="3B29C0A7">
          <v:shape id="_x0000_i1027" type="#_x0000_t75" style="width:461.65pt;height:445.55pt" fillcolor="window">
            <v:imagedata r:id="rId23" o:title="PreTradeAlloc"/>
          </v:shape>
        </w:pict>
      </w:r>
    </w:p>
    <w:p w14:paraId="7167CA67" w14:textId="77777777" w:rsidR="009E3F16" w:rsidRDefault="009E3F16">
      <w:pPr>
        <w:keepNext/>
        <w:numPr>
          <w:ilvl w:val="12"/>
          <w:numId w:val="0"/>
        </w:numPr>
        <w:tabs>
          <w:tab w:val="left" w:pos="-3420"/>
          <w:tab w:val="left" w:pos="-3240"/>
        </w:tabs>
        <w:ind w:left="180"/>
      </w:pPr>
      <w:r>
        <w:t xml:space="preserve">Click </w:t>
      </w:r>
      <w:hyperlink w:anchor="CATEGORY_Confirmation" w:history="1">
        <w:r>
          <w:rPr>
            <w:rStyle w:val="Hyperlink"/>
          </w:rPr>
          <w:t>here</w:t>
        </w:r>
      </w:hyperlink>
      <w:r>
        <w:t xml:space="preserve"> to go to “Confirmation”</w:t>
      </w:r>
    </w:p>
    <w:p w14:paraId="35CCB90B" w14:textId="77777777" w:rsidR="009E3F16" w:rsidRDefault="009E3F16">
      <w:pPr>
        <w:numPr>
          <w:ilvl w:val="12"/>
          <w:numId w:val="0"/>
        </w:numPr>
      </w:pPr>
    </w:p>
    <w:p w14:paraId="09E3BCEE" w14:textId="77777777" w:rsidR="009E3F16" w:rsidRDefault="009E3F16">
      <w:pPr>
        <w:numPr>
          <w:ilvl w:val="12"/>
          <w:numId w:val="0"/>
        </w:numPr>
      </w:pPr>
      <w:r>
        <w:t>In the Pre-trade allocation scenario, the Initiator would send the allocation instructions after placing the order but before the order had been completed.  This scenario consists of the following steps:</w:t>
      </w:r>
    </w:p>
    <w:p w14:paraId="00D3B973" w14:textId="77777777" w:rsidR="009E3F16" w:rsidRDefault="009E3F16">
      <w:pPr>
        <w:pStyle w:val="NormalIndent"/>
        <w:numPr>
          <w:ilvl w:val="0"/>
          <w:numId w:val="19"/>
        </w:numPr>
      </w:pPr>
      <w:r>
        <w:t>Initiator sends a New Order request message (containing no allocation details)</w:t>
      </w:r>
    </w:p>
    <w:p w14:paraId="557E3317" w14:textId="77777777" w:rsidR="009E3F16" w:rsidRDefault="009E3F16">
      <w:pPr>
        <w:pStyle w:val="NormalIndent"/>
        <w:numPr>
          <w:ilvl w:val="0"/>
          <w:numId w:val="19"/>
        </w:numPr>
      </w:pPr>
      <w:r>
        <w:t xml:space="preserve">Initiator sends an Allocation Instruction message.  If the average price has been agreed up front, this should be present on the message. </w:t>
      </w:r>
    </w:p>
    <w:p w14:paraId="657AC9AE" w14:textId="77777777" w:rsidR="009E3F16" w:rsidRDefault="009E3F16">
      <w:pPr>
        <w:pStyle w:val="NormalIndent"/>
        <w:numPr>
          <w:ilvl w:val="0"/>
          <w:numId w:val="19"/>
        </w:numPr>
      </w:pPr>
      <w:r>
        <w:t>Respondent sends Execution Report messages for the “New” and resulting fills.</w:t>
      </w:r>
    </w:p>
    <w:p w14:paraId="3297F2BA" w14:textId="77777777" w:rsidR="009E3F16" w:rsidRDefault="009E3F16">
      <w:pPr>
        <w:pStyle w:val="NormalIndent"/>
        <w:numPr>
          <w:ilvl w:val="0"/>
          <w:numId w:val="19"/>
        </w:numPr>
      </w:pPr>
      <w:r>
        <w:t>Respondent sends Allocation Instruction Ack of status 'received'.</w:t>
      </w:r>
    </w:p>
    <w:p w14:paraId="0A478D3C" w14:textId="77777777" w:rsidR="009E3F16" w:rsidRDefault="009E3F16">
      <w:pPr>
        <w:pStyle w:val="NormalIndent"/>
        <w:numPr>
          <w:ilvl w:val="0"/>
          <w:numId w:val="19"/>
        </w:numPr>
      </w:pPr>
      <w:r>
        <w:lastRenderedPageBreak/>
        <w:t>Before accepting the instruction, the Respondent should determine that all accounts are known, the quantity of each allocation instance meets minimum quantity/minimum increment rules for the instrument and the sum of allocated quantities equals the block trade quantity.  If any error is found the Respondent must either:</w:t>
      </w:r>
    </w:p>
    <w:p w14:paraId="7601EB18" w14:textId="77777777" w:rsidR="009E3F16" w:rsidRDefault="009E3F16">
      <w:pPr>
        <w:pStyle w:val="NormalIndent"/>
        <w:numPr>
          <w:ilvl w:val="0"/>
          <w:numId w:val="19"/>
        </w:numPr>
        <w:ind w:left="1440"/>
      </w:pPr>
      <w:r>
        <w:t>reject the entire allocation using the Allocation Instruction Ack message with the appropriate reject reason code "Block Level reject"</w:t>
      </w:r>
    </w:p>
    <w:p w14:paraId="42A4EFAE" w14:textId="77777777" w:rsidR="009E3F16" w:rsidRDefault="009E3F16">
      <w:pPr>
        <w:pStyle w:val="NormalIndent"/>
        <w:ind w:left="1440"/>
      </w:pPr>
      <w:r>
        <w:t>or</w:t>
      </w:r>
    </w:p>
    <w:p w14:paraId="4C8BB8B5" w14:textId="77777777" w:rsidR="009E3F16" w:rsidRDefault="009E3F16">
      <w:pPr>
        <w:pStyle w:val="NormalIndent"/>
        <w:numPr>
          <w:ilvl w:val="0"/>
          <w:numId w:val="19"/>
        </w:numPr>
        <w:ind w:left="1440"/>
      </w:pPr>
      <w:r>
        <w:t>reject the accounts that are in error using the Allocation Instruction Ack message reject reason code "Account level reject".</w:t>
      </w:r>
    </w:p>
    <w:p w14:paraId="2739D112" w14:textId="77777777" w:rsidR="009E3F16" w:rsidRDefault="009E3F16">
      <w:pPr>
        <w:pStyle w:val="NormalIndent"/>
        <w:numPr>
          <w:ilvl w:val="12"/>
          <w:numId w:val="0"/>
        </w:numPr>
        <w:ind w:left="720"/>
      </w:pPr>
      <w:r>
        <w:t>In this latter event, the Initiator can send another Allocation Instruction message with the correct instructions and information to the Respondent.  This cycle can be repeated until the allocation is accepted by the Respondent.</w:t>
      </w:r>
    </w:p>
    <w:p w14:paraId="701666CB" w14:textId="77777777" w:rsidR="009E3F16" w:rsidRDefault="009E3F16">
      <w:pPr>
        <w:pStyle w:val="NormalIndent"/>
        <w:numPr>
          <w:ilvl w:val="0"/>
          <w:numId w:val="19"/>
        </w:numPr>
      </w:pPr>
      <w:r>
        <w:t>If the Respondent accepts the allocation, an Allocation Instruction Ack message is sent to the Initiator with an AllocStatus of "accepted".</w:t>
      </w:r>
    </w:p>
    <w:p w14:paraId="26726FFC" w14:textId="77777777" w:rsidR="009E3F16" w:rsidRDefault="009E3F16">
      <w:pPr>
        <w:pStyle w:val="NormalIndent"/>
        <w:numPr>
          <w:ilvl w:val="0"/>
          <w:numId w:val="19"/>
        </w:numPr>
      </w:pPr>
      <w:r>
        <w:t>The next step is "Confirmation", see later section.</w:t>
      </w:r>
    </w:p>
    <w:p w14:paraId="0F3EE24D" w14:textId="77777777" w:rsidR="009E3F16" w:rsidRDefault="009E3F16">
      <w:pPr>
        <w:numPr>
          <w:ilvl w:val="12"/>
          <w:numId w:val="0"/>
        </w:numPr>
      </w:pPr>
      <w:bookmarkStart w:id="69" w:name="_Toc36975893"/>
      <w:r>
        <w:t xml:space="preserve">In the Pre-trade allocation scenario, the Allocation Instruction can be used for a number of purposes using the AllocType field to indicate the type or purpose of the message: </w:t>
      </w:r>
    </w:p>
    <w:p w14:paraId="7A7C6FF2" w14:textId="77777777" w:rsidR="009E3F16" w:rsidRDefault="009E3F16">
      <w:pPr>
        <w:pStyle w:val="NormalIndent"/>
        <w:numPr>
          <w:ilvl w:val="0"/>
          <w:numId w:val="19"/>
        </w:numPr>
      </w:pPr>
      <w:r>
        <w:t>Calculated (includes MiscFees and NetMoney),  i.e. the flow commonly used for "</w:t>
      </w:r>
      <w:smartTag w:uri="urn:schemas-microsoft-com:office:smarttags" w:element="country-region">
        <w:smartTag w:uri="urn:schemas-microsoft-com:office:smarttags" w:element="place">
          <w:r>
            <w:t>US</w:t>
          </w:r>
        </w:smartTag>
      </w:smartTag>
      <w:r>
        <w:t xml:space="preserve"> domestic equities booking and allocation model".</w:t>
      </w:r>
    </w:p>
    <w:p w14:paraId="12DF9E2A" w14:textId="77777777" w:rsidR="009E3F16" w:rsidRDefault="009E3F16">
      <w:pPr>
        <w:pStyle w:val="NormalIndent"/>
        <w:numPr>
          <w:ilvl w:val="0"/>
          <w:numId w:val="19"/>
        </w:numPr>
      </w:pPr>
      <w:r>
        <w:t>Preliminary (without MiscFees and NetMoney),  i.e. the flow commonly used for non-US domestic booking and allocation (the 'international equities model').</w:t>
      </w:r>
    </w:p>
    <w:p w14:paraId="27C35F7E" w14:textId="77777777" w:rsidR="009E3F16" w:rsidRDefault="009E3F16">
      <w:pPr>
        <w:pStyle w:val="NormalIndent"/>
        <w:numPr>
          <w:ilvl w:val="0"/>
          <w:numId w:val="19"/>
        </w:numPr>
      </w:pPr>
      <w:r>
        <w:t>Ready-To-Book, used to indicate to the Respondent firm that one or a combined (aggregated) set of orders are "Ready-To-Book" without specifying individual account breakdowns.  This can be used to trigger post-trade allocation, matching, and settlement processing via other channels (e.g. post-trade industry utilities).</w:t>
      </w:r>
    </w:p>
    <w:p w14:paraId="0D331B06" w14:textId="77777777" w:rsidR="009E3F16" w:rsidRDefault="009E3F16">
      <w:pPr>
        <w:pStyle w:val="NormalIndent"/>
        <w:numPr>
          <w:ilvl w:val="0"/>
          <w:numId w:val="19"/>
        </w:numPr>
      </w:pPr>
      <w:r>
        <w:t xml:space="preserve">Warehouse instruction, </w:t>
      </w:r>
      <w:r>
        <w:rPr>
          <w:b/>
          <w:i/>
          <w:color w:val="0000FF"/>
        </w:rPr>
        <w:t>See Volume 7 – PRODUCT:  EQUITIES</w:t>
      </w:r>
      <w:r>
        <w:t xml:space="preserve"> for specific usage guidance on this topic.</w:t>
      </w:r>
    </w:p>
    <w:p w14:paraId="7CA07C22" w14:textId="77777777" w:rsidR="009E3F16" w:rsidRDefault="009E3F16">
      <w:bookmarkStart w:id="70" w:name="_Toc38270663"/>
    </w:p>
    <w:p w14:paraId="33C72514" w14:textId="77777777" w:rsidR="009E3F16" w:rsidRDefault="009E3F16">
      <w:pPr>
        <w:pStyle w:val="Heading3"/>
      </w:pPr>
      <w:bookmarkStart w:id="71" w:name="_Toc227925004"/>
      <w:r>
        <w:t>Post-trade allocation</w:t>
      </w:r>
      <w:bookmarkEnd w:id="69"/>
      <w:bookmarkEnd w:id="70"/>
      <w:bookmarkEnd w:id="71"/>
    </w:p>
    <w:p w14:paraId="79E64C80" w14:textId="77777777" w:rsidR="009E3F16" w:rsidRDefault="009E3F16">
      <w:pPr>
        <w:numPr>
          <w:ilvl w:val="12"/>
          <w:numId w:val="0"/>
        </w:numPr>
      </w:pPr>
      <w:r>
        <w:t>The Post-trade allocation scenario is very similar to that given above for Pre-trade allocation.  In this scenario, the Initiator would send the allocation instructions to the Respondent after receiving the Execution Report message indicated that the trade is completed.</w:t>
      </w:r>
    </w:p>
    <w:p w14:paraId="1311BB58" w14:textId="77777777" w:rsidR="009E3F16" w:rsidRDefault="009E3F16">
      <w:pPr>
        <w:numPr>
          <w:ilvl w:val="12"/>
          <w:numId w:val="0"/>
        </w:numPr>
      </w:pPr>
      <w:r>
        <w:t xml:space="preserve">The Allocation Instruction can be used for a number of purposes using the AllocType field to indicate the type or purpose of the message: </w:t>
      </w:r>
    </w:p>
    <w:p w14:paraId="2A4CE7BA" w14:textId="77777777" w:rsidR="009E3F16" w:rsidRDefault="009E3F16">
      <w:pPr>
        <w:pStyle w:val="NormalIndent"/>
        <w:numPr>
          <w:ilvl w:val="0"/>
          <w:numId w:val="19"/>
        </w:numPr>
      </w:pPr>
      <w:r>
        <w:t>Calculated (includes MiscFees and NetMoney)</w:t>
      </w:r>
    </w:p>
    <w:p w14:paraId="63628C5B" w14:textId="77777777" w:rsidR="009E3F16" w:rsidRDefault="009E3F16">
      <w:pPr>
        <w:pStyle w:val="NormalIndent"/>
        <w:numPr>
          <w:ilvl w:val="0"/>
          <w:numId w:val="19"/>
        </w:numPr>
      </w:pPr>
      <w:r>
        <w:t>Preliminary (without MiscFees and NetMoney)</w:t>
      </w:r>
    </w:p>
    <w:p w14:paraId="56AF6B54" w14:textId="77777777" w:rsidR="009E3F16" w:rsidRDefault="009E3F16">
      <w:pPr>
        <w:pStyle w:val="NormalIndent"/>
        <w:numPr>
          <w:ilvl w:val="0"/>
          <w:numId w:val="19"/>
        </w:numPr>
      </w:pPr>
      <w:r>
        <w:t>Ready-To-Book</w:t>
      </w:r>
    </w:p>
    <w:p w14:paraId="22B5616A" w14:textId="77777777" w:rsidR="009E3F16" w:rsidRDefault="009E3F16">
      <w:pPr>
        <w:pStyle w:val="NormalIndent"/>
        <w:numPr>
          <w:ilvl w:val="0"/>
          <w:numId w:val="19"/>
        </w:numPr>
      </w:pPr>
      <w:r>
        <w:t>Warehouse instruction.</w:t>
      </w:r>
    </w:p>
    <w:p w14:paraId="2366E891" w14:textId="77777777" w:rsidR="009E3F16" w:rsidRDefault="009E3F16">
      <w:r>
        <w:t xml:space="preserve">Post-Trade Allocation can be computed via one of two methods: </w:t>
      </w:r>
    </w:p>
    <w:p w14:paraId="3DF4B9F9" w14:textId="77777777" w:rsidR="009E3F16" w:rsidRDefault="009E3F16">
      <w:pPr>
        <w:pStyle w:val="NormalIndent"/>
        <w:numPr>
          <w:ilvl w:val="0"/>
          <w:numId w:val="20"/>
        </w:numPr>
      </w:pPr>
      <w:r>
        <w:t>Using Average Price:  Each AllocAccount has a single AllocAvgPx</w:t>
      </w:r>
    </w:p>
    <w:p w14:paraId="708F613E" w14:textId="77777777" w:rsidR="009E3F16" w:rsidRDefault="009E3F16">
      <w:pPr>
        <w:pStyle w:val="NormalIndent"/>
        <w:numPr>
          <w:ilvl w:val="0"/>
          <w:numId w:val="20"/>
        </w:numPr>
      </w:pPr>
      <w:r>
        <w:t xml:space="preserve">Using Executed Price:  Combination of each AllocAccount </w:t>
      </w:r>
      <w:r>
        <w:rPr>
          <w:b/>
          <w:u w:val="single"/>
        </w:rPr>
        <w:t>and</w:t>
      </w:r>
      <w:r>
        <w:t xml:space="preserve"> AllocPrice (unique LastPx) (e.g. </w:t>
      </w:r>
      <w:smartTag w:uri="urn:schemas-microsoft-com:office:smarttags" w:element="country-region">
        <w:smartTag w:uri="urn:schemas-microsoft-com:office:smarttags" w:element="place">
          <w:r>
            <w:t>Japan</w:t>
          </w:r>
        </w:smartTag>
      </w:smartTag>
      <w:r>
        <w:t>)</w:t>
      </w:r>
    </w:p>
    <w:p w14:paraId="479274EB" w14:textId="77777777" w:rsidR="009E3F16" w:rsidRDefault="009E3F16">
      <w:bookmarkStart w:id="72" w:name="_Toc38270664"/>
    </w:p>
    <w:p w14:paraId="589C3CB4" w14:textId="77777777" w:rsidR="009E3F16" w:rsidRDefault="009E3F16">
      <w:pPr>
        <w:pStyle w:val="Heading3"/>
      </w:pPr>
      <w:bookmarkStart w:id="73" w:name="_Toc227925005"/>
      <w:r>
        <w:t>Ready-To-Book Processing:</w:t>
      </w:r>
      <w:bookmarkEnd w:id="72"/>
      <w:bookmarkEnd w:id="73"/>
    </w:p>
    <w:p w14:paraId="7CD19D5A" w14:textId="77777777" w:rsidR="009E3F16" w:rsidRDefault="009E3F16">
      <w:r>
        <w:lastRenderedPageBreak/>
        <w:t>The Ready-To-Book capability of the Allocation Instruction message is designed to provide a clean interface between the "trading" and "booking" spaces.  This allows buyside firms to both trigger and provide suitable references which can be passed down to assist in the matching process within industry utilities (e.g. Virtual Matching Utilities) or bilaterally with their sellside counterparts.  Bookable units can be single fills,combinations of fills, single orders, or groups of orders for the same security, side, settlement date, etc.  Automated booking instructions can be communicated either pre-trade or post-trade.</w:t>
      </w:r>
    </w:p>
    <w:p w14:paraId="108E8F58" w14:textId="77777777" w:rsidR="009E3F16" w:rsidRDefault="009E3F16">
      <w:r>
        <w:t xml:space="preserve">Booking instructions can be communicated </w:t>
      </w:r>
      <w:r>
        <w:rPr>
          <w:b/>
          <w:u w:val="single"/>
        </w:rPr>
        <w:t>Pre-Trade</w:t>
      </w:r>
      <w:r>
        <w:t xml:space="preserve"> (at the time the order is being placed) to convey that as soon as the order is filled it can be considered by the Respondent as ready for booking (in particular when there is no additional quantity behind).</w:t>
      </w:r>
    </w:p>
    <w:p w14:paraId="481DCA02" w14:textId="77777777" w:rsidR="009E3F16" w:rsidRDefault="009E3F16">
      <w:r>
        <w:t xml:space="preserve">Booking instructions can also be communicated </w:t>
      </w:r>
      <w:r>
        <w:rPr>
          <w:b/>
          <w:u w:val="single"/>
        </w:rPr>
        <w:t>Post-Trade</w:t>
      </w:r>
      <w:r>
        <w:t xml:space="preserve"> (after fills have been received and processed) to signal that a particular order is now ready for booking or to signal that a set of orders for the same security, side, settlement date, etc. are to be aggregated as  single booking unit which is now ready for booking.</w:t>
      </w:r>
    </w:p>
    <w:p w14:paraId="39DB7A8E" w14:textId="77777777" w:rsidR="009E3F16" w:rsidRDefault="009E3F16">
      <w:pPr>
        <w:jc w:val="left"/>
        <w:outlineLvl w:val="0"/>
      </w:pPr>
    </w:p>
    <w:p w14:paraId="33F96C88" w14:textId="77777777" w:rsidR="009E3F16" w:rsidRDefault="009E3F16">
      <w:pPr>
        <w:pStyle w:val="Heading2"/>
      </w:pPr>
      <w:bookmarkStart w:id="74" w:name="_Toc227925006"/>
      <w:r>
        <w:t>Central Counterparty-centric Allocation Model</w:t>
      </w:r>
      <w:bookmarkEnd w:id="74"/>
    </w:p>
    <w:p w14:paraId="02C57A2C" w14:textId="77777777" w:rsidR="009E3F16" w:rsidRDefault="009E3F16">
      <w:pPr>
        <w:pStyle w:val="Heading3"/>
      </w:pPr>
      <w:bookmarkStart w:id="75" w:name="_Toc227925007"/>
      <w:r>
        <w:t>An Overview of Three-party Allocations</w:t>
      </w:r>
      <w:bookmarkEnd w:id="75"/>
    </w:p>
    <w:p w14:paraId="6CEC9883" w14:textId="77777777" w:rsidR="009E3F16" w:rsidRDefault="009E3F16">
      <w:r>
        <w:t xml:space="preserve">The central counterparty-centric model allows the sell-side and buy-side to use a central clearing entity to manage allocation activity and remove all counterparty risk associated with the allocation transaction. This model is also known as the three-party allocation model.  The model is distinguished from the two-party model described above by the fact that a central counterparty stands between two actors in the form of a clearing organization. This allocation model is commonly used in the world of listed derivatives. </w:t>
      </w:r>
    </w:p>
    <w:p w14:paraId="4BA3D214" w14:textId="77777777" w:rsidR="009E3F16" w:rsidRDefault="009E3F16">
      <w:r>
        <w:t>Allocations are essential to the exchange-based business model in that they facilitate the movement of trades between parties after the trade has been made, in effect creating a second market between participants. They serve to improve liquidity and increase the overall viability of a market. The formal definition of an allocation is a transaction in which some portion of a trade or group of trades is offered to a second party at a specific price. The second party then has the option to accept or reject the offer. If accepted, the allocation is finalized and becomes a financial contract between the parties with the clearing house acting as the intermediary. The second party now has liability for the allocation. If rejected, the offering party may rescind the offer or modify it so that it is acceptable to the claiming party.</w:t>
      </w:r>
    </w:p>
    <w:p w14:paraId="66BF16D0" w14:textId="77777777" w:rsidR="009E3F16" w:rsidRDefault="009E3F16">
      <w:r>
        <w:t>Three-party allocations allow brokers and clearing firms to specialize in what they do best. Firms who have a floor and electronic presence can concentrate on trade execution without having to worry about maintaining customer accounts. Firms that specialize in managing customer accounts can do so, relying on firms that specialize in trading for best execution and a pipeline of trades. The trading specialists are referred to as “give-up” firms. The firms that emphasize account management are referred to as “claim” firms.</w:t>
      </w:r>
    </w:p>
    <w:p w14:paraId="4BDB29B1" w14:textId="77777777" w:rsidR="009E3F16" w:rsidRDefault="009E3F16"/>
    <w:p w14:paraId="31DB3601" w14:textId="77777777" w:rsidR="009E3F16" w:rsidRDefault="009E3F16">
      <w:pPr>
        <w:pStyle w:val="Heading3"/>
      </w:pPr>
      <w:bookmarkStart w:id="76" w:name="_Toc227925008"/>
      <w:r>
        <w:t>Three-party Allocation Work Flow</w:t>
      </w:r>
      <w:bookmarkEnd w:id="76"/>
    </w:p>
    <w:p w14:paraId="41B3A1E0" w14:textId="77777777" w:rsidR="009E3F16" w:rsidRDefault="009E3F16">
      <w:r>
        <w:t xml:space="preserve">The term “allocation” describes the method by which trades are routed to their ultimate firm and account held at the clearing organization. Trades can be designated for allocation simply by submitting them with an allocation indicator.  Additional specific allocation information such as claim firm, account and origin can also be appended to trades marked for allocation.  These specific allocation instructions can also be submitted as stand alone instructions referencing a group of trades already marked for allocation.  Once these specific instructions have been submitted, whether with the initial trade information or later with stand alone allocation instructions, the Clearing House sends an Allocation Report message to the designated claim (repsondant) firm alerting them of the allocation.  The claim firm can respond to this alert by either claiming or rejecting the allocation via an Allocation Report Acknowledgement message. The claim firm’s response would then be communicated back to the allocating firm by the Clearing House. </w:t>
      </w:r>
    </w:p>
    <w:p w14:paraId="2355DC3A" w14:textId="77777777" w:rsidR="009E3F16" w:rsidRDefault="009E3F16"/>
    <w:p w14:paraId="2FEE6C59" w14:textId="77777777" w:rsidR="009E3F16" w:rsidRDefault="009E3F16">
      <w:pPr>
        <w:pStyle w:val="Heading3"/>
      </w:pPr>
      <w:bookmarkStart w:id="77" w:name="_Toc227925009"/>
      <w:r>
        <w:t>Regular Three-party Allocations</w:t>
      </w:r>
      <w:bookmarkEnd w:id="77"/>
    </w:p>
    <w:p w14:paraId="68BF4C8D" w14:textId="77777777" w:rsidR="009E3F16" w:rsidRDefault="009E3F16">
      <w:pPr>
        <w:rPr>
          <w:rFonts w:cs="Arial"/>
        </w:rPr>
      </w:pPr>
      <w:r>
        <w:rPr>
          <w:rFonts w:cs="Arial"/>
        </w:rPr>
        <w:lastRenderedPageBreak/>
        <w:t>Basic Allocations are those that are done at a fixed trade price determined by the execution price of the trade. No price averaging is involved.  Trades designated for basic allocation are aggregated according to pre-defined criteria into “allocation groups”.  The convention currently used for assigning trades to an allocation group uses the following criteria:</w:t>
      </w:r>
    </w:p>
    <w:p w14:paraId="0DE89C3C" w14:textId="77777777" w:rsidR="009E3F16" w:rsidRDefault="009E3F16">
      <w:pPr>
        <w:numPr>
          <w:ilvl w:val="0"/>
          <w:numId w:val="53"/>
        </w:numPr>
        <w:rPr>
          <w:rFonts w:cs="Arial"/>
        </w:rPr>
      </w:pPr>
      <w:r>
        <w:rPr>
          <w:rFonts w:cs="Arial"/>
        </w:rPr>
        <w:t>Firm and Trader</w:t>
      </w:r>
    </w:p>
    <w:p w14:paraId="2FBE6990" w14:textId="77777777" w:rsidR="009E3F16" w:rsidRDefault="009E3F16">
      <w:pPr>
        <w:numPr>
          <w:ilvl w:val="0"/>
          <w:numId w:val="53"/>
        </w:numPr>
        <w:rPr>
          <w:rFonts w:cs="Arial"/>
        </w:rPr>
      </w:pPr>
      <w:r>
        <w:rPr>
          <w:rFonts w:cs="Arial"/>
        </w:rPr>
        <w:t>Trade Date</w:t>
      </w:r>
    </w:p>
    <w:p w14:paraId="36E482E5" w14:textId="77777777" w:rsidR="009E3F16" w:rsidRDefault="009E3F16">
      <w:pPr>
        <w:numPr>
          <w:ilvl w:val="0"/>
          <w:numId w:val="53"/>
        </w:numPr>
        <w:rPr>
          <w:rFonts w:cs="Arial"/>
        </w:rPr>
      </w:pPr>
      <w:r>
        <w:rPr>
          <w:rFonts w:cs="Arial"/>
        </w:rPr>
        <w:t>Instrument definition (Symbol)</w:t>
      </w:r>
    </w:p>
    <w:p w14:paraId="777E4CE7" w14:textId="77777777" w:rsidR="009E3F16" w:rsidRDefault="009E3F16">
      <w:pPr>
        <w:numPr>
          <w:ilvl w:val="0"/>
          <w:numId w:val="53"/>
        </w:numPr>
        <w:rPr>
          <w:rFonts w:cs="Arial"/>
        </w:rPr>
      </w:pPr>
      <w:r>
        <w:rPr>
          <w:rFonts w:cs="Arial"/>
        </w:rPr>
        <w:t>Side of Market</w:t>
      </w:r>
    </w:p>
    <w:p w14:paraId="43591F39" w14:textId="77777777" w:rsidR="009E3F16" w:rsidRDefault="009E3F16">
      <w:pPr>
        <w:numPr>
          <w:ilvl w:val="0"/>
          <w:numId w:val="53"/>
        </w:numPr>
        <w:rPr>
          <w:rFonts w:cs="Arial"/>
        </w:rPr>
      </w:pPr>
      <w:r>
        <w:rPr>
          <w:rFonts w:cs="Arial"/>
        </w:rPr>
        <w:t>Trade Price</w:t>
      </w:r>
    </w:p>
    <w:p w14:paraId="4D0F975C" w14:textId="77777777" w:rsidR="009E3F16" w:rsidRDefault="009E3F16">
      <w:pPr>
        <w:numPr>
          <w:ilvl w:val="0"/>
          <w:numId w:val="53"/>
        </w:numPr>
        <w:rPr>
          <w:rFonts w:cs="Arial"/>
        </w:rPr>
      </w:pPr>
      <w:r>
        <w:rPr>
          <w:rFonts w:cs="Arial"/>
        </w:rPr>
        <w:t>Customer Account</w:t>
      </w:r>
    </w:p>
    <w:p w14:paraId="6A2E9377" w14:textId="77777777" w:rsidR="009E3F16" w:rsidRDefault="009E3F16">
      <w:pPr>
        <w:numPr>
          <w:ilvl w:val="0"/>
          <w:numId w:val="53"/>
        </w:numPr>
        <w:rPr>
          <w:rFonts w:cs="Arial"/>
        </w:rPr>
      </w:pPr>
      <w:r>
        <w:rPr>
          <w:rFonts w:cs="Arial"/>
        </w:rPr>
        <w:t xml:space="preserve">Trade Type </w:t>
      </w:r>
    </w:p>
    <w:p w14:paraId="17DC1D6A" w14:textId="77777777" w:rsidR="009E3F16" w:rsidRDefault="009E3F16">
      <w:pPr>
        <w:numPr>
          <w:ilvl w:val="0"/>
          <w:numId w:val="53"/>
        </w:numPr>
        <w:rPr>
          <w:rFonts w:cs="Arial"/>
        </w:rPr>
      </w:pPr>
      <w:r>
        <w:rPr>
          <w:rFonts w:cs="Arial"/>
        </w:rPr>
        <w:t>Client Order ID</w:t>
      </w:r>
    </w:p>
    <w:p w14:paraId="72613589" w14:textId="77777777" w:rsidR="009E3F16" w:rsidRDefault="009E3F16"/>
    <w:p w14:paraId="164FB44B" w14:textId="77777777" w:rsidR="009E3F16" w:rsidRDefault="009E3F16">
      <w:pPr>
        <w:pStyle w:val="Heading4"/>
      </w:pPr>
      <w:bookmarkStart w:id="78" w:name="_Toc227925010"/>
      <w:r>
        <w:t>Designating Trades for Basic Three-party Allocation</w:t>
      </w:r>
      <w:bookmarkEnd w:id="78"/>
    </w:p>
    <w:p w14:paraId="0AC46DE7" w14:textId="77777777" w:rsidR="009E3F16" w:rsidRDefault="009E3F16">
      <w:r>
        <w:t xml:space="preserve">Trades designated for basic allocation are first added to an allocation group and then, if the appropriate pre-allocation instruction details have been provided, becomes part of an allocation proper that is routed to the claim firm. The executing firm has the option of providing both the Group ID and Allocation ID, although under current listed derivatives convention the ID’s are automatically assigned by the clearing house. At the time of execution, a firm has 2 options with respect to designating the allocation. </w:t>
      </w:r>
    </w:p>
    <w:p w14:paraId="2CB8E36D" w14:textId="77777777" w:rsidR="009E3F16" w:rsidRDefault="009E3F16">
      <w:r>
        <w:t>An executing firm may direct the trade into an allocation group pending the receipt of allocation instruction details. At this point the allocation is considered to be in “pending” status awaiting the executing firm to provide the details necessary to complete the allocation. The allocation Group ID is automatically assigned by the Clearing House and the information is sent to the claim firm in the form of an Allocation Group Notice.</w:t>
      </w:r>
    </w:p>
    <w:p w14:paraId="4BF9A264" w14:textId="77777777" w:rsidR="009E3F16" w:rsidRDefault="009E3F16">
      <w:r>
        <w:t xml:space="preserve">An executing firm may also provide all requisite allocation details at the time of the trade. In this case, the trade will be assigned to an allocation group as well as create an actual allocation that will be sent to the claim firm. At this point, the allocation is considered to be in “preliminary” status.  </w:t>
      </w:r>
    </w:p>
    <w:p w14:paraId="42D7AF58" w14:textId="77777777" w:rsidR="009E3F16" w:rsidRDefault="009E3F16">
      <w:pPr>
        <w:rPr>
          <w:rFonts w:cs="Arial"/>
        </w:rPr>
      </w:pPr>
    </w:p>
    <w:p w14:paraId="676E94B7" w14:textId="77777777" w:rsidR="009E3F16" w:rsidRDefault="009E3F16">
      <w:pPr>
        <w:pStyle w:val="Heading4"/>
      </w:pPr>
      <w:bookmarkStart w:id="79" w:name="_Toc227925011"/>
      <w:r>
        <w:t>Average Price Allocations</w:t>
      </w:r>
      <w:bookmarkEnd w:id="79"/>
    </w:p>
    <w:p w14:paraId="184C10D7" w14:textId="77777777" w:rsidR="009E3F16" w:rsidRDefault="009E3F16">
      <w:pPr>
        <w:rPr>
          <w:rFonts w:cs="Arial"/>
        </w:rPr>
      </w:pPr>
      <w:r>
        <w:rPr>
          <w:rFonts w:cs="Arial"/>
        </w:rPr>
        <w:t>Average price allocations are different from Basic allocations in several significant ways. Trade Prices within a Group are averaged.  The specifics of how they are averaged are discussed in the FIX Three-party Allocation Users Guide. For average price allocations, grouping is a two stage process; (1) Generic grouping of trades are averaged together according to a broad set of criteria. (2) For purposes of allocating, each Generic group will yield one or more underlying “Specific” groups whose criteria are defined in the same way as Basic allocation groups. Allocation instructions submitted for average price allocation groups are not released until the allocating firm has “completed” the average price group.  Completion indicates that no more trades will be averaged in the designated group.  Once the firm has completed the average price allocation group all existing allocation instructions are released to the designated claim firms.</w:t>
      </w:r>
    </w:p>
    <w:p w14:paraId="392ED236" w14:textId="77777777" w:rsidR="009E3F16" w:rsidRDefault="009E3F16"/>
    <w:p w14:paraId="54432DBE" w14:textId="77777777" w:rsidR="009E3F16" w:rsidRDefault="009E3F16">
      <w:pPr>
        <w:pStyle w:val="Heading3"/>
      </w:pPr>
      <w:bookmarkStart w:id="80" w:name="_Toc227925012"/>
      <w:r>
        <w:t>Three-party Allocation Message Usage</w:t>
      </w:r>
      <w:bookmarkEnd w:id="80"/>
    </w:p>
    <w:p w14:paraId="303EC0D8" w14:textId="77777777" w:rsidR="009E3F16" w:rsidRDefault="009E3F16">
      <w:r>
        <w:t xml:space="preserve">There are three main message types used in the allocation process. </w:t>
      </w:r>
    </w:p>
    <w:p w14:paraId="7278EABE" w14:textId="77777777" w:rsidR="009E3F16" w:rsidRDefault="009E3F16">
      <w:pPr>
        <w:pStyle w:val="NormalIndent"/>
        <w:rPr>
          <w:b/>
        </w:rPr>
      </w:pPr>
      <w:r>
        <w:rPr>
          <w:b/>
        </w:rPr>
        <w:t>Allocation Instruction Alert</w:t>
      </w:r>
    </w:p>
    <w:p w14:paraId="23D277C8" w14:textId="77777777" w:rsidR="009E3F16" w:rsidRDefault="009E3F16">
      <w:pPr>
        <w:pStyle w:val="NormalIndent"/>
        <w:numPr>
          <w:ilvl w:val="0"/>
          <w:numId w:val="54"/>
        </w:numPr>
      </w:pPr>
      <w:r>
        <w:t>Used to alert an allocating firm of the existence of pending Basic, Generic and Specific allocation groups. Sent by Clearing House or Exchange.</w:t>
      </w:r>
    </w:p>
    <w:p w14:paraId="5C49F7C4" w14:textId="77777777" w:rsidR="009E3F16" w:rsidRDefault="009E3F16">
      <w:pPr>
        <w:pStyle w:val="NormalIndent"/>
        <w:rPr>
          <w:b/>
        </w:rPr>
      </w:pPr>
      <w:r>
        <w:rPr>
          <w:b/>
        </w:rPr>
        <w:lastRenderedPageBreak/>
        <w:t>Allocation Instruction</w:t>
      </w:r>
    </w:p>
    <w:p w14:paraId="1CB2F851" w14:textId="77777777" w:rsidR="009E3F16" w:rsidRDefault="009E3F16">
      <w:pPr>
        <w:pStyle w:val="NormalIndent"/>
        <w:numPr>
          <w:ilvl w:val="0"/>
          <w:numId w:val="54"/>
        </w:numPr>
      </w:pPr>
      <w:r>
        <w:t xml:space="preserve">Sent by the allocating firm to submit an allocation instructions </w:t>
      </w:r>
    </w:p>
    <w:p w14:paraId="18ECF44D" w14:textId="77777777" w:rsidR="009E3F16" w:rsidRDefault="009E3F16">
      <w:pPr>
        <w:pStyle w:val="NormalIndent"/>
        <w:numPr>
          <w:ilvl w:val="0"/>
          <w:numId w:val="54"/>
        </w:numPr>
      </w:pPr>
      <w:r>
        <w:t xml:space="preserve">Sent by the allocating firm to mark an average price allocation group as complete or incomplete </w:t>
      </w:r>
    </w:p>
    <w:p w14:paraId="5564DC47" w14:textId="77777777" w:rsidR="009E3F16" w:rsidRDefault="009E3F16">
      <w:pPr>
        <w:pStyle w:val="NormalIndent"/>
        <w:numPr>
          <w:ilvl w:val="0"/>
          <w:numId w:val="54"/>
        </w:numPr>
      </w:pPr>
      <w:r>
        <w:t>Passed through from the Clearing House or Exchange to the claim firm as a notice that an allocation instruction has been submitted</w:t>
      </w:r>
    </w:p>
    <w:p w14:paraId="19637360" w14:textId="77777777" w:rsidR="009E3F16" w:rsidRDefault="009E3F16">
      <w:pPr>
        <w:pStyle w:val="NormalIndent"/>
        <w:numPr>
          <w:ilvl w:val="0"/>
          <w:numId w:val="54"/>
        </w:numPr>
      </w:pPr>
      <w:r>
        <w:t>Sent by the allocating firm to update previously submitted allocation instructions</w:t>
      </w:r>
    </w:p>
    <w:p w14:paraId="174DECB7" w14:textId="77777777" w:rsidR="009E3F16" w:rsidRDefault="009E3F16">
      <w:pPr>
        <w:pStyle w:val="NormalIndent"/>
        <w:numPr>
          <w:ilvl w:val="0"/>
          <w:numId w:val="54"/>
        </w:numPr>
      </w:pPr>
      <w:r>
        <w:t>Sent by the claim firm to initiate a reversal of a previously accepted allocation</w:t>
      </w:r>
    </w:p>
    <w:p w14:paraId="237EDCDB" w14:textId="77777777" w:rsidR="009E3F16" w:rsidRDefault="009E3F16">
      <w:pPr>
        <w:pStyle w:val="NormalIndent"/>
        <w:rPr>
          <w:b/>
        </w:rPr>
      </w:pPr>
      <w:r>
        <w:rPr>
          <w:b/>
        </w:rPr>
        <w:t>AllocationInstructionAck</w:t>
      </w:r>
    </w:p>
    <w:p w14:paraId="54EB961F" w14:textId="77777777" w:rsidR="009E3F16" w:rsidRDefault="009E3F16">
      <w:pPr>
        <w:pStyle w:val="NormalIndent"/>
        <w:numPr>
          <w:ilvl w:val="0"/>
          <w:numId w:val="55"/>
        </w:numPr>
      </w:pPr>
      <w:r>
        <w:t xml:space="preserve">Used by the Clearing House to confirm receipt of Allocation Instructions </w:t>
      </w:r>
    </w:p>
    <w:p w14:paraId="6CEB17EC" w14:textId="77777777" w:rsidR="009E3F16" w:rsidRDefault="009E3F16">
      <w:pPr>
        <w:pStyle w:val="NormalIndent"/>
        <w:numPr>
          <w:ilvl w:val="0"/>
          <w:numId w:val="55"/>
        </w:numPr>
      </w:pPr>
      <w:r>
        <w:t>Used by the claim firm to claim or reject allocations</w:t>
      </w:r>
    </w:p>
    <w:p w14:paraId="1201B1D2" w14:textId="77777777" w:rsidR="009E3F16" w:rsidRDefault="009E3F16">
      <w:pPr>
        <w:pStyle w:val="NormalIndent"/>
        <w:numPr>
          <w:ilvl w:val="0"/>
          <w:numId w:val="55"/>
        </w:numPr>
      </w:pPr>
      <w:r>
        <w:t>Sent to the allocating firm to notify it that an allocation has been claimed or rejected</w:t>
      </w:r>
    </w:p>
    <w:p w14:paraId="660F8D25" w14:textId="77777777" w:rsidR="009E3F16" w:rsidRDefault="009E3F16">
      <w:pPr>
        <w:pStyle w:val="NormalIndent"/>
        <w:rPr>
          <w:b/>
        </w:rPr>
      </w:pPr>
      <w:r>
        <w:rPr>
          <w:b/>
        </w:rPr>
        <w:t>Allocation Report</w:t>
      </w:r>
    </w:p>
    <w:p w14:paraId="7DA6A5B2" w14:textId="77777777" w:rsidR="009E3F16" w:rsidRDefault="009E3F16">
      <w:pPr>
        <w:pStyle w:val="NormalIndent"/>
        <w:numPr>
          <w:ilvl w:val="0"/>
          <w:numId w:val="56"/>
        </w:numPr>
      </w:pPr>
      <w:r>
        <w:t>Used by the Claim Firm to take further action on an allocation after it has been claimed, usually to modify the allocation account or perform sub-allocations</w:t>
      </w:r>
    </w:p>
    <w:p w14:paraId="7D2F9505" w14:textId="77777777" w:rsidR="009E3F16" w:rsidRDefault="009E3F16">
      <w:pPr>
        <w:pStyle w:val="NormalIndent"/>
        <w:rPr>
          <w:b/>
        </w:rPr>
      </w:pPr>
      <w:r>
        <w:rPr>
          <w:b/>
        </w:rPr>
        <w:t>Allocation Report Ack</w:t>
      </w:r>
    </w:p>
    <w:p w14:paraId="2574EEA8" w14:textId="77777777" w:rsidR="009E3F16" w:rsidRDefault="009E3F16">
      <w:pPr>
        <w:pStyle w:val="NormalIndent"/>
        <w:numPr>
          <w:ilvl w:val="0"/>
          <w:numId w:val="56"/>
        </w:numPr>
      </w:pPr>
      <w:r>
        <w:t>Sent by the Clearing House to confirm receipt and acceptance of an Allocation Report</w:t>
      </w:r>
    </w:p>
    <w:p w14:paraId="11F47707" w14:textId="77777777" w:rsidR="009E3F16" w:rsidRDefault="009E3F16"/>
    <w:p w14:paraId="6A8712C5" w14:textId="77777777" w:rsidR="009E3F16" w:rsidRDefault="009E3F16">
      <w:pPr>
        <w:pStyle w:val="Heading2"/>
      </w:pPr>
      <w:bookmarkStart w:id="81" w:name="_Toc227925013"/>
      <w:r>
        <w:t>Fragmentation of Allocation Messages</w:t>
      </w:r>
      <w:bookmarkEnd w:id="81"/>
    </w:p>
    <w:p w14:paraId="5AE7F77E" w14:textId="77777777" w:rsidR="009E3F16" w:rsidRDefault="009E3F16"/>
    <w:p w14:paraId="100E7425" w14:textId="77777777" w:rsidR="009E3F16" w:rsidRDefault="009E3F16">
      <w:r>
        <w:t xml:space="preserve">FIX Allocation messages support fragmentation in a way similar to MassQuote and the List Order messages.  If there are too many entries within a repeating group to fit into one physical message, the entries can be continued in subsequent messages by repeating the principal message reference and other required fields, then continuing with the repeating group.  This is achieved by using an optional </w:t>
      </w:r>
      <w:r>
        <w:rPr>
          <w:b/>
        </w:rPr>
        <w:t>TotNoAllocs</w:t>
      </w:r>
      <w:r>
        <w:t xml:space="preserve"> field (giving the total number of AllocAccount details across the entire allocation) that supplements the </w:t>
      </w:r>
      <w:r>
        <w:rPr>
          <w:b/>
        </w:rPr>
        <w:t>NoAllocs</w:t>
      </w:r>
      <w:r>
        <w:t xml:space="preserve"> field (giving the number of AllocAccount details in a particular message fragment).  The </w:t>
      </w:r>
      <w:r>
        <w:rPr>
          <w:b/>
        </w:rPr>
        <w:t>TotNoAllocs</w:t>
      </w:r>
      <w:r>
        <w:t xml:space="preserve"> field is repeated with the same value in all fragments of the batch.  For example, an Allocation Instruction with 200 allocation account instances could be fragmented across three messages - the first two containing TotNoAllocs=200, NoAllocs=80 and the third TotNoAllocs=200, NoAllocs=40.  To help the receiver reconstitute the batch the Boolean field </w:t>
      </w:r>
      <w:r>
        <w:rPr>
          <w:b/>
        </w:rPr>
        <w:t>LastFragment</w:t>
      </w:r>
      <w:r>
        <w:t xml:space="preserve"> is sent with a “Y” value in the last fragment.</w:t>
      </w:r>
    </w:p>
    <w:p w14:paraId="158A5AFA" w14:textId="77777777" w:rsidR="009E3F16" w:rsidRDefault="009E3F16">
      <w:r>
        <w:t xml:space="preserve">For fragmented allocation events the receiving application must persist state between messages to determine whether all instances of the repeating group have been received before acting on the instruction or processing the report. </w:t>
      </w:r>
    </w:p>
    <w:p w14:paraId="77D0F0C0" w14:textId="77777777" w:rsidR="009E3F16" w:rsidRDefault="009E3F16">
      <w:r>
        <w:t>For this to work some key rules must be enforced:</w:t>
      </w:r>
    </w:p>
    <w:p w14:paraId="25B0DDFA" w14:textId="77777777" w:rsidR="009E3F16" w:rsidRDefault="009E3F16">
      <w:pPr>
        <w:numPr>
          <w:ilvl w:val="0"/>
          <w:numId w:val="22"/>
        </w:numPr>
      </w:pPr>
      <w:r>
        <w:t>The sender must supply a consistent value for TotNoAllocs in all related fragments and must use the same primary message reference in all fragments of the batch, e.g. AllocID in AllocationInstruction.</w:t>
      </w:r>
    </w:p>
    <w:p w14:paraId="0D408CC6" w14:textId="77777777" w:rsidR="009E3F16" w:rsidRDefault="009E3F16">
      <w:pPr>
        <w:numPr>
          <w:ilvl w:val="0"/>
          <w:numId w:val="22"/>
        </w:numPr>
      </w:pPr>
      <w:r>
        <w:t>The sender must ensure that fragments are transmitted in order without intervening traffic.</w:t>
      </w:r>
    </w:p>
    <w:p w14:paraId="00655051" w14:textId="77777777" w:rsidR="009E3F16" w:rsidRDefault="009E3F16">
      <w:pPr>
        <w:numPr>
          <w:ilvl w:val="0"/>
          <w:numId w:val="22"/>
        </w:numPr>
      </w:pPr>
      <w:r>
        <w:t>The NoAllocs group must reach capacity only in the last fragment, and that message must contain LastFragment=Y.</w:t>
      </w:r>
    </w:p>
    <w:p w14:paraId="49C6D25F" w14:textId="77777777" w:rsidR="009E3F16" w:rsidRDefault="009E3F16">
      <w:pPr>
        <w:numPr>
          <w:ilvl w:val="0"/>
          <w:numId w:val="22"/>
        </w:numPr>
      </w:pPr>
      <w:r>
        <w:t>The receiver must acknowledge every fragment received (AllocationInstructionAck with AllocStatus=“received”) and never reject a non-last fragment; acknowledgment of the final fragment accepts or rejects the entire set.</w:t>
      </w:r>
    </w:p>
    <w:p w14:paraId="6B816106" w14:textId="77777777" w:rsidR="009E3F16" w:rsidRDefault="009E3F16"/>
    <w:p w14:paraId="5D741B97" w14:textId="77777777" w:rsidR="009E3F16" w:rsidRDefault="009E3F16">
      <w:r>
        <w:lastRenderedPageBreak/>
        <w:t>There are a number of design suggestions for implementing fragmentation:</w:t>
      </w:r>
    </w:p>
    <w:p w14:paraId="4A5345CC" w14:textId="77777777" w:rsidR="009E3F16" w:rsidRDefault="009E3F16">
      <w:pPr>
        <w:numPr>
          <w:ilvl w:val="0"/>
          <w:numId w:val="23"/>
        </w:numPr>
      </w:pPr>
      <w:r>
        <w:t>Optional block-level fields supplied in early fragments need not be repeated in subsequent fragments.  If they are repeated and the values are different, the receiver may choose to reject (on receiving the last fragment) or to apply the last received value to the event.</w:t>
      </w:r>
    </w:p>
    <w:p w14:paraId="77A98A0F" w14:textId="77777777" w:rsidR="009E3F16" w:rsidRDefault="009E3F16">
      <w:pPr>
        <w:numPr>
          <w:ilvl w:val="0"/>
          <w:numId w:val="23"/>
        </w:numPr>
      </w:pPr>
      <w:r>
        <w:t>If a message supports multiple “Number of” groups, e.g. NoOrders, NoExecs, and NoAllocs in AllocationInstruction, the sender may distribute the array instances over any and all fragments, as long as the NoAllocs group is not filled before the last fragment.</w:t>
      </w:r>
    </w:p>
    <w:p w14:paraId="3E225151" w14:textId="77777777" w:rsidR="009E3F16" w:rsidRDefault="009E3F16">
      <w:pPr>
        <w:numPr>
          <w:ilvl w:val="0"/>
          <w:numId w:val="23"/>
        </w:numPr>
      </w:pPr>
      <w:r>
        <w:t>The receiver must be able to abort collecting an incomplete array – either on expiration of a timer or the receipt of an unrelated message from the same counterparty.</w:t>
      </w:r>
    </w:p>
    <w:p w14:paraId="4596719C"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4"/>
        <w:gridCol w:w="2324"/>
        <w:gridCol w:w="2324"/>
        <w:gridCol w:w="2324"/>
      </w:tblGrid>
      <w:tr w:rsidR="009E3F16" w14:paraId="7503E2C9" w14:textId="77777777">
        <w:tc>
          <w:tcPr>
            <w:tcW w:w="2604" w:type="dxa"/>
          </w:tcPr>
          <w:p w14:paraId="379137B4" w14:textId="77777777" w:rsidR="009E3F16" w:rsidRDefault="009E3F16">
            <w:pPr>
              <w:jc w:val="center"/>
            </w:pPr>
            <w:r>
              <w:t>FIX Message</w:t>
            </w:r>
          </w:p>
        </w:tc>
        <w:tc>
          <w:tcPr>
            <w:tcW w:w="2324" w:type="dxa"/>
          </w:tcPr>
          <w:p w14:paraId="5912B98C" w14:textId="77777777" w:rsidR="009E3F16" w:rsidRDefault="009E3F16">
            <w:pPr>
              <w:jc w:val="center"/>
            </w:pPr>
            <w:r>
              <w:rPr>
                <w:b/>
              </w:rPr>
              <w:t>&lt;Total number of&gt;</w:t>
            </w:r>
            <w:r>
              <w:t xml:space="preserve"> field</w:t>
            </w:r>
          </w:p>
        </w:tc>
        <w:tc>
          <w:tcPr>
            <w:tcW w:w="2324" w:type="dxa"/>
          </w:tcPr>
          <w:p w14:paraId="3E6522CD" w14:textId="77777777" w:rsidR="009E3F16" w:rsidRDefault="009E3F16">
            <w:pPr>
              <w:jc w:val="center"/>
            </w:pPr>
            <w:r>
              <w:t>related &lt;</w:t>
            </w:r>
            <w:r>
              <w:rPr>
                <w:b/>
              </w:rPr>
              <w:t xml:space="preserve">Number of&gt; </w:t>
            </w:r>
            <w:r>
              <w:t>field</w:t>
            </w:r>
          </w:p>
        </w:tc>
        <w:tc>
          <w:tcPr>
            <w:tcW w:w="2324" w:type="dxa"/>
          </w:tcPr>
          <w:p w14:paraId="48F4DE60" w14:textId="77777777" w:rsidR="009E3F16" w:rsidRDefault="009E3F16">
            <w:pPr>
              <w:jc w:val="center"/>
            </w:pPr>
            <w:r>
              <w:t>Prinicipal message reference</w:t>
            </w:r>
          </w:p>
        </w:tc>
      </w:tr>
      <w:tr w:rsidR="009E3F16" w14:paraId="6787CF88" w14:textId="77777777">
        <w:tc>
          <w:tcPr>
            <w:tcW w:w="2604" w:type="dxa"/>
          </w:tcPr>
          <w:p w14:paraId="31203806" w14:textId="77777777" w:rsidR="009E3F16" w:rsidRDefault="009E3F16">
            <w:r>
              <w:t>AllocationInstruction</w:t>
            </w:r>
          </w:p>
        </w:tc>
        <w:tc>
          <w:tcPr>
            <w:tcW w:w="2324" w:type="dxa"/>
          </w:tcPr>
          <w:p w14:paraId="3C121386" w14:textId="77777777" w:rsidR="009E3F16" w:rsidRDefault="009E3F16">
            <w:r>
              <w:t>TotNoAllocs</w:t>
            </w:r>
          </w:p>
        </w:tc>
        <w:tc>
          <w:tcPr>
            <w:tcW w:w="2324" w:type="dxa"/>
          </w:tcPr>
          <w:p w14:paraId="1C83D140" w14:textId="77777777" w:rsidR="009E3F16" w:rsidRDefault="009E3F16">
            <w:r>
              <w:t>NoAllocs (78)</w:t>
            </w:r>
          </w:p>
        </w:tc>
        <w:tc>
          <w:tcPr>
            <w:tcW w:w="2324" w:type="dxa"/>
          </w:tcPr>
          <w:p w14:paraId="07FF485D" w14:textId="77777777" w:rsidR="009E3F16" w:rsidRDefault="009E3F16">
            <w:r>
              <w:t>AllocID (70)</w:t>
            </w:r>
          </w:p>
        </w:tc>
      </w:tr>
      <w:tr w:rsidR="009E3F16" w14:paraId="38A73BB3" w14:textId="77777777">
        <w:tc>
          <w:tcPr>
            <w:tcW w:w="2604" w:type="dxa"/>
          </w:tcPr>
          <w:p w14:paraId="603173A3" w14:textId="77777777" w:rsidR="009E3F16" w:rsidRDefault="009E3F16">
            <w:r>
              <w:t>AllocationReport</w:t>
            </w:r>
          </w:p>
        </w:tc>
        <w:tc>
          <w:tcPr>
            <w:tcW w:w="2324" w:type="dxa"/>
          </w:tcPr>
          <w:p w14:paraId="642E2F3F" w14:textId="77777777" w:rsidR="009E3F16" w:rsidRDefault="009E3F16">
            <w:r>
              <w:t>TotNoAllocs</w:t>
            </w:r>
          </w:p>
        </w:tc>
        <w:tc>
          <w:tcPr>
            <w:tcW w:w="2324" w:type="dxa"/>
          </w:tcPr>
          <w:p w14:paraId="5AD76777" w14:textId="77777777" w:rsidR="009E3F16" w:rsidRDefault="009E3F16">
            <w:r>
              <w:t>NoAllocs (78)</w:t>
            </w:r>
          </w:p>
        </w:tc>
        <w:tc>
          <w:tcPr>
            <w:tcW w:w="2324" w:type="dxa"/>
          </w:tcPr>
          <w:p w14:paraId="14A9296F" w14:textId="77777777" w:rsidR="009E3F16" w:rsidRDefault="009E3F16">
            <w:r>
              <w:t>AllocReportID (755)</w:t>
            </w:r>
          </w:p>
        </w:tc>
      </w:tr>
    </w:tbl>
    <w:p w14:paraId="02AA1A99" w14:textId="77777777" w:rsidR="009E3F16" w:rsidRDefault="009E3F16"/>
    <w:p w14:paraId="52CB0785" w14:textId="77777777" w:rsidR="009E3F16" w:rsidRDefault="009E3F16">
      <w:r>
        <w:t>Maximum message size for fragmentation purposes can be determined by using the optional MaxMessageSize field in the Logon message or by mutual agreement between counterparties.</w:t>
      </w:r>
    </w:p>
    <w:p w14:paraId="51EC4C0A" w14:textId="77777777" w:rsidR="009E3F16" w:rsidRDefault="009E3F16"/>
    <w:p w14:paraId="712DFA7D" w14:textId="77777777" w:rsidR="009E3F16" w:rsidRDefault="009E3F16">
      <w:pPr>
        <w:pStyle w:val="Heading2"/>
      </w:pPr>
      <w:r>
        <w:br w:type="page"/>
      </w:r>
      <w:bookmarkStart w:id="82" w:name="_Toc227925014"/>
      <w:r>
        <w:lastRenderedPageBreak/>
        <w:t>Allocation Component Blocks</w:t>
      </w:r>
      <w:bookmarkEnd w:id="82"/>
    </w:p>
    <w:p w14:paraId="0BEF8BF8" w14:textId="77777777" w:rsidR="009E3F16" w:rsidRDefault="009E3F16">
      <w:r>
        <w:t>This section lists the component blocks used exclusively by the messages defined for Allocations.</w:t>
      </w:r>
    </w:p>
    <w:p w14:paraId="7FD954A0" w14:textId="77777777" w:rsidR="009E3F16" w:rsidRDefault="009E3F16">
      <w:pPr>
        <w:pStyle w:val="Heading3"/>
      </w:pPr>
      <w:bookmarkStart w:id="83" w:name="_Toc227925015"/>
      <w:r>
        <w:t>AllocAckGrp component block</w:t>
      </w:r>
      <w:bookmarkEnd w:id="83"/>
    </w:p>
    <w:p w14:paraId="4F906C6B"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1915D5C9"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729C2D18" w14:textId="77777777" w:rsidR="00253487" w:rsidRPr="000F73DB" w:rsidRDefault="00253487" w:rsidP="000F73DB">
            <w:pPr>
              <w:jc w:val="center"/>
              <w:rPr>
                <w:b/>
                <w:i/>
              </w:rPr>
            </w:pPr>
            <w:bookmarkStart w:id="84" w:name="Comp_AllocAck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6C7AE4F5"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41AE72EE"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5C7BEBE7" w14:textId="77777777" w:rsidR="00253487" w:rsidRPr="000F73DB" w:rsidRDefault="00253487" w:rsidP="000F73DB">
            <w:pPr>
              <w:jc w:val="center"/>
              <w:rPr>
                <w:b/>
                <w:i/>
              </w:rPr>
            </w:pPr>
            <w:r w:rsidRPr="000F73DB">
              <w:rPr>
                <w:b/>
                <w:i/>
              </w:rPr>
              <w:t>Comments</w:t>
            </w:r>
          </w:p>
        </w:tc>
      </w:tr>
      <w:tr w:rsidR="00253487" w:rsidRPr="00253487" w14:paraId="482EDF42" w14:textId="77777777" w:rsidTr="000F73DB">
        <w:tc>
          <w:tcPr>
            <w:tcW w:w="652" w:type="dxa"/>
            <w:shd w:val="clear" w:color="auto" w:fill="auto"/>
          </w:tcPr>
          <w:p w14:paraId="75B743D4" w14:textId="77777777" w:rsidR="00253487" w:rsidRPr="00253487" w:rsidRDefault="00253487" w:rsidP="000F73DB">
            <w:pPr>
              <w:jc w:val="center"/>
            </w:pPr>
            <w:r w:rsidRPr="00253487">
              <w:t>78</w:t>
            </w:r>
          </w:p>
        </w:tc>
        <w:tc>
          <w:tcPr>
            <w:tcW w:w="2750" w:type="dxa"/>
            <w:gridSpan w:val="2"/>
            <w:shd w:val="clear" w:color="auto" w:fill="auto"/>
          </w:tcPr>
          <w:p w14:paraId="12B2049E" w14:textId="77777777" w:rsidR="00253487" w:rsidRPr="00253487" w:rsidRDefault="00253487" w:rsidP="00253487">
            <w:r w:rsidRPr="00253487">
              <w:t>NoAllocs</w:t>
            </w:r>
          </w:p>
        </w:tc>
        <w:tc>
          <w:tcPr>
            <w:tcW w:w="811" w:type="dxa"/>
            <w:shd w:val="clear" w:color="auto" w:fill="auto"/>
          </w:tcPr>
          <w:p w14:paraId="5267EAC1" w14:textId="77777777" w:rsidR="00253487" w:rsidRPr="00253487" w:rsidRDefault="00253487" w:rsidP="000F73DB">
            <w:pPr>
              <w:jc w:val="center"/>
            </w:pPr>
            <w:r w:rsidRPr="00253487">
              <w:t>N</w:t>
            </w:r>
          </w:p>
        </w:tc>
        <w:tc>
          <w:tcPr>
            <w:tcW w:w="4859" w:type="dxa"/>
            <w:shd w:val="clear" w:color="auto" w:fill="auto"/>
          </w:tcPr>
          <w:p w14:paraId="77A5C148" w14:textId="77777777" w:rsidR="00253487" w:rsidRDefault="00253487" w:rsidP="00253487">
            <w:r w:rsidRPr="00253487">
              <w:t>This repeating group is optionally used for messages with AllocStatus = 2 (account level reject), AllocStatus = 0 (accepted), to provide details of the individual accounts that were accepted or rejected. In the case of a reject, the reasons for the rejection should be specified. This group should not be populated where AllocStatus has any other value.</w:t>
            </w:r>
          </w:p>
          <w:p w14:paraId="2CF4D8D3" w14:textId="77777777" w:rsidR="00253487" w:rsidRPr="00253487" w:rsidRDefault="00253487" w:rsidP="00253487">
            <w:r w:rsidRPr="00253487">
              <w:t>Indicates number of allocation groups to follow.</w:t>
            </w:r>
          </w:p>
        </w:tc>
      </w:tr>
      <w:tr w:rsidR="00253487" w:rsidRPr="00253487" w14:paraId="7D2D14CE" w14:textId="77777777" w:rsidTr="000F73DB">
        <w:tc>
          <w:tcPr>
            <w:tcW w:w="652" w:type="dxa"/>
            <w:shd w:val="clear" w:color="auto" w:fill="auto"/>
          </w:tcPr>
          <w:p w14:paraId="4937C13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AFB42F3" w14:textId="77777777" w:rsidR="00253487" w:rsidRPr="00253487" w:rsidRDefault="00253487" w:rsidP="000F73DB">
            <w:pPr>
              <w:jc w:val="center"/>
            </w:pPr>
            <w:r w:rsidRPr="00253487">
              <w:t>79</w:t>
            </w:r>
          </w:p>
        </w:tc>
        <w:tc>
          <w:tcPr>
            <w:tcW w:w="2098" w:type="dxa"/>
            <w:shd w:val="clear" w:color="auto" w:fill="auto"/>
          </w:tcPr>
          <w:p w14:paraId="14444F6E" w14:textId="77777777" w:rsidR="00253487" w:rsidRPr="00253487" w:rsidRDefault="00253487" w:rsidP="00253487">
            <w:r w:rsidRPr="00253487">
              <w:t>AllocAccount</w:t>
            </w:r>
          </w:p>
        </w:tc>
        <w:tc>
          <w:tcPr>
            <w:tcW w:w="811" w:type="dxa"/>
            <w:shd w:val="clear" w:color="auto" w:fill="auto"/>
          </w:tcPr>
          <w:p w14:paraId="1BA7D8D9" w14:textId="77777777" w:rsidR="00253487" w:rsidRPr="00253487" w:rsidRDefault="00253487" w:rsidP="000F73DB">
            <w:pPr>
              <w:jc w:val="center"/>
            </w:pPr>
            <w:r w:rsidRPr="00253487">
              <w:t>N</w:t>
            </w:r>
          </w:p>
        </w:tc>
        <w:tc>
          <w:tcPr>
            <w:tcW w:w="4859" w:type="dxa"/>
            <w:shd w:val="clear" w:color="auto" w:fill="auto"/>
          </w:tcPr>
          <w:p w14:paraId="1136C4EB" w14:textId="77777777" w:rsidR="00253487" w:rsidRPr="00253487" w:rsidRDefault="00253487" w:rsidP="00253487">
            <w:r w:rsidRPr="00253487">
              <w:t>Required if NoAllocs &gt; 0. Must be first field in repeating group.</w:t>
            </w:r>
          </w:p>
        </w:tc>
      </w:tr>
      <w:tr w:rsidR="00253487" w:rsidRPr="00253487" w14:paraId="70B89A85" w14:textId="77777777" w:rsidTr="000F73DB">
        <w:tc>
          <w:tcPr>
            <w:tcW w:w="652" w:type="dxa"/>
            <w:shd w:val="clear" w:color="auto" w:fill="auto"/>
          </w:tcPr>
          <w:p w14:paraId="45840DD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6138CE7" w14:textId="77777777" w:rsidR="00253487" w:rsidRPr="00253487" w:rsidRDefault="00253487" w:rsidP="000F73DB">
            <w:pPr>
              <w:jc w:val="center"/>
            </w:pPr>
            <w:r w:rsidRPr="00253487">
              <w:t>661</w:t>
            </w:r>
          </w:p>
        </w:tc>
        <w:tc>
          <w:tcPr>
            <w:tcW w:w="2098" w:type="dxa"/>
            <w:shd w:val="clear" w:color="auto" w:fill="auto"/>
          </w:tcPr>
          <w:p w14:paraId="671162AA" w14:textId="77777777" w:rsidR="00253487" w:rsidRPr="00253487" w:rsidRDefault="00253487" w:rsidP="00253487">
            <w:r w:rsidRPr="00253487">
              <w:t>AllocAcctIDSource</w:t>
            </w:r>
          </w:p>
        </w:tc>
        <w:tc>
          <w:tcPr>
            <w:tcW w:w="811" w:type="dxa"/>
            <w:shd w:val="clear" w:color="auto" w:fill="auto"/>
          </w:tcPr>
          <w:p w14:paraId="21031191" w14:textId="77777777" w:rsidR="00253487" w:rsidRPr="00253487" w:rsidRDefault="00253487" w:rsidP="000F73DB">
            <w:pPr>
              <w:jc w:val="center"/>
            </w:pPr>
            <w:r w:rsidRPr="00253487">
              <w:t>N</w:t>
            </w:r>
          </w:p>
        </w:tc>
        <w:tc>
          <w:tcPr>
            <w:tcW w:w="4859" w:type="dxa"/>
            <w:shd w:val="clear" w:color="auto" w:fill="auto"/>
          </w:tcPr>
          <w:p w14:paraId="0DC59A2E" w14:textId="77777777" w:rsidR="00253487" w:rsidRPr="00253487" w:rsidRDefault="00253487" w:rsidP="00253487"/>
        </w:tc>
      </w:tr>
      <w:tr w:rsidR="00253487" w:rsidRPr="00253487" w14:paraId="7C0778CE" w14:textId="77777777" w:rsidTr="000F73DB">
        <w:tc>
          <w:tcPr>
            <w:tcW w:w="652" w:type="dxa"/>
            <w:shd w:val="clear" w:color="auto" w:fill="auto"/>
          </w:tcPr>
          <w:p w14:paraId="750CC8E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684A8BB" w14:textId="77777777" w:rsidR="00253487" w:rsidRPr="00253487" w:rsidRDefault="00253487" w:rsidP="000F73DB">
            <w:pPr>
              <w:jc w:val="center"/>
            </w:pPr>
            <w:r w:rsidRPr="00253487">
              <w:t>366</w:t>
            </w:r>
          </w:p>
        </w:tc>
        <w:tc>
          <w:tcPr>
            <w:tcW w:w="2098" w:type="dxa"/>
            <w:shd w:val="clear" w:color="auto" w:fill="auto"/>
          </w:tcPr>
          <w:p w14:paraId="2A49BAD1" w14:textId="77777777" w:rsidR="00253487" w:rsidRPr="00253487" w:rsidRDefault="00253487" w:rsidP="00253487">
            <w:r w:rsidRPr="00253487">
              <w:t>AllocPrice</w:t>
            </w:r>
          </w:p>
        </w:tc>
        <w:tc>
          <w:tcPr>
            <w:tcW w:w="811" w:type="dxa"/>
            <w:shd w:val="clear" w:color="auto" w:fill="auto"/>
          </w:tcPr>
          <w:p w14:paraId="6990B632" w14:textId="77777777" w:rsidR="00253487" w:rsidRPr="00253487" w:rsidRDefault="00253487" w:rsidP="000F73DB">
            <w:pPr>
              <w:jc w:val="center"/>
            </w:pPr>
            <w:r w:rsidRPr="00253487">
              <w:t>N</w:t>
            </w:r>
          </w:p>
        </w:tc>
        <w:tc>
          <w:tcPr>
            <w:tcW w:w="4859" w:type="dxa"/>
            <w:shd w:val="clear" w:color="auto" w:fill="auto"/>
          </w:tcPr>
          <w:p w14:paraId="6FAA86EF" w14:textId="77777777" w:rsidR="00253487" w:rsidRPr="00253487" w:rsidRDefault="00253487" w:rsidP="00253487">
            <w:r w:rsidRPr="00253487">
              <w:t>Used when performing "executed price" vs. "average price" allocations (e.g. Japan). AllocAccount plus AllocPrice form a unique Allocs entry. Used in lieu of AllocAvgPx.</w:t>
            </w:r>
          </w:p>
        </w:tc>
      </w:tr>
      <w:tr w:rsidR="00253487" w:rsidRPr="00253487" w14:paraId="114DAA7B" w14:textId="77777777" w:rsidTr="000F73DB">
        <w:tc>
          <w:tcPr>
            <w:tcW w:w="652" w:type="dxa"/>
            <w:shd w:val="clear" w:color="auto" w:fill="auto"/>
          </w:tcPr>
          <w:p w14:paraId="45B26BF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8E41F85" w14:textId="77777777" w:rsidR="00253487" w:rsidRPr="00253487" w:rsidRDefault="00253487" w:rsidP="000F73DB">
            <w:pPr>
              <w:jc w:val="center"/>
            </w:pPr>
            <w:r w:rsidRPr="00253487">
              <w:t>1047</w:t>
            </w:r>
          </w:p>
        </w:tc>
        <w:tc>
          <w:tcPr>
            <w:tcW w:w="2098" w:type="dxa"/>
            <w:shd w:val="clear" w:color="auto" w:fill="auto"/>
          </w:tcPr>
          <w:p w14:paraId="129A0DC8" w14:textId="77777777" w:rsidR="00253487" w:rsidRPr="00253487" w:rsidRDefault="00253487" w:rsidP="00253487">
            <w:r w:rsidRPr="00253487">
              <w:t>AllocPositionEffect</w:t>
            </w:r>
          </w:p>
        </w:tc>
        <w:tc>
          <w:tcPr>
            <w:tcW w:w="811" w:type="dxa"/>
            <w:shd w:val="clear" w:color="auto" w:fill="auto"/>
          </w:tcPr>
          <w:p w14:paraId="3B0F6AAD" w14:textId="77777777" w:rsidR="00253487" w:rsidRPr="00253487" w:rsidRDefault="00253487" w:rsidP="000F73DB">
            <w:pPr>
              <w:jc w:val="center"/>
            </w:pPr>
            <w:r w:rsidRPr="00253487">
              <w:t>N</w:t>
            </w:r>
          </w:p>
        </w:tc>
        <w:tc>
          <w:tcPr>
            <w:tcW w:w="4859" w:type="dxa"/>
            <w:shd w:val="clear" w:color="auto" w:fill="auto"/>
          </w:tcPr>
          <w:p w14:paraId="597C5174" w14:textId="77777777" w:rsidR="00253487" w:rsidRPr="00253487" w:rsidRDefault="00253487" w:rsidP="00253487"/>
        </w:tc>
      </w:tr>
      <w:tr w:rsidR="00253487" w:rsidRPr="00253487" w14:paraId="6506CC0C" w14:textId="77777777" w:rsidTr="000F73DB">
        <w:tc>
          <w:tcPr>
            <w:tcW w:w="652" w:type="dxa"/>
            <w:shd w:val="clear" w:color="auto" w:fill="auto"/>
          </w:tcPr>
          <w:p w14:paraId="6B91F44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954CEC3" w14:textId="77777777" w:rsidR="00253487" w:rsidRPr="00253487" w:rsidRDefault="00253487" w:rsidP="000F73DB">
            <w:pPr>
              <w:jc w:val="center"/>
            </w:pPr>
            <w:r w:rsidRPr="00253487">
              <w:t>467</w:t>
            </w:r>
          </w:p>
        </w:tc>
        <w:tc>
          <w:tcPr>
            <w:tcW w:w="2098" w:type="dxa"/>
            <w:shd w:val="clear" w:color="auto" w:fill="auto"/>
          </w:tcPr>
          <w:p w14:paraId="258CE4A2" w14:textId="77777777" w:rsidR="00253487" w:rsidRPr="00253487" w:rsidRDefault="00253487" w:rsidP="00253487">
            <w:r w:rsidRPr="00253487">
              <w:t>IndividualAllocID</w:t>
            </w:r>
          </w:p>
        </w:tc>
        <w:tc>
          <w:tcPr>
            <w:tcW w:w="811" w:type="dxa"/>
            <w:shd w:val="clear" w:color="auto" w:fill="auto"/>
          </w:tcPr>
          <w:p w14:paraId="292BF3DE" w14:textId="77777777" w:rsidR="00253487" w:rsidRPr="00253487" w:rsidRDefault="00253487" w:rsidP="000F73DB">
            <w:pPr>
              <w:jc w:val="center"/>
            </w:pPr>
            <w:r w:rsidRPr="00253487">
              <w:t>N</w:t>
            </w:r>
          </w:p>
        </w:tc>
        <w:tc>
          <w:tcPr>
            <w:tcW w:w="4859" w:type="dxa"/>
            <w:shd w:val="clear" w:color="auto" w:fill="auto"/>
          </w:tcPr>
          <w:p w14:paraId="16375D66" w14:textId="77777777" w:rsidR="00253487" w:rsidRPr="00253487" w:rsidRDefault="00253487" w:rsidP="00253487"/>
        </w:tc>
      </w:tr>
      <w:tr w:rsidR="00253487" w:rsidRPr="00253487" w14:paraId="5DB01FF7" w14:textId="77777777" w:rsidTr="000F73DB">
        <w:tc>
          <w:tcPr>
            <w:tcW w:w="652" w:type="dxa"/>
            <w:shd w:val="clear" w:color="auto" w:fill="auto"/>
          </w:tcPr>
          <w:p w14:paraId="50CED8D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2A610925" w14:textId="77777777" w:rsidR="00253487" w:rsidRPr="00253487" w:rsidRDefault="00253487" w:rsidP="000F73DB">
            <w:pPr>
              <w:jc w:val="center"/>
            </w:pPr>
            <w:r w:rsidRPr="00253487">
              <w:t>776</w:t>
            </w:r>
          </w:p>
        </w:tc>
        <w:tc>
          <w:tcPr>
            <w:tcW w:w="2098" w:type="dxa"/>
            <w:tcBorders>
              <w:bottom w:val="single" w:sz="6" w:space="0" w:color="000000"/>
            </w:tcBorders>
            <w:shd w:val="clear" w:color="auto" w:fill="auto"/>
          </w:tcPr>
          <w:p w14:paraId="67A898E5" w14:textId="77777777" w:rsidR="00253487" w:rsidRPr="00253487" w:rsidRDefault="00253487" w:rsidP="00253487">
            <w:r w:rsidRPr="00253487">
              <w:t>IndividualAllocRejCode</w:t>
            </w:r>
          </w:p>
        </w:tc>
        <w:tc>
          <w:tcPr>
            <w:tcW w:w="811" w:type="dxa"/>
            <w:tcBorders>
              <w:bottom w:val="single" w:sz="6" w:space="0" w:color="000000"/>
            </w:tcBorders>
            <w:shd w:val="clear" w:color="auto" w:fill="auto"/>
          </w:tcPr>
          <w:p w14:paraId="49FE7BD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2E170C5" w14:textId="77777777" w:rsidR="00253487" w:rsidRPr="00253487" w:rsidRDefault="00253487" w:rsidP="00253487">
            <w:r w:rsidRPr="00253487">
              <w:t>Required if NoAllocs &gt; 0.</w:t>
            </w:r>
          </w:p>
        </w:tc>
      </w:tr>
      <w:tr w:rsidR="00253487" w:rsidRPr="00253487" w14:paraId="45A25A9C" w14:textId="77777777" w:rsidTr="000F73DB">
        <w:tc>
          <w:tcPr>
            <w:tcW w:w="652" w:type="dxa"/>
            <w:shd w:val="clear" w:color="auto" w:fill="auto"/>
          </w:tcPr>
          <w:p w14:paraId="48C71DDF"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19D1D75F" w14:textId="77777777" w:rsidR="00253487" w:rsidRPr="00253487" w:rsidRDefault="00253487" w:rsidP="000F73DB">
            <w:pPr>
              <w:jc w:val="left"/>
            </w:pPr>
            <w:r w:rsidRPr="00253487">
              <w:t>component block  &lt;NestedParties&gt;</w:t>
            </w:r>
          </w:p>
        </w:tc>
        <w:tc>
          <w:tcPr>
            <w:tcW w:w="811" w:type="dxa"/>
            <w:tcBorders>
              <w:top w:val="single" w:sz="6" w:space="0" w:color="000000"/>
              <w:bottom w:val="single" w:sz="6" w:space="0" w:color="000000"/>
            </w:tcBorders>
            <w:shd w:val="clear" w:color="auto" w:fill="E6E6E6"/>
          </w:tcPr>
          <w:p w14:paraId="2240057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D1DA728" w14:textId="77777777" w:rsidR="00253487" w:rsidRPr="00253487" w:rsidRDefault="00253487" w:rsidP="00253487"/>
        </w:tc>
      </w:tr>
      <w:tr w:rsidR="00253487" w:rsidRPr="00253487" w14:paraId="0406B60F" w14:textId="77777777" w:rsidTr="000F73DB">
        <w:tc>
          <w:tcPr>
            <w:tcW w:w="652" w:type="dxa"/>
            <w:shd w:val="clear" w:color="auto" w:fill="auto"/>
          </w:tcPr>
          <w:p w14:paraId="007AEB8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06AAD0F2" w14:textId="77777777" w:rsidR="00253487" w:rsidRPr="00253487" w:rsidRDefault="00253487" w:rsidP="000F73DB">
            <w:pPr>
              <w:jc w:val="center"/>
            </w:pPr>
            <w:r w:rsidRPr="00253487">
              <w:t>161</w:t>
            </w:r>
          </w:p>
        </w:tc>
        <w:tc>
          <w:tcPr>
            <w:tcW w:w="2098" w:type="dxa"/>
            <w:tcBorders>
              <w:top w:val="single" w:sz="6" w:space="0" w:color="000000"/>
            </w:tcBorders>
            <w:shd w:val="clear" w:color="auto" w:fill="auto"/>
          </w:tcPr>
          <w:p w14:paraId="621E9626" w14:textId="77777777" w:rsidR="00253487" w:rsidRPr="00253487" w:rsidRDefault="00253487" w:rsidP="00253487">
            <w:r w:rsidRPr="00253487">
              <w:t>AllocText</w:t>
            </w:r>
          </w:p>
        </w:tc>
        <w:tc>
          <w:tcPr>
            <w:tcW w:w="811" w:type="dxa"/>
            <w:tcBorders>
              <w:top w:val="single" w:sz="6" w:space="0" w:color="000000"/>
            </w:tcBorders>
            <w:shd w:val="clear" w:color="auto" w:fill="auto"/>
          </w:tcPr>
          <w:p w14:paraId="4A732B05"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F463908" w14:textId="77777777" w:rsidR="00253487" w:rsidRPr="00253487" w:rsidRDefault="00253487" w:rsidP="00253487">
            <w:r w:rsidRPr="00253487">
              <w:t>Free format text field related to this AllocAccount (can be used here to hold text relating to the rejection of this AllocAccount)</w:t>
            </w:r>
          </w:p>
        </w:tc>
      </w:tr>
      <w:tr w:rsidR="00253487" w:rsidRPr="00253487" w14:paraId="697D0BCD" w14:textId="77777777" w:rsidTr="000F73DB">
        <w:tc>
          <w:tcPr>
            <w:tcW w:w="652" w:type="dxa"/>
            <w:shd w:val="clear" w:color="auto" w:fill="auto"/>
          </w:tcPr>
          <w:p w14:paraId="1083223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1C527E6" w14:textId="77777777" w:rsidR="00253487" w:rsidRPr="00253487" w:rsidRDefault="00253487" w:rsidP="000F73DB">
            <w:pPr>
              <w:jc w:val="center"/>
            </w:pPr>
            <w:r w:rsidRPr="00253487">
              <w:t>360</w:t>
            </w:r>
          </w:p>
        </w:tc>
        <w:tc>
          <w:tcPr>
            <w:tcW w:w="2098" w:type="dxa"/>
            <w:shd w:val="clear" w:color="auto" w:fill="auto"/>
          </w:tcPr>
          <w:p w14:paraId="53985CB3" w14:textId="77777777" w:rsidR="00253487" w:rsidRPr="00253487" w:rsidRDefault="00253487" w:rsidP="00253487">
            <w:r w:rsidRPr="00253487">
              <w:t>EncodedAllocTextLen</w:t>
            </w:r>
          </w:p>
        </w:tc>
        <w:tc>
          <w:tcPr>
            <w:tcW w:w="811" w:type="dxa"/>
            <w:shd w:val="clear" w:color="auto" w:fill="auto"/>
          </w:tcPr>
          <w:p w14:paraId="17291712" w14:textId="77777777" w:rsidR="00253487" w:rsidRPr="00253487" w:rsidRDefault="00253487" w:rsidP="000F73DB">
            <w:pPr>
              <w:jc w:val="center"/>
            </w:pPr>
            <w:r w:rsidRPr="00253487">
              <w:t>N</w:t>
            </w:r>
          </w:p>
        </w:tc>
        <w:tc>
          <w:tcPr>
            <w:tcW w:w="4859" w:type="dxa"/>
            <w:shd w:val="clear" w:color="auto" w:fill="auto"/>
          </w:tcPr>
          <w:p w14:paraId="1E66D16D" w14:textId="77777777" w:rsidR="00253487" w:rsidRPr="00253487" w:rsidRDefault="00253487" w:rsidP="00253487">
            <w:r w:rsidRPr="00253487">
              <w:t>Must be set if EncodedAllocText field is specified and must immediately precede it.</w:t>
            </w:r>
          </w:p>
        </w:tc>
      </w:tr>
      <w:tr w:rsidR="00253487" w:rsidRPr="00253487" w14:paraId="6DA93CD6" w14:textId="77777777" w:rsidTr="000F73DB">
        <w:tc>
          <w:tcPr>
            <w:tcW w:w="652" w:type="dxa"/>
            <w:shd w:val="clear" w:color="auto" w:fill="auto"/>
          </w:tcPr>
          <w:p w14:paraId="7D3AA31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D8EBD15" w14:textId="77777777" w:rsidR="00253487" w:rsidRPr="00253487" w:rsidRDefault="00253487" w:rsidP="000F73DB">
            <w:pPr>
              <w:jc w:val="center"/>
            </w:pPr>
            <w:r w:rsidRPr="00253487">
              <w:t>361</w:t>
            </w:r>
          </w:p>
        </w:tc>
        <w:tc>
          <w:tcPr>
            <w:tcW w:w="2098" w:type="dxa"/>
            <w:shd w:val="clear" w:color="auto" w:fill="auto"/>
          </w:tcPr>
          <w:p w14:paraId="77F8BCD8" w14:textId="77777777" w:rsidR="00253487" w:rsidRPr="00253487" w:rsidRDefault="00253487" w:rsidP="00253487">
            <w:r w:rsidRPr="00253487">
              <w:t>EncodedAllocText</w:t>
            </w:r>
          </w:p>
        </w:tc>
        <w:tc>
          <w:tcPr>
            <w:tcW w:w="811" w:type="dxa"/>
            <w:shd w:val="clear" w:color="auto" w:fill="auto"/>
          </w:tcPr>
          <w:p w14:paraId="1C71B217" w14:textId="77777777" w:rsidR="00253487" w:rsidRPr="00253487" w:rsidRDefault="00253487" w:rsidP="000F73DB">
            <w:pPr>
              <w:jc w:val="center"/>
            </w:pPr>
            <w:r w:rsidRPr="00253487">
              <w:t>N</w:t>
            </w:r>
          </w:p>
        </w:tc>
        <w:tc>
          <w:tcPr>
            <w:tcW w:w="4859" w:type="dxa"/>
            <w:shd w:val="clear" w:color="auto" w:fill="auto"/>
          </w:tcPr>
          <w:p w14:paraId="50C9ED81" w14:textId="77777777" w:rsidR="00253487" w:rsidRPr="00253487" w:rsidRDefault="00253487" w:rsidP="00253487">
            <w:r w:rsidRPr="00253487">
              <w:t>Encoded (non-ASCII characters) representation of the AllocText field in the encoded format specified via the MessageEncoding field.</w:t>
            </w:r>
          </w:p>
        </w:tc>
      </w:tr>
      <w:tr w:rsidR="00253487" w:rsidRPr="00253487" w14:paraId="6C0149CB" w14:textId="77777777" w:rsidTr="000F73DB">
        <w:tc>
          <w:tcPr>
            <w:tcW w:w="652" w:type="dxa"/>
            <w:shd w:val="clear" w:color="auto" w:fill="auto"/>
          </w:tcPr>
          <w:p w14:paraId="108FC8D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717C321" w14:textId="77777777" w:rsidR="00253487" w:rsidRPr="00253487" w:rsidRDefault="00253487" w:rsidP="000F73DB">
            <w:pPr>
              <w:jc w:val="center"/>
            </w:pPr>
            <w:r w:rsidRPr="00253487">
              <w:t>989</w:t>
            </w:r>
          </w:p>
        </w:tc>
        <w:tc>
          <w:tcPr>
            <w:tcW w:w="2098" w:type="dxa"/>
            <w:shd w:val="clear" w:color="auto" w:fill="auto"/>
          </w:tcPr>
          <w:p w14:paraId="65A5B495" w14:textId="77777777" w:rsidR="00253487" w:rsidRPr="00253487" w:rsidRDefault="00253487" w:rsidP="00253487">
            <w:r w:rsidRPr="00253487">
              <w:t>SecondaryIndividualAllocID</w:t>
            </w:r>
          </w:p>
        </w:tc>
        <w:tc>
          <w:tcPr>
            <w:tcW w:w="811" w:type="dxa"/>
            <w:shd w:val="clear" w:color="auto" w:fill="auto"/>
          </w:tcPr>
          <w:p w14:paraId="210DB20A" w14:textId="77777777" w:rsidR="00253487" w:rsidRPr="00253487" w:rsidRDefault="00253487" w:rsidP="000F73DB">
            <w:pPr>
              <w:jc w:val="center"/>
            </w:pPr>
            <w:r w:rsidRPr="00253487">
              <w:t>N</w:t>
            </w:r>
          </w:p>
        </w:tc>
        <w:tc>
          <w:tcPr>
            <w:tcW w:w="4859" w:type="dxa"/>
            <w:shd w:val="clear" w:color="auto" w:fill="auto"/>
          </w:tcPr>
          <w:p w14:paraId="2573F16B" w14:textId="77777777" w:rsidR="00253487" w:rsidRPr="00253487" w:rsidRDefault="00253487" w:rsidP="00253487">
            <w:r w:rsidRPr="00253487">
              <w:t>Will allow the intermediary to specify an allocation ID generated by the system</w:t>
            </w:r>
          </w:p>
        </w:tc>
      </w:tr>
      <w:tr w:rsidR="00253487" w:rsidRPr="00253487" w14:paraId="2D4502DD" w14:textId="77777777" w:rsidTr="000F73DB">
        <w:tc>
          <w:tcPr>
            <w:tcW w:w="652" w:type="dxa"/>
            <w:shd w:val="clear" w:color="auto" w:fill="auto"/>
          </w:tcPr>
          <w:p w14:paraId="0878EC3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20B5419" w14:textId="77777777" w:rsidR="00253487" w:rsidRPr="00253487" w:rsidRDefault="00253487" w:rsidP="000F73DB">
            <w:pPr>
              <w:jc w:val="center"/>
            </w:pPr>
            <w:r w:rsidRPr="00253487">
              <w:t>993</w:t>
            </w:r>
          </w:p>
        </w:tc>
        <w:tc>
          <w:tcPr>
            <w:tcW w:w="2098" w:type="dxa"/>
            <w:shd w:val="clear" w:color="auto" w:fill="auto"/>
          </w:tcPr>
          <w:p w14:paraId="27A6138F" w14:textId="77777777" w:rsidR="00253487" w:rsidRPr="00253487" w:rsidRDefault="00253487" w:rsidP="00253487">
            <w:r w:rsidRPr="00253487">
              <w:t>AllocCustomerCapacity</w:t>
            </w:r>
          </w:p>
        </w:tc>
        <w:tc>
          <w:tcPr>
            <w:tcW w:w="811" w:type="dxa"/>
            <w:shd w:val="clear" w:color="auto" w:fill="auto"/>
          </w:tcPr>
          <w:p w14:paraId="29490B93" w14:textId="77777777" w:rsidR="00253487" w:rsidRPr="00253487" w:rsidRDefault="00253487" w:rsidP="000F73DB">
            <w:pPr>
              <w:jc w:val="center"/>
            </w:pPr>
            <w:r w:rsidRPr="00253487">
              <w:t>N</w:t>
            </w:r>
          </w:p>
        </w:tc>
        <w:tc>
          <w:tcPr>
            <w:tcW w:w="4859" w:type="dxa"/>
            <w:shd w:val="clear" w:color="auto" w:fill="auto"/>
          </w:tcPr>
          <w:p w14:paraId="724DC9D6" w14:textId="77777777" w:rsidR="00253487" w:rsidRPr="00253487" w:rsidRDefault="00253487" w:rsidP="00253487">
            <w:r w:rsidRPr="00253487">
              <w:t>Will allow for granular reporting of separate allocation detail within a single trade report or allocation message.</w:t>
            </w:r>
          </w:p>
        </w:tc>
      </w:tr>
      <w:tr w:rsidR="00253487" w:rsidRPr="00253487" w14:paraId="6C9DFF76" w14:textId="77777777" w:rsidTr="000F73DB">
        <w:tc>
          <w:tcPr>
            <w:tcW w:w="652" w:type="dxa"/>
            <w:shd w:val="clear" w:color="auto" w:fill="auto"/>
          </w:tcPr>
          <w:p w14:paraId="4B8BB65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9DE400E" w14:textId="77777777" w:rsidR="00253487" w:rsidRPr="00253487" w:rsidRDefault="00253487" w:rsidP="000F73DB">
            <w:pPr>
              <w:jc w:val="center"/>
            </w:pPr>
            <w:r w:rsidRPr="00253487">
              <w:t>992</w:t>
            </w:r>
          </w:p>
        </w:tc>
        <w:tc>
          <w:tcPr>
            <w:tcW w:w="2098" w:type="dxa"/>
            <w:shd w:val="clear" w:color="auto" w:fill="auto"/>
          </w:tcPr>
          <w:p w14:paraId="6E4C31E0" w14:textId="77777777" w:rsidR="00253487" w:rsidRPr="00253487" w:rsidRDefault="00253487" w:rsidP="00253487">
            <w:r w:rsidRPr="00253487">
              <w:t>IndividualAllocType</w:t>
            </w:r>
          </w:p>
        </w:tc>
        <w:tc>
          <w:tcPr>
            <w:tcW w:w="811" w:type="dxa"/>
            <w:shd w:val="clear" w:color="auto" w:fill="auto"/>
          </w:tcPr>
          <w:p w14:paraId="7C224194" w14:textId="77777777" w:rsidR="00253487" w:rsidRPr="00253487" w:rsidRDefault="00253487" w:rsidP="000F73DB">
            <w:pPr>
              <w:jc w:val="center"/>
            </w:pPr>
            <w:r w:rsidRPr="00253487">
              <w:t>N</w:t>
            </w:r>
          </w:p>
        </w:tc>
        <w:tc>
          <w:tcPr>
            <w:tcW w:w="4859" w:type="dxa"/>
            <w:shd w:val="clear" w:color="auto" w:fill="auto"/>
          </w:tcPr>
          <w:p w14:paraId="493AB77D" w14:textId="77777777" w:rsidR="00253487" w:rsidRPr="00253487" w:rsidRDefault="00253487" w:rsidP="00253487">
            <w:r w:rsidRPr="00253487">
              <w:t>Identifies whether the allocation is to be sub-allocated or allocated to a third party.</w:t>
            </w:r>
          </w:p>
        </w:tc>
      </w:tr>
      <w:tr w:rsidR="00253487" w:rsidRPr="00253487" w14:paraId="00D30A83" w14:textId="77777777" w:rsidTr="000F73DB">
        <w:tc>
          <w:tcPr>
            <w:tcW w:w="652" w:type="dxa"/>
            <w:shd w:val="clear" w:color="auto" w:fill="auto"/>
          </w:tcPr>
          <w:p w14:paraId="045E55E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211E7C4" w14:textId="77777777" w:rsidR="00253487" w:rsidRPr="00253487" w:rsidRDefault="00253487" w:rsidP="000F73DB">
            <w:pPr>
              <w:jc w:val="center"/>
            </w:pPr>
            <w:r w:rsidRPr="00253487">
              <w:t>80</w:t>
            </w:r>
          </w:p>
        </w:tc>
        <w:tc>
          <w:tcPr>
            <w:tcW w:w="2098" w:type="dxa"/>
            <w:shd w:val="clear" w:color="auto" w:fill="auto"/>
          </w:tcPr>
          <w:p w14:paraId="73F51F2B" w14:textId="77777777" w:rsidR="00253487" w:rsidRPr="00253487" w:rsidRDefault="00253487" w:rsidP="00253487">
            <w:r w:rsidRPr="00253487">
              <w:t>AllocQty</w:t>
            </w:r>
          </w:p>
        </w:tc>
        <w:tc>
          <w:tcPr>
            <w:tcW w:w="811" w:type="dxa"/>
            <w:shd w:val="clear" w:color="auto" w:fill="auto"/>
          </w:tcPr>
          <w:p w14:paraId="1DB9B414" w14:textId="77777777" w:rsidR="00253487" w:rsidRPr="00253487" w:rsidRDefault="00253487" w:rsidP="000F73DB">
            <w:pPr>
              <w:jc w:val="center"/>
            </w:pPr>
            <w:r w:rsidRPr="00253487">
              <w:t>N</w:t>
            </w:r>
          </w:p>
        </w:tc>
        <w:tc>
          <w:tcPr>
            <w:tcW w:w="4859" w:type="dxa"/>
            <w:shd w:val="clear" w:color="auto" w:fill="auto"/>
          </w:tcPr>
          <w:p w14:paraId="783E15B0" w14:textId="77777777" w:rsidR="00253487" w:rsidRPr="00253487" w:rsidRDefault="00253487" w:rsidP="00253487">
            <w:r w:rsidRPr="00253487">
              <w:t>Quantity to be allocated to specific sub-account</w:t>
            </w:r>
          </w:p>
        </w:tc>
      </w:tr>
      <w:bookmarkEnd w:id="84"/>
    </w:tbl>
    <w:p w14:paraId="3B46E396" w14:textId="77777777" w:rsidR="009E3F16" w:rsidRDefault="009E3F16" w:rsidP="00253487"/>
    <w:p w14:paraId="2995BA7A"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6CEAE6E" w14:textId="77777777">
        <w:tc>
          <w:tcPr>
            <w:tcW w:w="9576" w:type="dxa"/>
            <w:tcBorders>
              <w:bottom w:val="nil"/>
            </w:tcBorders>
            <w:shd w:val="pct25" w:color="auto" w:fill="FFFFFF"/>
          </w:tcPr>
          <w:p w14:paraId="701F961C"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24"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0AD006F7" w14:textId="77777777">
        <w:tc>
          <w:tcPr>
            <w:tcW w:w="9576" w:type="dxa"/>
            <w:shd w:val="pct12" w:color="auto" w:fill="FFFFFF"/>
          </w:tcPr>
          <w:p w14:paraId="420667FC" w14:textId="77777777" w:rsidR="009E3F16" w:rsidRDefault="009E3F16">
            <w:pPr>
              <w:jc w:val="left"/>
            </w:pPr>
            <w:r>
              <w:t>Refer to FIXML element AllocAck</w:t>
            </w:r>
          </w:p>
        </w:tc>
      </w:tr>
    </w:tbl>
    <w:p w14:paraId="69A7F217" w14:textId="77777777" w:rsidR="009E3F16" w:rsidRDefault="009E3F16"/>
    <w:p w14:paraId="6AFF5DAE" w14:textId="77777777" w:rsidR="009E3F16" w:rsidRDefault="009E3F16">
      <w:pPr>
        <w:pStyle w:val="Heading3"/>
      </w:pPr>
      <w:bookmarkStart w:id="85" w:name="_Toc227925016"/>
      <w:r>
        <w:t>AllocGrp component block</w:t>
      </w:r>
      <w:bookmarkEnd w:id="85"/>
    </w:p>
    <w:p w14:paraId="61B9C9AE"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611A5BE5"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2F7B0096" w14:textId="77777777" w:rsidR="00253487" w:rsidRPr="000F73DB" w:rsidRDefault="00253487" w:rsidP="000F73DB">
            <w:pPr>
              <w:jc w:val="center"/>
              <w:rPr>
                <w:b/>
                <w:i/>
              </w:rPr>
            </w:pPr>
            <w:bookmarkStart w:id="86" w:name="Comp_Alloc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1CD2554F"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4C1F70DE"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6D39E530" w14:textId="77777777" w:rsidR="00253487" w:rsidRPr="000F73DB" w:rsidRDefault="00253487" w:rsidP="000F73DB">
            <w:pPr>
              <w:jc w:val="center"/>
              <w:rPr>
                <w:b/>
                <w:i/>
              </w:rPr>
            </w:pPr>
            <w:r w:rsidRPr="000F73DB">
              <w:rPr>
                <w:b/>
                <w:i/>
              </w:rPr>
              <w:t>Comments</w:t>
            </w:r>
          </w:p>
        </w:tc>
      </w:tr>
      <w:tr w:rsidR="00253487" w:rsidRPr="00253487" w14:paraId="655F089F" w14:textId="77777777" w:rsidTr="000F73DB">
        <w:tc>
          <w:tcPr>
            <w:tcW w:w="652" w:type="dxa"/>
            <w:shd w:val="clear" w:color="auto" w:fill="auto"/>
          </w:tcPr>
          <w:p w14:paraId="4B444AF7" w14:textId="77777777" w:rsidR="00253487" w:rsidRPr="00253487" w:rsidRDefault="00253487" w:rsidP="000F73DB">
            <w:pPr>
              <w:jc w:val="center"/>
            </w:pPr>
            <w:r w:rsidRPr="00253487">
              <w:t>78</w:t>
            </w:r>
          </w:p>
        </w:tc>
        <w:tc>
          <w:tcPr>
            <w:tcW w:w="2750" w:type="dxa"/>
            <w:gridSpan w:val="2"/>
            <w:shd w:val="clear" w:color="auto" w:fill="auto"/>
          </w:tcPr>
          <w:p w14:paraId="15FCB95A" w14:textId="77777777" w:rsidR="00253487" w:rsidRPr="00253487" w:rsidRDefault="00253487" w:rsidP="00253487">
            <w:r w:rsidRPr="00253487">
              <w:t>NoAllocs</w:t>
            </w:r>
          </w:p>
        </w:tc>
        <w:tc>
          <w:tcPr>
            <w:tcW w:w="811" w:type="dxa"/>
            <w:shd w:val="clear" w:color="auto" w:fill="auto"/>
          </w:tcPr>
          <w:p w14:paraId="1B5F8073" w14:textId="77777777" w:rsidR="00253487" w:rsidRPr="00253487" w:rsidRDefault="00253487" w:rsidP="000F73DB">
            <w:pPr>
              <w:jc w:val="center"/>
            </w:pPr>
            <w:r w:rsidRPr="00253487">
              <w:t>N</w:t>
            </w:r>
          </w:p>
        </w:tc>
        <w:tc>
          <w:tcPr>
            <w:tcW w:w="4859" w:type="dxa"/>
            <w:shd w:val="clear" w:color="auto" w:fill="auto"/>
          </w:tcPr>
          <w:p w14:paraId="39CF6B95" w14:textId="77777777" w:rsidR="00253487" w:rsidRPr="00253487" w:rsidRDefault="00253487" w:rsidP="00253487">
            <w:r w:rsidRPr="00253487">
              <w:t>Conditionally required except when AllocTransType = Cancel, or when AllocType = Ready-to-book or Warehouse instruction</w:t>
            </w:r>
          </w:p>
        </w:tc>
      </w:tr>
      <w:tr w:rsidR="00253487" w:rsidRPr="00253487" w14:paraId="322F9836" w14:textId="77777777" w:rsidTr="000F73DB">
        <w:tc>
          <w:tcPr>
            <w:tcW w:w="652" w:type="dxa"/>
            <w:shd w:val="clear" w:color="auto" w:fill="auto"/>
          </w:tcPr>
          <w:p w14:paraId="09DA9F4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31CD5F0" w14:textId="77777777" w:rsidR="00253487" w:rsidRPr="00253487" w:rsidRDefault="00253487" w:rsidP="000F73DB">
            <w:pPr>
              <w:jc w:val="center"/>
            </w:pPr>
            <w:r w:rsidRPr="00253487">
              <w:t>79</w:t>
            </w:r>
          </w:p>
        </w:tc>
        <w:tc>
          <w:tcPr>
            <w:tcW w:w="2098" w:type="dxa"/>
            <w:shd w:val="clear" w:color="auto" w:fill="auto"/>
          </w:tcPr>
          <w:p w14:paraId="244810AF" w14:textId="77777777" w:rsidR="00253487" w:rsidRPr="00253487" w:rsidRDefault="00253487" w:rsidP="00253487">
            <w:r w:rsidRPr="00253487">
              <w:t>AllocAccount</w:t>
            </w:r>
          </w:p>
        </w:tc>
        <w:tc>
          <w:tcPr>
            <w:tcW w:w="811" w:type="dxa"/>
            <w:shd w:val="clear" w:color="auto" w:fill="auto"/>
          </w:tcPr>
          <w:p w14:paraId="7BB4E1C3" w14:textId="77777777" w:rsidR="00253487" w:rsidRPr="00253487" w:rsidRDefault="00253487" w:rsidP="000F73DB">
            <w:pPr>
              <w:jc w:val="center"/>
            </w:pPr>
            <w:r w:rsidRPr="00253487">
              <w:t>N</w:t>
            </w:r>
          </w:p>
        </w:tc>
        <w:tc>
          <w:tcPr>
            <w:tcW w:w="4859" w:type="dxa"/>
            <w:shd w:val="clear" w:color="auto" w:fill="auto"/>
          </w:tcPr>
          <w:p w14:paraId="6545EE06" w14:textId="77777777" w:rsidR="00253487" w:rsidRDefault="00253487" w:rsidP="00253487">
            <w:r w:rsidRPr="00253487">
              <w:t>May be the same value as BrokerOfCredit if ProcessCode is step-out or soft-dollar step-out and Institution does not wish to disclose individual account breakdowns to the ExecBroker. Required if NoAllocs &gt; 0. Must be first field in repeating group.</w:t>
            </w:r>
          </w:p>
          <w:p w14:paraId="46C94381" w14:textId="77777777" w:rsidR="00253487" w:rsidRPr="00253487" w:rsidRDefault="00253487" w:rsidP="00253487">
            <w:r w:rsidRPr="00253487">
              <w:t>Conditionally required except when for AllocTransType="Cancel", or when AllocType= "Ready-To-Book" or "Warehouse instruction".</w:t>
            </w:r>
          </w:p>
        </w:tc>
      </w:tr>
      <w:tr w:rsidR="00253487" w:rsidRPr="00253487" w14:paraId="44E926DE" w14:textId="77777777" w:rsidTr="000F73DB">
        <w:tc>
          <w:tcPr>
            <w:tcW w:w="652" w:type="dxa"/>
            <w:shd w:val="clear" w:color="auto" w:fill="auto"/>
          </w:tcPr>
          <w:p w14:paraId="66EF1C1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E169631" w14:textId="77777777" w:rsidR="00253487" w:rsidRPr="00253487" w:rsidRDefault="00253487" w:rsidP="000F73DB">
            <w:pPr>
              <w:jc w:val="center"/>
            </w:pPr>
            <w:r w:rsidRPr="00253487">
              <w:t>661</w:t>
            </w:r>
          </w:p>
        </w:tc>
        <w:tc>
          <w:tcPr>
            <w:tcW w:w="2098" w:type="dxa"/>
            <w:shd w:val="clear" w:color="auto" w:fill="auto"/>
          </w:tcPr>
          <w:p w14:paraId="438CDA33" w14:textId="77777777" w:rsidR="00253487" w:rsidRPr="00253487" w:rsidRDefault="00253487" w:rsidP="00253487">
            <w:r w:rsidRPr="00253487">
              <w:t>AllocAcctIDSource</w:t>
            </w:r>
          </w:p>
        </w:tc>
        <w:tc>
          <w:tcPr>
            <w:tcW w:w="811" w:type="dxa"/>
            <w:shd w:val="clear" w:color="auto" w:fill="auto"/>
          </w:tcPr>
          <w:p w14:paraId="0D9BAEDF" w14:textId="77777777" w:rsidR="00253487" w:rsidRPr="00253487" w:rsidRDefault="00253487" w:rsidP="000F73DB">
            <w:pPr>
              <w:jc w:val="center"/>
            </w:pPr>
            <w:r w:rsidRPr="00253487">
              <w:t>N</w:t>
            </w:r>
          </w:p>
        </w:tc>
        <w:tc>
          <w:tcPr>
            <w:tcW w:w="4859" w:type="dxa"/>
            <w:shd w:val="clear" w:color="auto" w:fill="auto"/>
          </w:tcPr>
          <w:p w14:paraId="28905A69" w14:textId="77777777" w:rsidR="00253487" w:rsidRPr="00253487" w:rsidRDefault="00253487" w:rsidP="00253487"/>
        </w:tc>
      </w:tr>
      <w:tr w:rsidR="00253487" w:rsidRPr="00253487" w14:paraId="25300B96" w14:textId="77777777" w:rsidTr="000F73DB">
        <w:tc>
          <w:tcPr>
            <w:tcW w:w="652" w:type="dxa"/>
            <w:shd w:val="clear" w:color="auto" w:fill="auto"/>
          </w:tcPr>
          <w:p w14:paraId="3F84D96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6944A0F" w14:textId="77777777" w:rsidR="00253487" w:rsidRPr="00253487" w:rsidRDefault="00253487" w:rsidP="000F73DB">
            <w:pPr>
              <w:jc w:val="center"/>
            </w:pPr>
            <w:r w:rsidRPr="00253487">
              <w:t>573</w:t>
            </w:r>
          </w:p>
        </w:tc>
        <w:tc>
          <w:tcPr>
            <w:tcW w:w="2098" w:type="dxa"/>
            <w:shd w:val="clear" w:color="auto" w:fill="auto"/>
          </w:tcPr>
          <w:p w14:paraId="61EA09E6" w14:textId="77777777" w:rsidR="00253487" w:rsidRPr="00253487" w:rsidRDefault="00253487" w:rsidP="00253487">
            <w:r w:rsidRPr="00253487">
              <w:t>MatchStatus</w:t>
            </w:r>
          </w:p>
        </w:tc>
        <w:tc>
          <w:tcPr>
            <w:tcW w:w="811" w:type="dxa"/>
            <w:shd w:val="clear" w:color="auto" w:fill="auto"/>
          </w:tcPr>
          <w:p w14:paraId="6A8A9E55" w14:textId="77777777" w:rsidR="00253487" w:rsidRPr="00253487" w:rsidRDefault="00253487" w:rsidP="000F73DB">
            <w:pPr>
              <w:jc w:val="center"/>
            </w:pPr>
            <w:r w:rsidRPr="00253487">
              <w:t>N</w:t>
            </w:r>
          </w:p>
        </w:tc>
        <w:tc>
          <w:tcPr>
            <w:tcW w:w="4859" w:type="dxa"/>
            <w:shd w:val="clear" w:color="auto" w:fill="auto"/>
          </w:tcPr>
          <w:p w14:paraId="62E924A7" w14:textId="77777777" w:rsidR="00253487" w:rsidRPr="00253487" w:rsidRDefault="00253487" w:rsidP="00253487"/>
        </w:tc>
      </w:tr>
      <w:tr w:rsidR="00253487" w:rsidRPr="00253487" w14:paraId="78ACB883" w14:textId="77777777" w:rsidTr="000F73DB">
        <w:tc>
          <w:tcPr>
            <w:tcW w:w="652" w:type="dxa"/>
            <w:shd w:val="clear" w:color="auto" w:fill="auto"/>
          </w:tcPr>
          <w:p w14:paraId="3F39491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3B4E745" w14:textId="77777777" w:rsidR="00253487" w:rsidRPr="00253487" w:rsidRDefault="00253487" w:rsidP="000F73DB">
            <w:pPr>
              <w:jc w:val="center"/>
            </w:pPr>
            <w:r w:rsidRPr="00253487">
              <w:t>366</w:t>
            </w:r>
          </w:p>
        </w:tc>
        <w:tc>
          <w:tcPr>
            <w:tcW w:w="2098" w:type="dxa"/>
            <w:shd w:val="clear" w:color="auto" w:fill="auto"/>
          </w:tcPr>
          <w:p w14:paraId="1E191098" w14:textId="77777777" w:rsidR="00253487" w:rsidRPr="00253487" w:rsidRDefault="00253487" w:rsidP="00253487">
            <w:r w:rsidRPr="00253487">
              <w:t>AllocPrice</w:t>
            </w:r>
          </w:p>
        </w:tc>
        <w:tc>
          <w:tcPr>
            <w:tcW w:w="811" w:type="dxa"/>
            <w:shd w:val="clear" w:color="auto" w:fill="auto"/>
          </w:tcPr>
          <w:p w14:paraId="429E587B" w14:textId="77777777" w:rsidR="00253487" w:rsidRPr="00253487" w:rsidRDefault="00253487" w:rsidP="000F73DB">
            <w:pPr>
              <w:jc w:val="center"/>
            </w:pPr>
            <w:r w:rsidRPr="00253487">
              <w:t>N</w:t>
            </w:r>
          </w:p>
        </w:tc>
        <w:tc>
          <w:tcPr>
            <w:tcW w:w="4859" w:type="dxa"/>
            <w:shd w:val="clear" w:color="auto" w:fill="auto"/>
          </w:tcPr>
          <w:p w14:paraId="4FB5488A" w14:textId="77777777" w:rsidR="00253487" w:rsidRPr="00253487" w:rsidRDefault="00253487" w:rsidP="00253487">
            <w:r w:rsidRPr="00253487">
              <w:t>Used when performing "executed price" vs. "average price" allocations (e.g. Japan). AllocAccount plus AllocPrice form a unique Allocs entry. Used in lieu of AllocAvgPx.</w:t>
            </w:r>
          </w:p>
        </w:tc>
      </w:tr>
      <w:tr w:rsidR="00253487" w:rsidRPr="00253487" w14:paraId="6B45192B" w14:textId="77777777" w:rsidTr="000F73DB">
        <w:tc>
          <w:tcPr>
            <w:tcW w:w="652" w:type="dxa"/>
            <w:shd w:val="clear" w:color="auto" w:fill="auto"/>
          </w:tcPr>
          <w:p w14:paraId="152F666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677B3EA" w14:textId="77777777" w:rsidR="00253487" w:rsidRPr="00253487" w:rsidRDefault="00253487" w:rsidP="000F73DB">
            <w:pPr>
              <w:jc w:val="center"/>
            </w:pPr>
            <w:r w:rsidRPr="00253487">
              <w:t>80</w:t>
            </w:r>
          </w:p>
        </w:tc>
        <w:tc>
          <w:tcPr>
            <w:tcW w:w="2098" w:type="dxa"/>
            <w:shd w:val="clear" w:color="auto" w:fill="auto"/>
          </w:tcPr>
          <w:p w14:paraId="493DEA94" w14:textId="77777777" w:rsidR="00253487" w:rsidRPr="00253487" w:rsidRDefault="00253487" w:rsidP="00253487">
            <w:r w:rsidRPr="00253487">
              <w:t>AllocQty</w:t>
            </w:r>
          </w:p>
        </w:tc>
        <w:tc>
          <w:tcPr>
            <w:tcW w:w="811" w:type="dxa"/>
            <w:shd w:val="clear" w:color="auto" w:fill="auto"/>
          </w:tcPr>
          <w:p w14:paraId="675D100C" w14:textId="77777777" w:rsidR="00253487" w:rsidRPr="00253487" w:rsidRDefault="00253487" w:rsidP="000F73DB">
            <w:pPr>
              <w:jc w:val="center"/>
            </w:pPr>
            <w:r w:rsidRPr="00253487">
              <w:t>N</w:t>
            </w:r>
          </w:p>
        </w:tc>
        <w:tc>
          <w:tcPr>
            <w:tcW w:w="4859" w:type="dxa"/>
            <w:shd w:val="clear" w:color="auto" w:fill="auto"/>
          </w:tcPr>
          <w:p w14:paraId="783D85DB" w14:textId="77777777" w:rsidR="00253487" w:rsidRPr="00253487" w:rsidRDefault="00253487" w:rsidP="00253487">
            <w:r w:rsidRPr="00253487">
              <w:t>Conditionally required except when for AllocTransType="Cancel", or when AllocType= "Ready-To-Book" or "Warehouse instruction".</w:t>
            </w:r>
          </w:p>
        </w:tc>
      </w:tr>
      <w:tr w:rsidR="00253487" w:rsidRPr="00253487" w14:paraId="09C7E3CC" w14:textId="77777777" w:rsidTr="000F73DB">
        <w:tc>
          <w:tcPr>
            <w:tcW w:w="652" w:type="dxa"/>
            <w:shd w:val="clear" w:color="auto" w:fill="auto"/>
          </w:tcPr>
          <w:p w14:paraId="54E3752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511BCEC" w14:textId="77777777" w:rsidR="00253487" w:rsidRPr="00253487" w:rsidRDefault="00253487" w:rsidP="000F73DB">
            <w:pPr>
              <w:jc w:val="center"/>
            </w:pPr>
            <w:r w:rsidRPr="00253487">
              <w:t>467</w:t>
            </w:r>
          </w:p>
        </w:tc>
        <w:tc>
          <w:tcPr>
            <w:tcW w:w="2098" w:type="dxa"/>
            <w:shd w:val="clear" w:color="auto" w:fill="auto"/>
          </w:tcPr>
          <w:p w14:paraId="04897138" w14:textId="77777777" w:rsidR="00253487" w:rsidRPr="00253487" w:rsidRDefault="00253487" w:rsidP="00253487">
            <w:r w:rsidRPr="00253487">
              <w:t>IndividualAllocID</w:t>
            </w:r>
          </w:p>
        </w:tc>
        <w:tc>
          <w:tcPr>
            <w:tcW w:w="811" w:type="dxa"/>
            <w:shd w:val="clear" w:color="auto" w:fill="auto"/>
          </w:tcPr>
          <w:p w14:paraId="27C92FC3" w14:textId="77777777" w:rsidR="00253487" w:rsidRPr="00253487" w:rsidRDefault="00253487" w:rsidP="000F73DB">
            <w:pPr>
              <w:jc w:val="center"/>
            </w:pPr>
            <w:r w:rsidRPr="00253487">
              <w:t>N</w:t>
            </w:r>
          </w:p>
        </w:tc>
        <w:tc>
          <w:tcPr>
            <w:tcW w:w="4859" w:type="dxa"/>
            <w:shd w:val="clear" w:color="auto" w:fill="auto"/>
          </w:tcPr>
          <w:p w14:paraId="6C3A0B14" w14:textId="77777777" w:rsidR="00253487" w:rsidRPr="00253487" w:rsidRDefault="00253487" w:rsidP="00253487"/>
        </w:tc>
      </w:tr>
      <w:tr w:rsidR="00253487" w:rsidRPr="00253487" w14:paraId="12FF6DE3" w14:textId="77777777" w:rsidTr="000F73DB">
        <w:tc>
          <w:tcPr>
            <w:tcW w:w="652" w:type="dxa"/>
            <w:shd w:val="clear" w:color="auto" w:fill="auto"/>
          </w:tcPr>
          <w:p w14:paraId="547AC16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4598FE4" w14:textId="77777777" w:rsidR="00253487" w:rsidRPr="00253487" w:rsidRDefault="00253487" w:rsidP="000F73DB">
            <w:pPr>
              <w:jc w:val="center"/>
            </w:pPr>
            <w:r w:rsidRPr="00253487">
              <w:t>81</w:t>
            </w:r>
          </w:p>
        </w:tc>
        <w:tc>
          <w:tcPr>
            <w:tcW w:w="2098" w:type="dxa"/>
            <w:shd w:val="clear" w:color="auto" w:fill="auto"/>
          </w:tcPr>
          <w:p w14:paraId="7AF1D5A5" w14:textId="77777777" w:rsidR="00253487" w:rsidRPr="00253487" w:rsidRDefault="00253487" w:rsidP="00253487">
            <w:r w:rsidRPr="00253487">
              <w:t>ProcessCode</w:t>
            </w:r>
          </w:p>
        </w:tc>
        <w:tc>
          <w:tcPr>
            <w:tcW w:w="811" w:type="dxa"/>
            <w:shd w:val="clear" w:color="auto" w:fill="auto"/>
          </w:tcPr>
          <w:p w14:paraId="2A9E2782" w14:textId="77777777" w:rsidR="00253487" w:rsidRPr="00253487" w:rsidRDefault="00253487" w:rsidP="000F73DB">
            <w:pPr>
              <w:jc w:val="center"/>
            </w:pPr>
            <w:r w:rsidRPr="00253487">
              <w:t>N</w:t>
            </w:r>
          </w:p>
        </w:tc>
        <w:tc>
          <w:tcPr>
            <w:tcW w:w="4859" w:type="dxa"/>
            <w:shd w:val="clear" w:color="auto" w:fill="auto"/>
          </w:tcPr>
          <w:p w14:paraId="105E76C7" w14:textId="77777777" w:rsidR="00253487" w:rsidRPr="00253487" w:rsidRDefault="00253487" w:rsidP="00253487"/>
        </w:tc>
      </w:tr>
      <w:tr w:rsidR="00253487" w:rsidRPr="00253487" w14:paraId="4123EB14" w14:textId="77777777" w:rsidTr="000F73DB">
        <w:tc>
          <w:tcPr>
            <w:tcW w:w="652" w:type="dxa"/>
            <w:shd w:val="clear" w:color="auto" w:fill="auto"/>
          </w:tcPr>
          <w:p w14:paraId="6C275CC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D1F2ACA" w14:textId="77777777" w:rsidR="00253487" w:rsidRPr="00253487" w:rsidRDefault="00253487" w:rsidP="000F73DB">
            <w:pPr>
              <w:jc w:val="center"/>
            </w:pPr>
            <w:r w:rsidRPr="00253487">
              <w:t>989</w:t>
            </w:r>
          </w:p>
        </w:tc>
        <w:tc>
          <w:tcPr>
            <w:tcW w:w="2098" w:type="dxa"/>
            <w:shd w:val="clear" w:color="auto" w:fill="auto"/>
          </w:tcPr>
          <w:p w14:paraId="6FB961D2" w14:textId="77777777" w:rsidR="00253487" w:rsidRPr="00253487" w:rsidRDefault="00253487" w:rsidP="00253487">
            <w:r w:rsidRPr="00253487">
              <w:t>SecondaryIndividualAllocID</w:t>
            </w:r>
          </w:p>
        </w:tc>
        <w:tc>
          <w:tcPr>
            <w:tcW w:w="811" w:type="dxa"/>
            <w:shd w:val="clear" w:color="auto" w:fill="auto"/>
          </w:tcPr>
          <w:p w14:paraId="35EA9858" w14:textId="77777777" w:rsidR="00253487" w:rsidRPr="00253487" w:rsidRDefault="00253487" w:rsidP="000F73DB">
            <w:pPr>
              <w:jc w:val="center"/>
            </w:pPr>
            <w:r w:rsidRPr="00253487">
              <w:t>N</w:t>
            </w:r>
          </w:p>
        </w:tc>
        <w:tc>
          <w:tcPr>
            <w:tcW w:w="4859" w:type="dxa"/>
            <w:shd w:val="clear" w:color="auto" w:fill="auto"/>
          </w:tcPr>
          <w:p w14:paraId="03E346E8" w14:textId="77777777" w:rsidR="00253487" w:rsidRPr="00253487" w:rsidRDefault="00253487" w:rsidP="00253487">
            <w:r w:rsidRPr="00253487">
              <w:t>Can be used by an intermediary to specify an allocation ID assigned by the intermediary's system.</w:t>
            </w:r>
          </w:p>
        </w:tc>
      </w:tr>
      <w:tr w:rsidR="00253487" w:rsidRPr="00253487" w14:paraId="4B8D6328" w14:textId="77777777" w:rsidTr="000F73DB">
        <w:tc>
          <w:tcPr>
            <w:tcW w:w="652" w:type="dxa"/>
            <w:shd w:val="clear" w:color="auto" w:fill="auto"/>
          </w:tcPr>
          <w:p w14:paraId="19FE2BF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6E98A6E" w14:textId="77777777" w:rsidR="00253487" w:rsidRPr="00253487" w:rsidRDefault="00253487" w:rsidP="000F73DB">
            <w:pPr>
              <w:jc w:val="center"/>
            </w:pPr>
            <w:r w:rsidRPr="00253487">
              <w:t>1002</w:t>
            </w:r>
          </w:p>
        </w:tc>
        <w:tc>
          <w:tcPr>
            <w:tcW w:w="2098" w:type="dxa"/>
            <w:shd w:val="clear" w:color="auto" w:fill="auto"/>
          </w:tcPr>
          <w:p w14:paraId="087086CA" w14:textId="77777777" w:rsidR="00253487" w:rsidRPr="00253487" w:rsidRDefault="00253487" w:rsidP="00253487">
            <w:r w:rsidRPr="00253487">
              <w:t>AllocMethod</w:t>
            </w:r>
          </w:p>
        </w:tc>
        <w:tc>
          <w:tcPr>
            <w:tcW w:w="811" w:type="dxa"/>
            <w:shd w:val="clear" w:color="auto" w:fill="auto"/>
          </w:tcPr>
          <w:p w14:paraId="5FEFAB47" w14:textId="77777777" w:rsidR="00253487" w:rsidRPr="00253487" w:rsidRDefault="00253487" w:rsidP="000F73DB">
            <w:pPr>
              <w:jc w:val="center"/>
            </w:pPr>
            <w:r w:rsidRPr="00253487">
              <w:t>N</w:t>
            </w:r>
          </w:p>
        </w:tc>
        <w:tc>
          <w:tcPr>
            <w:tcW w:w="4859" w:type="dxa"/>
            <w:shd w:val="clear" w:color="auto" w:fill="auto"/>
          </w:tcPr>
          <w:p w14:paraId="088AAFF8" w14:textId="77777777" w:rsidR="00253487" w:rsidRPr="00253487" w:rsidRDefault="00253487" w:rsidP="00253487">
            <w:r w:rsidRPr="00253487">
              <w:t>Specifies the method under which a trade quantity was allocated.</w:t>
            </w:r>
          </w:p>
        </w:tc>
      </w:tr>
      <w:tr w:rsidR="00253487" w:rsidRPr="00253487" w14:paraId="3C714ADB" w14:textId="77777777" w:rsidTr="000F73DB">
        <w:tc>
          <w:tcPr>
            <w:tcW w:w="652" w:type="dxa"/>
            <w:shd w:val="clear" w:color="auto" w:fill="auto"/>
          </w:tcPr>
          <w:p w14:paraId="0A21D9D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FAFAF14" w14:textId="77777777" w:rsidR="00253487" w:rsidRPr="00253487" w:rsidRDefault="00253487" w:rsidP="000F73DB">
            <w:pPr>
              <w:jc w:val="center"/>
            </w:pPr>
            <w:r w:rsidRPr="00253487">
              <w:t>993</w:t>
            </w:r>
          </w:p>
        </w:tc>
        <w:tc>
          <w:tcPr>
            <w:tcW w:w="2098" w:type="dxa"/>
            <w:shd w:val="clear" w:color="auto" w:fill="auto"/>
          </w:tcPr>
          <w:p w14:paraId="21DC6A29" w14:textId="77777777" w:rsidR="00253487" w:rsidRPr="00253487" w:rsidRDefault="00253487" w:rsidP="00253487">
            <w:r w:rsidRPr="00253487">
              <w:t>AllocCustomerCapacity</w:t>
            </w:r>
          </w:p>
        </w:tc>
        <w:tc>
          <w:tcPr>
            <w:tcW w:w="811" w:type="dxa"/>
            <w:shd w:val="clear" w:color="auto" w:fill="auto"/>
          </w:tcPr>
          <w:p w14:paraId="1FE15CD8" w14:textId="77777777" w:rsidR="00253487" w:rsidRPr="00253487" w:rsidRDefault="00253487" w:rsidP="000F73DB">
            <w:pPr>
              <w:jc w:val="center"/>
            </w:pPr>
            <w:r w:rsidRPr="00253487">
              <w:t>N</w:t>
            </w:r>
          </w:p>
        </w:tc>
        <w:tc>
          <w:tcPr>
            <w:tcW w:w="4859" w:type="dxa"/>
            <w:shd w:val="clear" w:color="auto" w:fill="auto"/>
          </w:tcPr>
          <w:p w14:paraId="23B39BEB" w14:textId="77777777" w:rsidR="00253487" w:rsidRPr="00253487" w:rsidRDefault="00253487" w:rsidP="00253487">
            <w:r w:rsidRPr="00253487">
              <w:t>Can be used for granular reporting of separate allocation detail within a single trade report or allocation message.</w:t>
            </w:r>
          </w:p>
        </w:tc>
      </w:tr>
      <w:tr w:rsidR="00253487" w:rsidRPr="00253487" w14:paraId="2F056180" w14:textId="77777777" w:rsidTr="000F73DB">
        <w:tc>
          <w:tcPr>
            <w:tcW w:w="652" w:type="dxa"/>
            <w:shd w:val="clear" w:color="auto" w:fill="auto"/>
          </w:tcPr>
          <w:p w14:paraId="61518E2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0C71270" w14:textId="77777777" w:rsidR="00253487" w:rsidRPr="00253487" w:rsidRDefault="00253487" w:rsidP="000F73DB">
            <w:pPr>
              <w:jc w:val="center"/>
            </w:pPr>
            <w:r w:rsidRPr="00253487">
              <w:t>1047</w:t>
            </w:r>
          </w:p>
        </w:tc>
        <w:tc>
          <w:tcPr>
            <w:tcW w:w="2098" w:type="dxa"/>
            <w:shd w:val="clear" w:color="auto" w:fill="auto"/>
          </w:tcPr>
          <w:p w14:paraId="401B02DE" w14:textId="77777777" w:rsidR="00253487" w:rsidRPr="00253487" w:rsidRDefault="00253487" w:rsidP="00253487">
            <w:r w:rsidRPr="00253487">
              <w:t>AllocPositionEffect</w:t>
            </w:r>
          </w:p>
        </w:tc>
        <w:tc>
          <w:tcPr>
            <w:tcW w:w="811" w:type="dxa"/>
            <w:shd w:val="clear" w:color="auto" w:fill="auto"/>
          </w:tcPr>
          <w:p w14:paraId="6749D09E" w14:textId="77777777" w:rsidR="00253487" w:rsidRPr="00253487" w:rsidRDefault="00253487" w:rsidP="000F73DB">
            <w:pPr>
              <w:jc w:val="center"/>
            </w:pPr>
            <w:r w:rsidRPr="00253487">
              <w:t>N</w:t>
            </w:r>
          </w:p>
        </w:tc>
        <w:tc>
          <w:tcPr>
            <w:tcW w:w="4859" w:type="dxa"/>
            <w:shd w:val="clear" w:color="auto" w:fill="auto"/>
          </w:tcPr>
          <w:p w14:paraId="15D532AA" w14:textId="77777777" w:rsidR="00253487" w:rsidRPr="00253487" w:rsidRDefault="00253487" w:rsidP="00253487"/>
        </w:tc>
      </w:tr>
      <w:tr w:rsidR="00253487" w:rsidRPr="00253487" w14:paraId="0F5F2C91" w14:textId="77777777" w:rsidTr="000F73DB">
        <w:tc>
          <w:tcPr>
            <w:tcW w:w="652" w:type="dxa"/>
            <w:shd w:val="clear" w:color="auto" w:fill="auto"/>
          </w:tcPr>
          <w:p w14:paraId="7C7A38B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77E00200" w14:textId="77777777" w:rsidR="00253487" w:rsidRPr="00253487" w:rsidRDefault="00253487" w:rsidP="000F73DB">
            <w:pPr>
              <w:jc w:val="center"/>
            </w:pPr>
            <w:r w:rsidRPr="00253487">
              <w:t>992</w:t>
            </w:r>
          </w:p>
        </w:tc>
        <w:tc>
          <w:tcPr>
            <w:tcW w:w="2098" w:type="dxa"/>
            <w:tcBorders>
              <w:bottom w:val="single" w:sz="6" w:space="0" w:color="000000"/>
            </w:tcBorders>
            <w:shd w:val="clear" w:color="auto" w:fill="auto"/>
          </w:tcPr>
          <w:p w14:paraId="67B9BBB3" w14:textId="77777777" w:rsidR="00253487" w:rsidRPr="00253487" w:rsidRDefault="00253487" w:rsidP="00253487">
            <w:r w:rsidRPr="00253487">
              <w:t>IndividualAllocType</w:t>
            </w:r>
          </w:p>
        </w:tc>
        <w:tc>
          <w:tcPr>
            <w:tcW w:w="811" w:type="dxa"/>
            <w:tcBorders>
              <w:bottom w:val="single" w:sz="6" w:space="0" w:color="000000"/>
            </w:tcBorders>
            <w:shd w:val="clear" w:color="auto" w:fill="auto"/>
          </w:tcPr>
          <w:p w14:paraId="5B62AC0D"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36F4962" w14:textId="77777777" w:rsidR="00253487" w:rsidRPr="00253487" w:rsidRDefault="00253487" w:rsidP="00253487"/>
        </w:tc>
      </w:tr>
      <w:tr w:rsidR="00253487" w:rsidRPr="00253487" w14:paraId="1D6666CA" w14:textId="77777777" w:rsidTr="000F73DB">
        <w:tc>
          <w:tcPr>
            <w:tcW w:w="652" w:type="dxa"/>
            <w:shd w:val="clear" w:color="auto" w:fill="auto"/>
          </w:tcPr>
          <w:p w14:paraId="513D62CF"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3B047884" w14:textId="77777777" w:rsidR="00253487" w:rsidRPr="00253487" w:rsidRDefault="00253487" w:rsidP="000F73DB">
            <w:pPr>
              <w:jc w:val="left"/>
            </w:pPr>
            <w:r w:rsidRPr="00253487">
              <w:t>component block  &lt;NestedParties&gt;</w:t>
            </w:r>
          </w:p>
        </w:tc>
        <w:tc>
          <w:tcPr>
            <w:tcW w:w="811" w:type="dxa"/>
            <w:tcBorders>
              <w:top w:val="single" w:sz="6" w:space="0" w:color="000000"/>
              <w:bottom w:val="single" w:sz="6" w:space="0" w:color="000000"/>
            </w:tcBorders>
            <w:shd w:val="clear" w:color="auto" w:fill="E6E6E6"/>
          </w:tcPr>
          <w:p w14:paraId="3590273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63D127D" w14:textId="77777777" w:rsidR="00253487" w:rsidRDefault="00253487" w:rsidP="00253487">
            <w:r w:rsidRPr="00253487">
              <w:t>Insert here the set of "Nested Parties" (firm identification "nested" within additional repeating group) fields defined in "Common Components of Application Messages"</w:t>
            </w:r>
          </w:p>
          <w:p w14:paraId="1FFB3761" w14:textId="77777777" w:rsidR="00253487" w:rsidRDefault="00253487" w:rsidP="00253487">
            <w:r w:rsidRPr="00253487">
              <w:t xml:space="preserve">Used for NestedPartyRole=BrokerOfCredit, ClientID, </w:t>
            </w:r>
            <w:r w:rsidRPr="00253487">
              <w:lastRenderedPageBreak/>
              <w:t>Settlement location (PSET), etc.</w:t>
            </w:r>
          </w:p>
          <w:p w14:paraId="0388425C" w14:textId="77777777" w:rsidR="00253487" w:rsidRPr="00253487" w:rsidRDefault="00253487" w:rsidP="00253487">
            <w:r w:rsidRPr="00253487">
              <w:t>Note: this field can be used for settlement location (PSET) information.</w:t>
            </w:r>
          </w:p>
        </w:tc>
      </w:tr>
      <w:tr w:rsidR="00253487" w:rsidRPr="00253487" w14:paraId="011E83A6" w14:textId="77777777" w:rsidTr="000F73DB">
        <w:tc>
          <w:tcPr>
            <w:tcW w:w="652" w:type="dxa"/>
            <w:shd w:val="clear" w:color="auto" w:fill="auto"/>
          </w:tcPr>
          <w:p w14:paraId="7C822307"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tcBorders>
              <w:top w:val="single" w:sz="6" w:space="0" w:color="000000"/>
            </w:tcBorders>
            <w:shd w:val="clear" w:color="auto" w:fill="auto"/>
          </w:tcPr>
          <w:p w14:paraId="2786C6F8" w14:textId="77777777" w:rsidR="00253487" w:rsidRPr="00253487" w:rsidRDefault="00253487" w:rsidP="000F73DB">
            <w:pPr>
              <w:jc w:val="center"/>
            </w:pPr>
            <w:r w:rsidRPr="00253487">
              <w:t>208</w:t>
            </w:r>
          </w:p>
        </w:tc>
        <w:tc>
          <w:tcPr>
            <w:tcW w:w="2098" w:type="dxa"/>
            <w:tcBorders>
              <w:top w:val="single" w:sz="6" w:space="0" w:color="000000"/>
            </w:tcBorders>
            <w:shd w:val="clear" w:color="auto" w:fill="auto"/>
          </w:tcPr>
          <w:p w14:paraId="788BE2A5" w14:textId="77777777" w:rsidR="00253487" w:rsidRPr="00253487" w:rsidRDefault="00253487" w:rsidP="00253487">
            <w:r w:rsidRPr="00253487">
              <w:t>NotifyBrokerOfCredit</w:t>
            </w:r>
          </w:p>
        </w:tc>
        <w:tc>
          <w:tcPr>
            <w:tcW w:w="811" w:type="dxa"/>
            <w:tcBorders>
              <w:top w:val="single" w:sz="6" w:space="0" w:color="000000"/>
            </w:tcBorders>
            <w:shd w:val="clear" w:color="auto" w:fill="auto"/>
          </w:tcPr>
          <w:p w14:paraId="2982C9E1"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98792FC" w14:textId="77777777" w:rsidR="00253487" w:rsidRPr="00253487" w:rsidRDefault="00253487" w:rsidP="00253487"/>
        </w:tc>
      </w:tr>
      <w:tr w:rsidR="00253487" w:rsidRPr="00253487" w14:paraId="6ED76E93" w14:textId="77777777" w:rsidTr="000F73DB">
        <w:tc>
          <w:tcPr>
            <w:tcW w:w="652" w:type="dxa"/>
            <w:shd w:val="clear" w:color="auto" w:fill="auto"/>
          </w:tcPr>
          <w:p w14:paraId="0AAD305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123C2C3" w14:textId="77777777" w:rsidR="00253487" w:rsidRPr="00253487" w:rsidRDefault="00253487" w:rsidP="000F73DB">
            <w:pPr>
              <w:jc w:val="center"/>
            </w:pPr>
            <w:r w:rsidRPr="00253487">
              <w:t>209</w:t>
            </w:r>
          </w:p>
        </w:tc>
        <w:tc>
          <w:tcPr>
            <w:tcW w:w="2098" w:type="dxa"/>
            <w:shd w:val="clear" w:color="auto" w:fill="auto"/>
          </w:tcPr>
          <w:p w14:paraId="43F37351" w14:textId="77777777" w:rsidR="00253487" w:rsidRPr="00253487" w:rsidRDefault="00253487" w:rsidP="00253487">
            <w:r w:rsidRPr="00253487">
              <w:t>AllocHandlInst</w:t>
            </w:r>
          </w:p>
        </w:tc>
        <w:tc>
          <w:tcPr>
            <w:tcW w:w="811" w:type="dxa"/>
            <w:shd w:val="clear" w:color="auto" w:fill="auto"/>
          </w:tcPr>
          <w:p w14:paraId="6D9BBCA8" w14:textId="77777777" w:rsidR="00253487" w:rsidRPr="00253487" w:rsidRDefault="00253487" w:rsidP="000F73DB">
            <w:pPr>
              <w:jc w:val="center"/>
            </w:pPr>
            <w:r w:rsidRPr="00253487">
              <w:t>N</w:t>
            </w:r>
          </w:p>
        </w:tc>
        <w:tc>
          <w:tcPr>
            <w:tcW w:w="4859" w:type="dxa"/>
            <w:shd w:val="clear" w:color="auto" w:fill="auto"/>
          </w:tcPr>
          <w:p w14:paraId="0AA17378" w14:textId="77777777" w:rsidR="00253487" w:rsidRPr="00253487" w:rsidRDefault="00253487" w:rsidP="00253487"/>
        </w:tc>
      </w:tr>
      <w:tr w:rsidR="00253487" w:rsidRPr="00253487" w14:paraId="374CCF4C" w14:textId="77777777" w:rsidTr="000F73DB">
        <w:tc>
          <w:tcPr>
            <w:tcW w:w="652" w:type="dxa"/>
            <w:shd w:val="clear" w:color="auto" w:fill="auto"/>
          </w:tcPr>
          <w:p w14:paraId="59B9EF2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D182E17" w14:textId="77777777" w:rsidR="00253487" w:rsidRPr="00253487" w:rsidRDefault="00253487" w:rsidP="000F73DB">
            <w:pPr>
              <w:jc w:val="center"/>
            </w:pPr>
            <w:r w:rsidRPr="00253487">
              <w:t>161</w:t>
            </w:r>
          </w:p>
        </w:tc>
        <w:tc>
          <w:tcPr>
            <w:tcW w:w="2098" w:type="dxa"/>
            <w:shd w:val="clear" w:color="auto" w:fill="auto"/>
          </w:tcPr>
          <w:p w14:paraId="33AD056B" w14:textId="77777777" w:rsidR="00253487" w:rsidRPr="00253487" w:rsidRDefault="00253487" w:rsidP="00253487">
            <w:r w:rsidRPr="00253487">
              <w:t>AllocText</w:t>
            </w:r>
          </w:p>
        </w:tc>
        <w:tc>
          <w:tcPr>
            <w:tcW w:w="811" w:type="dxa"/>
            <w:shd w:val="clear" w:color="auto" w:fill="auto"/>
          </w:tcPr>
          <w:p w14:paraId="0FB5A447" w14:textId="77777777" w:rsidR="00253487" w:rsidRPr="00253487" w:rsidRDefault="00253487" w:rsidP="000F73DB">
            <w:pPr>
              <w:jc w:val="center"/>
            </w:pPr>
            <w:r w:rsidRPr="00253487">
              <w:t>N</w:t>
            </w:r>
          </w:p>
        </w:tc>
        <w:tc>
          <w:tcPr>
            <w:tcW w:w="4859" w:type="dxa"/>
            <w:shd w:val="clear" w:color="auto" w:fill="auto"/>
          </w:tcPr>
          <w:p w14:paraId="466BF96E" w14:textId="77777777" w:rsidR="00253487" w:rsidRPr="00253487" w:rsidRDefault="00253487" w:rsidP="00253487">
            <w:r w:rsidRPr="00253487">
              <w:t>Free format text field related to this AllocAccount</w:t>
            </w:r>
          </w:p>
        </w:tc>
      </w:tr>
      <w:tr w:rsidR="00253487" w:rsidRPr="00253487" w14:paraId="087A4F68" w14:textId="77777777" w:rsidTr="000F73DB">
        <w:tc>
          <w:tcPr>
            <w:tcW w:w="652" w:type="dxa"/>
            <w:shd w:val="clear" w:color="auto" w:fill="auto"/>
          </w:tcPr>
          <w:p w14:paraId="18B9646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B4CF246" w14:textId="77777777" w:rsidR="00253487" w:rsidRPr="00253487" w:rsidRDefault="00253487" w:rsidP="000F73DB">
            <w:pPr>
              <w:jc w:val="center"/>
            </w:pPr>
            <w:r w:rsidRPr="00253487">
              <w:t>360</w:t>
            </w:r>
          </w:p>
        </w:tc>
        <w:tc>
          <w:tcPr>
            <w:tcW w:w="2098" w:type="dxa"/>
            <w:shd w:val="clear" w:color="auto" w:fill="auto"/>
          </w:tcPr>
          <w:p w14:paraId="71F725C4" w14:textId="77777777" w:rsidR="00253487" w:rsidRPr="00253487" w:rsidRDefault="00253487" w:rsidP="00253487">
            <w:r w:rsidRPr="00253487">
              <w:t>EncodedAllocTextLen</w:t>
            </w:r>
          </w:p>
        </w:tc>
        <w:tc>
          <w:tcPr>
            <w:tcW w:w="811" w:type="dxa"/>
            <w:shd w:val="clear" w:color="auto" w:fill="auto"/>
          </w:tcPr>
          <w:p w14:paraId="3170D534" w14:textId="77777777" w:rsidR="00253487" w:rsidRPr="00253487" w:rsidRDefault="00253487" w:rsidP="000F73DB">
            <w:pPr>
              <w:jc w:val="center"/>
            </w:pPr>
            <w:r w:rsidRPr="00253487">
              <w:t>N</w:t>
            </w:r>
          </w:p>
        </w:tc>
        <w:tc>
          <w:tcPr>
            <w:tcW w:w="4859" w:type="dxa"/>
            <w:shd w:val="clear" w:color="auto" w:fill="auto"/>
          </w:tcPr>
          <w:p w14:paraId="50AFEF40" w14:textId="77777777" w:rsidR="00253487" w:rsidRPr="00253487" w:rsidRDefault="00253487" w:rsidP="00253487">
            <w:r w:rsidRPr="00253487">
              <w:t>Must be set if EncodedAllocText field is specified and must immediately precede it.</w:t>
            </w:r>
          </w:p>
        </w:tc>
      </w:tr>
      <w:tr w:rsidR="00253487" w:rsidRPr="00253487" w14:paraId="2446B5D1" w14:textId="77777777" w:rsidTr="000F73DB">
        <w:tc>
          <w:tcPr>
            <w:tcW w:w="652" w:type="dxa"/>
            <w:shd w:val="clear" w:color="auto" w:fill="auto"/>
          </w:tcPr>
          <w:p w14:paraId="5745047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0DCA736D" w14:textId="77777777" w:rsidR="00253487" w:rsidRPr="00253487" w:rsidRDefault="00253487" w:rsidP="000F73DB">
            <w:pPr>
              <w:jc w:val="center"/>
            </w:pPr>
            <w:r w:rsidRPr="00253487">
              <w:t>361</w:t>
            </w:r>
          </w:p>
        </w:tc>
        <w:tc>
          <w:tcPr>
            <w:tcW w:w="2098" w:type="dxa"/>
            <w:tcBorders>
              <w:bottom w:val="single" w:sz="6" w:space="0" w:color="000000"/>
            </w:tcBorders>
            <w:shd w:val="clear" w:color="auto" w:fill="auto"/>
          </w:tcPr>
          <w:p w14:paraId="2ABAD6AB" w14:textId="77777777" w:rsidR="00253487" w:rsidRPr="00253487" w:rsidRDefault="00253487" w:rsidP="00253487">
            <w:r w:rsidRPr="00253487">
              <w:t>EncodedAllocText</w:t>
            </w:r>
          </w:p>
        </w:tc>
        <w:tc>
          <w:tcPr>
            <w:tcW w:w="811" w:type="dxa"/>
            <w:tcBorders>
              <w:bottom w:val="single" w:sz="6" w:space="0" w:color="000000"/>
            </w:tcBorders>
            <w:shd w:val="clear" w:color="auto" w:fill="auto"/>
          </w:tcPr>
          <w:p w14:paraId="5CCA2F3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381592B" w14:textId="77777777" w:rsidR="00253487" w:rsidRPr="00253487" w:rsidRDefault="00253487" w:rsidP="00253487">
            <w:r w:rsidRPr="00253487">
              <w:t>Encoded (non-ASCII characters) representation of the AllocText field in the encoded format specified via the MessageEncoding field.</w:t>
            </w:r>
          </w:p>
        </w:tc>
      </w:tr>
      <w:tr w:rsidR="00253487" w:rsidRPr="00253487" w14:paraId="70A1A694" w14:textId="77777777" w:rsidTr="000F73DB">
        <w:tc>
          <w:tcPr>
            <w:tcW w:w="652" w:type="dxa"/>
            <w:shd w:val="clear" w:color="auto" w:fill="auto"/>
          </w:tcPr>
          <w:p w14:paraId="47B9DBAE"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402D8A5D" w14:textId="77777777" w:rsidR="00253487" w:rsidRPr="00253487" w:rsidRDefault="00253487" w:rsidP="000F73DB">
            <w:pPr>
              <w:jc w:val="left"/>
            </w:pPr>
            <w:r w:rsidRPr="00253487">
              <w:t>component block  &lt;CommissionData&gt;</w:t>
            </w:r>
          </w:p>
        </w:tc>
        <w:tc>
          <w:tcPr>
            <w:tcW w:w="811" w:type="dxa"/>
            <w:tcBorders>
              <w:top w:val="single" w:sz="6" w:space="0" w:color="000000"/>
              <w:bottom w:val="single" w:sz="6" w:space="0" w:color="000000"/>
            </w:tcBorders>
            <w:shd w:val="clear" w:color="auto" w:fill="E6E6E6"/>
          </w:tcPr>
          <w:p w14:paraId="2E21D7B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35C8D32" w14:textId="77777777" w:rsidR="00253487" w:rsidRPr="00253487" w:rsidRDefault="00253487" w:rsidP="00253487">
            <w:r w:rsidRPr="00253487">
              <w:t>Insert here the set of "CommissionData" fields defined in "Common Components of Application Messages"</w:t>
            </w:r>
          </w:p>
        </w:tc>
      </w:tr>
      <w:tr w:rsidR="00253487" w:rsidRPr="00253487" w14:paraId="1789DC91" w14:textId="77777777" w:rsidTr="000F73DB">
        <w:tc>
          <w:tcPr>
            <w:tcW w:w="652" w:type="dxa"/>
            <w:shd w:val="clear" w:color="auto" w:fill="auto"/>
          </w:tcPr>
          <w:p w14:paraId="04807FC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50B34452" w14:textId="77777777" w:rsidR="00253487" w:rsidRPr="00253487" w:rsidRDefault="00253487" w:rsidP="000F73DB">
            <w:pPr>
              <w:jc w:val="center"/>
            </w:pPr>
            <w:r w:rsidRPr="00253487">
              <w:t>153</w:t>
            </w:r>
          </w:p>
        </w:tc>
        <w:tc>
          <w:tcPr>
            <w:tcW w:w="2098" w:type="dxa"/>
            <w:tcBorders>
              <w:top w:val="single" w:sz="6" w:space="0" w:color="000000"/>
            </w:tcBorders>
            <w:shd w:val="clear" w:color="auto" w:fill="auto"/>
          </w:tcPr>
          <w:p w14:paraId="0850D2C3" w14:textId="77777777" w:rsidR="00253487" w:rsidRPr="00253487" w:rsidRDefault="00253487" w:rsidP="00253487">
            <w:r w:rsidRPr="00253487">
              <w:t>AllocAvgPx</w:t>
            </w:r>
          </w:p>
        </w:tc>
        <w:tc>
          <w:tcPr>
            <w:tcW w:w="811" w:type="dxa"/>
            <w:tcBorders>
              <w:top w:val="single" w:sz="6" w:space="0" w:color="000000"/>
            </w:tcBorders>
            <w:shd w:val="clear" w:color="auto" w:fill="auto"/>
          </w:tcPr>
          <w:p w14:paraId="1FB23592"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2BDD465" w14:textId="77777777" w:rsidR="00253487" w:rsidRPr="00253487" w:rsidRDefault="00253487" w:rsidP="00253487">
            <w:r w:rsidRPr="00253487">
              <w:t>AvgPx for this AllocAccount. For F/X orders, should be the "all-in" rate (spot rate adjusted for forward points) for this allocation, expressed in terms of Currency(15).  For Fixed Income always express value as "percent of par".</w:t>
            </w:r>
          </w:p>
        </w:tc>
      </w:tr>
      <w:tr w:rsidR="00253487" w:rsidRPr="00253487" w14:paraId="1489F2E3" w14:textId="77777777" w:rsidTr="000F73DB">
        <w:tc>
          <w:tcPr>
            <w:tcW w:w="652" w:type="dxa"/>
            <w:shd w:val="clear" w:color="auto" w:fill="auto"/>
          </w:tcPr>
          <w:p w14:paraId="1EDF712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D04D422" w14:textId="77777777" w:rsidR="00253487" w:rsidRPr="00253487" w:rsidRDefault="00253487" w:rsidP="000F73DB">
            <w:pPr>
              <w:jc w:val="center"/>
            </w:pPr>
            <w:r w:rsidRPr="00253487">
              <w:t>154</w:t>
            </w:r>
          </w:p>
        </w:tc>
        <w:tc>
          <w:tcPr>
            <w:tcW w:w="2098" w:type="dxa"/>
            <w:shd w:val="clear" w:color="auto" w:fill="auto"/>
          </w:tcPr>
          <w:p w14:paraId="3D4B1CEE" w14:textId="77777777" w:rsidR="00253487" w:rsidRPr="00253487" w:rsidRDefault="00253487" w:rsidP="00253487">
            <w:r w:rsidRPr="00253487">
              <w:t>AllocNetMoney</w:t>
            </w:r>
          </w:p>
        </w:tc>
        <w:tc>
          <w:tcPr>
            <w:tcW w:w="811" w:type="dxa"/>
            <w:shd w:val="clear" w:color="auto" w:fill="auto"/>
          </w:tcPr>
          <w:p w14:paraId="05A1A49D" w14:textId="77777777" w:rsidR="00253487" w:rsidRPr="00253487" w:rsidRDefault="00253487" w:rsidP="000F73DB">
            <w:pPr>
              <w:jc w:val="center"/>
            </w:pPr>
            <w:r w:rsidRPr="00253487">
              <w:t>N</w:t>
            </w:r>
          </w:p>
        </w:tc>
        <w:tc>
          <w:tcPr>
            <w:tcW w:w="4859" w:type="dxa"/>
            <w:shd w:val="clear" w:color="auto" w:fill="auto"/>
          </w:tcPr>
          <w:p w14:paraId="2534DFD2" w14:textId="77777777" w:rsidR="00253487" w:rsidRDefault="00253487" w:rsidP="00253487">
            <w:r w:rsidRPr="00253487">
              <w:t>NetMoney for this AllocAccount</w:t>
            </w:r>
          </w:p>
          <w:p w14:paraId="787B4B62" w14:textId="77777777" w:rsidR="00253487" w:rsidRDefault="00253487" w:rsidP="00253487">
            <w:r w:rsidRPr="00253487">
              <w:t>((AllocQty * AllocAvgPx) - Commission - sum of MiscFeeAmt + AccruedInterestAmt) if a Sell.</w:t>
            </w:r>
          </w:p>
          <w:p w14:paraId="2D07F579" w14:textId="77777777" w:rsidR="00253487" w:rsidRDefault="00253487" w:rsidP="00253487">
            <w:r w:rsidRPr="00253487">
              <w:t>((AllocQty * AllocAvgPx) + Commission + sum of MiscFeeAmt + AccruedInterestAmt) if a Buy.</w:t>
            </w:r>
          </w:p>
          <w:p w14:paraId="2560FB00" w14:textId="77777777" w:rsidR="00253487" w:rsidRPr="00253487" w:rsidRDefault="00253487" w:rsidP="00253487">
            <w:r w:rsidRPr="00253487">
              <w:t>For FX, if specified, expressed in terms of Currency(15).</w:t>
            </w:r>
          </w:p>
        </w:tc>
      </w:tr>
      <w:tr w:rsidR="00253487" w:rsidRPr="00253487" w14:paraId="4FB611E0" w14:textId="77777777" w:rsidTr="000F73DB">
        <w:tc>
          <w:tcPr>
            <w:tcW w:w="652" w:type="dxa"/>
            <w:shd w:val="clear" w:color="auto" w:fill="auto"/>
          </w:tcPr>
          <w:p w14:paraId="0B37B7A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38E06B7" w14:textId="77777777" w:rsidR="00253487" w:rsidRPr="00253487" w:rsidRDefault="00253487" w:rsidP="000F73DB">
            <w:pPr>
              <w:jc w:val="center"/>
            </w:pPr>
            <w:r w:rsidRPr="00253487">
              <w:t>119</w:t>
            </w:r>
          </w:p>
        </w:tc>
        <w:tc>
          <w:tcPr>
            <w:tcW w:w="2098" w:type="dxa"/>
            <w:shd w:val="clear" w:color="auto" w:fill="auto"/>
          </w:tcPr>
          <w:p w14:paraId="2AA49464" w14:textId="77777777" w:rsidR="00253487" w:rsidRPr="00253487" w:rsidRDefault="00253487" w:rsidP="00253487">
            <w:r w:rsidRPr="00253487">
              <w:t>SettlCurrAmt</w:t>
            </w:r>
          </w:p>
        </w:tc>
        <w:tc>
          <w:tcPr>
            <w:tcW w:w="811" w:type="dxa"/>
            <w:shd w:val="clear" w:color="auto" w:fill="auto"/>
          </w:tcPr>
          <w:p w14:paraId="06DD8830" w14:textId="77777777" w:rsidR="00253487" w:rsidRPr="00253487" w:rsidRDefault="00253487" w:rsidP="000F73DB">
            <w:pPr>
              <w:jc w:val="center"/>
            </w:pPr>
            <w:r w:rsidRPr="00253487">
              <w:t>N</w:t>
            </w:r>
          </w:p>
        </w:tc>
        <w:tc>
          <w:tcPr>
            <w:tcW w:w="4859" w:type="dxa"/>
            <w:shd w:val="clear" w:color="auto" w:fill="auto"/>
          </w:tcPr>
          <w:p w14:paraId="7BBE5454" w14:textId="77777777" w:rsidR="00253487" w:rsidRPr="00253487" w:rsidRDefault="00253487" w:rsidP="00253487">
            <w:r w:rsidRPr="00253487">
              <w:t>(Deprecated in FIX.4.4)Replaced by AllocSettlCurrAmt</w:t>
            </w:r>
          </w:p>
        </w:tc>
      </w:tr>
      <w:tr w:rsidR="00253487" w:rsidRPr="00253487" w14:paraId="78BED4E4" w14:textId="77777777" w:rsidTr="000F73DB">
        <w:tc>
          <w:tcPr>
            <w:tcW w:w="652" w:type="dxa"/>
            <w:shd w:val="clear" w:color="auto" w:fill="auto"/>
          </w:tcPr>
          <w:p w14:paraId="16D8A5D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05F701E" w14:textId="77777777" w:rsidR="00253487" w:rsidRPr="00253487" w:rsidRDefault="00253487" w:rsidP="000F73DB">
            <w:pPr>
              <w:jc w:val="center"/>
            </w:pPr>
            <w:r w:rsidRPr="00253487">
              <w:t>737</w:t>
            </w:r>
          </w:p>
        </w:tc>
        <w:tc>
          <w:tcPr>
            <w:tcW w:w="2098" w:type="dxa"/>
            <w:shd w:val="clear" w:color="auto" w:fill="auto"/>
          </w:tcPr>
          <w:p w14:paraId="385CF329" w14:textId="77777777" w:rsidR="00253487" w:rsidRPr="00253487" w:rsidRDefault="00253487" w:rsidP="00253487">
            <w:r w:rsidRPr="00253487">
              <w:t>AllocSettlCurrAmt</w:t>
            </w:r>
          </w:p>
        </w:tc>
        <w:tc>
          <w:tcPr>
            <w:tcW w:w="811" w:type="dxa"/>
            <w:shd w:val="clear" w:color="auto" w:fill="auto"/>
          </w:tcPr>
          <w:p w14:paraId="60E93193" w14:textId="77777777" w:rsidR="00253487" w:rsidRPr="00253487" w:rsidRDefault="00253487" w:rsidP="000F73DB">
            <w:pPr>
              <w:jc w:val="center"/>
            </w:pPr>
            <w:r w:rsidRPr="00253487">
              <w:t>N</w:t>
            </w:r>
          </w:p>
        </w:tc>
        <w:tc>
          <w:tcPr>
            <w:tcW w:w="4859" w:type="dxa"/>
            <w:shd w:val="clear" w:color="auto" w:fill="auto"/>
          </w:tcPr>
          <w:p w14:paraId="6D1FD1C1" w14:textId="77777777" w:rsidR="00253487" w:rsidRPr="00253487" w:rsidRDefault="00253487" w:rsidP="00253487">
            <w:r w:rsidRPr="00253487">
              <w:t>AllocNetMoney in AllocSettlCurrency for this AllocAccount if AllocSettlCurrency is different from "overall" Currency</w:t>
            </w:r>
          </w:p>
        </w:tc>
      </w:tr>
      <w:tr w:rsidR="00253487" w:rsidRPr="00253487" w14:paraId="3237D263" w14:textId="77777777" w:rsidTr="000F73DB">
        <w:tc>
          <w:tcPr>
            <w:tcW w:w="652" w:type="dxa"/>
            <w:shd w:val="clear" w:color="auto" w:fill="auto"/>
          </w:tcPr>
          <w:p w14:paraId="4BFA31B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85292FF" w14:textId="77777777" w:rsidR="00253487" w:rsidRPr="00253487" w:rsidRDefault="00253487" w:rsidP="000F73DB">
            <w:pPr>
              <w:jc w:val="center"/>
            </w:pPr>
            <w:r w:rsidRPr="00253487">
              <w:t>120</w:t>
            </w:r>
          </w:p>
        </w:tc>
        <w:tc>
          <w:tcPr>
            <w:tcW w:w="2098" w:type="dxa"/>
            <w:shd w:val="clear" w:color="auto" w:fill="auto"/>
          </w:tcPr>
          <w:p w14:paraId="72DE2616" w14:textId="77777777" w:rsidR="00253487" w:rsidRPr="00253487" w:rsidRDefault="00253487" w:rsidP="00253487">
            <w:r w:rsidRPr="00253487">
              <w:t>SettlCurrency</w:t>
            </w:r>
          </w:p>
        </w:tc>
        <w:tc>
          <w:tcPr>
            <w:tcW w:w="811" w:type="dxa"/>
            <w:shd w:val="clear" w:color="auto" w:fill="auto"/>
          </w:tcPr>
          <w:p w14:paraId="4F6817F2" w14:textId="77777777" w:rsidR="00253487" w:rsidRPr="00253487" w:rsidRDefault="00253487" w:rsidP="000F73DB">
            <w:pPr>
              <w:jc w:val="center"/>
            </w:pPr>
            <w:r w:rsidRPr="00253487">
              <w:t>N</w:t>
            </w:r>
          </w:p>
        </w:tc>
        <w:tc>
          <w:tcPr>
            <w:tcW w:w="4859" w:type="dxa"/>
            <w:shd w:val="clear" w:color="auto" w:fill="auto"/>
          </w:tcPr>
          <w:p w14:paraId="676B85CA" w14:textId="77777777" w:rsidR="00253487" w:rsidRDefault="00253487" w:rsidP="00253487">
            <w:r w:rsidRPr="00253487">
              <w:t>(Deprecated in FIX.4.4)Replaced by AllocSettlCurrency</w:t>
            </w:r>
          </w:p>
          <w:p w14:paraId="22F87F49" w14:textId="77777777" w:rsidR="00253487" w:rsidRPr="00253487" w:rsidRDefault="00253487" w:rsidP="00253487">
            <w:r w:rsidRPr="00253487">
              <w:t>SettlCurrency for this AllocAccount if different from "overall" Currency. Required if SettlCurrAmt is specified.</w:t>
            </w:r>
          </w:p>
        </w:tc>
      </w:tr>
      <w:tr w:rsidR="00253487" w:rsidRPr="00253487" w14:paraId="19D58411" w14:textId="77777777" w:rsidTr="000F73DB">
        <w:tc>
          <w:tcPr>
            <w:tcW w:w="652" w:type="dxa"/>
            <w:shd w:val="clear" w:color="auto" w:fill="auto"/>
          </w:tcPr>
          <w:p w14:paraId="228EE2A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E99ED78" w14:textId="77777777" w:rsidR="00253487" w:rsidRPr="00253487" w:rsidRDefault="00253487" w:rsidP="000F73DB">
            <w:pPr>
              <w:jc w:val="center"/>
            </w:pPr>
            <w:r w:rsidRPr="00253487">
              <w:t>736</w:t>
            </w:r>
          </w:p>
        </w:tc>
        <w:tc>
          <w:tcPr>
            <w:tcW w:w="2098" w:type="dxa"/>
            <w:shd w:val="clear" w:color="auto" w:fill="auto"/>
          </w:tcPr>
          <w:p w14:paraId="5237F566" w14:textId="77777777" w:rsidR="00253487" w:rsidRPr="00253487" w:rsidRDefault="00253487" w:rsidP="00253487">
            <w:r w:rsidRPr="00253487">
              <w:t>AllocSettlCurrency</w:t>
            </w:r>
          </w:p>
        </w:tc>
        <w:tc>
          <w:tcPr>
            <w:tcW w:w="811" w:type="dxa"/>
            <w:shd w:val="clear" w:color="auto" w:fill="auto"/>
          </w:tcPr>
          <w:p w14:paraId="47CE3DF8" w14:textId="77777777" w:rsidR="00253487" w:rsidRPr="00253487" w:rsidRDefault="00253487" w:rsidP="000F73DB">
            <w:pPr>
              <w:jc w:val="center"/>
            </w:pPr>
            <w:r w:rsidRPr="00253487">
              <w:t>N</w:t>
            </w:r>
          </w:p>
        </w:tc>
        <w:tc>
          <w:tcPr>
            <w:tcW w:w="4859" w:type="dxa"/>
            <w:shd w:val="clear" w:color="auto" w:fill="auto"/>
          </w:tcPr>
          <w:p w14:paraId="4E2C2CDB" w14:textId="77777777" w:rsidR="00253487" w:rsidRDefault="00253487" w:rsidP="00253487">
            <w:r w:rsidRPr="00253487">
              <w:t>AllocSettlCurrency for this AllocAccount if different from "overall" Currency.</w:t>
            </w:r>
          </w:p>
          <w:p w14:paraId="0FC1BEA1" w14:textId="77777777" w:rsidR="00253487" w:rsidRDefault="00253487" w:rsidP="00253487">
            <w:r w:rsidRPr="00253487">
              <w:t>Required if AllocSettlCurrAmt is specified.</w:t>
            </w:r>
          </w:p>
          <w:p w14:paraId="16BADDA3" w14:textId="77777777" w:rsidR="00253487" w:rsidRPr="00253487" w:rsidRDefault="00253487" w:rsidP="00253487">
            <w:r w:rsidRPr="00253487">
              <w:t>Required for NDFs.</w:t>
            </w:r>
          </w:p>
        </w:tc>
      </w:tr>
      <w:tr w:rsidR="00253487" w:rsidRPr="00253487" w14:paraId="490760E6" w14:textId="77777777" w:rsidTr="000F73DB">
        <w:tc>
          <w:tcPr>
            <w:tcW w:w="652" w:type="dxa"/>
            <w:shd w:val="clear" w:color="auto" w:fill="auto"/>
          </w:tcPr>
          <w:p w14:paraId="2F384F7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E4CCF5D" w14:textId="77777777" w:rsidR="00253487" w:rsidRPr="00253487" w:rsidRDefault="00253487" w:rsidP="000F73DB">
            <w:pPr>
              <w:jc w:val="center"/>
            </w:pPr>
            <w:r w:rsidRPr="00253487">
              <w:t>155</w:t>
            </w:r>
          </w:p>
        </w:tc>
        <w:tc>
          <w:tcPr>
            <w:tcW w:w="2098" w:type="dxa"/>
            <w:shd w:val="clear" w:color="auto" w:fill="auto"/>
          </w:tcPr>
          <w:p w14:paraId="03BBDB6F" w14:textId="77777777" w:rsidR="00253487" w:rsidRPr="00253487" w:rsidRDefault="00253487" w:rsidP="00253487">
            <w:r w:rsidRPr="00253487">
              <w:t>SettlCurrFxRate</w:t>
            </w:r>
          </w:p>
        </w:tc>
        <w:tc>
          <w:tcPr>
            <w:tcW w:w="811" w:type="dxa"/>
            <w:shd w:val="clear" w:color="auto" w:fill="auto"/>
          </w:tcPr>
          <w:p w14:paraId="58DDF116" w14:textId="77777777" w:rsidR="00253487" w:rsidRPr="00253487" w:rsidRDefault="00253487" w:rsidP="000F73DB">
            <w:pPr>
              <w:jc w:val="center"/>
            </w:pPr>
            <w:r w:rsidRPr="00253487">
              <w:t>N</w:t>
            </w:r>
          </w:p>
        </w:tc>
        <w:tc>
          <w:tcPr>
            <w:tcW w:w="4859" w:type="dxa"/>
            <w:shd w:val="clear" w:color="auto" w:fill="auto"/>
          </w:tcPr>
          <w:p w14:paraId="5576C8EF" w14:textId="77777777" w:rsidR="00253487" w:rsidRPr="00253487" w:rsidRDefault="00253487" w:rsidP="00253487">
            <w:r w:rsidRPr="00253487">
              <w:t>Foreign exchange rate used to compute AllocSettlCurrAmt from Currency to AllocSettlCurrency</w:t>
            </w:r>
          </w:p>
        </w:tc>
      </w:tr>
      <w:tr w:rsidR="00253487" w:rsidRPr="00253487" w14:paraId="60F9ABF9" w14:textId="77777777" w:rsidTr="000F73DB">
        <w:tc>
          <w:tcPr>
            <w:tcW w:w="652" w:type="dxa"/>
            <w:shd w:val="clear" w:color="auto" w:fill="auto"/>
          </w:tcPr>
          <w:p w14:paraId="3B1D3CD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BB48D93" w14:textId="77777777" w:rsidR="00253487" w:rsidRPr="00253487" w:rsidRDefault="00253487" w:rsidP="000F73DB">
            <w:pPr>
              <w:jc w:val="center"/>
            </w:pPr>
            <w:r w:rsidRPr="00253487">
              <w:t>156</w:t>
            </w:r>
          </w:p>
        </w:tc>
        <w:tc>
          <w:tcPr>
            <w:tcW w:w="2098" w:type="dxa"/>
            <w:shd w:val="clear" w:color="auto" w:fill="auto"/>
          </w:tcPr>
          <w:p w14:paraId="08A82F73" w14:textId="77777777" w:rsidR="00253487" w:rsidRPr="00253487" w:rsidRDefault="00253487" w:rsidP="00253487">
            <w:r w:rsidRPr="00253487">
              <w:t>SettlCurrFxRateCalc</w:t>
            </w:r>
          </w:p>
        </w:tc>
        <w:tc>
          <w:tcPr>
            <w:tcW w:w="811" w:type="dxa"/>
            <w:shd w:val="clear" w:color="auto" w:fill="auto"/>
          </w:tcPr>
          <w:p w14:paraId="373109BF" w14:textId="77777777" w:rsidR="00253487" w:rsidRPr="00253487" w:rsidRDefault="00253487" w:rsidP="000F73DB">
            <w:pPr>
              <w:jc w:val="center"/>
            </w:pPr>
            <w:r w:rsidRPr="00253487">
              <w:t>N</w:t>
            </w:r>
          </w:p>
        </w:tc>
        <w:tc>
          <w:tcPr>
            <w:tcW w:w="4859" w:type="dxa"/>
            <w:shd w:val="clear" w:color="auto" w:fill="auto"/>
          </w:tcPr>
          <w:p w14:paraId="6F4FBC5A" w14:textId="77777777" w:rsidR="00253487" w:rsidRPr="00253487" w:rsidRDefault="00253487" w:rsidP="00253487">
            <w:r w:rsidRPr="00253487">
              <w:t>Specifies whether the SettlCurrFxRate should be multiplied or divided</w:t>
            </w:r>
          </w:p>
        </w:tc>
      </w:tr>
      <w:tr w:rsidR="00253487" w:rsidRPr="00253487" w14:paraId="60537808" w14:textId="77777777" w:rsidTr="000F73DB">
        <w:tc>
          <w:tcPr>
            <w:tcW w:w="652" w:type="dxa"/>
            <w:shd w:val="clear" w:color="auto" w:fill="auto"/>
          </w:tcPr>
          <w:p w14:paraId="6547633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EB64D88" w14:textId="77777777" w:rsidR="00253487" w:rsidRPr="00253487" w:rsidRDefault="00253487" w:rsidP="000F73DB">
            <w:pPr>
              <w:jc w:val="center"/>
            </w:pPr>
            <w:r w:rsidRPr="00253487">
              <w:t>742</w:t>
            </w:r>
          </w:p>
        </w:tc>
        <w:tc>
          <w:tcPr>
            <w:tcW w:w="2098" w:type="dxa"/>
            <w:shd w:val="clear" w:color="auto" w:fill="auto"/>
          </w:tcPr>
          <w:p w14:paraId="32C953B7" w14:textId="77777777" w:rsidR="00253487" w:rsidRPr="00253487" w:rsidRDefault="00253487" w:rsidP="00253487">
            <w:r w:rsidRPr="00253487">
              <w:t>AllocAccruedInterestAmt</w:t>
            </w:r>
          </w:p>
        </w:tc>
        <w:tc>
          <w:tcPr>
            <w:tcW w:w="811" w:type="dxa"/>
            <w:shd w:val="clear" w:color="auto" w:fill="auto"/>
          </w:tcPr>
          <w:p w14:paraId="709D7050" w14:textId="77777777" w:rsidR="00253487" w:rsidRPr="00253487" w:rsidRDefault="00253487" w:rsidP="000F73DB">
            <w:pPr>
              <w:jc w:val="center"/>
            </w:pPr>
            <w:r w:rsidRPr="00253487">
              <w:t>N</w:t>
            </w:r>
          </w:p>
        </w:tc>
        <w:tc>
          <w:tcPr>
            <w:tcW w:w="4859" w:type="dxa"/>
            <w:shd w:val="clear" w:color="auto" w:fill="auto"/>
          </w:tcPr>
          <w:p w14:paraId="62EAAF49" w14:textId="77777777" w:rsidR="00253487" w:rsidRPr="00253487" w:rsidRDefault="00253487" w:rsidP="00253487">
            <w:r w:rsidRPr="00253487">
              <w:t>Applicable for Convertible Bonds and fixed income</w:t>
            </w:r>
          </w:p>
        </w:tc>
      </w:tr>
      <w:tr w:rsidR="00253487" w:rsidRPr="00253487" w14:paraId="4CC56D6C" w14:textId="77777777" w:rsidTr="000F73DB">
        <w:tc>
          <w:tcPr>
            <w:tcW w:w="652" w:type="dxa"/>
            <w:shd w:val="clear" w:color="auto" w:fill="auto"/>
          </w:tcPr>
          <w:p w14:paraId="7D30B60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50C5072F" w14:textId="77777777" w:rsidR="00253487" w:rsidRPr="00253487" w:rsidRDefault="00253487" w:rsidP="000F73DB">
            <w:pPr>
              <w:jc w:val="center"/>
            </w:pPr>
            <w:r w:rsidRPr="00253487">
              <w:t>741</w:t>
            </w:r>
          </w:p>
        </w:tc>
        <w:tc>
          <w:tcPr>
            <w:tcW w:w="2098" w:type="dxa"/>
            <w:tcBorders>
              <w:bottom w:val="single" w:sz="6" w:space="0" w:color="000000"/>
            </w:tcBorders>
            <w:shd w:val="clear" w:color="auto" w:fill="auto"/>
          </w:tcPr>
          <w:p w14:paraId="31B176A8" w14:textId="77777777" w:rsidR="00253487" w:rsidRPr="00253487" w:rsidRDefault="00253487" w:rsidP="00253487">
            <w:r w:rsidRPr="00253487">
              <w:t>AllocInterestAtMaturit</w:t>
            </w:r>
            <w:r w:rsidRPr="00253487">
              <w:lastRenderedPageBreak/>
              <w:t>y</w:t>
            </w:r>
          </w:p>
        </w:tc>
        <w:tc>
          <w:tcPr>
            <w:tcW w:w="811" w:type="dxa"/>
            <w:tcBorders>
              <w:bottom w:val="single" w:sz="6" w:space="0" w:color="000000"/>
            </w:tcBorders>
            <w:shd w:val="clear" w:color="auto" w:fill="auto"/>
          </w:tcPr>
          <w:p w14:paraId="0021EA0B" w14:textId="77777777" w:rsidR="00253487" w:rsidRPr="00253487" w:rsidRDefault="00253487" w:rsidP="000F73DB">
            <w:pPr>
              <w:jc w:val="center"/>
            </w:pPr>
            <w:r w:rsidRPr="00253487">
              <w:lastRenderedPageBreak/>
              <w:t>N</w:t>
            </w:r>
          </w:p>
        </w:tc>
        <w:tc>
          <w:tcPr>
            <w:tcW w:w="4859" w:type="dxa"/>
            <w:tcBorders>
              <w:bottom w:val="single" w:sz="6" w:space="0" w:color="000000"/>
            </w:tcBorders>
            <w:shd w:val="clear" w:color="auto" w:fill="auto"/>
          </w:tcPr>
          <w:p w14:paraId="301C67C3" w14:textId="77777777" w:rsidR="00253487" w:rsidRPr="00253487" w:rsidRDefault="00253487" w:rsidP="00253487">
            <w:r w:rsidRPr="00253487">
              <w:t xml:space="preserve">Applicable for securities that pay interest in lump-sum at </w:t>
            </w:r>
            <w:r w:rsidRPr="00253487">
              <w:lastRenderedPageBreak/>
              <w:t>maturity</w:t>
            </w:r>
          </w:p>
        </w:tc>
      </w:tr>
      <w:tr w:rsidR="00253487" w:rsidRPr="00253487" w14:paraId="2CB3E73E" w14:textId="77777777" w:rsidTr="000F73DB">
        <w:tc>
          <w:tcPr>
            <w:tcW w:w="652" w:type="dxa"/>
            <w:shd w:val="clear" w:color="auto" w:fill="auto"/>
          </w:tcPr>
          <w:p w14:paraId="4D039855"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2750" w:type="dxa"/>
            <w:gridSpan w:val="2"/>
            <w:tcBorders>
              <w:top w:val="single" w:sz="6" w:space="0" w:color="000000"/>
              <w:bottom w:val="single" w:sz="6" w:space="0" w:color="000000"/>
            </w:tcBorders>
            <w:shd w:val="clear" w:color="auto" w:fill="E6E6E6"/>
          </w:tcPr>
          <w:p w14:paraId="1DF7D564" w14:textId="77777777" w:rsidR="00253487" w:rsidRPr="00253487" w:rsidRDefault="00253487" w:rsidP="000F73DB">
            <w:pPr>
              <w:jc w:val="left"/>
            </w:pPr>
            <w:r w:rsidRPr="00253487">
              <w:t>component block  &lt;MiscFeesGrp&gt;</w:t>
            </w:r>
          </w:p>
        </w:tc>
        <w:tc>
          <w:tcPr>
            <w:tcW w:w="811" w:type="dxa"/>
            <w:tcBorders>
              <w:top w:val="single" w:sz="6" w:space="0" w:color="000000"/>
              <w:bottom w:val="single" w:sz="6" w:space="0" w:color="000000"/>
            </w:tcBorders>
            <w:shd w:val="clear" w:color="auto" w:fill="E6E6E6"/>
          </w:tcPr>
          <w:p w14:paraId="47C20F0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AC6839C" w14:textId="77777777" w:rsidR="00253487" w:rsidRPr="00253487" w:rsidRDefault="00253487" w:rsidP="00253487"/>
        </w:tc>
      </w:tr>
      <w:tr w:rsidR="00253487" w:rsidRPr="00253487" w14:paraId="0236A165" w14:textId="77777777" w:rsidTr="000F73DB">
        <w:tc>
          <w:tcPr>
            <w:tcW w:w="652" w:type="dxa"/>
            <w:shd w:val="clear" w:color="auto" w:fill="auto"/>
          </w:tcPr>
          <w:p w14:paraId="0CBAFAD6"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7C3597E4" w14:textId="77777777" w:rsidR="00253487" w:rsidRPr="00253487" w:rsidRDefault="00253487" w:rsidP="000F73DB">
            <w:pPr>
              <w:jc w:val="left"/>
            </w:pPr>
            <w:r w:rsidRPr="00253487">
              <w:t>component block  &lt;ClrInstGrp&gt;</w:t>
            </w:r>
          </w:p>
        </w:tc>
        <w:tc>
          <w:tcPr>
            <w:tcW w:w="811" w:type="dxa"/>
            <w:tcBorders>
              <w:top w:val="single" w:sz="6" w:space="0" w:color="000000"/>
              <w:bottom w:val="single" w:sz="6" w:space="0" w:color="000000"/>
            </w:tcBorders>
            <w:shd w:val="clear" w:color="auto" w:fill="E6E6E6"/>
          </w:tcPr>
          <w:p w14:paraId="2F10EFD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7CE58EF" w14:textId="77777777" w:rsidR="00253487" w:rsidRPr="00253487" w:rsidRDefault="00253487" w:rsidP="00253487"/>
        </w:tc>
      </w:tr>
      <w:tr w:rsidR="00253487" w:rsidRPr="00253487" w14:paraId="100484BD" w14:textId="77777777" w:rsidTr="000F73DB">
        <w:tc>
          <w:tcPr>
            <w:tcW w:w="652" w:type="dxa"/>
            <w:shd w:val="clear" w:color="auto" w:fill="auto"/>
          </w:tcPr>
          <w:p w14:paraId="04DA47A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44FABE36" w14:textId="77777777" w:rsidR="00253487" w:rsidRPr="00253487" w:rsidRDefault="00253487" w:rsidP="000F73DB">
            <w:pPr>
              <w:jc w:val="center"/>
            </w:pPr>
            <w:r w:rsidRPr="00253487">
              <w:t>635</w:t>
            </w:r>
          </w:p>
        </w:tc>
        <w:tc>
          <w:tcPr>
            <w:tcW w:w="2098" w:type="dxa"/>
            <w:tcBorders>
              <w:top w:val="single" w:sz="6" w:space="0" w:color="000000"/>
            </w:tcBorders>
            <w:shd w:val="clear" w:color="auto" w:fill="auto"/>
          </w:tcPr>
          <w:p w14:paraId="625FFC77" w14:textId="77777777" w:rsidR="00253487" w:rsidRPr="00253487" w:rsidRDefault="00253487" w:rsidP="00253487">
            <w:r w:rsidRPr="00253487">
              <w:t>ClearingFeeIndicator</w:t>
            </w:r>
          </w:p>
        </w:tc>
        <w:tc>
          <w:tcPr>
            <w:tcW w:w="811" w:type="dxa"/>
            <w:tcBorders>
              <w:top w:val="single" w:sz="6" w:space="0" w:color="000000"/>
            </w:tcBorders>
            <w:shd w:val="clear" w:color="auto" w:fill="auto"/>
          </w:tcPr>
          <w:p w14:paraId="17655080"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4CE0E3A" w14:textId="77777777" w:rsidR="00253487" w:rsidRPr="00253487" w:rsidRDefault="00253487" w:rsidP="00253487"/>
        </w:tc>
      </w:tr>
      <w:tr w:rsidR="00253487" w:rsidRPr="00253487" w14:paraId="0CB9B654" w14:textId="77777777" w:rsidTr="000F73DB">
        <w:tc>
          <w:tcPr>
            <w:tcW w:w="652" w:type="dxa"/>
            <w:shd w:val="clear" w:color="auto" w:fill="auto"/>
          </w:tcPr>
          <w:p w14:paraId="18650CF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77AE61EC" w14:textId="77777777" w:rsidR="00253487" w:rsidRPr="00253487" w:rsidRDefault="00253487" w:rsidP="000F73DB">
            <w:pPr>
              <w:jc w:val="center"/>
            </w:pPr>
            <w:r w:rsidRPr="00253487">
              <w:t>780</w:t>
            </w:r>
          </w:p>
        </w:tc>
        <w:tc>
          <w:tcPr>
            <w:tcW w:w="2098" w:type="dxa"/>
            <w:tcBorders>
              <w:bottom w:val="single" w:sz="6" w:space="0" w:color="000000"/>
            </w:tcBorders>
            <w:shd w:val="clear" w:color="auto" w:fill="auto"/>
          </w:tcPr>
          <w:p w14:paraId="77EF9BE8" w14:textId="77777777" w:rsidR="00253487" w:rsidRPr="00253487" w:rsidRDefault="00253487" w:rsidP="00253487">
            <w:r w:rsidRPr="00253487">
              <w:t>AllocSettlInstType</w:t>
            </w:r>
          </w:p>
        </w:tc>
        <w:tc>
          <w:tcPr>
            <w:tcW w:w="811" w:type="dxa"/>
            <w:tcBorders>
              <w:bottom w:val="single" w:sz="6" w:space="0" w:color="000000"/>
            </w:tcBorders>
            <w:shd w:val="clear" w:color="auto" w:fill="auto"/>
          </w:tcPr>
          <w:p w14:paraId="3E3D192E"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8FBC3F7" w14:textId="77777777" w:rsidR="00253487" w:rsidRDefault="00253487" w:rsidP="00253487">
            <w:r w:rsidRPr="00253487">
              <w:t>Used to indicate whether settlement instructions are provided on this message, and if not, how they are to be derived.</w:t>
            </w:r>
          </w:p>
          <w:p w14:paraId="7D99B4CA" w14:textId="77777777" w:rsidR="00253487" w:rsidRPr="00253487" w:rsidRDefault="00253487" w:rsidP="00253487">
            <w:r w:rsidRPr="00253487">
              <w:t>Absence of this field implies use of default instructions.</w:t>
            </w:r>
          </w:p>
        </w:tc>
      </w:tr>
      <w:tr w:rsidR="00253487" w:rsidRPr="00253487" w14:paraId="6ADA550E" w14:textId="77777777" w:rsidTr="000F73DB">
        <w:tc>
          <w:tcPr>
            <w:tcW w:w="652" w:type="dxa"/>
            <w:shd w:val="clear" w:color="auto" w:fill="auto"/>
          </w:tcPr>
          <w:p w14:paraId="4B945B41"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157DA2EF" w14:textId="77777777" w:rsidR="00253487" w:rsidRPr="00253487" w:rsidRDefault="00253487" w:rsidP="000F73DB">
            <w:pPr>
              <w:jc w:val="left"/>
            </w:pPr>
            <w:r w:rsidRPr="00253487">
              <w:t>component block  &lt;SettlInstructionsData&gt;</w:t>
            </w:r>
          </w:p>
        </w:tc>
        <w:tc>
          <w:tcPr>
            <w:tcW w:w="811" w:type="dxa"/>
            <w:tcBorders>
              <w:top w:val="single" w:sz="6" w:space="0" w:color="000000"/>
              <w:bottom w:val="double" w:sz="6" w:space="0" w:color="000000"/>
            </w:tcBorders>
            <w:shd w:val="clear" w:color="auto" w:fill="E6E6E6"/>
          </w:tcPr>
          <w:p w14:paraId="0FE067E5"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2EFE7118" w14:textId="77777777" w:rsidR="00253487" w:rsidRDefault="00253487" w:rsidP="00253487">
            <w:r w:rsidRPr="00253487">
              <w:t>Insert here the set of "SettlInstructionsData" fields defined in "Common Components of Application Messages"</w:t>
            </w:r>
          </w:p>
          <w:p w14:paraId="72456255" w14:textId="77777777" w:rsidR="00253487" w:rsidRPr="00253487" w:rsidRDefault="00253487" w:rsidP="00253487">
            <w:r w:rsidRPr="00253487">
              <w:t>Used to communicate settlement instructions for this AllocAccount detail. Required if AllocSettlInstType = 2 or 3.</w:t>
            </w:r>
          </w:p>
        </w:tc>
      </w:tr>
      <w:bookmarkEnd w:id="86"/>
    </w:tbl>
    <w:p w14:paraId="54FDF5CB" w14:textId="77777777" w:rsidR="009E3F16" w:rsidRDefault="009E3F16" w:rsidP="00253487"/>
    <w:p w14:paraId="2DCB4264"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560E8CC5" w14:textId="77777777">
        <w:tc>
          <w:tcPr>
            <w:tcW w:w="9576" w:type="dxa"/>
            <w:tcBorders>
              <w:bottom w:val="nil"/>
            </w:tcBorders>
            <w:shd w:val="pct25" w:color="auto" w:fill="FFFFFF"/>
          </w:tcPr>
          <w:p w14:paraId="69BEC167"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25"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07402C80" w14:textId="77777777">
        <w:tc>
          <w:tcPr>
            <w:tcW w:w="9576" w:type="dxa"/>
            <w:shd w:val="pct12" w:color="auto" w:fill="FFFFFF"/>
          </w:tcPr>
          <w:p w14:paraId="073B412E" w14:textId="77777777" w:rsidR="009E3F16" w:rsidRDefault="009E3F16">
            <w:pPr>
              <w:jc w:val="left"/>
            </w:pPr>
            <w:r>
              <w:t>Refer to FIXML element Alloc</w:t>
            </w:r>
          </w:p>
        </w:tc>
      </w:tr>
    </w:tbl>
    <w:p w14:paraId="43F7D31C" w14:textId="77777777" w:rsidR="009E3F16" w:rsidRDefault="009E3F16"/>
    <w:p w14:paraId="156AC43F" w14:textId="77777777" w:rsidR="009E3F16" w:rsidRDefault="009E3F16">
      <w:pPr>
        <w:pStyle w:val="Heading3"/>
      </w:pPr>
      <w:r>
        <w:br w:type="page"/>
      </w:r>
      <w:bookmarkStart w:id="87" w:name="_Toc227925017"/>
      <w:r>
        <w:lastRenderedPageBreak/>
        <w:t>ExecAllocGrp component block</w:t>
      </w:r>
      <w:bookmarkEnd w:id="87"/>
    </w:p>
    <w:p w14:paraId="3BF76E04"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6DE49710"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1E447416" w14:textId="77777777" w:rsidR="00253487" w:rsidRPr="000F73DB" w:rsidRDefault="00253487" w:rsidP="000F73DB">
            <w:pPr>
              <w:jc w:val="center"/>
              <w:rPr>
                <w:b/>
                <w:i/>
              </w:rPr>
            </w:pPr>
            <w:bookmarkStart w:id="88" w:name="Comp_ExecAlloc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4326214C"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28D82805"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0783FF44" w14:textId="77777777" w:rsidR="00253487" w:rsidRPr="000F73DB" w:rsidRDefault="00253487" w:rsidP="000F73DB">
            <w:pPr>
              <w:jc w:val="center"/>
              <w:rPr>
                <w:b/>
                <w:i/>
              </w:rPr>
            </w:pPr>
            <w:r w:rsidRPr="000F73DB">
              <w:rPr>
                <w:b/>
                <w:i/>
              </w:rPr>
              <w:t>Comments</w:t>
            </w:r>
          </w:p>
        </w:tc>
      </w:tr>
      <w:tr w:rsidR="00253487" w:rsidRPr="00253487" w14:paraId="6605550D" w14:textId="77777777" w:rsidTr="000F73DB">
        <w:tc>
          <w:tcPr>
            <w:tcW w:w="652" w:type="dxa"/>
            <w:shd w:val="clear" w:color="auto" w:fill="auto"/>
          </w:tcPr>
          <w:p w14:paraId="758425F6" w14:textId="77777777" w:rsidR="00253487" w:rsidRPr="00253487" w:rsidRDefault="00253487" w:rsidP="000F73DB">
            <w:pPr>
              <w:jc w:val="center"/>
            </w:pPr>
            <w:r w:rsidRPr="00253487">
              <w:t>124</w:t>
            </w:r>
          </w:p>
        </w:tc>
        <w:tc>
          <w:tcPr>
            <w:tcW w:w="2750" w:type="dxa"/>
            <w:gridSpan w:val="2"/>
            <w:shd w:val="clear" w:color="auto" w:fill="auto"/>
          </w:tcPr>
          <w:p w14:paraId="69B156F6" w14:textId="77777777" w:rsidR="00253487" w:rsidRPr="00253487" w:rsidRDefault="00253487" w:rsidP="00253487">
            <w:r w:rsidRPr="00253487">
              <w:t>NoExecs</w:t>
            </w:r>
          </w:p>
        </w:tc>
        <w:tc>
          <w:tcPr>
            <w:tcW w:w="811" w:type="dxa"/>
            <w:shd w:val="clear" w:color="auto" w:fill="auto"/>
          </w:tcPr>
          <w:p w14:paraId="5361FA4D" w14:textId="77777777" w:rsidR="00253487" w:rsidRPr="00253487" w:rsidRDefault="00253487" w:rsidP="000F73DB">
            <w:pPr>
              <w:jc w:val="center"/>
            </w:pPr>
            <w:r w:rsidRPr="00253487">
              <w:t>N</w:t>
            </w:r>
          </w:p>
        </w:tc>
        <w:tc>
          <w:tcPr>
            <w:tcW w:w="4859" w:type="dxa"/>
            <w:shd w:val="clear" w:color="auto" w:fill="auto"/>
          </w:tcPr>
          <w:p w14:paraId="70CC3B21" w14:textId="77777777" w:rsidR="00253487" w:rsidRPr="00253487" w:rsidRDefault="00253487" w:rsidP="00253487">
            <w:r w:rsidRPr="00253487">
              <w:t>Indicates number of individual execution repeating group entries to follow. Absence of this field indicates that no individual execution entries are included. Primarily used to support step-outs.</w:t>
            </w:r>
          </w:p>
        </w:tc>
      </w:tr>
      <w:tr w:rsidR="00253487" w:rsidRPr="00253487" w14:paraId="710AFFEA" w14:textId="77777777" w:rsidTr="000F73DB">
        <w:tc>
          <w:tcPr>
            <w:tcW w:w="652" w:type="dxa"/>
            <w:shd w:val="clear" w:color="auto" w:fill="auto"/>
          </w:tcPr>
          <w:p w14:paraId="759CBB7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8D1E6EF" w14:textId="77777777" w:rsidR="00253487" w:rsidRPr="00253487" w:rsidRDefault="00253487" w:rsidP="000F73DB">
            <w:pPr>
              <w:jc w:val="center"/>
            </w:pPr>
            <w:r w:rsidRPr="00253487">
              <w:t>32</w:t>
            </w:r>
          </w:p>
        </w:tc>
        <w:tc>
          <w:tcPr>
            <w:tcW w:w="2098" w:type="dxa"/>
            <w:shd w:val="clear" w:color="auto" w:fill="auto"/>
          </w:tcPr>
          <w:p w14:paraId="47951299" w14:textId="77777777" w:rsidR="00253487" w:rsidRPr="00253487" w:rsidRDefault="00253487" w:rsidP="00253487">
            <w:r w:rsidRPr="00253487">
              <w:t>LastQty</w:t>
            </w:r>
          </w:p>
        </w:tc>
        <w:tc>
          <w:tcPr>
            <w:tcW w:w="811" w:type="dxa"/>
            <w:shd w:val="clear" w:color="auto" w:fill="auto"/>
          </w:tcPr>
          <w:p w14:paraId="3CF76521" w14:textId="77777777" w:rsidR="00253487" w:rsidRPr="00253487" w:rsidRDefault="00253487" w:rsidP="000F73DB">
            <w:pPr>
              <w:jc w:val="center"/>
            </w:pPr>
            <w:r w:rsidRPr="00253487">
              <w:t>N</w:t>
            </w:r>
          </w:p>
        </w:tc>
        <w:tc>
          <w:tcPr>
            <w:tcW w:w="4859" w:type="dxa"/>
            <w:shd w:val="clear" w:color="auto" w:fill="auto"/>
          </w:tcPr>
          <w:p w14:paraId="79EF6BE4" w14:textId="77777777" w:rsidR="00253487" w:rsidRPr="00253487" w:rsidRDefault="00253487" w:rsidP="00253487">
            <w:r w:rsidRPr="00253487">
              <w:t>Amount of quantity (e.g. number of shares) in individual execution. Required if NoExecs &gt; 0</w:t>
            </w:r>
          </w:p>
        </w:tc>
      </w:tr>
      <w:tr w:rsidR="00253487" w:rsidRPr="00253487" w14:paraId="62E5058B" w14:textId="77777777" w:rsidTr="000F73DB">
        <w:tc>
          <w:tcPr>
            <w:tcW w:w="652" w:type="dxa"/>
            <w:shd w:val="clear" w:color="auto" w:fill="auto"/>
          </w:tcPr>
          <w:p w14:paraId="4E08980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ABD7DFE" w14:textId="77777777" w:rsidR="00253487" w:rsidRPr="00253487" w:rsidRDefault="00253487" w:rsidP="000F73DB">
            <w:pPr>
              <w:jc w:val="center"/>
            </w:pPr>
            <w:r w:rsidRPr="00253487">
              <w:t>17</w:t>
            </w:r>
          </w:p>
        </w:tc>
        <w:tc>
          <w:tcPr>
            <w:tcW w:w="2098" w:type="dxa"/>
            <w:shd w:val="clear" w:color="auto" w:fill="auto"/>
          </w:tcPr>
          <w:p w14:paraId="12974242" w14:textId="77777777" w:rsidR="00253487" w:rsidRPr="00253487" w:rsidRDefault="00253487" w:rsidP="00253487">
            <w:r w:rsidRPr="00253487">
              <w:t>ExecID</w:t>
            </w:r>
          </w:p>
        </w:tc>
        <w:tc>
          <w:tcPr>
            <w:tcW w:w="811" w:type="dxa"/>
            <w:shd w:val="clear" w:color="auto" w:fill="auto"/>
          </w:tcPr>
          <w:p w14:paraId="4FD58E4E" w14:textId="77777777" w:rsidR="00253487" w:rsidRPr="00253487" w:rsidRDefault="00253487" w:rsidP="000F73DB">
            <w:pPr>
              <w:jc w:val="center"/>
            </w:pPr>
            <w:r w:rsidRPr="00253487">
              <w:t>N</w:t>
            </w:r>
          </w:p>
        </w:tc>
        <w:tc>
          <w:tcPr>
            <w:tcW w:w="4859" w:type="dxa"/>
            <w:shd w:val="clear" w:color="auto" w:fill="auto"/>
          </w:tcPr>
          <w:p w14:paraId="4EC1263E" w14:textId="77777777" w:rsidR="00253487" w:rsidRPr="00253487" w:rsidRDefault="00253487" w:rsidP="00253487"/>
        </w:tc>
      </w:tr>
      <w:tr w:rsidR="00253487" w:rsidRPr="00253487" w14:paraId="742B6ADE" w14:textId="77777777" w:rsidTr="000F73DB">
        <w:tc>
          <w:tcPr>
            <w:tcW w:w="652" w:type="dxa"/>
            <w:shd w:val="clear" w:color="auto" w:fill="auto"/>
          </w:tcPr>
          <w:p w14:paraId="07128A5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D5264E7" w14:textId="77777777" w:rsidR="00253487" w:rsidRPr="00253487" w:rsidRDefault="00253487" w:rsidP="000F73DB">
            <w:pPr>
              <w:jc w:val="center"/>
            </w:pPr>
            <w:r w:rsidRPr="00253487">
              <w:t>527</w:t>
            </w:r>
          </w:p>
        </w:tc>
        <w:tc>
          <w:tcPr>
            <w:tcW w:w="2098" w:type="dxa"/>
            <w:shd w:val="clear" w:color="auto" w:fill="auto"/>
          </w:tcPr>
          <w:p w14:paraId="0CF5D354" w14:textId="77777777" w:rsidR="00253487" w:rsidRPr="00253487" w:rsidRDefault="00253487" w:rsidP="00253487">
            <w:r w:rsidRPr="00253487">
              <w:t>SecondaryExecID</w:t>
            </w:r>
          </w:p>
        </w:tc>
        <w:tc>
          <w:tcPr>
            <w:tcW w:w="811" w:type="dxa"/>
            <w:shd w:val="clear" w:color="auto" w:fill="auto"/>
          </w:tcPr>
          <w:p w14:paraId="4DB8F616" w14:textId="77777777" w:rsidR="00253487" w:rsidRPr="00253487" w:rsidRDefault="00253487" w:rsidP="000F73DB">
            <w:pPr>
              <w:jc w:val="center"/>
            </w:pPr>
            <w:r w:rsidRPr="00253487">
              <w:t>N</w:t>
            </w:r>
          </w:p>
        </w:tc>
        <w:tc>
          <w:tcPr>
            <w:tcW w:w="4859" w:type="dxa"/>
            <w:shd w:val="clear" w:color="auto" w:fill="auto"/>
          </w:tcPr>
          <w:p w14:paraId="4BC58927" w14:textId="77777777" w:rsidR="00253487" w:rsidRPr="00253487" w:rsidRDefault="00253487" w:rsidP="00253487"/>
        </w:tc>
      </w:tr>
      <w:tr w:rsidR="00253487" w:rsidRPr="00253487" w14:paraId="1E4F2108" w14:textId="77777777" w:rsidTr="000F73DB">
        <w:tc>
          <w:tcPr>
            <w:tcW w:w="652" w:type="dxa"/>
            <w:shd w:val="clear" w:color="auto" w:fill="auto"/>
          </w:tcPr>
          <w:p w14:paraId="40AFAE5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EC07528" w14:textId="77777777" w:rsidR="00253487" w:rsidRPr="00253487" w:rsidRDefault="00253487" w:rsidP="000F73DB">
            <w:pPr>
              <w:jc w:val="center"/>
            </w:pPr>
            <w:r w:rsidRPr="00253487">
              <w:t>31</w:t>
            </w:r>
          </w:p>
        </w:tc>
        <w:tc>
          <w:tcPr>
            <w:tcW w:w="2098" w:type="dxa"/>
            <w:shd w:val="clear" w:color="auto" w:fill="auto"/>
          </w:tcPr>
          <w:p w14:paraId="285B5DCB" w14:textId="77777777" w:rsidR="00253487" w:rsidRPr="00253487" w:rsidRDefault="00253487" w:rsidP="00253487">
            <w:r w:rsidRPr="00253487">
              <w:t>LastPx</w:t>
            </w:r>
          </w:p>
        </w:tc>
        <w:tc>
          <w:tcPr>
            <w:tcW w:w="811" w:type="dxa"/>
            <w:shd w:val="clear" w:color="auto" w:fill="auto"/>
          </w:tcPr>
          <w:p w14:paraId="5429FB8D" w14:textId="77777777" w:rsidR="00253487" w:rsidRPr="00253487" w:rsidRDefault="00253487" w:rsidP="000F73DB">
            <w:pPr>
              <w:jc w:val="center"/>
            </w:pPr>
            <w:r w:rsidRPr="00253487">
              <w:t>N</w:t>
            </w:r>
          </w:p>
        </w:tc>
        <w:tc>
          <w:tcPr>
            <w:tcW w:w="4859" w:type="dxa"/>
            <w:shd w:val="clear" w:color="auto" w:fill="auto"/>
          </w:tcPr>
          <w:p w14:paraId="69A44303" w14:textId="77777777" w:rsidR="00253487" w:rsidRDefault="00253487" w:rsidP="00253487">
            <w:r w:rsidRPr="00253487">
              <w:t>Price of individual execution. Required if NoExecs &gt; 0.</w:t>
            </w:r>
          </w:p>
          <w:p w14:paraId="5DABAE6B" w14:textId="77777777" w:rsidR="00253487" w:rsidRPr="00253487" w:rsidRDefault="00253487" w:rsidP="00253487">
            <w:r w:rsidRPr="00253487">
              <w:t>For FX, if specified, expressed in terms of Currency(15).</w:t>
            </w:r>
          </w:p>
        </w:tc>
      </w:tr>
      <w:tr w:rsidR="00253487" w:rsidRPr="00253487" w14:paraId="222DA32A" w14:textId="77777777" w:rsidTr="000F73DB">
        <w:tc>
          <w:tcPr>
            <w:tcW w:w="652" w:type="dxa"/>
            <w:shd w:val="clear" w:color="auto" w:fill="auto"/>
          </w:tcPr>
          <w:p w14:paraId="5CB2E16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57F3BA3" w14:textId="77777777" w:rsidR="00253487" w:rsidRPr="00253487" w:rsidRDefault="00253487" w:rsidP="000F73DB">
            <w:pPr>
              <w:jc w:val="center"/>
            </w:pPr>
            <w:r w:rsidRPr="00253487">
              <w:t>669</w:t>
            </w:r>
          </w:p>
        </w:tc>
        <w:tc>
          <w:tcPr>
            <w:tcW w:w="2098" w:type="dxa"/>
            <w:shd w:val="clear" w:color="auto" w:fill="auto"/>
          </w:tcPr>
          <w:p w14:paraId="0D1FADAA" w14:textId="77777777" w:rsidR="00253487" w:rsidRPr="00253487" w:rsidRDefault="00253487" w:rsidP="00253487">
            <w:r w:rsidRPr="00253487">
              <w:t>LastParPx</w:t>
            </w:r>
          </w:p>
        </w:tc>
        <w:tc>
          <w:tcPr>
            <w:tcW w:w="811" w:type="dxa"/>
            <w:shd w:val="clear" w:color="auto" w:fill="auto"/>
          </w:tcPr>
          <w:p w14:paraId="1356173F" w14:textId="77777777" w:rsidR="00253487" w:rsidRPr="00253487" w:rsidRDefault="00253487" w:rsidP="000F73DB">
            <w:pPr>
              <w:jc w:val="center"/>
            </w:pPr>
            <w:r w:rsidRPr="00253487">
              <w:t>N</w:t>
            </w:r>
          </w:p>
        </w:tc>
        <w:tc>
          <w:tcPr>
            <w:tcW w:w="4859" w:type="dxa"/>
            <w:shd w:val="clear" w:color="auto" w:fill="auto"/>
          </w:tcPr>
          <w:p w14:paraId="68C6801C" w14:textId="77777777" w:rsidR="00253487" w:rsidRPr="00253487" w:rsidRDefault="00253487" w:rsidP="00253487">
            <w:r w:rsidRPr="00253487">
              <w:t>Last price expressed in percent-of-par. Conditionally required for Fixed Income trades when LastPx is expressed in Yield, Spread, Discount or any other price type</w:t>
            </w:r>
          </w:p>
        </w:tc>
      </w:tr>
      <w:tr w:rsidR="00253487" w:rsidRPr="00253487" w14:paraId="23E97E29" w14:textId="77777777" w:rsidTr="000F73DB">
        <w:tc>
          <w:tcPr>
            <w:tcW w:w="652" w:type="dxa"/>
            <w:shd w:val="clear" w:color="auto" w:fill="auto"/>
          </w:tcPr>
          <w:p w14:paraId="4BD958C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C308271" w14:textId="77777777" w:rsidR="00253487" w:rsidRPr="00253487" w:rsidRDefault="00253487" w:rsidP="000F73DB">
            <w:pPr>
              <w:jc w:val="center"/>
            </w:pPr>
            <w:r w:rsidRPr="00253487">
              <w:t>29</w:t>
            </w:r>
          </w:p>
        </w:tc>
        <w:tc>
          <w:tcPr>
            <w:tcW w:w="2098" w:type="dxa"/>
            <w:shd w:val="clear" w:color="auto" w:fill="auto"/>
          </w:tcPr>
          <w:p w14:paraId="1C091E51" w14:textId="77777777" w:rsidR="00253487" w:rsidRPr="00253487" w:rsidRDefault="00253487" w:rsidP="00253487">
            <w:r w:rsidRPr="00253487">
              <w:t>LastCapacity</w:t>
            </w:r>
          </w:p>
        </w:tc>
        <w:tc>
          <w:tcPr>
            <w:tcW w:w="811" w:type="dxa"/>
            <w:shd w:val="clear" w:color="auto" w:fill="auto"/>
          </w:tcPr>
          <w:p w14:paraId="24DCC73E" w14:textId="77777777" w:rsidR="00253487" w:rsidRPr="00253487" w:rsidRDefault="00253487" w:rsidP="000F73DB">
            <w:pPr>
              <w:jc w:val="center"/>
            </w:pPr>
            <w:r w:rsidRPr="00253487">
              <w:t>N</w:t>
            </w:r>
          </w:p>
        </w:tc>
        <w:tc>
          <w:tcPr>
            <w:tcW w:w="4859" w:type="dxa"/>
            <w:shd w:val="clear" w:color="auto" w:fill="auto"/>
          </w:tcPr>
          <w:p w14:paraId="44D469BE" w14:textId="77777777" w:rsidR="00253487" w:rsidRPr="00253487" w:rsidRDefault="00253487" w:rsidP="00253487">
            <w:r w:rsidRPr="00253487">
              <w:t>Used to identify whether the trade was executed on an agency or principal basis.</w:t>
            </w:r>
          </w:p>
        </w:tc>
      </w:tr>
      <w:tr w:rsidR="00253487" w:rsidRPr="00253487" w14:paraId="23A359CE" w14:textId="77777777" w:rsidTr="000F73DB">
        <w:tc>
          <w:tcPr>
            <w:tcW w:w="652" w:type="dxa"/>
            <w:shd w:val="clear" w:color="auto" w:fill="auto"/>
          </w:tcPr>
          <w:p w14:paraId="4F99A01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39F9135" w14:textId="77777777" w:rsidR="00253487" w:rsidRPr="00253487" w:rsidRDefault="00253487" w:rsidP="000F73DB">
            <w:pPr>
              <w:jc w:val="center"/>
            </w:pPr>
            <w:r w:rsidRPr="00253487">
              <w:t>1003</w:t>
            </w:r>
          </w:p>
        </w:tc>
        <w:tc>
          <w:tcPr>
            <w:tcW w:w="2098" w:type="dxa"/>
            <w:shd w:val="clear" w:color="auto" w:fill="auto"/>
          </w:tcPr>
          <w:p w14:paraId="2B928BF3" w14:textId="77777777" w:rsidR="00253487" w:rsidRPr="00253487" w:rsidRDefault="00253487" w:rsidP="00253487">
            <w:r w:rsidRPr="00253487">
              <w:t>TradeID</w:t>
            </w:r>
          </w:p>
        </w:tc>
        <w:tc>
          <w:tcPr>
            <w:tcW w:w="811" w:type="dxa"/>
            <w:shd w:val="clear" w:color="auto" w:fill="auto"/>
          </w:tcPr>
          <w:p w14:paraId="300FC01F" w14:textId="77777777" w:rsidR="00253487" w:rsidRPr="00253487" w:rsidRDefault="00253487" w:rsidP="000F73DB">
            <w:pPr>
              <w:jc w:val="center"/>
            </w:pPr>
            <w:r w:rsidRPr="00253487">
              <w:t>N</w:t>
            </w:r>
          </w:p>
        </w:tc>
        <w:tc>
          <w:tcPr>
            <w:tcW w:w="4859" w:type="dxa"/>
            <w:shd w:val="clear" w:color="auto" w:fill="auto"/>
          </w:tcPr>
          <w:p w14:paraId="674A2CBE" w14:textId="77777777" w:rsidR="00253487" w:rsidRPr="00253487" w:rsidRDefault="00253487" w:rsidP="00253487"/>
        </w:tc>
      </w:tr>
      <w:tr w:rsidR="00253487" w:rsidRPr="00253487" w14:paraId="7A0CB628" w14:textId="77777777" w:rsidTr="000F73DB">
        <w:tc>
          <w:tcPr>
            <w:tcW w:w="652" w:type="dxa"/>
            <w:shd w:val="clear" w:color="auto" w:fill="auto"/>
          </w:tcPr>
          <w:p w14:paraId="4CB8F31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E52056D" w14:textId="77777777" w:rsidR="00253487" w:rsidRPr="00253487" w:rsidRDefault="00253487" w:rsidP="000F73DB">
            <w:pPr>
              <w:jc w:val="center"/>
            </w:pPr>
            <w:r w:rsidRPr="00253487">
              <w:t>1041</w:t>
            </w:r>
          </w:p>
        </w:tc>
        <w:tc>
          <w:tcPr>
            <w:tcW w:w="2098" w:type="dxa"/>
            <w:shd w:val="clear" w:color="auto" w:fill="auto"/>
          </w:tcPr>
          <w:p w14:paraId="5BA72B85" w14:textId="77777777" w:rsidR="00253487" w:rsidRPr="00253487" w:rsidRDefault="00253487" w:rsidP="00253487">
            <w:r w:rsidRPr="00253487">
              <w:t>FirmTradeID</w:t>
            </w:r>
          </w:p>
        </w:tc>
        <w:tc>
          <w:tcPr>
            <w:tcW w:w="811" w:type="dxa"/>
            <w:shd w:val="clear" w:color="auto" w:fill="auto"/>
          </w:tcPr>
          <w:p w14:paraId="373D7026" w14:textId="77777777" w:rsidR="00253487" w:rsidRPr="00253487" w:rsidRDefault="00253487" w:rsidP="000F73DB">
            <w:pPr>
              <w:jc w:val="center"/>
            </w:pPr>
            <w:r w:rsidRPr="00253487">
              <w:t>N</w:t>
            </w:r>
          </w:p>
        </w:tc>
        <w:tc>
          <w:tcPr>
            <w:tcW w:w="4859" w:type="dxa"/>
            <w:shd w:val="clear" w:color="auto" w:fill="auto"/>
          </w:tcPr>
          <w:p w14:paraId="4B042BAF" w14:textId="77777777" w:rsidR="00253487" w:rsidRPr="00253487" w:rsidRDefault="00253487" w:rsidP="00253487"/>
        </w:tc>
      </w:tr>
      <w:bookmarkEnd w:id="88"/>
    </w:tbl>
    <w:p w14:paraId="54B517B6" w14:textId="77777777" w:rsidR="009E3F16" w:rsidRDefault="009E3F16" w:rsidP="00253487"/>
    <w:p w14:paraId="425B92A2"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E24ADB0" w14:textId="77777777">
        <w:tc>
          <w:tcPr>
            <w:tcW w:w="9576" w:type="dxa"/>
            <w:tcBorders>
              <w:bottom w:val="nil"/>
            </w:tcBorders>
            <w:shd w:val="pct25" w:color="auto" w:fill="FFFFFF"/>
          </w:tcPr>
          <w:p w14:paraId="4E1531CF"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26"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1B261C53" w14:textId="77777777">
        <w:tc>
          <w:tcPr>
            <w:tcW w:w="9576" w:type="dxa"/>
            <w:shd w:val="pct12" w:color="auto" w:fill="FFFFFF"/>
          </w:tcPr>
          <w:p w14:paraId="00280A77" w14:textId="77777777" w:rsidR="009E3F16" w:rsidRDefault="009E3F16">
            <w:pPr>
              <w:jc w:val="left"/>
            </w:pPr>
            <w:r>
              <w:t>Refer to FIXML element AllExc</w:t>
            </w:r>
          </w:p>
        </w:tc>
      </w:tr>
    </w:tbl>
    <w:p w14:paraId="20194C43" w14:textId="77777777" w:rsidR="009E3F16" w:rsidRDefault="009E3F16"/>
    <w:p w14:paraId="058F595F" w14:textId="77777777" w:rsidR="009E3F16" w:rsidRDefault="009E3F16"/>
    <w:p w14:paraId="6764395F" w14:textId="77777777" w:rsidR="009E3F16" w:rsidRDefault="009E3F16">
      <w:pPr>
        <w:pStyle w:val="Heading2"/>
      </w:pPr>
      <w:bookmarkStart w:id="89" w:name="_Toc36975894"/>
      <w:r>
        <w:br w:type="page"/>
      </w:r>
      <w:bookmarkStart w:id="90" w:name="_Toc285271215"/>
      <w:bookmarkStart w:id="91" w:name="_Toc285272040"/>
      <w:bookmarkStart w:id="92" w:name="_Toc285272812"/>
      <w:bookmarkStart w:id="93" w:name="_Toc285273050"/>
      <w:bookmarkStart w:id="94" w:name="_Toc285273898"/>
      <w:bookmarkStart w:id="95" w:name="_Toc285274345"/>
      <w:bookmarkStart w:id="96" w:name="_Toc298808652"/>
      <w:bookmarkStart w:id="97" w:name="_Toc298834602"/>
      <w:bookmarkStart w:id="98" w:name="_Toc331494231"/>
      <w:bookmarkStart w:id="99" w:name="_Toc331495062"/>
      <w:bookmarkStart w:id="100" w:name="_Toc374253596"/>
      <w:bookmarkStart w:id="101" w:name="_Toc374437171"/>
      <w:bookmarkStart w:id="102" w:name="_Toc513372771"/>
      <w:bookmarkStart w:id="103" w:name="_Toc227925018"/>
      <w:bookmarkEnd w:id="89"/>
      <w:r>
        <w:lastRenderedPageBreak/>
        <w:t>Allocation</w:t>
      </w:r>
      <w:bookmarkEnd w:id="90"/>
      <w:bookmarkEnd w:id="91"/>
      <w:bookmarkEnd w:id="92"/>
      <w:bookmarkEnd w:id="93"/>
      <w:bookmarkEnd w:id="94"/>
      <w:bookmarkEnd w:id="95"/>
      <w:bookmarkEnd w:id="96"/>
      <w:bookmarkEnd w:id="97"/>
      <w:r>
        <w:t xml:space="preserve"> Instruction</w:t>
      </w:r>
      <w:bookmarkEnd w:id="98"/>
      <w:bookmarkEnd w:id="99"/>
      <w:bookmarkEnd w:id="100"/>
      <w:bookmarkEnd w:id="101"/>
      <w:bookmarkEnd w:id="102"/>
      <w:bookmarkEnd w:id="103"/>
    </w:p>
    <w:p w14:paraId="0AF9E3A2" w14:textId="77777777" w:rsidR="009E3F16" w:rsidRDefault="009E3F16">
      <w:pPr>
        <w:pStyle w:val="NormalIndent"/>
      </w:pPr>
      <w:r>
        <w:t xml:space="preserve">The Allocation Instruction message provides the ability to specify how an order or set of orders should be subdivided amongst </w:t>
      </w:r>
      <w:r>
        <w:rPr>
          <w:b/>
          <w:u w:val="single"/>
        </w:rPr>
        <w:t>one or more</w:t>
      </w:r>
      <w:r>
        <w:t xml:space="preserve"> accounts. In versions of FIX prior to version 4.4, this same message was known as the Allocation message. Note in versions of FIX prior to version 4.4, the allocation message was also used to communicate fee and expense details from the Sellside to the Buyside.  This role has now been removed from the Allocation Instruction and is now performed by the new (to version 4.4) Allocation Report and Confirmation messages.,The  Allocation Report message should be used for the Sell-side Initiated Allocation role as defined in previous versions of the protocol.</w:t>
      </w:r>
    </w:p>
    <w:p w14:paraId="2F9E6378" w14:textId="77777777" w:rsidR="009E3F16" w:rsidRDefault="009E3F16">
      <w:pPr>
        <w:pStyle w:val="NormalIndent"/>
        <w:numPr>
          <w:ilvl w:val="12"/>
          <w:numId w:val="0"/>
        </w:numPr>
        <w:ind w:left="360"/>
      </w:pPr>
      <w:r>
        <w:t>Note the response to the Allocation Instruction message is the Allocation Instruction Ack message. In versions of FIX prior to version 4.4, the Allocation Instruction Ack message was known as the Allocation ACK message.</w:t>
      </w:r>
    </w:p>
    <w:p w14:paraId="6A5AAD1C" w14:textId="77777777" w:rsidR="009E3F16" w:rsidRDefault="009E3F16">
      <w:pPr>
        <w:pStyle w:val="NormalIndent"/>
      </w:pPr>
      <w:r>
        <w:t xml:space="preserve">Allocation is typically communicated </w:t>
      </w:r>
      <w:r>
        <w:rPr>
          <w:b/>
          <w:u w:val="single"/>
        </w:rPr>
        <w:t>Post-Trade</w:t>
      </w:r>
      <w:r>
        <w:t xml:space="preserve"> (after fills have been received and processed).  It can, however, also be communicated </w:t>
      </w:r>
      <w:r>
        <w:rPr>
          <w:b/>
          <w:u w:val="single"/>
        </w:rPr>
        <w:t>Pre-Trade</w:t>
      </w:r>
      <w:r>
        <w:t xml:space="preserve"> (at the time the order is being placed) to specify the account(s) and their respective order quantities which make up the order.  This is a regulatory requirement in certain markets and for certain types of securities.</w:t>
      </w:r>
    </w:p>
    <w:p w14:paraId="33B0060E" w14:textId="77777777" w:rsidR="009E3F16" w:rsidRDefault="009E3F16">
      <w:pPr>
        <w:pStyle w:val="NormalIndent"/>
        <w:numPr>
          <w:ilvl w:val="12"/>
          <w:numId w:val="0"/>
        </w:numPr>
        <w:ind w:left="360"/>
      </w:pPr>
      <w:r>
        <w:t>In the context of bilateral (buyside to sellside) communication, the buyside firm should be the "Initiator" of an Allocation Instruction message and a Sellside firm would be the "Respondent". An Allocation Instruction message can be submitted with AllocTransType of new, cancel or replace.  The AllocType field indicates the type or purpose of the message:</w:t>
      </w:r>
    </w:p>
    <w:p w14:paraId="02E51CBC" w14:textId="77777777" w:rsidR="009E3F16" w:rsidRDefault="009E3F16">
      <w:pPr>
        <w:pStyle w:val="List"/>
        <w:numPr>
          <w:ilvl w:val="0"/>
          <w:numId w:val="4"/>
        </w:numPr>
        <w:tabs>
          <w:tab w:val="clear" w:pos="360"/>
          <w:tab w:val="clear" w:pos="540"/>
          <w:tab w:val="num" w:pos="1080"/>
        </w:tabs>
        <w:ind w:left="1080"/>
      </w:pPr>
      <w:r>
        <w:t>Calculated (includes MiscFees and NetMoney)</w:t>
      </w:r>
    </w:p>
    <w:p w14:paraId="2A8BFD03" w14:textId="77777777" w:rsidR="009E3F16" w:rsidRDefault="009E3F16">
      <w:pPr>
        <w:pStyle w:val="List"/>
        <w:numPr>
          <w:ilvl w:val="0"/>
          <w:numId w:val="4"/>
        </w:numPr>
        <w:tabs>
          <w:tab w:val="clear" w:pos="360"/>
          <w:tab w:val="clear" w:pos="540"/>
          <w:tab w:val="num" w:pos="1080"/>
        </w:tabs>
        <w:ind w:left="1080"/>
      </w:pPr>
      <w:r>
        <w:t>Preliminary (without MiscFees and NetMoney)</w:t>
      </w:r>
    </w:p>
    <w:p w14:paraId="57763614" w14:textId="77777777" w:rsidR="009E3F16" w:rsidRDefault="009E3F16">
      <w:pPr>
        <w:pStyle w:val="List"/>
        <w:numPr>
          <w:ilvl w:val="0"/>
          <w:numId w:val="4"/>
        </w:numPr>
        <w:tabs>
          <w:tab w:val="clear" w:pos="360"/>
          <w:tab w:val="clear" w:pos="540"/>
          <w:tab w:val="num" w:pos="1080"/>
        </w:tabs>
        <w:ind w:left="1080"/>
      </w:pPr>
      <w:r>
        <w:t>Ready-To-Book</w:t>
      </w:r>
    </w:p>
    <w:p w14:paraId="6D0593E0" w14:textId="77777777" w:rsidR="009E3F16" w:rsidRDefault="009E3F16">
      <w:pPr>
        <w:pStyle w:val="List"/>
        <w:numPr>
          <w:ilvl w:val="0"/>
          <w:numId w:val="4"/>
        </w:numPr>
        <w:tabs>
          <w:tab w:val="clear" w:pos="360"/>
          <w:tab w:val="clear" w:pos="540"/>
          <w:tab w:val="num" w:pos="1080"/>
        </w:tabs>
        <w:ind w:left="1080"/>
      </w:pPr>
      <w:r>
        <w:t>Warehouse instruction</w:t>
      </w:r>
    </w:p>
    <w:p w14:paraId="0A06E6D3" w14:textId="77777777" w:rsidR="009E3F16" w:rsidRDefault="009E3F16">
      <w:pPr>
        <w:pStyle w:val="NormalIndent"/>
      </w:pPr>
      <w:r>
        <w:t>It is possible either to specify, in the AllocSettlInstType field, full settlement instruction details on the Allocation Instruction message, to provide a reference to a settlement instruction held on a database of such instructions or to instruct the receiving party to perform one of the following actions:</w:t>
      </w:r>
    </w:p>
    <w:p w14:paraId="45D1D63D" w14:textId="77777777" w:rsidR="009E3F16" w:rsidRDefault="009E3F16">
      <w:pPr>
        <w:pStyle w:val="List"/>
        <w:numPr>
          <w:ilvl w:val="0"/>
          <w:numId w:val="4"/>
        </w:numPr>
        <w:tabs>
          <w:tab w:val="clear" w:pos="360"/>
          <w:tab w:val="clear" w:pos="540"/>
          <w:tab w:val="num" w:pos="1080"/>
        </w:tabs>
        <w:ind w:left="1080"/>
      </w:pPr>
      <w:r>
        <w:t>Use default instructions</w:t>
      </w:r>
    </w:p>
    <w:p w14:paraId="1E14B4BC" w14:textId="77777777" w:rsidR="009E3F16" w:rsidRDefault="009E3F16">
      <w:pPr>
        <w:pStyle w:val="List"/>
        <w:numPr>
          <w:ilvl w:val="0"/>
          <w:numId w:val="4"/>
        </w:numPr>
        <w:tabs>
          <w:tab w:val="clear" w:pos="360"/>
          <w:tab w:val="clear" w:pos="540"/>
          <w:tab w:val="num" w:pos="1080"/>
        </w:tabs>
        <w:ind w:left="1080"/>
        <w:rPr>
          <w:b/>
          <w:i/>
        </w:rPr>
      </w:pPr>
      <w:r>
        <w:t>Derive the instructions from the parameters of the trade</w:t>
      </w:r>
    </w:p>
    <w:p w14:paraId="1B664A38" w14:textId="77777777" w:rsidR="009E3F16" w:rsidRDefault="009E3F16">
      <w:pPr>
        <w:pStyle w:val="List"/>
        <w:numPr>
          <w:ilvl w:val="0"/>
          <w:numId w:val="4"/>
        </w:numPr>
        <w:tabs>
          <w:tab w:val="clear" w:pos="360"/>
          <w:tab w:val="clear" w:pos="540"/>
          <w:tab w:val="num" w:pos="1080"/>
        </w:tabs>
        <w:ind w:left="1080"/>
        <w:rPr>
          <w:b/>
          <w:i/>
        </w:rPr>
      </w:pPr>
      <w:r>
        <w:t>Phone for instructions</w:t>
      </w:r>
    </w:p>
    <w:p w14:paraId="3E3A097B" w14:textId="77777777" w:rsidR="009E3F16" w:rsidRDefault="009E3F16">
      <w:pPr>
        <w:pStyle w:val="NormalIndent"/>
        <w:numPr>
          <w:ilvl w:val="12"/>
          <w:numId w:val="0"/>
        </w:numPr>
        <w:ind w:left="360"/>
      </w:pPr>
    </w:p>
    <w:p w14:paraId="538A83EE" w14:textId="77777777" w:rsidR="009E3F16" w:rsidRDefault="009E3F16">
      <w:pPr>
        <w:pStyle w:val="NormalIndent"/>
        <w:numPr>
          <w:ilvl w:val="12"/>
          <w:numId w:val="0"/>
        </w:numPr>
        <w:ind w:left="360"/>
      </w:pPr>
      <w:r>
        <w:t>General guidelines applicable to this message:</w:t>
      </w:r>
    </w:p>
    <w:p w14:paraId="03F42FE9" w14:textId="77777777" w:rsidR="009E3F16" w:rsidRDefault="009E3F16">
      <w:pPr>
        <w:pStyle w:val="NormalIndent"/>
        <w:numPr>
          <w:ilvl w:val="0"/>
          <w:numId w:val="5"/>
        </w:numPr>
      </w:pPr>
      <w:r>
        <w:t>AllocID should be unique for all Allocation messages with AllocTransType=New.</w:t>
      </w:r>
    </w:p>
    <w:p w14:paraId="49DEA714" w14:textId="77777777" w:rsidR="009E3F16" w:rsidRDefault="009E3F16">
      <w:pPr>
        <w:pStyle w:val="NormalIndent"/>
        <w:numPr>
          <w:ilvl w:val="0"/>
          <w:numId w:val="5"/>
        </w:numPr>
      </w:pPr>
      <w:r>
        <w:t>When submitting replace or cancel AllocTransType messages, the RefAllocID and AllocCancReplaceReason fields are required.</w:t>
      </w:r>
    </w:p>
    <w:p w14:paraId="7DBC9543" w14:textId="77777777" w:rsidR="009E3F16" w:rsidRDefault="009E3F16">
      <w:pPr>
        <w:pStyle w:val="NormalIndent"/>
        <w:numPr>
          <w:ilvl w:val="0"/>
          <w:numId w:val="5"/>
        </w:numPr>
      </w:pPr>
      <w:r>
        <w:t>To reject an Allocation Instruction message, an Allocation Instruction Ack with AllocStatus 'Block level reject' or 'Account level reject' should be used. Use of 'Block level reject' means the entire message has been rejected (e.g. due to one or more of the orders not matching, average price mismatch). 'Account level reject' is used when the block level matches successfully but one or more (or all) of the constituent account level details failed validation (e.g. account not found, incorrect MiscFees). In the latter case, the rejecting party can (optionally) notify the instructing party of those allocation details that are being rejected by listing the offending account IDs in the Allocation Instruction Ack message (a new NoAllocs repeating group has been introduced for this purpose).</w:t>
      </w:r>
    </w:p>
    <w:p w14:paraId="46B713DD" w14:textId="77777777" w:rsidR="009E3F16" w:rsidRDefault="009E3F16">
      <w:pPr>
        <w:pStyle w:val="NormalIndent"/>
        <w:numPr>
          <w:ilvl w:val="0"/>
          <w:numId w:val="5"/>
        </w:numPr>
      </w:pPr>
      <w:r>
        <w:t xml:space="preserve">The correct response to an Allocation Instruction Ack of status 'Block level reject' is a new Allocation Instruction with AllocTransType 'New' (as the previous message has been rejected in entirety). In the case of an 'Account level reject', either the original Allocation Instruction should be cancelled (a new Allocation Instruction message referencing the original in RefAllocID, with AllocTransType 'Cancel') and reinstated (a second new Allocation Instruction message with AllocTransType 'New'), or fully replaced (a new Allocation Instruction, referencing the original in RefAllocID, with AllocTransType 'Replace'). Note a replacement allocation message (AllocTransType=Replace) must contain </w:t>
      </w:r>
      <w:r>
        <w:rPr>
          <w:b/>
        </w:rPr>
        <w:t xml:space="preserve">all </w:t>
      </w:r>
      <w:r>
        <w:t xml:space="preserve">data for the replacement </w:t>
      </w:r>
      <w:r>
        <w:lastRenderedPageBreak/>
        <w:t>allocation message. It is the responsibility of the recipient of the Replace message to identify which items have been changed.</w:t>
      </w:r>
    </w:p>
    <w:p w14:paraId="7881EE1B" w14:textId="77777777" w:rsidR="009E3F16" w:rsidRDefault="009E3F16">
      <w:pPr>
        <w:pStyle w:val="NormalIndent"/>
        <w:numPr>
          <w:ilvl w:val="0"/>
          <w:numId w:val="5"/>
        </w:numPr>
      </w:pPr>
      <w:r>
        <w:t>It is permissible (though not mandatory) for the Respondent to reject an Allocation Instruction with AllocTransType = Cancel or Replace if the Allocation Instruction ACK of status 'Accepted' has already been sent.  Manual communication would then be required to effect the required changes.  This approach would generally be required where the Respondent is using the generation of the 'Accepted' Allocation Instruction ACK to move the allocation details into downstream processing (e.g. confirmation generation), in which case a subsequent cancellation of or amendment to the allocation details may require the details to be retrieved from the downstream process.</w:t>
      </w:r>
    </w:p>
    <w:p w14:paraId="2B98866F" w14:textId="77777777" w:rsidR="009E3F16" w:rsidRDefault="009E3F16">
      <w:pPr>
        <w:pStyle w:val="NormalIndent"/>
        <w:numPr>
          <w:ilvl w:val="0"/>
          <w:numId w:val="5"/>
        </w:numPr>
      </w:pPr>
      <w:r>
        <w:t>Where amendment or cancellation of an allocation instruction has taken place out of band (i.e. manually or via some other means outside FIX), an Allocation Report message can be sent from the recipient of the allocation/cancellation to confirm back to the initiator that the relevant action has taken place.</w:t>
      </w:r>
    </w:p>
    <w:p w14:paraId="156A1749" w14:textId="77777777" w:rsidR="009E3F16" w:rsidRDefault="009E3F16">
      <w:pPr>
        <w:pStyle w:val="NormalIndent"/>
        <w:numPr>
          <w:ilvl w:val="0"/>
          <w:numId w:val="5"/>
        </w:numPr>
      </w:pPr>
      <w:r>
        <w:t>Where settling in markets where multiple alternative settlement locations exist, it is recommended that the settlement location (equivalent to ISO15022 'PSET' field) be identified on each allocation detail within the NoAllocs repeating group. A nested parties component block is provided which can be used for this purpose.</w:t>
      </w:r>
    </w:p>
    <w:p w14:paraId="220BFF86" w14:textId="77777777" w:rsidR="009E3F16" w:rsidRDefault="009E3F16">
      <w:pPr>
        <w:pStyle w:val="NormalIndent"/>
      </w:pPr>
    </w:p>
    <w:p w14:paraId="41566D67" w14:textId="77777777" w:rsidR="009E3F16" w:rsidRDefault="009E3F16">
      <w:pPr>
        <w:pStyle w:val="NormalIndent"/>
        <w:numPr>
          <w:ilvl w:val="12"/>
          <w:numId w:val="0"/>
        </w:numPr>
        <w:ind w:left="360"/>
      </w:pPr>
      <w:r>
        <w:t xml:space="preserve">The allocation message contains repeating fields for each order, sub-account and individual execution.  The repeating fields are shown in the message definition below in typeface </w:t>
      </w:r>
      <w:r>
        <w:rPr>
          <w:b/>
          <w:i/>
        </w:rPr>
        <w:t xml:space="preserve">Bold-Italic </w:t>
      </w:r>
      <w:r>
        <w:t xml:space="preserve">and indented with the  </w:t>
      </w:r>
      <w:r>
        <w:rPr>
          <w:noProof/>
          <w:sz w:val="24"/>
        </w:rPr>
        <w:sym w:font="Wingdings" w:char="F0E0"/>
      </w:r>
      <w:r>
        <w:rPr>
          <w:noProof/>
          <w:sz w:val="24"/>
        </w:rPr>
        <w:t xml:space="preserve"> </w:t>
      </w:r>
      <w:r>
        <w:rPr>
          <w:noProof/>
        </w:rPr>
        <w:t>symbol</w:t>
      </w:r>
      <w:r>
        <w:t xml:space="preserve">.  The field’s relative position within the repeating group in the message is important.  For example, each instance of allocation must be in the order as shown in the message definition below.  </w:t>
      </w:r>
    </w:p>
    <w:p w14:paraId="2BAFEB53" w14:textId="77777777" w:rsidR="009E3F16" w:rsidRDefault="009E3F16">
      <w:pPr>
        <w:pStyle w:val="NormalIndent"/>
        <w:numPr>
          <w:ilvl w:val="0"/>
          <w:numId w:val="25"/>
        </w:numPr>
        <w:tabs>
          <w:tab w:val="clear" w:pos="360"/>
          <w:tab w:val="num" w:pos="720"/>
        </w:tabs>
        <w:ind w:left="720"/>
      </w:pPr>
      <w:r>
        <w:t>The total quantity allocated must equal the Quantity value*.  If present, the total quantity in the execution section must also be equal to this value. *Note that the total quantity of the allocation does not necessarily have to equal the total quantity of the orders being allocated. Good examples of where this does not necessarily take place are GT orders, especially where multi-day average pricing is taking place (refer to the 'Equities' section of Volume 7 for more details on these flows). The quantity of each order being booked must also be specified on the message. This will be equal to the order quantity if the entire order is being booked, though can be less if only part of the order is being booked. The sum of the order booking quantities must equal the Quantity value.</w:t>
      </w:r>
    </w:p>
    <w:p w14:paraId="16E3A001" w14:textId="77777777" w:rsidR="009E3F16" w:rsidRDefault="009E3F16">
      <w:pPr>
        <w:pStyle w:val="NormalIndent"/>
        <w:numPr>
          <w:ilvl w:val="0"/>
          <w:numId w:val="26"/>
        </w:numPr>
        <w:tabs>
          <w:tab w:val="clear" w:pos="360"/>
          <w:tab w:val="num" w:pos="720"/>
        </w:tabs>
        <w:ind w:left="720"/>
      </w:pPr>
      <w:r>
        <w:t>The number of sub-account instances is indicated in NoAllocs.</w:t>
      </w:r>
    </w:p>
    <w:p w14:paraId="357DF977" w14:textId="77777777" w:rsidR="009E3F16" w:rsidRDefault="009E3F16">
      <w:pPr>
        <w:pStyle w:val="NormalIndent"/>
        <w:numPr>
          <w:ilvl w:val="0"/>
          <w:numId w:val="27"/>
        </w:numPr>
        <w:tabs>
          <w:tab w:val="clear" w:pos="360"/>
          <w:tab w:val="num" w:pos="720"/>
        </w:tabs>
        <w:ind w:left="720"/>
      </w:pPr>
      <w:r>
        <w:fldChar w:fldCharType="begin"/>
      </w:r>
      <w:r>
        <w:fldChar w:fldCharType="end"/>
      </w:r>
      <w:r>
        <w:t>Multiple orders can be combined for allocation or for AllocType=" Ready-To-Book" or for AllocType = "Warehouse instruction".  Note that combined orders must refer to the same instrument and have the same trade date, settlement date and side.  The identification of the orders to be combined can be achieved in one of two ways:</w:t>
      </w:r>
    </w:p>
    <w:p w14:paraId="3CD81F6D" w14:textId="77777777" w:rsidR="009E3F16" w:rsidRDefault="009E3F16">
      <w:pPr>
        <w:pStyle w:val="NormalIndent"/>
        <w:numPr>
          <w:ilvl w:val="0"/>
          <w:numId w:val="21"/>
        </w:numPr>
      </w:pPr>
      <w:r>
        <w:t xml:space="preserve">By identifying the number of orders in the NoOrders field and each individual order in the OrderID fields.  The AllocNoOrdersType field is used to denote that this is happening and takes value "1=Explicit list provided". If any orders were handled outside FIX, the ClOrdID must be set to 'MANUAL'. Regardless of whether the orders were handled within or outside FIX, the order quantity and average price must also be specified for each order. This is to assist in validating the message and, for manual orders, to help identify the correct orders to book. </w:t>
      </w:r>
    </w:p>
    <w:p w14:paraId="4A3A603B" w14:textId="77777777" w:rsidR="009E3F16" w:rsidRDefault="009E3F16">
      <w:pPr>
        <w:pStyle w:val="NormalIndent"/>
        <w:numPr>
          <w:ilvl w:val="0"/>
          <w:numId w:val="21"/>
        </w:numPr>
      </w:pPr>
      <w:r>
        <w:t>By stating that an unspecified group of orders is to be combined. The NoOrders field in this case is left blank. The AllocNoOrdersType field is set to "0=Not specified" to specify that this is happening. Note use of this approach is only recommended where either the number of orders being booked is extremely large or some kind of aggregation rule is being used.</w:t>
      </w:r>
    </w:p>
    <w:p w14:paraId="3C8A83C9" w14:textId="77777777" w:rsidR="009E3F16" w:rsidRDefault="009E3F16">
      <w:pPr>
        <w:pStyle w:val="NormalIndent"/>
        <w:numPr>
          <w:ilvl w:val="0"/>
          <w:numId w:val="28"/>
        </w:numPr>
        <w:tabs>
          <w:tab w:val="clear" w:pos="360"/>
          <w:tab w:val="num" w:pos="720"/>
        </w:tabs>
        <w:ind w:left="720"/>
      </w:pPr>
      <w:r>
        <w:t>Multiple executions can be combined for allocation by identifying the number of executions in the NoExecs field and each individual execution in the ExecID fields. Combined executions must refer to the same instrument, trade date, settlement date and side.</w:t>
      </w:r>
    </w:p>
    <w:p w14:paraId="28EE9362" w14:textId="77777777" w:rsidR="009E3F16" w:rsidRDefault="009E3F16">
      <w:pPr>
        <w:pStyle w:val="NormalIndent"/>
        <w:numPr>
          <w:ilvl w:val="0"/>
          <w:numId w:val="28"/>
        </w:numPr>
        <w:tabs>
          <w:tab w:val="clear" w:pos="360"/>
          <w:tab w:val="num" w:pos="720"/>
        </w:tabs>
        <w:ind w:left="720"/>
      </w:pPr>
      <w:r>
        <w:lastRenderedPageBreak/>
        <w:t>Except where AllocTransType = 'Cancel' or where AllocNoOrdersType = "Not specified", the list of orders being booked or allocated must be specified by using their ClOrdID. If any orders were handled outside FIX, the ClOrdID must be set to 'MANUAL'. Regardless of whether the orders were handled within or outside FIX, and where the orders are specified, the order quantity and average price must also be specified for each order. This is to assist in validating the message and, for manual orders, to help identify the correct orders to book.</w:t>
      </w:r>
    </w:p>
    <w:p w14:paraId="6398D683" w14:textId="77777777" w:rsidR="009E3F16" w:rsidRDefault="009E3F16">
      <w:pPr>
        <w:jc w:val="left"/>
        <w:outlineLvl w:val="0"/>
      </w:pPr>
      <w:r>
        <w:t>See “</w:t>
      </w:r>
      <w:hyperlink w:anchor="ExampleUsageAllocationsAndReadyToBook" w:history="1">
        <w:r>
          <w:rPr>
            <w:rStyle w:val="Hyperlink"/>
          </w:rPr>
          <w:t>Example Usage of Allocations and Ready-to-Book</w:t>
        </w:r>
      </w:hyperlink>
      <w:r>
        <w:t>” for more examples and details.</w:t>
      </w:r>
    </w:p>
    <w:p w14:paraId="796A5D77" w14:textId="77777777" w:rsidR="009E3F16" w:rsidRDefault="009E3F16"/>
    <w:p w14:paraId="0090A46E" w14:textId="77777777" w:rsidR="009E3F16" w:rsidRDefault="009E3F16">
      <w:pPr>
        <w:jc w:val="center"/>
        <w:outlineLvl w:val="0"/>
      </w:pPr>
      <w:r>
        <w:rPr>
          <w:b/>
          <w:sz w:val="24"/>
        </w:rPr>
        <w:t>Allocation Instruction</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04B52EED"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4800CFBA" w14:textId="77777777" w:rsidR="00253487" w:rsidRPr="000F73DB" w:rsidRDefault="00253487" w:rsidP="000F73DB">
            <w:pPr>
              <w:jc w:val="center"/>
              <w:rPr>
                <w:b/>
                <w:i/>
              </w:rPr>
            </w:pPr>
            <w:bookmarkStart w:id="104" w:name="Msg_AllocationInstruction"/>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622DDC26"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4639159"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4ACBBA41" w14:textId="77777777" w:rsidR="00253487" w:rsidRPr="000F73DB" w:rsidRDefault="00253487" w:rsidP="000F73DB">
            <w:pPr>
              <w:jc w:val="center"/>
              <w:rPr>
                <w:b/>
                <w:i/>
              </w:rPr>
            </w:pPr>
            <w:r w:rsidRPr="000F73DB">
              <w:rPr>
                <w:b/>
                <w:i/>
              </w:rPr>
              <w:t>Comments</w:t>
            </w:r>
          </w:p>
        </w:tc>
      </w:tr>
      <w:tr w:rsidR="00253487" w:rsidRPr="00253487" w14:paraId="08463C6B" w14:textId="77777777" w:rsidTr="000F73DB">
        <w:tc>
          <w:tcPr>
            <w:tcW w:w="3402" w:type="dxa"/>
            <w:gridSpan w:val="2"/>
            <w:tcBorders>
              <w:top w:val="single" w:sz="6" w:space="0" w:color="000000"/>
              <w:bottom w:val="single" w:sz="6" w:space="0" w:color="000000"/>
            </w:tcBorders>
            <w:shd w:val="clear" w:color="auto" w:fill="E6E6E6"/>
          </w:tcPr>
          <w:p w14:paraId="35D5EF5F"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6B4CEEF8"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017889AC" w14:textId="77777777" w:rsidR="00253487" w:rsidRPr="00253487" w:rsidRDefault="00253487" w:rsidP="00253487">
            <w:r w:rsidRPr="00253487">
              <w:t>MsgType = J</w:t>
            </w:r>
          </w:p>
        </w:tc>
      </w:tr>
      <w:tr w:rsidR="00253487" w:rsidRPr="00253487" w14:paraId="7A80AB1D" w14:textId="77777777" w:rsidTr="000F73DB">
        <w:tc>
          <w:tcPr>
            <w:tcW w:w="652" w:type="dxa"/>
            <w:tcBorders>
              <w:top w:val="single" w:sz="6" w:space="0" w:color="000000"/>
            </w:tcBorders>
            <w:shd w:val="clear" w:color="auto" w:fill="auto"/>
          </w:tcPr>
          <w:p w14:paraId="09887971" w14:textId="77777777" w:rsidR="00253487" w:rsidRPr="00253487" w:rsidRDefault="00253487" w:rsidP="000F73DB">
            <w:pPr>
              <w:jc w:val="center"/>
            </w:pPr>
            <w:r w:rsidRPr="00253487">
              <w:t>70</w:t>
            </w:r>
          </w:p>
        </w:tc>
        <w:tc>
          <w:tcPr>
            <w:tcW w:w="2750" w:type="dxa"/>
            <w:tcBorders>
              <w:top w:val="single" w:sz="6" w:space="0" w:color="000000"/>
            </w:tcBorders>
            <w:shd w:val="clear" w:color="auto" w:fill="auto"/>
          </w:tcPr>
          <w:p w14:paraId="53A7953E" w14:textId="77777777" w:rsidR="00253487" w:rsidRPr="00253487" w:rsidRDefault="00253487" w:rsidP="00253487">
            <w:r w:rsidRPr="00253487">
              <w:t>AllocID</w:t>
            </w:r>
          </w:p>
        </w:tc>
        <w:tc>
          <w:tcPr>
            <w:tcW w:w="811" w:type="dxa"/>
            <w:tcBorders>
              <w:top w:val="single" w:sz="6" w:space="0" w:color="000000"/>
            </w:tcBorders>
            <w:shd w:val="clear" w:color="auto" w:fill="auto"/>
          </w:tcPr>
          <w:p w14:paraId="5F153BA8"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4C9E932B" w14:textId="77777777" w:rsidR="00253487" w:rsidRPr="00253487" w:rsidRDefault="00253487" w:rsidP="00253487">
            <w:r w:rsidRPr="00253487">
              <w:t>Unique identifier for this allocation instruction message</w:t>
            </w:r>
          </w:p>
        </w:tc>
      </w:tr>
      <w:tr w:rsidR="00253487" w:rsidRPr="00253487" w14:paraId="549E376A" w14:textId="77777777" w:rsidTr="000F73DB">
        <w:tc>
          <w:tcPr>
            <w:tcW w:w="652" w:type="dxa"/>
            <w:shd w:val="clear" w:color="auto" w:fill="auto"/>
          </w:tcPr>
          <w:p w14:paraId="35317737" w14:textId="77777777" w:rsidR="00253487" w:rsidRPr="00253487" w:rsidRDefault="00253487" w:rsidP="000F73DB">
            <w:pPr>
              <w:jc w:val="center"/>
            </w:pPr>
            <w:r w:rsidRPr="00253487">
              <w:t>71</w:t>
            </w:r>
          </w:p>
        </w:tc>
        <w:tc>
          <w:tcPr>
            <w:tcW w:w="2750" w:type="dxa"/>
            <w:shd w:val="clear" w:color="auto" w:fill="auto"/>
          </w:tcPr>
          <w:p w14:paraId="45B7403D" w14:textId="77777777" w:rsidR="00253487" w:rsidRPr="00253487" w:rsidRDefault="00253487" w:rsidP="00253487">
            <w:r w:rsidRPr="00253487">
              <w:t>AllocTransType</w:t>
            </w:r>
          </w:p>
        </w:tc>
        <w:tc>
          <w:tcPr>
            <w:tcW w:w="811" w:type="dxa"/>
            <w:shd w:val="clear" w:color="auto" w:fill="auto"/>
          </w:tcPr>
          <w:p w14:paraId="22283409" w14:textId="77777777" w:rsidR="00253487" w:rsidRPr="00253487" w:rsidRDefault="00253487" w:rsidP="000F73DB">
            <w:pPr>
              <w:jc w:val="center"/>
            </w:pPr>
            <w:r w:rsidRPr="00253487">
              <w:t>Y</w:t>
            </w:r>
          </w:p>
        </w:tc>
        <w:tc>
          <w:tcPr>
            <w:tcW w:w="4859" w:type="dxa"/>
            <w:shd w:val="clear" w:color="auto" w:fill="auto"/>
          </w:tcPr>
          <w:p w14:paraId="7B6108DE" w14:textId="77777777" w:rsidR="00253487" w:rsidRPr="00253487" w:rsidRDefault="00253487" w:rsidP="00253487">
            <w:r w:rsidRPr="00253487">
              <w:t>i.e. New, Cancel, Replace</w:t>
            </w:r>
          </w:p>
        </w:tc>
      </w:tr>
      <w:tr w:rsidR="00253487" w:rsidRPr="00253487" w14:paraId="133A83A4" w14:textId="77777777" w:rsidTr="000F73DB">
        <w:tc>
          <w:tcPr>
            <w:tcW w:w="652" w:type="dxa"/>
            <w:shd w:val="clear" w:color="auto" w:fill="auto"/>
          </w:tcPr>
          <w:p w14:paraId="54C0C6A2" w14:textId="77777777" w:rsidR="00253487" w:rsidRPr="00253487" w:rsidRDefault="00253487" w:rsidP="000F73DB">
            <w:pPr>
              <w:jc w:val="center"/>
            </w:pPr>
            <w:r w:rsidRPr="00253487">
              <w:t>626</w:t>
            </w:r>
          </w:p>
        </w:tc>
        <w:tc>
          <w:tcPr>
            <w:tcW w:w="2750" w:type="dxa"/>
            <w:shd w:val="clear" w:color="auto" w:fill="auto"/>
          </w:tcPr>
          <w:p w14:paraId="029108A0" w14:textId="77777777" w:rsidR="00253487" w:rsidRPr="00253487" w:rsidRDefault="00253487" w:rsidP="00253487">
            <w:r w:rsidRPr="00253487">
              <w:t>AllocType</w:t>
            </w:r>
          </w:p>
        </w:tc>
        <w:tc>
          <w:tcPr>
            <w:tcW w:w="811" w:type="dxa"/>
            <w:shd w:val="clear" w:color="auto" w:fill="auto"/>
          </w:tcPr>
          <w:p w14:paraId="11049874" w14:textId="77777777" w:rsidR="00253487" w:rsidRPr="00253487" w:rsidRDefault="00253487" w:rsidP="000F73DB">
            <w:pPr>
              <w:jc w:val="center"/>
            </w:pPr>
            <w:r w:rsidRPr="00253487">
              <w:t>Y</w:t>
            </w:r>
          </w:p>
        </w:tc>
        <w:tc>
          <w:tcPr>
            <w:tcW w:w="4859" w:type="dxa"/>
            <w:shd w:val="clear" w:color="auto" w:fill="auto"/>
          </w:tcPr>
          <w:p w14:paraId="785941B4" w14:textId="77777777" w:rsidR="00253487" w:rsidRPr="00253487" w:rsidRDefault="00253487" w:rsidP="00253487">
            <w:r w:rsidRPr="00253487">
              <w:t>Specifies the purpose or type of Allocation message</w:t>
            </w:r>
          </w:p>
        </w:tc>
      </w:tr>
      <w:tr w:rsidR="00253487" w:rsidRPr="00253487" w14:paraId="24B28F22" w14:textId="77777777" w:rsidTr="000F73DB">
        <w:tc>
          <w:tcPr>
            <w:tcW w:w="652" w:type="dxa"/>
            <w:shd w:val="clear" w:color="auto" w:fill="auto"/>
          </w:tcPr>
          <w:p w14:paraId="46D8D7C3" w14:textId="77777777" w:rsidR="00253487" w:rsidRPr="00253487" w:rsidRDefault="00253487" w:rsidP="000F73DB">
            <w:pPr>
              <w:jc w:val="center"/>
            </w:pPr>
            <w:r w:rsidRPr="00253487">
              <w:t>793</w:t>
            </w:r>
          </w:p>
        </w:tc>
        <w:tc>
          <w:tcPr>
            <w:tcW w:w="2750" w:type="dxa"/>
            <w:shd w:val="clear" w:color="auto" w:fill="auto"/>
          </w:tcPr>
          <w:p w14:paraId="07DA1BA0" w14:textId="77777777" w:rsidR="00253487" w:rsidRPr="00253487" w:rsidRDefault="00253487" w:rsidP="00253487">
            <w:r w:rsidRPr="00253487">
              <w:t>SecondaryAllocID</w:t>
            </w:r>
          </w:p>
        </w:tc>
        <w:tc>
          <w:tcPr>
            <w:tcW w:w="811" w:type="dxa"/>
            <w:shd w:val="clear" w:color="auto" w:fill="auto"/>
          </w:tcPr>
          <w:p w14:paraId="55627D0D" w14:textId="77777777" w:rsidR="00253487" w:rsidRPr="00253487" w:rsidRDefault="00253487" w:rsidP="000F73DB">
            <w:pPr>
              <w:jc w:val="center"/>
            </w:pPr>
            <w:r w:rsidRPr="00253487">
              <w:t>N</w:t>
            </w:r>
          </w:p>
        </w:tc>
        <w:tc>
          <w:tcPr>
            <w:tcW w:w="4859" w:type="dxa"/>
            <w:shd w:val="clear" w:color="auto" w:fill="auto"/>
          </w:tcPr>
          <w:p w14:paraId="3E6430D7" w14:textId="77777777" w:rsidR="00253487" w:rsidRPr="00253487" w:rsidRDefault="00253487" w:rsidP="00253487">
            <w:r w:rsidRPr="00253487">
              <w:t>Optional second identifier for this allocation instruction (need not be unique)</w:t>
            </w:r>
          </w:p>
        </w:tc>
      </w:tr>
      <w:tr w:rsidR="00253487" w:rsidRPr="00253487" w14:paraId="671F4356" w14:textId="77777777" w:rsidTr="000F73DB">
        <w:tc>
          <w:tcPr>
            <w:tcW w:w="652" w:type="dxa"/>
            <w:shd w:val="clear" w:color="auto" w:fill="auto"/>
          </w:tcPr>
          <w:p w14:paraId="7129DBD2" w14:textId="77777777" w:rsidR="00253487" w:rsidRPr="00253487" w:rsidRDefault="00253487" w:rsidP="000F73DB">
            <w:pPr>
              <w:jc w:val="center"/>
            </w:pPr>
            <w:r w:rsidRPr="00253487">
              <w:t>72</w:t>
            </w:r>
          </w:p>
        </w:tc>
        <w:tc>
          <w:tcPr>
            <w:tcW w:w="2750" w:type="dxa"/>
            <w:shd w:val="clear" w:color="auto" w:fill="auto"/>
          </w:tcPr>
          <w:p w14:paraId="6DE30AA3" w14:textId="77777777" w:rsidR="00253487" w:rsidRPr="00253487" w:rsidRDefault="00253487" w:rsidP="00253487">
            <w:r w:rsidRPr="00253487">
              <w:t>RefAllocID</w:t>
            </w:r>
          </w:p>
        </w:tc>
        <w:tc>
          <w:tcPr>
            <w:tcW w:w="811" w:type="dxa"/>
            <w:shd w:val="clear" w:color="auto" w:fill="auto"/>
          </w:tcPr>
          <w:p w14:paraId="3A1BF917" w14:textId="77777777" w:rsidR="00253487" w:rsidRPr="00253487" w:rsidRDefault="00253487" w:rsidP="000F73DB">
            <w:pPr>
              <w:jc w:val="center"/>
            </w:pPr>
            <w:r w:rsidRPr="00253487">
              <w:t>N</w:t>
            </w:r>
          </w:p>
        </w:tc>
        <w:tc>
          <w:tcPr>
            <w:tcW w:w="4859" w:type="dxa"/>
            <w:shd w:val="clear" w:color="auto" w:fill="auto"/>
          </w:tcPr>
          <w:p w14:paraId="5E2FB428" w14:textId="77777777" w:rsidR="00253487" w:rsidRPr="00253487" w:rsidRDefault="00253487" w:rsidP="00253487">
            <w:r w:rsidRPr="00253487">
              <w:t>Required for AllocTransType = Replace or Cancel</w:t>
            </w:r>
          </w:p>
        </w:tc>
      </w:tr>
      <w:tr w:rsidR="00253487" w:rsidRPr="00253487" w14:paraId="66D1EBF6" w14:textId="77777777" w:rsidTr="000F73DB">
        <w:tc>
          <w:tcPr>
            <w:tcW w:w="652" w:type="dxa"/>
            <w:shd w:val="clear" w:color="auto" w:fill="auto"/>
          </w:tcPr>
          <w:p w14:paraId="35672E28" w14:textId="77777777" w:rsidR="00253487" w:rsidRPr="00253487" w:rsidRDefault="00253487" w:rsidP="000F73DB">
            <w:pPr>
              <w:jc w:val="center"/>
            </w:pPr>
            <w:r w:rsidRPr="00253487">
              <w:t>796</w:t>
            </w:r>
          </w:p>
        </w:tc>
        <w:tc>
          <w:tcPr>
            <w:tcW w:w="2750" w:type="dxa"/>
            <w:shd w:val="clear" w:color="auto" w:fill="auto"/>
          </w:tcPr>
          <w:p w14:paraId="52628E4B" w14:textId="77777777" w:rsidR="00253487" w:rsidRPr="00253487" w:rsidRDefault="00253487" w:rsidP="00253487">
            <w:r w:rsidRPr="00253487">
              <w:t>AllocCancReplaceReason</w:t>
            </w:r>
          </w:p>
        </w:tc>
        <w:tc>
          <w:tcPr>
            <w:tcW w:w="811" w:type="dxa"/>
            <w:shd w:val="clear" w:color="auto" w:fill="auto"/>
          </w:tcPr>
          <w:p w14:paraId="29F9C451" w14:textId="77777777" w:rsidR="00253487" w:rsidRPr="00253487" w:rsidRDefault="00253487" w:rsidP="000F73DB">
            <w:pPr>
              <w:jc w:val="center"/>
            </w:pPr>
            <w:r w:rsidRPr="00253487">
              <w:t>N</w:t>
            </w:r>
          </w:p>
        </w:tc>
        <w:tc>
          <w:tcPr>
            <w:tcW w:w="4859" w:type="dxa"/>
            <w:shd w:val="clear" w:color="auto" w:fill="auto"/>
          </w:tcPr>
          <w:p w14:paraId="6DED0E92" w14:textId="77777777" w:rsidR="00253487" w:rsidRDefault="00253487" w:rsidP="00253487">
            <w:r w:rsidRPr="00253487">
              <w:t>Required for AllocTransType = Replace or Cancel</w:t>
            </w:r>
          </w:p>
          <w:p w14:paraId="3A54EB41" w14:textId="77777777" w:rsidR="00253487" w:rsidRPr="00253487" w:rsidRDefault="00253487" w:rsidP="00253487">
            <w:r w:rsidRPr="00253487">
              <w:t>Gives the reason for replacing or cancelling the allocation instruction</w:t>
            </w:r>
          </w:p>
        </w:tc>
      </w:tr>
      <w:tr w:rsidR="00253487" w:rsidRPr="00253487" w14:paraId="797D43F2" w14:textId="77777777" w:rsidTr="000F73DB">
        <w:tc>
          <w:tcPr>
            <w:tcW w:w="652" w:type="dxa"/>
            <w:shd w:val="clear" w:color="auto" w:fill="auto"/>
          </w:tcPr>
          <w:p w14:paraId="1E5623EC" w14:textId="77777777" w:rsidR="00253487" w:rsidRPr="00253487" w:rsidRDefault="00253487" w:rsidP="000F73DB">
            <w:pPr>
              <w:jc w:val="center"/>
            </w:pPr>
            <w:r w:rsidRPr="00253487">
              <w:t>808</w:t>
            </w:r>
          </w:p>
        </w:tc>
        <w:tc>
          <w:tcPr>
            <w:tcW w:w="2750" w:type="dxa"/>
            <w:shd w:val="clear" w:color="auto" w:fill="auto"/>
          </w:tcPr>
          <w:p w14:paraId="69ACC942" w14:textId="77777777" w:rsidR="00253487" w:rsidRPr="00253487" w:rsidRDefault="00253487" w:rsidP="00253487">
            <w:r w:rsidRPr="00253487">
              <w:t>AllocIntermedReqType</w:t>
            </w:r>
          </w:p>
        </w:tc>
        <w:tc>
          <w:tcPr>
            <w:tcW w:w="811" w:type="dxa"/>
            <w:shd w:val="clear" w:color="auto" w:fill="auto"/>
          </w:tcPr>
          <w:p w14:paraId="24B1CF7B" w14:textId="77777777" w:rsidR="00253487" w:rsidRPr="00253487" w:rsidRDefault="00253487" w:rsidP="000F73DB">
            <w:pPr>
              <w:jc w:val="center"/>
            </w:pPr>
            <w:r w:rsidRPr="00253487">
              <w:t>N</w:t>
            </w:r>
          </w:p>
        </w:tc>
        <w:tc>
          <w:tcPr>
            <w:tcW w:w="4859" w:type="dxa"/>
            <w:shd w:val="clear" w:color="auto" w:fill="auto"/>
          </w:tcPr>
          <w:p w14:paraId="547167BE" w14:textId="77777777" w:rsidR="00253487" w:rsidRDefault="00253487" w:rsidP="00253487">
            <w:r w:rsidRPr="00253487">
              <w:t>Required if AllocType = 8 (Request to Intermediary)</w:t>
            </w:r>
          </w:p>
          <w:p w14:paraId="1DA5B77F" w14:textId="77777777" w:rsidR="00253487" w:rsidRPr="00253487" w:rsidRDefault="00253487" w:rsidP="00253487">
            <w:r w:rsidRPr="00253487">
              <w:t>Indicates status that is requested to be transmitted to counterparty by the intermediary (i.e. clearing house)</w:t>
            </w:r>
          </w:p>
        </w:tc>
      </w:tr>
      <w:tr w:rsidR="00253487" w:rsidRPr="00253487" w14:paraId="1D3355B4" w14:textId="77777777" w:rsidTr="000F73DB">
        <w:tc>
          <w:tcPr>
            <w:tcW w:w="652" w:type="dxa"/>
            <w:shd w:val="clear" w:color="auto" w:fill="auto"/>
          </w:tcPr>
          <w:p w14:paraId="55A49FB0" w14:textId="77777777" w:rsidR="00253487" w:rsidRPr="00253487" w:rsidRDefault="00253487" w:rsidP="000F73DB">
            <w:pPr>
              <w:jc w:val="center"/>
            </w:pPr>
            <w:r w:rsidRPr="00253487">
              <w:t>196</w:t>
            </w:r>
          </w:p>
        </w:tc>
        <w:tc>
          <w:tcPr>
            <w:tcW w:w="2750" w:type="dxa"/>
            <w:shd w:val="clear" w:color="auto" w:fill="auto"/>
          </w:tcPr>
          <w:p w14:paraId="278EF7AF" w14:textId="77777777" w:rsidR="00253487" w:rsidRPr="00253487" w:rsidRDefault="00253487" w:rsidP="00253487">
            <w:r w:rsidRPr="00253487">
              <w:t>AllocLinkID</w:t>
            </w:r>
          </w:p>
        </w:tc>
        <w:tc>
          <w:tcPr>
            <w:tcW w:w="811" w:type="dxa"/>
            <w:shd w:val="clear" w:color="auto" w:fill="auto"/>
          </w:tcPr>
          <w:p w14:paraId="32C0B8C3" w14:textId="77777777" w:rsidR="00253487" w:rsidRPr="00253487" w:rsidRDefault="00253487" w:rsidP="000F73DB">
            <w:pPr>
              <w:jc w:val="center"/>
            </w:pPr>
            <w:r w:rsidRPr="00253487">
              <w:t>N</w:t>
            </w:r>
          </w:p>
        </w:tc>
        <w:tc>
          <w:tcPr>
            <w:tcW w:w="4859" w:type="dxa"/>
            <w:shd w:val="clear" w:color="auto" w:fill="auto"/>
          </w:tcPr>
          <w:p w14:paraId="267CCF8F" w14:textId="77777777" w:rsidR="00253487" w:rsidRPr="00253487" w:rsidRDefault="00253487" w:rsidP="00253487">
            <w:r w:rsidRPr="00253487">
              <w:t>Can be used to link two different Allocation messages (each with unique AllocID) together, i.e. for F/X "Netting" or "Swaps"</w:t>
            </w:r>
          </w:p>
        </w:tc>
      </w:tr>
      <w:tr w:rsidR="00253487" w:rsidRPr="00253487" w14:paraId="75C19B52" w14:textId="77777777" w:rsidTr="000F73DB">
        <w:tc>
          <w:tcPr>
            <w:tcW w:w="652" w:type="dxa"/>
            <w:shd w:val="clear" w:color="auto" w:fill="auto"/>
          </w:tcPr>
          <w:p w14:paraId="556B8912" w14:textId="77777777" w:rsidR="00253487" w:rsidRPr="00253487" w:rsidRDefault="00253487" w:rsidP="000F73DB">
            <w:pPr>
              <w:jc w:val="center"/>
            </w:pPr>
            <w:r w:rsidRPr="00253487">
              <w:t>197</w:t>
            </w:r>
          </w:p>
        </w:tc>
        <w:tc>
          <w:tcPr>
            <w:tcW w:w="2750" w:type="dxa"/>
            <w:shd w:val="clear" w:color="auto" w:fill="auto"/>
          </w:tcPr>
          <w:p w14:paraId="1976579A" w14:textId="77777777" w:rsidR="00253487" w:rsidRPr="00253487" w:rsidRDefault="00253487" w:rsidP="00253487">
            <w:r w:rsidRPr="00253487">
              <w:t>AllocLinkType</w:t>
            </w:r>
          </w:p>
        </w:tc>
        <w:tc>
          <w:tcPr>
            <w:tcW w:w="811" w:type="dxa"/>
            <w:shd w:val="clear" w:color="auto" w:fill="auto"/>
          </w:tcPr>
          <w:p w14:paraId="6C0B5D2C" w14:textId="77777777" w:rsidR="00253487" w:rsidRPr="00253487" w:rsidRDefault="00253487" w:rsidP="000F73DB">
            <w:pPr>
              <w:jc w:val="center"/>
            </w:pPr>
            <w:r w:rsidRPr="00253487">
              <w:t>N</w:t>
            </w:r>
          </w:p>
        </w:tc>
        <w:tc>
          <w:tcPr>
            <w:tcW w:w="4859" w:type="dxa"/>
            <w:shd w:val="clear" w:color="auto" w:fill="auto"/>
          </w:tcPr>
          <w:p w14:paraId="0B0263F6" w14:textId="77777777" w:rsidR="00253487" w:rsidRPr="00253487" w:rsidRDefault="00253487" w:rsidP="00253487">
            <w:r w:rsidRPr="00253487">
              <w:t>Can be used to link two different Allocation messages and identifies the type of link. Required if AllocLinkID is specified.</w:t>
            </w:r>
          </w:p>
        </w:tc>
      </w:tr>
      <w:tr w:rsidR="00253487" w:rsidRPr="00253487" w14:paraId="3C8DEC0E" w14:textId="77777777" w:rsidTr="000F73DB">
        <w:tc>
          <w:tcPr>
            <w:tcW w:w="652" w:type="dxa"/>
            <w:shd w:val="clear" w:color="auto" w:fill="auto"/>
          </w:tcPr>
          <w:p w14:paraId="1F709985" w14:textId="77777777" w:rsidR="00253487" w:rsidRPr="00253487" w:rsidRDefault="00253487" w:rsidP="000F73DB">
            <w:pPr>
              <w:jc w:val="center"/>
            </w:pPr>
            <w:r w:rsidRPr="00253487">
              <w:t>466</w:t>
            </w:r>
          </w:p>
        </w:tc>
        <w:tc>
          <w:tcPr>
            <w:tcW w:w="2750" w:type="dxa"/>
            <w:shd w:val="clear" w:color="auto" w:fill="auto"/>
          </w:tcPr>
          <w:p w14:paraId="3DBE3931" w14:textId="77777777" w:rsidR="00253487" w:rsidRPr="00253487" w:rsidRDefault="00253487" w:rsidP="00253487">
            <w:r w:rsidRPr="00253487">
              <w:t>BookingRefID</w:t>
            </w:r>
          </w:p>
        </w:tc>
        <w:tc>
          <w:tcPr>
            <w:tcW w:w="811" w:type="dxa"/>
            <w:shd w:val="clear" w:color="auto" w:fill="auto"/>
          </w:tcPr>
          <w:p w14:paraId="45A4D748" w14:textId="77777777" w:rsidR="00253487" w:rsidRPr="00253487" w:rsidRDefault="00253487" w:rsidP="000F73DB">
            <w:pPr>
              <w:jc w:val="center"/>
            </w:pPr>
            <w:r w:rsidRPr="00253487">
              <w:t>N</w:t>
            </w:r>
          </w:p>
        </w:tc>
        <w:tc>
          <w:tcPr>
            <w:tcW w:w="4859" w:type="dxa"/>
            <w:shd w:val="clear" w:color="auto" w:fill="auto"/>
          </w:tcPr>
          <w:p w14:paraId="5FE3ADC3" w14:textId="77777777" w:rsidR="00253487" w:rsidRPr="00253487" w:rsidRDefault="00253487" w:rsidP="00253487">
            <w:r w:rsidRPr="00253487">
              <w:t>Can be used with AllocType=" Ready-To-Book "</w:t>
            </w:r>
          </w:p>
        </w:tc>
      </w:tr>
      <w:tr w:rsidR="00253487" w:rsidRPr="00253487" w14:paraId="6E163B9F" w14:textId="77777777" w:rsidTr="000F73DB">
        <w:tc>
          <w:tcPr>
            <w:tcW w:w="652" w:type="dxa"/>
            <w:tcBorders>
              <w:bottom w:val="single" w:sz="6" w:space="0" w:color="000000"/>
            </w:tcBorders>
            <w:shd w:val="clear" w:color="auto" w:fill="auto"/>
          </w:tcPr>
          <w:p w14:paraId="2BA5A33D" w14:textId="77777777" w:rsidR="00253487" w:rsidRPr="00253487" w:rsidRDefault="00253487" w:rsidP="000F73DB">
            <w:pPr>
              <w:jc w:val="center"/>
            </w:pPr>
            <w:r w:rsidRPr="00253487">
              <w:t>857</w:t>
            </w:r>
          </w:p>
        </w:tc>
        <w:tc>
          <w:tcPr>
            <w:tcW w:w="2750" w:type="dxa"/>
            <w:tcBorders>
              <w:bottom w:val="single" w:sz="6" w:space="0" w:color="000000"/>
            </w:tcBorders>
            <w:shd w:val="clear" w:color="auto" w:fill="auto"/>
          </w:tcPr>
          <w:p w14:paraId="0C741FF3" w14:textId="77777777" w:rsidR="00253487" w:rsidRPr="00253487" w:rsidRDefault="00253487" w:rsidP="00253487">
            <w:r w:rsidRPr="00253487">
              <w:t>AllocNoOrdersType</w:t>
            </w:r>
          </w:p>
        </w:tc>
        <w:tc>
          <w:tcPr>
            <w:tcW w:w="811" w:type="dxa"/>
            <w:tcBorders>
              <w:bottom w:val="single" w:sz="6" w:space="0" w:color="000000"/>
            </w:tcBorders>
            <w:shd w:val="clear" w:color="auto" w:fill="auto"/>
          </w:tcPr>
          <w:p w14:paraId="5DFA570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7E8EE98" w14:textId="77777777" w:rsidR="00253487" w:rsidRPr="00253487" w:rsidRDefault="00253487" w:rsidP="00253487">
            <w:r w:rsidRPr="00253487">
              <w:t>Indicates how the orders being booked and allocated by this message are identified, i.e. by explicit definition in the NoOrders group or not.</w:t>
            </w:r>
          </w:p>
        </w:tc>
      </w:tr>
      <w:tr w:rsidR="00253487" w:rsidRPr="00253487" w14:paraId="342B8ACC" w14:textId="77777777" w:rsidTr="000F73DB">
        <w:tc>
          <w:tcPr>
            <w:tcW w:w="3402" w:type="dxa"/>
            <w:gridSpan w:val="2"/>
            <w:tcBorders>
              <w:top w:val="single" w:sz="6" w:space="0" w:color="000000"/>
              <w:bottom w:val="single" w:sz="6" w:space="0" w:color="000000"/>
            </w:tcBorders>
            <w:shd w:val="clear" w:color="auto" w:fill="E6E6E6"/>
          </w:tcPr>
          <w:p w14:paraId="65FA2D02" w14:textId="77777777" w:rsidR="00253487" w:rsidRPr="00253487" w:rsidRDefault="00253487" w:rsidP="000F73DB">
            <w:pPr>
              <w:jc w:val="left"/>
            </w:pPr>
            <w:r w:rsidRPr="00253487">
              <w:t>component block  &lt;OrdAllocGrp&gt;</w:t>
            </w:r>
          </w:p>
        </w:tc>
        <w:tc>
          <w:tcPr>
            <w:tcW w:w="811" w:type="dxa"/>
            <w:tcBorders>
              <w:top w:val="single" w:sz="6" w:space="0" w:color="000000"/>
              <w:bottom w:val="single" w:sz="6" w:space="0" w:color="000000"/>
            </w:tcBorders>
            <w:shd w:val="clear" w:color="auto" w:fill="E6E6E6"/>
          </w:tcPr>
          <w:p w14:paraId="499D957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D7B0996" w14:textId="77777777" w:rsidR="00253487" w:rsidRPr="00253487" w:rsidRDefault="00253487" w:rsidP="00253487">
            <w:r w:rsidRPr="00253487">
              <w:t>Indicates number of orders to be combined for allocation. If order(s) were manually delivered set to 1 (one).Required when AllocNoOrdersType = 1</w:t>
            </w:r>
          </w:p>
        </w:tc>
      </w:tr>
      <w:tr w:rsidR="00253487" w:rsidRPr="00253487" w14:paraId="09DA7AA9" w14:textId="77777777" w:rsidTr="000F73DB">
        <w:tc>
          <w:tcPr>
            <w:tcW w:w="3402" w:type="dxa"/>
            <w:gridSpan w:val="2"/>
            <w:tcBorders>
              <w:top w:val="single" w:sz="6" w:space="0" w:color="000000"/>
              <w:bottom w:val="single" w:sz="6" w:space="0" w:color="000000"/>
            </w:tcBorders>
            <w:shd w:val="clear" w:color="auto" w:fill="E6E6E6"/>
          </w:tcPr>
          <w:p w14:paraId="05787CA5" w14:textId="77777777" w:rsidR="00253487" w:rsidRPr="00253487" w:rsidRDefault="00253487" w:rsidP="000F73DB">
            <w:pPr>
              <w:jc w:val="left"/>
            </w:pPr>
            <w:r w:rsidRPr="00253487">
              <w:t>component block  &lt;ExecAllocGrp&gt;</w:t>
            </w:r>
          </w:p>
        </w:tc>
        <w:tc>
          <w:tcPr>
            <w:tcW w:w="811" w:type="dxa"/>
            <w:tcBorders>
              <w:top w:val="single" w:sz="6" w:space="0" w:color="000000"/>
              <w:bottom w:val="single" w:sz="6" w:space="0" w:color="000000"/>
            </w:tcBorders>
            <w:shd w:val="clear" w:color="auto" w:fill="E6E6E6"/>
          </w:tcPr>
          <w:p w14:paraId="7A5272D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80BDAEC" w14:textId="77777777" w:rsidR="00253487" w:rsidRPr="00253487" w:rsidRDefault="00253487" w:rsidP="00253487">
            <w:r w:rsidRPr="00253487">
              <w:t>Indicates number of individual execution repeating group entries to follow. Absence of this field indicates that no individual execution entries are included. Primarily used to support step-outs.</w:t>
            </w:r>
          </w:p>
        </w:tc>
      </w:tr>
      <w:tr w:rsidR="00253487" w:rsidRPr="00253487" w14:paraId="72153CC3" w14:textId="77777777" w:rsidTr="000F73DB">
        <w:tc>
          <w:tcPr>
            <w:tcW w:w="652" w:type="dxa"/>
            <w:tcBorders>
              <w:top w:val="single" w:sz="6" w:space="0" w:color="000000"/>
            </w:tcBorders>
            <w:shd w:val="clear" w:color="auto" w:fill="auto"/>
          </w:tcPr>
          <w:p w14:paraId="1DA06097" w14:textId="77777777" w:rsidR="00253487" w:rsidRPr="00253487" w:rsidRDefault="00253487" w:rsidP="000F73DB">
            <w:pPr>
              <w:jc w:val="center"/>
            </w:pPr>
            <w:r w:rsidRPr="00253487">
              <w:t>570</w:t>
            </w:r>
          </w:p>
        </w:tc>
        <w:tc>
          <w:tcPr>
            <w:tcW w:w="2750" w:type="dxa"/>
            <w:tcBorders>
              <w:top w:val="single" w:sz="6" w:space="0" w:color="000000"/>
            </w:tcBorders>
            <w:shd w:val="clear" w:color="auto" w:fill="auto"/>
          </w:tcPr>
          <w:p w14:paraId="2CA6475D" w14:textId="77777777" w:rsidR="00253487" w:rsidRPr="00253487" w:rsidRDefault="00253487" w:rsidP="00253487">
            <w:r w:rsidRPr="00253487">
              <w:t>PreviouslyReported</w:t>
            </w:r>
          </w:p>
        </w:tc>
        <w:tc>
          <w:tcPr>
            <w:tcW w:w="811" w:type="dxa"/>
            <w:tcBorders>
              <w:top w:val="single" w:sz="6" w:space="0" w:color="000000"/>
            </w:tcBorders>
            <w:shd w:val="clear" w:color="auto" w:fill="auto"/>
          </w:tcPr>
          <w:p w14:paraId="020C91B5"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73E74D7" w14:textId="77777777" w:rsidR="00253487" w:rsidRPr="00253487" w:rsidRDefault="00253487" w:rsidP="00253487"/>
        </w:tc>
      </w:tr>
      <w:tr w:rsidR="00253487" w:rsidRPr="00253487" w14:paraId="5A54ACCF" w14:textId="77777777" w:rsidTr="000F73DB">
        <w:tc>
          <w:tcPr>
            <w:tcW w:w="652" w:type="dxa"/>
            <w:shd w:val="clear" w:color="auto" w:fill="auto"/>
          </w:tcPr>
          <w:p w14:paraId="33C901D2" w14:textId="77777777" w:rsidR="00253487" w:rsidRPr="00253487" w:rsidRDefault="00253487" w:rsidP="000F73DB">
            <w:pPr>
              <w:jc w:val="center"/>
            </w:pPr>
            <w:r w:rsidRPr="00253487">
              <w:lastRenderedPageBreak/>
              <w:t>700</w:t>
            </w:r>
          </w:p>
        </w:tc>
        <w:tc>
          <w:tcPr>
            <w:tcW w:w="2750" w:type="dxa"/>
            <w:shd w:val="clear" w:color="auto" w:fill="auto"/>
          </w:tcPr>
          <w:p w14:paraId="4157AE3B" w14:textId="77777777" w:rsidR="00253487" w:rsidRPr="00253487" w:rsidRDefault="00253487" w:rsidP="00253487">
            <w:r w:rsidRPr="00253487">
              <w:t>ReversalIndicator</w:t>
            </w:r>
          </w:p>
        </w:tc>
        <w:tc>
          <w:tcPr>
            <w:tcW w:w="811" w:type="dxa"/>
            <w:shd w:val="clear" w:color="auto" w:fill="auto"/>
          </w:tcPr>
          <w:p w14:paraId="5BC3D836" w14:textId="77777777" w:rsidR="00253487" w:rsidRPr="00253487" w:rsidRDefault="00253487" w:rsidP="000F73DB">
            <w:pPr>
              <w:jc w:val="center"/>
            </w:pPr>
            <w:r w:rsidRPr="00253487">
              <w:t>N</w:t>
            </w:r>
          </w:p>
        </w:tc>
        <w:tc>
          <w:tcPr>
            <w:tcW w:w="4859" w:type="dxa"/>
            <w:shd w:val="clear" w:color="auto" w:fill="auto"/>
          </w:tcPr>
          <w:p w14:paraId="034A741A" w14:textId="77777777" w:rsidR="00253487" w:rsidRPr="00253487" w:rsidRDefault="00253487" w:rsidP="00253487"/>
        </w:tc>
      </w:tr>
      <w:tr w:rsidR="00253487" w:rsidRPr="00253487" w14:paraId="21DC92BF" w14:textId="77777777" w:rsidTr="000F73DB">
        <w:tc>
          <w:tcPr>
            <w:tcW w:w="652" w:type="dxa"/>
            <w:shd w:val="clear" w:color="auto" w:fill="auto"/>
          </w:tcPr>
          <w:p w14:paraId="7D767736" w14:textId="77777777" w:rsidR="00253487" w:rsidRPr="00253487" w:rsidRDefault="00253487" w:rsidP="000F73DB">
            <w:pPr>
              <w:jc w:val="center"/>
            </w:pPr>
            <w:r w:rsidRPr="00253487">
              <w:t>574</w:t>
            </w:r>
          </w:p>
        </w:tc>
        <w:tc>
          <w:tcPr>
            <w:tcW w:w="2750" w:type="dxa"/>
            <w:shd w:val="clear" w:color="auto" w:fill="auto"/>
          </w:tcPr>
          <w:p w14:paraId="44C846AE" w14:textId="77777777" w:rsidR="00253487" w:rsidRPr="00253487" w:rsidRDefault="00253487" w:rsidP="00253487">
            <w:r w:rsidRPr="00253487">
              <w:t>MatchType</w:t>
            </w:r>
          </w:p>
        </w:tc>
        <w:tc>
          <w:tcPr>
            <w:tcW w:w="811" w:type="dxa"/>
            <w:shd w:val="clear" w:color="auto" w:fill="auto"/>
          </w:tcPr>
          <w:p w14:paraId="524C68FC" w14:textId="77777777" w:rsidR="00253487" w:rsidRPr="00253487" w:rsidRDefault="00253487" w:rsidP="000F73DB">
            <w:pPr>
              <w:jc w:val="center"/>
            </w:pPr>
            <w:r w:rsidRPr="00253487">
              <w:t>N</w:t>
            </w:r>
          </w:p>
        </w:tc>
        <w:tc>
          <w:tcPr>
            <w:tcW w:w="4859" w:type="dxa"/>
            <w:shd w:val="clear" w:color="auto" w:fill="auto"/>
          </w:tcPr>
          <w:p w14:paraId="58647B57" w14:textId="77777777" w:rsidR="00253487" w:rsidRPr="00253487" w:rsidRDefault="00253487" w:rsidP="00253487"/>
        </w:tc>
      </w:tr>
      <w:tr w:rsidR="00253487" w:rsidRPr="00253487" w14:paraId="4F304C3E" w14:textId="77777777" w:rsidTr="000F73DB">
        <w:tc>
          <w:tcPr>
            <w:tcW w:w="652" w:type="dxa"/>
            <w:tcBorders>
              <w:bottom w:val="single" w:sz="6" w:space="0" w:color="000000"/>
            </w:tcBorders>
            <w:shd w:val="clear" w:color="auto" w:fill="auto"/>
          </w:tcPr>
          <w:p w14:paraId="25F67092" w14:textId="77777777" w:rsidR="00253487" w:rsidRPr="00253487" w:rsidRDefault="00253487" w:rsidP="000F73DB">
            <w:pPr>
              <w:jc w:val="center"/>
            </w:pPr>
            <w:r w:rsidRPr="00253487">
              <w:t>54</w:t>
            </w:r>
          </w:p>
        </w:tc>
        <w:tc>
          <w:tcPr>
            <w:tcW w:w="2750" w:type="dxa"/>
            <w:tcBorders>
              <w:bottom w:val="single" w:sz="6" w:space="0" w:color="000000"/>
            </w:tcBorders>
            <w:shd w:val="clear" w:color="auto" w:fill="auto"/>
          </w:tcPr>
          <w:p w14:paraId="7A4959F1" w14:textId="77777777" w:rsidR="00253487" w:rsidRPr="00253487" w:rsidRDefault="00253487" w:rsidP="00253487">
            <w:r w:rsidRPr="00253487">
              <w:t>Side</w:t>
            </w:r>
          </w:p>
        </w:tc>
        <w:tc>
          <w:tcPr>
            <w:tcW w:w="811" w:type="dxa"/>
            <w:tcBorders>
              <w:bottom w:val="single" w:sz="6" w:space="0" w:color="000000"/>
            </w:tcBorders>
            <w:shd w:val="clear" w:color="auto" w:fill="auto"/>
          </w:tcPr>
          <w:p w14:paraId="6B0C68A3"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5617193E" w14:textId="77777777" w:rsidR="00253487" w:rsidRPr="00253487" w:rsidRDefault="00253487" w:rsidP="00253487"/>
        </w:tc>
      </w:tr>
      <w:tr w:rsidR="00253487" w:rsidRPr="00253487" w14:paraId="76013899" w14:textId="77777777" w:rsidTr="000F73DB">
        <w:tc>
          <w:tcPr>
            <w:tcW w:w="3402" w:type="dxa"/>
            <w:gridSpan w:val="2"/>
            <w:tcBorders>
              <w:top w:val="single" w:sz="6" w:space="0" w:color="000000"/>
              <w:bottom w:val="single" w:sz="6" w:space="0" w:color="000000"/>
            </w:tcBorders>
            <w:shd w:val="clear" w:color="auto" w:fill="E6E6E6"/>
          </w:tcPr>
          <w:p w14:paraId="0AE9D5DF"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47BE7C57"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71B4F583" w14:textId="77777777" w:rsidR="00253487" w:rsidRDefault="00253487" w:rsidP="00253487">
            <w:r w:rsidRPr="00253487">
              <w:t>Insert here the set of "Instrument" (symbology) fields defined in "Common Components of Application Messages".</w:t>
            </w:r>
          </w:p>
          <w:p w14:paraId="463B8F9C" w14:textId="77777777" w:rsidR="00253487" w:rsidRPr="00253487" w:rsidRDefault="00253487" w:rsidP="00253487">
            <w:r w:rsidRPr="00253487">
              <w:t>For NDFs fixing date and time can be optionally specified using MaturityDate and MaturityTime.</w:t>
            </w:r>
          </w:p>
        </w:tc>
      </w:tr>
      <w:tr w:rsidR="00253487" w:rsidRPr="00253487" w14:paraId="5C03820A" w14:textId="77777777" w:rsidTr="000F73DB">
        <w:tc>
          <w:tcPr>
            <w:tcW w:w="3402" w:type="dxa"/>
            <w:gridSpan w:val="2"/>
            <w:tcBorders>
              <w:top w:val="single" w:sz="6" w:space="0" w:color="000000"/>
              <w:bottom w:val="single" w:sz="6" w:space="0" w:color="000000"/>
            </w:tcBorders>
            <w:shd w:val="clear" w:color="auto" w:fill="E6E6E6"/>
          </w:tcPr>
          <w:p w14:paraId="27E53920" w14:textId="77777777" w:rsidR="00253487" w:rsidRPr="00253487" w:rsidRDefault="00253487" w:rsidP="000F73DB">
            <w:pPr>
              <w:jc w:val="left"/>
            </w:pPr>
            <w:r w:rsidRPr="00253487">
              <w:t>component block  &lt;InstrumentExtension&gt;</w:t>
            </w:r>
          </w:p>
        </w:tc>
        <w:tc>
          <w:tcPr>
            <w:tcW w:w="811" w:type="dxa"/>
            <w:tcBorders>
              <w:top w:val="single" w:sz="6" w:space="0" w:color="000000"/>
              <w:bottom w:val="single" w:sz="6" w:space="0" w:color="000000"/>
            </w:tcBorders>
            <w:shd w:val="clear" w:color="auto" w:fill="E6E6E6"/>
          </w:tcPr>
          <w:p w14:paraId="1FCD37B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EDE94E9" w14:textId="77777777" w:rsidR="00253487" w:rsidRPr="00253487" w:rsidRDefault="00253487" w:rsidP="00253487">
            <w:r w:rsidRPr="00253487">
              <w:t>Insert here the set of "InstrumentExtension" fields defined in "Common Components of Application Messages"</w:t>
            </w:r>
          </w:p>
        </w:tc>
      </w:tr>
      <w:tr w:rsidR="00253487" w:rsidRPr="00253487" w14:paraId="5E984632" w14:textId="77777777" w:rsidTr="000F73DB">
        <w:tc>
          <w:tcPr>
            <w:tcW w:w="3402" w:type="dxa"/>
            <w:gridSpan w:val="2"/>
            <w:tcBorders>
              <w:top w:val="single" w:sz="6" w:space="0" w:color="000000"/>
              <w:bottom w:val="single" w:sz="6" w:space="0" w:color="000000"/>
            </w:tcBorders>
            <w:shd w:val="clear" w:color="auto" w:fill="E6E6E6"/>
          </w:tcPr>
          <w:p w14:paraId="0DA099D8"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653AAFA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770D496" w14:textId="77777777" w:rsidR="00253487" w:rsidRPr="00253487" w:rsidRDefault="00253487" w:rsidP="00253487">
            <w:r w:rsidRPr="00253487">
              <w:t>Insert here the set of "FinancingDetails" fields defined in "Common Components of Application Messages"</w:t>
            </w:r>
          </w:p>
        </w:tc>
      </w:tr>
      <w:tr w:rsidR="00253487" w:rsidRPr="00253487" w14:paraId="0F5307CC" w14:textId="77777777" w:rsidTr="000F73DB">
        <w:tc>
          <w:tcPr>
            <w:tcW w:w="3402" w:type="dxa"/>
            <w:gridSpan w:val="2"/>
            <w:tcBorders>
              <w:top w:val="single" w:sz="6" w:space="0" w:color="000000"/>
              <w:bottom w:val="single" w:sz="6" w:space="0" w:color="000000"/>
            </w:tcBorders>
            <w:shd w:val="clear" w:color="auto" w:fill="E6E6E6"/>
          </w:tcPr>
          <w:p w14:paraId="12C9E5DA"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66838F1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0148C30" w14:textId="77777777" w:rsidR="00253487" w:rsidRPr="00253487" w:rsidRDefault="00253487" w:rsidP="00253487"/>
        </w:tc>
      </w:tr>
      <w:tr w:rsidR="00253487" w:rsidRPr="00253487" w14:paraId="6F20AEC0" w14:textId="77777777" w:rsidTr="000F73DB">
        <w:tc>
          <w:tcPr>
            <w:tcW w:w="3402" w:type="dxa"/>
            <w:gridSpan w:val="2"/>
            <w:tcBorders>
              <w:top w:val="single" w:sz="6" w:space="0" w:color="000000"/>
              <w:bottom w:val="single" w:sz="6" w:space="0" w:color="000000"/>
            </w:tcBorders>
            <w:shd w:val="clear" w:color="auto" w:fill="E6E6E6"/>
          </w:tcPr>
          <w:p w14:paraId="7F5EE855"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7704132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260300F" w14:textId="77777777" w:rsidR="00253487" w:rsidRPr="00253487" w:rsidRDefault="00253487" w:rsidP="00253487"/>
        </w:tc>
      </w:tr>
      <w:tr w:rsidR="00253487" w:rsidRPr="00253487" w14:paraId="2F413B61" w14:textId="77777777" w:rsidTr="000F73DB">
        <w:tc>
          <w:tcPr>
            <w:tcW w:w="652" w:type="dxa"/>
            <w:tcBorders>
              <w:top w:val="single" w:sz="6" w:space="0" w:color="000000"/>
            </w:tcBorders>
            <w:shd w:val="clear" w:color="auto" w:fill="auto"/>
          </w:tcPr>
          <w:p w14:paraId="53DCECF7" w14:textId="77777777" w:rsidR="00253487" w:rsidRPr="00253487" w:rsidRDefault="00253487" w:rsidP="000F73DB">
            <w:pPr>
              <w:jc w:val="center"/>
            </w:pPr>
            <w:r w:rsidRPr="00253487">
              <w:t>53</w:t>
            </w:r>
          </w:p>
        </w:tc>
        <w:tc>
          <w:tcPr>
            <w:tcW w:w="2750" w:type="dxa"/>
            <w:tcBorders>
              <w:top w:val="single" w:sz="6" w:space="0" w:color="000000"/>
            </w:tcBorders>
            <w:shd w:val="clear" w:color="auto" w:fill="auto"/>
          </w:tcPr>
          <w:p w14:paraId="5D7BAB40" w14:textId="77777777" w:rsidR="00253487" w:rsidRPr="00253487" w:rsidRDefault="00253487" w:rsidP="00253487">
            <w:r w:rsidRPr="00253487">
              <w:t>Quantity</w:t>
            </w:r>
          </w:p>
        </w:tc>
        <w:tc>
          <w:tcPr>
            <w:tcW w:w="811" w:type="dxa"/>
            <w:tcBorders>
              <w:top w:val="single" w:sz="6" w:space="0" w:color="000000"/>
            </w:tcBorders>
            <w:shd w:val="clear" w:color="auto" w:fill="auto"/>
          </w:tcPr>
          <w:p w14:paraId="6C65A930"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131888B5" w14:textId="77777777" w:rsidR="00253487" w:rsidRPr="00253487" w:rsidRDefault="00253487" w:rsidP="00253487">
            <w:r w:rsidRPr="00253487">
              <w:t>Total quantity (e.g. number of shares) allocated to all accounts, or that is Ready-To-Book</w:t>
            </w:r>
          </w:p>
        </w:tc>
      </w:tr>
      <w:tr w:rsidR="00253487" w:rsidRPr="00253487" w14:paraId="406C0E54" w14:textId="77777777" w:rsidTr="000F73DB">
        <w:tc>
          <w:tcPr>
            <w:tcW w:w="652" w:type="dxa"/>
            <w:shd w:val="clear" w:color="auto" w:fill="auto"/>
          </w:tcPr>
          <w:p w14:paraId="748FD7D8" w14:textId="77777777" w:rsidR="00253487" w:rsidRPr="00253487" w:rsidRDefault="00253487" w:rsidP="000F73DB">
            <w:pPr>
              <w:jc w:val="center"/>
            </w:pPr>
            <w:r w:rsidRPr="00253487">
              <w:t>854</w:t>
            </w:r>
          </w:p>
        </w:tc>
        <w:tc>
          <w:tcPr>
            <w:tcW w:w="2750" w:type="dxa"/>
            <w:shd w:val="clear" w:color="auto" w:fill="auto"/>
          </w:tcPr>
          <w:p w14:paraId="4D5870FB" w14:textId="77777777" w:rsidR="00253487" w:rsidRPr="00253487" w:rsidRDefault="00253487" w:rsidP="00253487">
            <w:r w:rsidRPr="00253487">
              <w:t>QtyType</w:t>
            </w:r>
          </w:p>
        </w:tc>
        <w:tc>
          <w:tcPr>
            <w:tcW w:w="811" w:type="dxa"/>
            <w:shd w:val="clear" w:color="auto" w:fill="auto"/>
          </w:tcPr>
          <w:p w14:paraId="54F31C3B" w14:textId="77777777" w:rsidR="00253487" w:rsidRPr="00253487" w:rsidRDefault="00253487" w:rsidP="000F73DB">
            <w:pPr>
              <w:jc w:val="center"/>
            </w:pPr>
            <w:r w:rsidRPr="00253487">
              <w:t>N</w:t>
            </w:r>
          </w:p>
        </w:tc>
        <w:tc>
          <w:tcPr>
            <w:tcW w:w="4859" w:type="dxa"/>
            <w:shd w:val="clear" w:color="auto" w:fill="auto"/>
          </w:tcPr>
          <w:p w14:paraId="0D8EF57A" w14:textId="77777777" w:rsidR="00253487" w:rsidRPr="00253487" w:rsidRDefault="00253487" w:rsidP="00253487"/>
        </w:tc>
      </w:tr>
      <w:tr w:rsidR="00253487" w:rsidRPr="00253487" w14:paraId="1B1BF5F9" w14:textId="77777777" w:rsidTr="000F73DB">
        <w:tc>
          <w:tcPr>
            <w:tcW w:w="652" w:type="dxa"/>
            <w:shd w:val="clear" w:color="auto" w:fill="auto"/>
          </w:tcPr>
          <w:p w14:paraId="0C6E9186" w14:textId="77777777" w:rsidR="00253487" w:rsidRPr="00253487" w:rsidRDefault="00253487" w:rsidP="000F73DB">
            <w:pPr>
              <w:jc w:val="center"/>
            </w:pPr>
            <w:r w:rsidRPr="00253487">
              <w:t>30</w:t>
            </w:r>
          </w:p>
        </w:tc>
        <w:tc>
          <w:tcPr>
            <w:tcW w:w="2750" w:type="dxa"/>
            <w:shd w:val="clear" w:color="auto" w:fill="auto"/>
          </w:tcPr>
          <w:p w14:paraId="08D16F77" w14:textId="77777777" w:rsidR="00253487" w:rsidRPr="00253487" w:rsidRDefault="00253487" w:rsidP="00253487">
            <w:r w:rsidRPr="00253487">
              <w:t>LastMkt</w:t>
            </w:r>
          </w:p>
        </w:tc>
        <w:tc>
          <w:tcPr>
            <w:tcW w:w="811" w:type="dxa"/>
            <w:shd w:val="clear" w:color="auto" w:fill="auto"/>
          </w:tcPr>
          <w:p w14:paraId="65ADDB08" w14:textId="77777777" w:rsidR="00253487" w:rsidRPr="00253487" w:rsidRDefault="00253487" w:rsidP="000F73DB">
            <w:pPr>
              <w:jc w:val="center"/>
            </w:pPr>
            <w:r w:rsidRPr="00253487">
              <w:t>N</w:t>
            </w:r>
          </w:p>
        </w:tc>
        <w:tc>
          <w:tcPr>
            <w:tcW w:w="4859" w:type="dxa"/>
            <w:shd w:val="clear" w:color="auto" w:fill="auto"/>
          </w:tcPr>
          <w:p w14:paraId="59B8A197" w14:textId="77777777" w:rsidR="00253487" w:rsidRPr="00253487" w:rsidRDefault="00253487" w:rsidP="00253487">
            <w:r w:rsidRPr="00253487">
              <w:t>Market of the executions.</w:t>
            </w:r>
          </w:p>
        </w:tc>
      </w:tr>
      <w:tr w:rsidR="00253487" w:rsidRPr="00253487" w14:paraId="0BF2F9F3" w14:textId="77777777" w:rsidTr="000F73DB">
        <w:tc>
          <w:tcPr>
            <w:tcW w:w="652" w:type="dxa"/>
            <w:shd w:val="clear" w:color="auto" w:fill="auto"/>
          </w:tcPr>
          <w:p w14:paraId="1AB81C50" w14:textId="77777777" w:rsidR="00253487" w:rsidRPr="00253487" w:rsidRDefault="00253487" w:rsidP="000F73DB">
            <w:pPr>
              <w:jc w:val="center"/>
            </w:pPr>
            <w:r w:rsidRPr="00253487">
              <w:t>229</w:t>
            </w:r>
          </w:p>
        </w:tc>
        <w:tc>
          <w:tcPr>
            <w:tcW w:w="2750" w:type="dxa"/>
            <w:shd w:val="clear" w:color="auto" w:fill="auto"/>
          </w:tcPr>
          <w:p w14:paraId="2422EE26" w14:textId="77777777" w:rsidR="00253487" w:rsidRPr="00253487" w:rsidRDefault="00253487" w:rsidP="00253487">
            <w:r w:rsidRPr="00253487">
              <w:t>TradeOriginationDate</w:t>
            </w:r>
          </w:p>
        </w:tc>
        <w:tc>
          <w:tcPr>
            <w:tcW w:w="811" w:type="dxa"/>
            <w:shd w:val="clear" w:color="auto" w:fill="auto"/>
          </w:tcPr>
          <w:p w14:paraId="6B16ED69" w14:textId="77777777" w:rsidR="00253487" w:rsidRPr="00253487" w:rsidRDefault="00253487" w:rsidP="000F73DB">
            <w:pPr>
              <w:jc w:val="center"/>
            </w:pPr>
            <w:r w:rsidRPr="00253487">
              <w:t>N</w:t>
            </w:r>
          </w:p>
        </w:tc>
        <w:tc>
          <w:tcPr>
            <w:tcW w:w="4859" w:type="dxa"/>
            <w:shd w:val="clear" w:color="auto" w:fill="auto"/>
          </w:tcPr>
          <w:p w14:paraId="699ECB87" w14:textId="77777777" w:rsidR="00253487" w:rsidRPr="00253487" w:rsidRDefault="00253487" w:rsidP="00253487"/>
        </w:tc>
      </w:tr>
      <w:tr w:rsidR="00253487" w:rsidRPr="00253487" w14:paraId="514CD9B4" w14:textId="77777777" w:rsidTr="000F73DB">
        <w:tc>
          <w:tcPr>
            <w:tcW w:w="652" w:type="dxa"/>
            <w:shd w:val="clear" w:color="auto" w:fill="auto"/>
          </w:tcPr>
          <w:p w14:paraId="036B9514" w14:textId="77777777" w:rsidR="00253487" w:rsidRPr="00253487" w:rsidRDefault="00253487" w:rsidP="000F73DB">
            <w:pPr>
              <w:jc w:val="center"/>
            </w:pPr>
            <w:r w:rsidRPr="00253487">
              <w:t>336</w:t>
            </w:r>
          </w:p>
        </w:tc>
        <w:tc>
          <w:tcPr>
            <w:tcW w:w="2750" w:type="dxa"/>
            <w:shd w:val="clear" w:color="auto" w:fill="auto"/>
          </w:tcPr>
          <w:p w14:paraId="5142E3C6" w14:textId="77777777" w:rsidR="00253487" w:rsidRPr="00253487" w:rsidRDefault="00253487" w:rsidP="00253487">
            <w:r w:rsidRPr="00253487">
              <w:t>TradingSessionID</w:t>
            </w:r>
          </w:p>
        </w:tc>
        <w:tc>
          <w:tcPr>
            <w:tcW w:w="811" w:type="dxa"/>
            <w:shd w:val="clear" w:color="auto" w:fill="auto"/>
          </w:tcPr>
          <w:p w14:paraId="0E291606" w14:textId="77777777" w:rsidR="00253487" w:rsidRPr="00253487" w:rsidRDefault="00253487" w:rsidP="000F73DB">
            <w:pPr>
              <w:jc w:val="center"/>
            </w:pPr>
            <w:r w:rsidRPr="00253487">
              <w:t>N</w:t>
            </w:r>
          </w:p>
        </w:tc>
        <w:tc>
          <w:tcPr>
            <w:tcW w:w="4859" w:type="dxa"/>
            <w:shd w:val="clear" w:color="auto" w:fill="auto"/>
          </w:tcPr>
          <w:p w14:paraId="593E97A7" w14:textId="77777777" w:rsidR="00253487" w:rsidRPr="00253487" w:rsidRDefault="00253487" w:rsidP="00253487"/>
        </w:tc>
      </w:tr>
      <w:tr w:rsidR="00253487" w:rsidRPr="00253487" w14:paraId="687057A6" w14:textId="77777777" w:rsidTr="000F73DB">
        <w:tc>
          <w:tcPr>
            <w:tcW w:w="652" w:type="dxa"/>
            <w:shd w:val="clear" w:color="auto" w:fill="auto"/>
          </w:tcPr>
          <w:p w14:paraId="0C48A7C9" w14:textId="77777777" w:rsidR="00253487" w:rsidRPr="00253487" w:rsidRDefault="00253487" w:rsidP="000F73DB">
            <w:pPr>
              <w:jc w:val="center"/>
            </w:pPr>
            <w:r w:rsidRPr="00253487">
              <w:t>625</w:t>
            </w:r>
          </w:p>
        </w:tc>
        <w:tc>
          <w:tcPr>
            <w:tcW w:w="2750" w:type="dxa"/>
            <w:shd w:val="clear" w:color="auto" w:fill="auto"/>
          </w:tcPr>
          <w:p w14:paraId="5A5971E1" w14:textId="77777777" w:rsidR="00253487" w:rsidRPr="00253487" w:rsidRDefault="00253487" w:rsidP="00253487">
            <w:r w:rsidRPr="00253487">
              <w:t>TradingSessionSubID</w:t>
            </w:r>
          </w:p>
        </w:tc>
        <w:tc>
          <w:tcPr>
            <w:tcW w:w="811" w:type="dxa"/>
            <w:shd w:val="clear" w:color="auto" w:fill="auto"/>
          </w:tcPr>
          <w:p w14:paraId="3472B6DB" w14:textId="77777777" w:rsidR="00253487" w:rsidRPr="00253487" w:rsidRDefault="00253487" w:rsidP="000F73DB">
            <w:pPr>
              <w:jc w:val="center"/>
            </w:pPr>
            <w:r w:rsidRPr="00253487">
              <w:t>N</w:t>
            </w:r>
          </w:p>
        </w:tc>
        <w:tc>
          <w:tcPr>
            <w:tcW w:w="4859" w:type="dxa"/>
            <w:shd w:val="clear" w:color="auto" w:fill="auto"/>
          </w:tcPr>
          <w:p w14:paraId="2FDDBB8A" w14:textId="77777777" w:rsidR="00253487" w:rsidRPr="00253487" w:rsidRDefault="00253487" w:rsidP="00253487"/>
        </w:tc>
      </w:tr>
      <w:tr w:rsidR="00253487" w:rsidRPr="00253487" w14:paraId="04237661" w14:textId="77777777" w:rsidTr="000F73DB">
        <w:tc>
          <w:tcPr>
            <w:tcW w:w="652" w:type="dxa"/>
            <w:shd w:val="clear" w:color="auto" w:fill="auto"/>
          </w:tcPr>
          <w:p w14:paraId="38DF7630" w14:textId="77777777" w:rsidR="00253487" w:rsidRPr="00253487" w:rsidRDefault="00253487" w:rsidP="000F73DB">
            <w:pPr>
              <w:jc w:val="center"/>
            </w:pPr>
            <w:r w:rsidRPr="00253487">
              <w:t>423</w:t>
            </w:r>
          </w:p>
        </w:tc>
        <w:tc>
          <w:tcPr>
            <w:tcW w:w="2750" w:type="dxa"/>
            <w:shd w:val="clear" w:color="auto" w:fill="auto"/>
          </w:tcPr>
          <w:p w14:paraId="6FC5E514" w14:textId="77777777" w:rsidR="00253487" w:rsidRPr="00253487" w:rsidRDefault="00253487" w:rsidP="00253487">
            <w:r w:rsidRPr="00253487">
              <w:t>PriceType</w:t>
            </w:r>
          </w:p>
        </w:tc>
        <w:tc>
          <w:tcPr>
            <w:tcW w:w="811" w:type="dxa"/>
            <w:shd w:val="clear" w:color="auto" w:fill="auto"/>
          </w:tcPr>
          <w:p w14:paraId="15F221B6" w14:textId="77777777" w:rsidR="00253487" w:rsidRPr="00253487" w:rsidRDefault="00253487" w:rsidP="000F73DB">
            <w:pPr>
              <w:jc w:val="center"/>
            </w:pPr>
            <w:r w:rsidRPr="00253487">
              <w:t>N</w:t>
            </w:r>
          </w:p>
        </w:tc>
        <w:tc>
          <w:tcPr>
            <w:tcW w:w="4859" w:type="dxa"/>
            <w:shd w:val="clear" w:color="auto" w:fill="auto"/>
          </w:tcPr>
          <w:p w14:paraId="0503F6E6" w14:textId="77777777" w:rsidR="00253487" w:rsidRPr="00253487" w:rsidRDefault="00253487" w:rsidP="00253487"/>
        </w:tc>
      </w:tr>
      <w:tr w:rsidR="00253487" w:rsidRPr="00253487" w14:paraId="75310169" w14:textId="77777777" w:rsidTr="000F73DB">
        <w:tc>
          <w:tcPr>
            <w:tcW w:w="652" w:type="dxa"/>
            <w:shd w:val="clear" w:color="auto" w:fill="auto"/>
          </w:tcPr>
          <w:p w14:paraId="5F8109C7" w14:textId="77777777" w:rsidR="00253487" w:rsidRPr="00253487" w:rsidRDefault="00253487" w:rsidP="000F73DB">
            <w:pPr>
              <w:jc w:val="center"/>
            </w:pPr>
            <w:r w:rsidRPr="00253487">
              <w:t>6</w:t>
            </w:r>
          </w:p>
        </w:tc>
        <w:tc>
          <w:tcPr>
            <w:tcW w:w="2750" w:type="dxa"/>
            <w:shd w:val="clear" w:color="auto" w:fill="auto"/>
          </w:tcPr>
          <w:p w14:paraId="74610D61" w14:textId="77777777" w:rsidR="00253487" w:rsidRPr="00253487" w:rsidRDefault="00253487" w:rsidP="00253487">
            <w:r w:rsidRPr="00253487">
              <w:t>AvgPx</w:t>
            </w:r>
          </w:p>
        </w:tc>
        <w:tc>
          <w:tcPr>
            <w:tcW w:w="811" w:type="dxa"/>
            <w:shd w:val="clear" w:color="auto" w:fill="auto"/>
          </w:tcPr>
          <w:p w14:paraId="4A4B2644" w14:textId="77777777" w:rsidR="00253487" w:rsidRPr="00253487" w:rsidRDefault="00253487" w:rsidP="000F73DB">
            <w:pPr>
              <w:jc w:val="center"/>
            </w:pPr>
            <w:r w:rsidRPr="00253487">
              <w:t>N</w:t>
            </w:r>
          </w:p>
        </w:tc>
        <w:tc>
          <w:tcPr>
            <w:tcW w:w="4859" w:type="dxa"/>
            <w:shd w:val="clear" w:color="auto" w:fill="auto"/>
          </w:tcPr>
          <w:p w14:paraId="4007EB6D" w14:textId="77777777" w:rsidR="00253487" w:rsidRDefault="00253487" w:rsidP="00253487">
            <w:r w:rsidRPr="00253487">
              <w:t xml:space="preserve">For FX orders, should be the "all-in" rate (spot rate adjusted for forward points), expressed in terms of Currency(15).  </w:t>
            </w:r>
          </w:p>
          <w:p w14:paraId="0ADF7D95" w14:textId="77777777" w:rsidR="00253487" w:rsidRDefault="00253487" w:rsidP="00253487">
            <w:r w:rsidRPr="00253487">
              <w:t>For 3rd party allocations used to convey either basic price or averaged price</w:t>
            </w:r>
          </w:p>
          <w:p w14:paraId="3AE16D75" w14:textId="77777777" w:rsidR="00253487" w:rsidRPr="00253487" w:rsidRDefault="00253487" w:rsidP="00253487">
            <w:r w:rsidRPr="00253487">
              <w:t>Optional for average price allocations in the listed derivatives markets where the central counterparty calculates and manages average price across an allocation group.</w:t>
            </w:r>
          </w:p>
        </w:tc>
      </w:tr>
      <w:tr w:rsidR="00253487" w:rsidRPr="00253487" w14:paraId="5C072AFD" w14:textId="77777777" w:rsidTr="000F73DB">
        <w:tc>
          <w:tcPr>
            <w:tcW w:w="652" w:type="dxa"/>
            <w:tcBorders>
              <w:bottom w:val="single" w:sz="6" w:space="0" w:color="000000"/>
            </w:tcBorders>
            <w:shd w:val="clear" w:color="auto" w:fill="auto"/>
          </w:tcPr>
          <w:p w14:paraId="7410062A" w14:textId="77777777" w:rsidR="00253487" w:rsidRPr="00253487" w:rsidRDefault="00253487" w:rsidP="000F73DB">
            <w:pPr>
              <w:jc w:val="center"/>
            </w:pPr>
            <w:r w:rsidRPr="00253487">
              <w:t>860</w:t>
            </w:r>
          </w:p>
        </w:tc>
        <w:tc>
          <w:tcPr>
            <w:tcW w:w="2750" w:type="dxa"/>
            <w:tcBorders>
              <w:bottom w:val="single" w:sz="6" w:space="0" w:color="000000"/>
            </w:tcBorders>
            <w:shd w:val="clear" w:color="auto" w:fill="auto"/>
          </w:tcPr>
          <w:p w14:paraId="25C95E30" w14:textId="77777777" w:rsidR="00253487" w:rsidRPr="00253487" w:rsidRDefault="00253487" w:rsidP="00253487">
            <w:r w:rsidRPr="00253487">
              <w:t>AvgParPx</w:t>
            </w:r>
          </w:p>
        </w:tc>
        <w:tc>
          <w:tcPr>
            <w:tcW w:w="811" w:type="dxa"/>
            <w:tcBorders>
              <w:bottom w:val="single" w:sz="6" w:space="0" w:color="000000"/>
            </w:tcBorders>
            <w:shd w:val="clear" w:color="auto" w:fill="auto"/>
          </w:tcPr>
          <w:p w14:paraId="392F24B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09F5831" w14:textId="77777777" w:rsidR="00253487" w:rsidRPr="00253487" w:rsidRDefault="00253487" w:rsidP="00253487"/>
        </w:tc>
      </w:tr>
      <w:tr w:rsidR="00253487" w:rsidRPr="00253487" w14:paraId="01BD6E3C" w14:textId="77777777" w:rsidTr="000F73DB">
        <w:tc>
          <w:tcPr>
            <w:tcW w:w="3402" w:type="dxa"/>
            <w:gridSpan w:val="2"/>
            <w:tcBorders>
              <w:top w:val="single" w:sz="6" w:space="0" w:color="000000"/>
              <w:bottom w:val="single" w:sz="6" w:space="0" w:color="000000"/>
            </w:tcBorders>
            <w:shd w:val="clear" w:color="auto" w:fill="E6E6E6"/>
          </w:tcPr>
          <w:p w14:paraId="1A0907ED"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6781C4A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862CF73"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31EEFDDB" w14:textId="77777777" w:rsidTr="000F73DB">
        <w:tc>
          <w:tcPr>
            <w:tcW w:w="652" w:type="dxa"/>
            <w:tcBorders>
              <w:top w:val="single" w:sz="6" w:space="0" w:color="000000"/>
            </w:tcBorders>
            <w:shd w:val="clear" w:color="auto" w:fill="auto"/>
          </w:tcPr>
          <w:p w14:paraId="5B3AA639" w14:textId="77777777" w:rsidR="00253487" w:rsidRPr="00253487" w:rsidRDefault="00253487" w:rsidP="000F73DB">
            <w:pPr>
              <w:jc w:val="center"/>
            </w:pPr>
            <w:r w:rsidRPr="00253487">
              <w:t>15</w:t>
            </w:r>
          </w:p>
        </w:tc>
        <w:tc>
          <w:tcPr>
            <w:tcW w:w="2750" w:type="dxa"/>
            <w:tcBorders>
              <w:top w:val="single" w:sz="6" w:space="0" w:color="000000"/>
            </w:tcBorders>
            <w:shd w:val="clear" w:color="auto" w:fill="auto"/>
          </w:tcPr>
          <w:p w14:paraId="7407BBE9" w14:textId="77777777" w:rsidR="00253487" w:rsidRPr="00253487" w:rsidRDefault="00253487" w:rsidP="00253487">
            <w:r w:rsidRPr="00253487">
              <w:t>Currency</w:t>
            </w:r>
          </w:p>
        </w:tc>
        <w:tc>
          <w:tcPr>
            <w:tcW w:w="811" w:type="dxa"/>
            <w:tcBorders>
              <w:top w:val="single" w:sz="6" w:space="0" w:color="000000"/>
            </w:tcBorders>
            <w:shd w:val="clear" w:color="auto" w:fill="auto"/>
          </w:tcPr>
          <w:p w14:paraId="67C0DD5E"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CF94593" w14:textId="77777777" w:rsidR="00253487" w:rsidRPr="00253487" w:rsidRDefault="00253487" w:rsidP="00253487">
            <w:r w:rsidRPr="00253487">
              <w:t>Currency of AvgPx. Should be the currency of the local market or exchange where the trade was conducted.</w:t>
            </w:r>
          </w:p>
        </w:tc>
      </w:tr>
      <w:tr w:rsidR="00253487" w:rsidRPr="00253487" w14:paraId="58C7F1A3" w14:textId="77777777" w:rsidTr="000F73DB">
        <w:tc>
          <w:tcPr>
            <w:tcW w:w="652" w:type="dxa"/>
            <w:tcBorders>
              <w:bottom w:val="single" w:sz="6" w:space="0" w:color="000000"/>
            </w:tcBorders>
            <w:shd w:val="clear" w:color="auto" w:fill="auto"/>
          </w:tcPr>
          <w:p w14:paraId="388D924D" w14:textId="77777777" w:rsidR="00253487" w:rsidRPr="00253487" w:rsidRDefault="00253487" w:rsidP="000F73DB">
            <w:pPr>
              <w:jc w:val="center"/>
            </w:pPr>
            <w:r w:rsidRPr="00253487">
              <w:t>74</w:t>
            </w:r>
          </w:p>
        </w:tc>
        <w:tc>
          <w:tcPr>
            <w:tcW w:w="2750" w:type="dxa"/>
            <w:tcBorders>
              <w:bottom w:val="single" w:sz="6" w:space="0" w:color="000000"/>
            </w:tcBorders>
            <w:shd w:val="clear" w:color="auto" w:fill="auto"/>
          </w:tcPr>
          <w:p w14:paraId="2A326259" w14:textId="77777777" w:rsidR="00253487" w:rsidRPr="00253487" w:rsidRDefault="00253487" w:rsidP="00253487">
            <w:r w:rsidRPr="00253487">
              <w:t>AvgPxPrecision</w:t>
            </w:r>
          </w:p>
        </w:tc>
        <w:tc>
          <w:tcPr>
            <w:tcW w:w="811" w:type="dxa"/>
            <w:tcBorders>
              <w:bottom w:val="single" w:sz="6" w:space="0" w:color="000000"/>
            </w:tcBorders>
            <w:shd w:val="clear" w:color="auto" w:fill="auto"/>
          </w:tcPr>
          <w:p w14:paraId="69F3CA0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89A0BEA" w14:textId="77777777" w:rsidR="00253487" w:rsidRPr="00253487" w:rsidRDefault="00253487" w:rsidP="00253487">
            <w:r w:rsidRPr="00253487">
              <w:t>Absence of this field indicates that default precision arranged by the broker/institution is to be used</w:t>
            </w:r>
          </w:p>
        </w:tc>
      </w:tr>
      <w:tr w:rsidR="00253487" w:rsidRPr="00253487" w14:paraId="3B98063C" w14:textId="77777777" w:rsidTr="000F73DB">
        <w:tc>
          <w:tcPr>
            <w:tcW w:w="3402" w:type="dxa"/>
            <w:gridSpan w:val="2"/>
            <w:tcBorders>
              <w:top w:val="single" w:sz="6" w:space="0" w:color="000000"/>
              <w:bottom w:val="single" w:sz="6" w:space="0" w:color="000000"/>
            </w:tcBorders>
            <w:shd w:val="clear" w:color="auto" w:fill="E6E6E6"/>
          </w:tcPr>
          <w:p w14:paraId="098DEE0F"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24F261E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1A1E9EE" w14:textId="77777777" w:rsidR="00253487" w:rsidRPr="00253487" w:rsidRDefault="00253487" w:rsidP="00253487">
            <w:r w:rsidRPr="00253487">
              <w:t xml:space="preserve">Insert here the set of "Parties" (firm identification) fields defined in "Common Components of Application </w:t>
            </w:r>
            <w:r w:rsidRPr="00253487">
              <w:lastRenderedPageBreak/>
              <w:t>Messages"</w:t>
            </w:r>
          </w:p>
        </w:tc>
      </w:tr>
      <w:tr w:rsidR="00253487" w:rsidRPr="00253487" w14:paraId="048E5C1B" w14:textId="77777777" w:rsidTr="000F73DB">
        <w:tc>
          <w:tcPr>
            <w:tcW w:w="652" w:type="dxa"/>
            <w:tcBorders>
              <w:top w:val="single" w:sz="6" w:space="0" w:color="000000"/>
            </w:tcBorders>
            <w:shd w:val="clear" w:color="auto" w:fill="auto"/>
          </w:tcPr>
          <w:p w14:paraId="5233FD2B" w14:textId="77777777" w:rsidR="00253487" w:rsidRPr="00253487" w:rsidRDefault="00253487" w:rsidP="000F73DB">
            <w:pPr>
              <w:jc w:val="center"/>
            </w:pPr>
            <w:r w:rsidRPr="00253487">
              <w:lastRenderedPageBreak/>
              <w:t>75</w:t>
            </w:r>
          </w:p>
        </w:tc>
        <w:tc>
          <w:tcPr>
            <w:tcW w:w="2750" w:type="dxa"/>
            <w:tcBorders>
              <w:top w:val="single" w:sz="6" w:space="0" w:color="000000"/>
            </w:tcBorders>
            <w:shd w:val="clear" w:color="auto" w:fill="auto"/>
          </w:tcPr>
          <w:p w14:paraId="2F8449F7" w14:textId="77777777" w:rsidR="00253487" w:rsidRPr="00253487" w:rsidRDefault="00253487" w:rsidP="00253487">
            <w:r w:rsidRPr="00253487">
              <w:t>TradeDate</w:t>
            </w:r>
          </w:p>
        </w:tc>
        <w:tc>
          <w:tcPr>
            <w:tcW w:w="811" w:type="dxa"/>
            <w:tcBorders>
              <w:top w:val="single" w:sz="6" w:space="0" w:color="000000"/>
            </w:tcBorders>
            <w:shd w:val="clear" w:color="auto" w:fill="auto"/>
          </w:tcPr>
          <w:p w14:paraId="01165F6D"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52579224" w14:textId="77777777" w:rsidR="00253487" w:rsidRPr="00253487" w:rsidRDefault="00253487" w:rsidP="00253487"/>
        </w:tc>
      </w:tr>
      <w:tr w:rsidR="00253487" w:rsidRPr="00253487" w14:paraId="29BFAA12" w14:textId="77777777" w:rsidTr="000F73DB">
        <w:tc>
          <w:tcPr>
            <w:tcW w:w="652" w:type="dxa"/>
            <w:shd w:val="clear" w:color="auto" w:fill="auto"/>
          </w:tcPr>
          <w:p w14:paraId="64701B66" w14:textId="77777777" w:rsidR="00253487" w:rsidRPr="00253487" w:rsidRDefault="00253487" w:rsidP="000F73DB">
            <w:pPr>
              <w:jc w:val="center"/>
            </w:pPr>
            <w:r w:rsidRPr="00253487">
              <w:t>60</w:t>
            </w:r>
          </w:p>
        </w:tc>
        <w:tc>
          <w:tcPr>
            <w:tcW w:w="2750" w:type="dxa"/>
            <w:shd w:val="clear" w:color="auto" w:fill="auto"/>
          </w:tcPr>
          <w:p w14:paraId="3BD7FC9C" w14:textId="77777777" w:rsidR="00253487" w:rsidRPr="00253487" w:rsidRDefault="00253487" w:rsidP="00253487">
            <w:r w:rsidRPr="00253487">
              <w:t>TransactTime</w:t>
            </w:r>
          </w:p>
        </w:tc>
        <w:tc>
          <w:tcPr>
            <w:tcW w:w="811" w:type="dxa"/>
            <w:shd w:val="clear" w:color="auto" w:fill="auto"/>
          </w:tcPr>
          <w:p w14:paraId="6802BD5E" w14:textId="77777777" w:rsidR="00253487" w:rsidRPr="00253487" w:rsidRDefault="00253487" w:rsidP="000F73DB">
            <w:pPr>
              <w:jc w:val="center"/>
            </w:pPr>
            <w:r w:rsidRPr="00253487">
              <w:t>N</w:t>
            </w:r>
          </w:p>
        </w:tc>
        <w:tc>
          <w:tcPr>
            <w:tcW w:w="4859" w:type="dxa"/>
            <w:shd w:val="clear" w:color="auto" w:fill="auto"/>
          </w:tcPr>
          <w:p w14:paraId="4C27B10A" w14:textId="77777777" w:rsidR="00253487" w:rsidRPr="00253487" w:rsidRDefault="00253487" w:rsidP="00253487">
            <w:r w:rsidRPr="00253487">
              <w:t>Date/time when allocation is generated</w:t>
            </w:r>
          </w:p>
        </w:tc>
      </w:tr>
      <w:tr w:rsidR="00253487" w:rsidRPr="00253487" w14:paraId="34747A89" w14:textId="77777777" w:rsidTr="000F73DB">
        <w:tc>
          <w:tcPr>
            <w:tcW w:w="652" w:type="dxa"/>
            <w:shd w:val="clear" w:color="auto" w:fill="auto"/>
          </w:tcPr>
          <w:p w14:paraId="38EC3B6C" w14:textId="77777777" w:rsidR="00253487" w:rsidRPr="00253487" w:rsidRDefault="00253487" w:rsidP="000F73DB">
            <w:pPr>
              <w:jc w:val="center"/>
            </w:pPr>
            <w:r w:rsidRPr="00253487">
              <w:t>63</w:t>
            </w:r>
          </w:p>
        </w:tc>
        <w:tc>
          <w:tcPr>
            <w:tcW w:w="2750" w:type="dxa"/>
            <w:shd w:val="clear" w:color="auto" w:fill="auto"/>
          </w:tcPr>
          <w:p w14:paraId="59B071A1" w14:textId="77777777" w:rsidR="00253487" w:rsidRPr="00253487" w:rsidRDefault="00253487" w:rsidP="00253487">
            <w:r w:rsidRPr="00253487">
              <w:t>SettlType</w:t>
            </w:r>
          </w:p>
        </w:tc>
        <w:tc>
          <w:tcPr>
            <w:tcW w:w="811" w:type="dxa"/>
            <w:shd w:val="clear" w:color="auto" w:fill="auto"/>
          </w:tcPr>
          <w:p w14:paraId="61040DB2" w14:textId="77777777" w:rsidR="00253487" w:rsidRPr="00253487" w:rsidRDefault="00253487" w:rsidP="000F73DB">
            <w:pPr>
              <w:jc w:val="center"/>
            </w:pPr>
            <w:r w:rsidRPr="00253487">
              <w:t>N</w:t>
            </w:r>
          </w:p>
        </w:tc>
        <w:tc>
          <w:tcPr>
            <w:tcW w:w="4859" w:type="dxa"/>
            <w:shd w:val="clear" w:color="auto" w:fill="auto"/>
          </w:tcPr>
          <w:p w14:paraId="738E4831" w14:textId="77777777" w:rsidR="00253487" w:rsidRPr="00253487" w:rsidRDefault="00253487" w:rsidP="00253487"/>
        </w:tc>
      </w:tr>
      <w:tr w:rsidR="00253487" w:rsidRPr="00253487" w14:paraId="3E33B349" w14:textId="77777777" w:rsidTr="000F73DB">
        <w:tc>
          <w:tcPr>
            <w:tcW w:w="652" w:type="dxa"/>
            <w:shd w:val="clear" w:color="auto" w:fill="auto"/>
          </w:tcPr>
          <w:p w14:paraId="738DA19F" w14:textId="77777777" w:rsidR="00253487" w:rsidRPr="00253487" w:rsidRDefault="00253487" w:rsidP="000F73DB">
            <w:pPr>
              <w:jc w:val="center"/>
            </w:pPr>
            <w:r w:rsidRPr="00253487">
              <w:t>64</w:t>
            </w:r>
          </w:p>
        </w:tc>
        <w:tc>
          <w:tcPr>
            <w:tcW w:w="2750" w:type="dxa"/>
            <w:shd w:val="clear" w:color="auto" w:fill="auto"/>
          </w:tcPr>
          <w:p w14:paraId="1B7E5862" w14:textId="77777777" w:rsidR="00253487" w:rsidRPr="00253487" w:rsidRDefault="00253487" w:rsidP="00253487">
            <w:r w:rsidRPr="00253487">
              <w:t>SettlDate</w:t>
            </w:r>
          </w:p>
        </w:tc>
        <w:tc>
          <w:tcPr>
            <w:tcW w:w="811" w:type="dxa"/>
            <w:shd w:val="clear" w:color="auto" w:fill="auto"/>
          </w:tcPr>
          <w:p w14:paraId="591178BF" w14:textId="77777777" w:rsidR="00253487" w:rsidRPr="00253487" w:rsidRDefault="00253487" w:rsidP="000F73DB">
            <w:pPr>
              <w:jc w:val="center"/>
            </w:pPr>
            <w:r w:rsidRPr="00253487">
              <w:t>N</w:t>
            </w:r>
          </w:p>
        </w:tc>
        <w:tc>
          <w:tcPr>
            <w:tcW w:w="4859" w:type="dxa"/>
            <w:shd w:val="clear" w:color="auto" w:fill="auto"/>
          </w:tcPr>
          <w:p w14:paraId="0E522CBA" w14:textId="77777777" w:rsidR="00253487" w:rsidRDefault="00253487" w:rsidP="00253487">
            <w:r w:rsidRPr="00253487">
              <w:t>Takes precedence over SettlType value and conditionally required/omitted for specific SettlType values.</w:t>
            </w:r>
          </w:p>
          <w:p w14:paraId="018AA049" w14:textId="77777777" w:rsidR="00253487" w:rsidRPr="00253487" w:rsidRDefault="00253487" w:rsidP="00253487">
            <w:r w:rsidRPr="00253487">
              <w:t>Required for NDFs to specify the "value date".</w:t>
            </w:r>
          </w:p>
        </w:tc>
      </w:tr>
      <w:tr w:rsidR="00253487" w:rsidRPr="00253487" w14:paraId="551152F7" w14:textId="77777777" w:rsidTr="000F73DB">
        <w:tc>
          <w:tcPr>
            <w:tcW w:w="652" w:type="dxa"/>
            <w:shd w:val="clear" w:color="auto" w:fill="auto"/>
          </w:tcPr>
          <w:p w14:paraId="6071DC26" w14:textId="77777777" w:rsidR="00253487" w:rsidRPr="00253487" w:rsidRDefault="00253487" w:rsidP="000F73DB">
            <w:pPr>
              <w:jc w:val="center"/>
            </w:pPr>
            <w:r w:rsidRPr="00253487">
              <w:t>775</w:t>
            </w:r>
          </w:p>
        </w:tc>
        <w:tc>
          <w:tcPr>
            <w:tcW w:w="2750" w:type="dxa"/>
            <w:shd w:val="clear" w:color="auto" w:fill="auto"/>
          </w:tcPr>
          <w:p w14:paraId="0B1780F0" w14:textId="77777777" w:rsidR="00253487" w:rsidRPr="00253487" w:rsidRDefault="00253487" w:rsidP="00253487">
            <w:r w:rsidRPr="00253487">
              <w:t>BookingType</w:t>
            </w:r>
          </w:p>
        </w:tc>
        <w:tc>
          <w:tcPr>
            <w:tcW w:w="811" w:type="dxa"/>
            <w:shd w:val="clear" w:color="auto" w:fill="auto"/>
          </w:tcPr>
          <w:p w14:paraId="1FBA3694" w14:textId="77777777" w:rsidR="00253487" w:rsidRPr="00253487" w:rsidRDefault="00253487" w:rsidP="000F73DB">
            <w:pPr>
              <w:jc w:val="center"/>
            </w:pPr>
            <w:r w:rsidRPr="00253487">
              <w:t>N</w:t>
            </w:r>
          </w:p>
        </w:tc>
        <w:tc>
          <w:tcPr>
            <w:tcW w:w="4859" w:type="dxa"/>
            <w:shd w:val="clear" w:color="auto" w:fill="auto"/>
          </w:tcPr>
          <w:p w14:paraId="45CC98DE" w14:textId="77777777" w:rsidR="00253487" w:rsidRPr="00253487" w:rsidRDefault="00253487" w:rsidP="00253487">
            <w:r w:rsidRPr="00253487">
              <w:t>Method for booking. Used to provide notification that this is to be booked out as an OTC derivative (e.g. CFD or similar). Absence of this field implies regular booking.</w:t>
            </w:r>
          </w:p>
        </w:tc>
      </w:tr>
      <w:tr w:rsidR="00253487" w:rsidRPr="00253487" w14:paraId="151C8A21" w14:textId="77777777" w:rsidTr="000F73DB">
        <w:tc>
          <w:tcPr>
            <w:tcW w:w="652" w:type="dxa"/>
            <w:shd w:val="clear" w:color="auto" w:fill="auto"/>
          </w:tcPr>
          <w:p w14:paraId="14A8B12A" w14:textId="77777777" w:rsidR="00253487" w:rsidRPr="00253487" w:rsidRDefault="00253487" w:rsidP="000F73DB">
            <w:pPr>
              <w:jc w:val="center"/>
            </w:pPr>
            <w:r w:rsidRPr="00253487">
              <w:t>381</w:t>
            </w:r>
          </w:p>
        </w:tc>
        <w:tc>
          <w:tcPr>
            <w:tcW w:w="2750" w:type="dxa"/>
            <w:shd w:val="clear" w:color="auto" w:fill="auto"/>
          </w:tcPr>
          <w:p w14:paraId="26A14D29" w14:textId="77777777" w:rsidR="00253487" w:rsidRPr="00253487" w:rsidRDefault="00253487" w:rsidP="00253487">
            <w:r w:rsidRPr="00253487">
              <w:t>GrossTradeAmt</w:t>
            </w:r>
          </w:p>
        </w:tc>
        <w:tc>
          <w:tcPr>
            <w:tcW w:w="811" w:type="dxa"/>
            <w:shd w:val="clear" w:color="auto" w:fill="auto"/>
          </w:tcPr>
          <w:p w14:paraId="1519DA84" w14:textId="77777777" w:rsidR="00253487" w:rsidRPr="00253487" w:rsidRDefault="00253487" w:rsidP="000F73DB">
            <w:pPr>
              <w:jc w:val="center"/>
            </w:pPr>
            <w:r w:rsidRPr="00253487">
              <w:t>N</w:t>
            </w:r>
          </w:p>
        </w:tc>
        <w:tc>
          <w:tcPr>
            <w:tcW w:w="4859" w:type="dxa"/>
            <w:shd w:val="clear" w:color="auto" w:fill="auto"/>
          </w:tcPr>
          <w:p w14:paraId="1BE0AB69" w14:textId="77777777" w:rsidR="00253487" w:rsidRPr="00253487" w:rsidRDefault="00253487" w:rsidP="00253487">
            <w:r w:rsidRPr="00253487">
              <w:t>Expressed in same currency as AvgPx(6). (Quantity(53) * AvgPx(6) or AvgParPx(860)) or sum of (AllocQty(80) * AllocAvgPx(153) or AllocPrice(366)). For Fixed Income, AvgParPx(860) is used when AvgPx(6) is not expressed as "percent of par" price.</w:t>
            </w:r>
          </w:p>
        </w:tc>
      </w:tr>
      <w:tr w:rsidR="00253487" w:rsidRPr="00253487" w14:paraId="3C158C1D" w14:textId="77777777" w:rsidTr="000F73DB">
        <w:tc>
          <w:tcPr>
            <w:tcW w:w="652" w:type="dxa"/>
            <w:shd w:val="clear" w:color="auto" w:fill="auto"/>
          </w:tcPr>
          <w:p w14:paraId="02EBC332" w14:textId="77777777" w:rsidR="00253487" w:rsidRPr="00253487" w:rsidRDefault="00253487" w:rsidP="000F73DB">
            <w:pPr>
              <w:jc w:val="center"/>
            </w:pPr>
            <w:r w:rsidRPr="00253487">
              <w:t>238</w:t>
            </w:r>
          </w:p>
        </w:tc>
        <w:tc>
          <w:tcPr>
            <w:tcW w:w="2750" w:type="dxa"/>
            <w:shd w:val="clear" w:color="auto" w:fill="auto"/>
          </w:tcPr>
          <w:p w14:paraId="29AC1947" w14:textId="77777777" w:rsidR="00253487" w:rsidRPr="00253487" w:rsidRDefault="00253487" w:rsidP="00253487">
            <w:r w:rsidRPr="00253487">
              <w:t>Concession</w:t>
            </w:r>
          </w:p>
        </w:tc>
        <w:tc>
          <w:tcPr>
            <w:tcW w:w="811" w:type="dxa"/>
            <w:shd w:val="clear" w:color="auto" w:fill="auto"/>
          </w:tcPr>
          <w:p w14:paraId="4A52708B" w14:textId="77777777" w:rsidR="00253487" w:rsidRPr="00253487" w:rsidRDefault="00253487" w:rsidP="000F73DB">
            <w:pPr>
              <w:jc w:val="center"/>
            </w:pPr>
            <w:r w:rsidRPr="00253487">
              <w:t>N</w:t>
            </w:r>
          </w:p>
        </w:tc>
        <w:tc>
          <w:tcPr>
            <w:tcW w:w="4859" w:type="dxa"/>
            <w:shd w:val="clear" w:color="auto" w:fill="auto"/>
          </w:tcPr>
          <w:p w14:paraId="57B4545E" w14:textId="77777777" w:rsidR="00253487" w:rsidRPr="00253487" w:rsidRDefault="00253487" w:rsidP="00253487"/>
        </w:tc>
      </w:tr>
      <w:tr w:rsidR="00253487" w:rsidRPr="00253487" w14:paraId="61FC4A19" w14:textId="77777777" w:rsidTr="000F73DB">
        <w:tc>
          <w:tcPr>
            <w:tcW w:w="652" w:type="dxa"/>
            <w:shd w:val="clear" w:color="auto" w:fill="auto"/>
          </w:tcPr>
          <w:p w14:paraId="21AD18F1" w14:textId="77777777" w:rsidR="00253487" w:rsidRPr="00253487" w:rsidRDefault="00253487" w:rsidP="000F73DB">
            <w:pPr>
              <w:jc w:val="center"/>
            </w:pPr>
            <w:r w:rsidRPr="00253487">
              <w:t>237</w:t>
            </w:r>
          </w:p>
        </w:tc>
        <w:tc>
          <w:tcPr>
            <w:tcW w:w="2750" w:type="dxa"/>
            <w:shd w:val="clear" w:color="auto" w:fill="auto"/>
          </w:tcPr>
          <w:p w14:paraId="08A29851" w14:textId="77777777" w:rsidR="00253487" w:rsidRPr="00253487" w:rsidRDefault="00253487" w:rsidP="00253487">
            <w:r w:rsidRPr="00253487">
              <w:t>TotalTakedown</w:t>
            </w:r>
          </w:p>
        </w:tc>
        <w:tc>
          <w:tcPr>
            <w:tcW w:w="811" w:type="dxa"/>
            <w:shd w:val="clear" w:color="auto" w:fill="auto"/>
          </w:tcPr>
          <w:p w14:paraId="60BA08D5" w14:textId="77777777" w:rsidR="00253487" w:rsidRPr="00253487" w:rsidRDefault="00253487" w:rsidP="000F73DB">
            <w:pPr>
              <w:jc w:val="center"/>
            </w:pPr>
            <w:r w:rsidRPr="00253487">
              <w:t>N</w:t>
            </w:r>
          </w:p>
        </w:tc>
        <w:tc>
          <w:tcPr>
            <w:tcW w:w="4859" w:type="dxa"/>
            <w:shd w:val="clear" w:color="auto" w:fill="auto"/>
          </w:tcPr>
          <w:p w14:paraId="5BF1B010" w14:textId="77777777" w:rsidR="00253487" w:rsidRPr="00253487" w:rsidRDefault="00253487" w:rsidP="00253487"/>
        </w:tc>
      </w:tr>
      <w:tr w:rsidR="00253487" w:rsidRPr="00253487" w14:paraId="318B5614" w14:textId="77777777" w:rsidTr="000F73DB">
        <w:tc>
          <w:tcPr>
            <w:tcW w:w="652" w:type="dxa"/>
            <w:shd w:val="clear" w:color="auto" w:fill="auto"/>
          </w:tcPr>
          <w:p w14:paraId="26B39DB1" w14:textId="77777777" w:rsidR="00253487" w:rsidRPr="00253487" w:rsidRDefault="00253487" w:rsidP="000F73DB">
            <w:pPr>
              <w:jc w:val="center"/>
            </w:pPr>
            <w:r w:rsidRPr="00253487">
              <w:t>118</w:t>
            </w:r>
          </w:p>
        </w:tc>
        <w:tc>
          <w:tcPr>
            <w:tcW w:w="2750" w:type="dxa"/>
            <w:shd w:val="clear" w:color="auto" w:fill="auto"/>
          </w:tcPr>
          <w:p w14:paraId="53B54566" w14:textId="77777777" w:rsidR="00253487" w:rsidRPr="00253487" w:rsidRDefault="00253487" w:rsidP="00253487">
            <w:r w:rsidRPr="00253487">
              <w:t>NetMoney</w:t>
            </w:r>
          </w:p>
        </w:tc>
        <w:tc>
          <w:tcPr>
            <w:tcW w:w="811" w:type="dxa"/>
            <w:shd w:val="clear" w:color="auto" w:fill="auto"/>
          </w:tcPr>
          <w:p w14:paraId="6C343970" w14:textId="77777777" w:rsidR="00253487" w:rsidRPr="00253487" w:rsidRDefault="00253487" w:rsidP="000F73DB">
            <w:pPr>
              <w:jc w:val="center"/>
            </w:pPr>
            <w:r w:rsidRPr="00253487">
              <w:t>N</w:t>
            </w:r>
          </w:p>
        </w:tc>
        <w:tc>
          <w:tcPr>
            <w:tcW w:w="4859" w:type="dxa"/>
            <w:shd w:val="clear" w:color="auto" w:fill="auto"/>
          </w:tcPr>
          <w:p w14:paraId="2A8C604B" w14:textId="77777777" w:rsidR="00253487" w:rsidRDefault="00253487" w:rsidP="00253487">
            <w:r w:rsidRPr="00253487">
              <w:t>Expressed in same currency as AvgPx. Sum of AllocNetMoney.</w:t>
            </w:r>
          </w:p>
          <w:p w14:paraId="6656F895" w14:textId="77777777" w:rsidR="00253487" w:rsidRPr="00253487" w:rsidRDefault="00253487" w:rsidP="00253487">
            <w:r w:rsidRPr="00253487">
              <w:t>For FX, if specified, expressed in terms of Currency(15).</w:t>
            </w:r>
          </w:p>
        </w:tc>
      </w:tr>
      <w:tr w:rsidR="00253487" w:rsidRPr="00253487" w14:paraId="57200C7B" w14:textId="77777777" w:rsidTr="000F73DB">
        <w:tc>
          <w:tcPr>
            <w:tcW w:w="652" w:type="dxa"/>
            <w:shd w:val="clear" w:color="auto" w:fill="auto"/>
          </w:tcPr>
          <w:p w14:paraId="497210F6" w14:textId="77777777" w:rsidR="00253487" w:rsidRPr="00253487" w:rsidRDefault="00253487" w:rsidP="000F73DB">
            <w:pPr>
              <w:jc w:val="center"/>
            </w:pPr>
            <w:r w:rsidRPr="00253487">
              <w:t>77</w:t>
            </w:r>
          </w:p>
        </w:tc>
        <w:tc>
          <w:tcPr>
            <w:tcW w:w="2750" w:type="dxa"/>
            <w:shd w:val="clear" w:color="auto" w:fill="auto"/>
          </w:tcPr>
          <w:p w14:paraId="38018316" w14:textId="77777777" w:rsidR="00253487" w:rsidRPr="00253487" w:rsidRDefault="00253487" w:rsidP="00253487">
            <w:r w:rsidRPr="00253487">
              <w:t>PositionEffect</w:t>
            </w:r>
          </w:p>
        </w:tc>
        <w:tc>
          <w:tcPr>
            <w:tcW w:w="811" w:type="dxa"/>
            <w:shd w:val="clear" w:color="auto" w:fill="auto"/>
          </w:tcPr>
          <w:p w14:paraId="2D0EB50A" w14:textId="77777777" w:rsidR="00253487" w:rsidRPr="00253487" w:rsidRDefault="00253487" w:rsidP="000F73DB">
            <w:pPr>
              <w:jc w:val="center"/>
            </w:pPr>
            <w:r w:rsidRPr="00253487">
              <w:t>N</w:t>
            </w:r>
          </w:p>
        </w:tc>
        <w:tc>
          <w:tcPr>
            <w:tcW w:w="4859" w:type="dxa"/>
            <w:shd w:val="clear" w:color="auto" w:fill="auto"/>
          </w:tcPr>
          <w:p w14:paraId="28441681" w14:textId="77777777" w:rsidR="00253487" w:rsidRPr="00253487" w:rsidRDefault="00253487" w:rsidP="00253487"/>
        </w:tc>
      </w:tr>
      <w:tr w:rsidR="00253487" w:rsidRPr="00253487" w14:paraId="218D25F4" w14:textId="77777777" w:rsidTr="000F73DB">
        <w:tc>
          <w:tcPr>
            <w:tcW w:w="652" w:type="dxa"/>
            <w:shd w:val="clear" w:color="auto" w:fill="auto"/>
          </w:tcPr>
          <w:p w14:paraId="038BBEAD" w14:textId="77777777" w:rsidR="00253487" w:rsidRPr="00253487" w:rsidRDefault="00253487" w:rsidP="000F73DB">
            <w:pPr>
              <w:jc w:val="center"/>
            </w:pPr>
            <w:r w:rsidRPr="00253487">
              <w:t>754</w:t>
            </w:r>
          </w:p>
        </w:tc>
        <w:tc>
          <w:tcPr>
            <w:tcW w:w="2750" w:type="dxa"/>
            <w:shd w:val="clear" w:color="auto" w:fill="auto"/>
          </w:tcPr>
          <w:p w14:paraId="231EAD38" w14:textId="77777777" w:rsidR="00253487" w:rsidRPr="00253487" w:rsidRDefault="00253487" w:rsidP="00253487">
            <w:r w:rsidRPr="00253487">
              <w:t>AutoAcceptIndicator</w:t>
            </w:r>
          </w:p>
        </w:tc>
        <w:tc>
          <w:tcPr>
            <w:tcW w:w="811" w:type="dxa"/>
            <w:shd w:val="clear" w:color="auto" w:fill="auto"/>
          </w:tcPr>
          <w:p w14:paraId="6AE803ED" w14:textId="77777777" w:rsidR="00253487" w:rsidRPr="00253487" w:rsidRDefault="00253487" w:rsidP="000F73DB">
            <w:pPr>
              <w:jc w:val="center"/>
            </w:pPr>
            <w:r w:rsidRPr="00253487">
              <w:t>N</w:t>
            </w:r>
          </w:p>
        </w:tc>
        <w:tc>
          <w:tcPr>
            <w:tcW w:w="4859" w:type="dxa"/>
            <w:shd w:val="clear" w:color="auto" w:fill="auto"/>
          </w:tcPr>
          <w:p w14:paraId="61EB78FB" w14:textId="77777777" w:rsidR="00253487" w:rsidRPr="00253487" w:rsidRDefault="00253487" w:rsidP="00253487">
            <w:r w:rsidRPr="00253487">
              <w:t>Indicates if Allocation has been automatically accepted on behalf of the Carry Firm by the Clearing House</w:t>
            </w:r>
          </w:p>
        </w:tc>
      </w:tr>
      <w:tr w:rsidR="00253487" w:rsidRPr="00253487" w14:paraId="4A50FEAC" w14:textId="77777777" w:rsidTr="000F73DB">
        <w:tc>
          <w:tcPr>
            <w:tcW w:w="652" w:type="dxa"/>
            <w:shd w:val="clear" w:color="auto" w:fill="auto"/>
          </w:tcPr>
          <w:p w14:paraId="3EF5C347" w14:textId="77777777" w:rsidR="00253487" w:rsidRPr="00253487" w:rsidRDefault="00253487" w:rsidP="000F73DB">
            <w:pPr>
              <w:jc w:val="center"/>
            </w:pPr>
            <w:r w:rsidRPr="00253487">
              <w:t>58</w:t>
            </w:r>
          </w:p>
        </w:tc>
        <w:tc>
          <w:tcPr>
            <w:tcW w:w="2750" w:type="dxa"/>
            <w:shd w:val="clear" w:color="auto" w:fill="auto"/>
          </w:tcPr>
          <w:p w14:paraId="75515920" w14:textId="77777777" w:rsidR="00253487" w:rsidRPr="00253487" w:rsidRDefault="00253487" w:rsidP="00253487">
            <w:r w:rsidRPr="00253487">
              <w:t>Text</w:t>
            </w:r>
          </w:p>
        </w:tc>
        <w:tc>
          <w:tcPr>
            <w:tcW w:w="811" w:type="dxa"/>
            <w:shd w:val="clear" w:color="auto" w:fill="auto"/>
          </w:tcPr>
          <w:p w14:paraId="4CD514C3" w14:textId="77777777" w:rsidR="00253487" w:rsidRPr="00253487" w:rsidRDefault="00253487" w:rsidP="000F73DB">
            <w:pPr>
              <w:jc w:val="center"/>
            </w:pPr>
            <w:r w:rsidRPr="00253487">
              <w:t>N</w:t>
            </w:r>
          </w:p>
        </w:tc>
        <w:tc>
          <w:tcPr>
            <w:tcW w:w="4859" w:type="dxa"/>
            <w:shd w:val="clear" w:color="auto" w:fill="auto"/>
          </w:tcPr>
          <w:p w14:paraId="258A6BA9" w14:textId="77777777" w:rsidR="00253487" w:rsidRPr="00253487" w:rsidRDefault="00253487" w:rsidP="00253487"/>
        </w:tc>
      </w:tr>
      <w:tr w:rsidR="00253487" w:rsidRPr="00253487" w14:paraId="0BDB0A7D" w14:textId="77777777" w:rsidTr="000F73DB">
        <w:tc>
          <w:tcPr>
            <w:tcW w:w="652" w:type="dxa"/>
            <w:shd w:val="clear" w:color="auto" w:fill="auto"/>
          </w:tcPr>
          <w:p w14:paraId="2046E2E1" w14:textId="77777777" w:rsidR="00253487" w:rsidRPr="00253487" w:rsidRDefault="00253487" w:rsidP="000F73DB">
            <w:pPr>
              <w:jc w:val="center"/>
            </w:pPr>
            <w:r w:rsidRPr="00253487">
              <w:t>354</w:t>
            </w:r>
          </w:p>
        </w:tc>
        <w:tc>
          <w:tcPr>
            <w:tcW w:w="2750" w:type="dxa"/>
            <w:shd w:val="clear" w:color="auto" w:fill="auto"/>
          </w:tcPr>
          <w:p w14:paraId="5A7A95C6" w14:textId="77777777" w:rsidR="00253487" w:rsidRPr="00253487" w:rsidRDefault="00253487" w:rsidP="00253487">
            <w:r w:rsidRPr="00253487">
              <w:t>EncodedTextLen</w:t>
            </w:r>
          </w:p>
        </w:tc>
        <w:tc>
          <w:tcPr>
            <w:tcW w:w="811" w:type="dxa"/>
            <w:shd w:val="clear" w:color="auto" w:fill="auto"/>
          </w:tcPr>
          <w:p w14:paraId="2BD0A413" w14:textId="77777777" w:rsidR="00253487" w:rsidRPr="00253487" w:rsidRDefault="00253487" w:rsidP="000F73DB">
            <w:pPr>
              <w:jc w:val="center"/>
            </w:pPr>
            <w:r w:rsidRPr="00253487">
              <w:t>N</w:t>
            </w:r>
          </w:p>
        </w:tc>
        <w:tc>
          <w:tcPr>
            <w:tcW w:w="4859" w:type="dxa"/>
            <w:shd w:val="clear" w:color="auto" w:fill="auto"/>
          </w:tcPr>
          <w:p w14:paraId="7E3329E4" w14:textId="77777777" w:rsidR="00253487" w:rsidRPr="00253487" w:rsidRDefault="00253487" w:rsidP="00253487">
            <w:r w:rsidRPr="00253487">
              <w:t>Must be set if EncodedText field is specified and must immediately precede it.</w:t>
            </w:r>
          </w:p>
        </w:tc>
      </w:tr>
      <w:tr w:rsidR="00253487" w:rsidRPr="00253487" w14:paraId="3D712CB4" w14:textId="77777777" w:rsidTr="000F73DB">
        <w:tc>
          <w:tcPr>
            <w:tcW w:w="652" w:type="dxa"/>
            <w:shd w:val="clear" w:color="auto" w:fill="auto"/>
          </w:tcPr>
          <w:p w14:paraId="6D2E1E38" w14:textId="77777777" w:rsidR="00253487" w:rsidRPr="00253487" w:rsidRDefault="00253487" w:rsidP="000F73DB">
            <w:pPr>
              <w:jc w:val="center"/>
            </w:pPr>
            <w:r w:rsidRPr="00253487">
              <w:t>355</w:t>
            </w:r>
          </w:p>
        </w:tc>
        <w:tc>
          <w:tcPr>
            <w:tcW w:w="2750" w:type="dxa"/>
            <w:shd w:val="clear" w:color="auto" w:fill="auto"/>
          </w:tcPr>
          <w:p w14:paraId="1D4A4F1E" w14:textId="77777777" w:rsidR="00253487" w:rsidRPr="00253487" w:rsidRDefault="00253487" w:rsidP="00253487">
            <w:r w:rsidRPr="00253487">
              <w:t>EncodedText</w:t>
            </w:r>
          </w:p>
        </w:tc>
        <w:tc>
          <w:tcPr>
            <w:tcW w:w="811" w:type="dxa"/>
            <w:shd w:val="clear" w:color="auto" w:fill="auto"/>
          </w:tcPr>
          <w:p w14:paraId="46CA06A4" w14:textId="77777777" w:rsidR="00253487" w:rsidRPr="00253487" w:rsidRDefault="00253487" w:rsidP="000F73DB">
            <w:pPr>
              <w:jc w:val="center"/>
            </w:pPr>
            <w:r w:rsidRPr="00253487">
              <w:t>N</w:t>
            </w:r>
          </w:p>
        </w:tc>
        <w:tc>
          <w:tcPr>
            <w:tcW w:w="4859" w:type="dxa"/>
            <w:shd w:val="clear" w:color="auto" w:fill="auto"/>
          </w:tcPr>
          <w:p w14:paraId="4F6DAC20"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357893A4" w14:textId="77777777" w:rsidTr="000F73DB">
        <w:tc>
          <w:tcPr>
            <w:tcW w:w="652" w:type="dxa"/>
            <w:shd w:val="clear" w:color="auto" w:fill="auto"/>
          </w:tcPr>
          <w:p w14:paraId="39CCD081" w14:textId="77777777" w:rsidR="00253487" w:rsidRPr="00253487" w:rsidRDefault="00253487" w:rsidP="000F73DB">
            <w:pPr>
              <w:jc w:val="center"/>
            </w:pPr>
            <w:r w:rsidRPr="00253487">
              <w:t>157</w:t>
            </w:r>
          </w:p>
        </w:tc>
        <w:tc>
          <w:tcPr>
            <w:tcW w:w="2750" w:type="dxa"/>
            <w:shd w:val="clear" w:color="auto" w:fill="auto"/>
          </w:tcPr>
          <w:p w14:paraId="0167B9E9" w14:textId="77777777" w:rsidR="00253487" w:rsidRPr="00253487" w:rsidRDefault="00253487" w:rsidP="00253487">
            <w:r w:rsidRPr="00253487">
              <w:t>NumDaysInterest</w:t>
            </w:r>
          </w:p>
        </w:tc>
        <w:tc>
          <w:tcPr>
            <w:tcW w:w="811" w:type="dxa"/>
            <w:shd w:val="clear" w:color="auto" w:fill="auto"/>
          </w:tcPr>
          <w:p w14:paraId="0353D958" w14:textId="77777777" w:rsidR="00253487" w:rsidRPr="00253487" w:rsidRDefault="00253487" w:rsidP="000F73DB">
            <w:pPr>
              <w:jc w:val="center"/>
            </w:pPr>
            <w:r w:rsidRPr="00253487">
              <w:t>N</w:t>
            </w:r>
          </w:p>
        </w:tc>
        <w:tc>
          <w:tcPr>
            <w:tcW w:w="4859" w:type="dxa"/>
            <w:shd w:val="clear" w:color="auto" w:fill="auto"/>
          </w:tcPr>
          <w:p w14:paraId="42C5B333" w14:textId="77777777" w:rsidR="00253487" w:rsidRPr="00253487" w:rsidRDefault="00253487" w:rsidP="00253487">
            <w:r w:rsidRPr="00253487">
              <w:t>Applicable for Convertible Bonds and fixed income</w:t>
            </w:r>
          </w:p>
        </w:tc>
      </w:tr>
      <w:tr w:rsidR="00253487" w:rsidRPr="00253487" w14:paraId="4291CE00" w14:textId="77777777" w:rsidTr="000F73DB">
        <w:tc>
          <w:tcPr>
            <w:tcW w:w="652" w:type="dxa"/>
            <w:shd w:val="clear" w:color="auto" w:fill="auto"/>
          </w:tcPr>
          <w:p w14:paraId="6DC4B937" w14:textId="77777777" w:rsidR="00253487" w:rsidRPr="00253487" w:rsidRDefault="00253487" w:rsidP="000F73DB">
            <w:pPr>
              <w:jc w:val="center"/>
            </w:pPr>
            <w:r w:rsidRPr="00253487">
              <w:t>158</w:t>
            </w:r>
          </w:p>
        </w:tc>
        <w:tc>
          <w:tcPr>
            <w:tcW w:w="2750" w:type="dxa"/>
            <w:shd w:val="clear" w:color="auto" w:fill="auto"/>
          </w:tcPr>
          <w:p w14:paraId="2F026D7D" w14:textId="77777777" w:rsidR="00253487" w:rsidRPr="00253487" w:rsidRDefault="00253487" w:rsidP="00253487">
            <w:r w:rsidRPr="00253487">
              <w:t>AccruedInterestRate</w:t>
            </w:r>
          </w:p>
        </w:tc>
        <w:tc>
          <w:tcPr>
            <w:tcW w:w="811" w:type="dxa"/>
            <w:shd w:val="clear" w:color="auto" w:fill="auto"/>
          </w:tcPr>
          <w:p w14:paraId="0B2F2DA7" w14:textId="77777777" w:rsidR="00253487" w:rsidRPr="00253487" w:rsidRDefault="00253487" w:rsidP="000F73DB">
            <w:pPr>
              <w:jc w:val="center"/>
            </w:pPr>
            <w:r w:rsidRPr="00253487">
              <w:t>N</w:t>
            </w:r>
          </w:p>
        </w:tc>
        <w:tc>
          <w:tcPr>
            <w:tcW w:w="4859" w:type="dxa"/>
            <w:shd w:val="clear" w:color="auto" w:fill="auto"/>
          </w:tcPr>
          <w:p w14:paraId="2BF71FF5" w14:textId="77777777" w:rsidR="00253487" w:rsidRPr="00253487" w:rsidRDefault="00253487" w:rsidP="00253487">
            <w:r w:rsidRPr="00253487">
              <w:t>Applicable for Convertible Bonds and fixed income</w:t>
            </w:r>
          </w:p>
        </w:tc>
      </w:tr>
      <w:tr w:rsidR="00253487" w:rsidRPr="00253487" w14:paraId="49E09B08" w14:textId="77777777" w:rsidTr="000F73DB">
        <w:tc>
          <w:tcPr>
            <w:tcW w:w="652" w:type="dxa"/>
            <w:shd w:val="clear" w:color="auto" w:fill="auto"/>
          </w:tcPr>
          <w:p w14:paraId="6E98A13A" w14:textId="77777777" w:rsidR="00253487" w:rsidRPr="00253487" w:rsidRDefault="00253487" w:rsidP="000F73DB">
            <w:pPr>
              <w:jc w:val="center"/>
            </w:pPr>
            <w:r w:rsidRPr="00253487">
              <w:t>159</w:t>
            </w:r>
          </w:p>
        </w:tc>
        <w:tc>
          <w:tcPr>
            <w:tcW w:w="2750" w:type="dxa"/>
            <w:shd w:val="clear" w:color="auto" w:fill="auto"/>
          </w:tcPr>
          <w:p w14:paraId="706E15FE" w14:textId="77777777" w:rsidR="00253487" w:rsidRPr="00253487" w:rsidRDefault="00253487" w:rsidP="00253487">
            <w:r w:rsidRPr="00253487">
              <w:t>AccruedInterestAmt</w:t>
            </w:r>
          </w:p>
        </w:tc>
        <w:tc>
          <w:tcPr>
            <w:tcW w:w="811" w:type="dxa"/>
            <w:shd w:val="clear" w:color="auto" w:fill="auto"/>
          </w:tcPr>
          <w:p w14:paraId="4A4EAF14" w14:textId="77777777" w:rsidR="00253487" w:rsidRPr="00253487" w:rsidRDefault="00253487" w:rsidP="000F73DB">
            <w:pPr>
              <w:jc w:val="center"/>
            </w:pPr>
            <w:r w:rsidRPr="00253487">
              <w:t>N</w:t>
            </w:r>
          </w:p>
        </w:tc>
        <w:tc>
          <w:tcPr>
            <w:tcW w:w="4859" w:type="dxa"/>
            <w:shd w:val="clear" w:color="auto" w:fill="auto"/>
          </w:tcPr>
          <w:p w14:paraId="479F6B35" w14:textId="77777777" w:rsidR="00253487" w:rsidRPr="00253487" w:rsidRDefault="00253487" w:rsidP="00253487">
            <w:r w:rsidRPr="00253487">
              <w:t>Applicable for Convertible Bonds and fixed income</w:t>
            </w:r>
          </w:p>
        </w:tc>
      </w:tr>
      <w:tr w:rsidR="00253487" w:rsidRPr="00253487" w14:paraId="1B4B64E7" w14:textId="77777777" w:rsidTr="000F73DB">
        <w:tc>
          <w:tcPr>
            <w:tcW w:w="652" w:type="dxa"/>
            <w:shd w:val="clear" w:color="auto" w:fill="auto"/>
          </w:tcPr>
          <w:p w14:paraId="48A86663" w14:textId="77777777" w:rsidR="00253487" w:rsidRPr="00253487" w:rsidRDefault="00253487" w:rsidP="000F73DB">
            <w:pPr>
              <w:jc w:val="center"/>
            </w:pPr>
            <w:r w:rsidRPr="00253487">
              <w:t>540</w:t>
            </w:r>
          </w:p>
        </w:tc>
        <w:tc>
          <w:tcPr>
            <w:tcW w:w="2750" w:type="dxa"/>
            <w:shd w:val="clear" w:color="auto" w:fill="auto"/>
          </w:tcPr>
          <w:p w14:paraId="7F6CADB1" w14:textId="77777777" w:rsidR="00253487" w:rsidRPr="00253487" w:rsidRDefault="00253487" w:rsidP="00253487">
            <w:r w:rsidRPr="00253487">
              <w:t>TotalAccruedInterestAmt</w:t>
            </w:r>
          </w:p>
        </w:tc>
        <w:tc>
          <w:tcPr>
            <w:tcW w:w="811" w:type="dxa"/>
            <w:shd w:val="clear" w:color="auto" w:fill="auto"/>
          </w:tcPr>
          <w:p w14:paraId="07505551" w14:textId="77777777" w:rsidR="00253487" w:rsidRPr="00253487" w:rsidRDefault="00253487" w:rsidP="000F73DB">
            <w:pPr>
              <w:jc w:val="center"/>
            </w:pPr>
            <w:r w:rsidRPr="00253487">
              <w:t>N</w:t>
            </w:r>
          </w:p>
        </w:tc>
        <w:tc>
          <w:tcPr>
            <w:tcW w:w="4859" w:type="dxa"/>
            <w:shd w:val="clear" w:color="auto" w:fill="auto"/>
          </w:tcPr>
          <w:p w14:paraId="2FE5BB33" w14:textId="77777777" w:rsidR="00253487" w:rsidRPr="00253487" w:rsidRDefault="00253487" w:rsidP="00253487">
            <w:r w:rsidRPr="00253487">
              <w:t>(Deprecated in FIX.4.4)</w:t>
            </w:r>
          </w:p>
        </w:tc>
      </w:tr>
      <w:tr w:rsidR="00253487" w:rsidRPr="00253487" w14:paraId="4541B49A" w14:textId="77777777" w:rsidTr="000F73DB">
        <w:tc>
          <w:tcPr>
            <w:tcW w:w="652" w:type="dxa"/>
            <w:shd w:val="clear" w:color="auto" w:fill="auto"/>
          </w:tcPr>
          <w:p w14:paraId="366AAF6F" w14:textId="77777777" w:rsidR="00253487" w:rsidRPr="00253487" w:rsidRDefault="00253487" w:rsidP="000F73DB">
            <w:pPr>
              <w:jc w:val="center"/>
            </w:pPr>
            <w:r w:rsidRPr="00253487">
              <w:t>738</w:t>
            </w:r>
          </w:p>
        </w:tc>
        <w:tc>
          <w:tcPr>
            <w:tcW w:w="2750" w:type="dxa"/>
            <w:shd w:val="clear" w:color="auto" w:fill="auto"/>
          </w:tcPr>
          <w:p w14:paraId="35D91409" w14:textId="77777777" w:rsidR="00253487" w:rsidRPr="00253487" w:rsidRDefault="00253487" w:rsidP="00253487">
            <w:r w:rsidRPr="00253487">
              <w:t>InterestAtMaturity</w:t>
            </w:r>
          </w:p>
        </w:tc>
        <w:tc>
          <w:tcPr>
            <w:tcW w:w="811" w:type="dxa"/>
            <w:shd w:val="clear" w:color="auto" w:fill="auto"/>
          </w:tcPr>
          <w:p w14:paraId="63E26786" w14:textId="77777777" w:rsidR="00253487" w:rsidRPr="00253487" w:rsidRDefault="00253487" w:rsidP="000F73DB">
            <w:pPr>
              <w:jc w:val="center"/>
            </w:pPr>
            <w:r w:rsidRPr="00253487">
              <w:t>N</w:t>
            </w:r>
          </w:p>
        </w:tc>
        <w:tc>
          <w:tcPr>
            <w:tcW w:w="4859" w:type="dxa"/>
            <w:shd w:val="clear" w:color="auto" w:fill="auto"/>
          </w:tcPr>
          <w:p w14:paraId="7FAA59BD" w14:textId="77777777" w:rsidR="00253487" w:rsidRPr="00253487" w:rsidRDefault="00253487" w:rsidP="00253487"/>
        </w:tc>
      </w:tr>
      <w:tr w:rsidR="00253487" w:rsidRPr="00253487" w14:paraId="022CCDF1" w14:textId="77777777" w:rsidTr="000F73DB">
        <w:tc>
          <w:tcPr>
            <w:tcW w:w="652" w:type="dxa"/>
            <w:shd w:val="clear" w:color="auto" w:fill="auto"/>
          </w:tcPr>
          <w:p w14:paraId="04BA450D" w14:textId="77777777" w:rsidR="00253487" w:rsidRPr="00253487" w:rsidRDefault="00253487" w:rsidP="000F73DB">
            <w:pPr>
              <w:jc w:val="center"/>
            </w:pPr>
            <w:r w:rsidRPr="00253487">
              <w:t>920</w:t>
            </w:r>
          </w:p>
        </w:tc>
        <w:tc>
          <w:tcPr>
            <w:tcW w:w="2750" w:type="dxa"/>
            <w:shd w:val="clear" w:color="auto" w:fill="auto"/>
          </w:tcPr>
          <w:p w14:paraId="78F7B3AC" w14:textId="77777777" w:rsidR="00253487" w:rsidRPr="00253487" w:rsidRDefault="00253487" w:rsidP="00253487">
            <w:r w:rsidRPr="00253487">
              <w:t>EndAccruedInterestAmt</w:t>
            </w:r>
          </w:p>
        </w:tc>
        <w:tc>
          <w:tcPr>
            <w:tcW w:w="811" w:type="dxa"/>
            <w:shd w:val="clear" w:color="auto" w:fill="auto"/>
          </w:tcPr>
          <w:p w14:paraId="51B4D747" w14:textId="77777777" w:rsidR="00253487" w:rsidRPr="00253487" w:rsidRDefault="00253487" w:rsidP="000F73DB">
            <w:pPr>
              <w:jc w:val="center"/>
            </w:pPr>
            <w:r w:rsidRPr="00253487">
              <w:t>N</w:t>
            </w:r>
          </w:p>
        </w:tc>
        <w:tc>
          <w:tcPr>
            <w:tcW w:w="4859" w:type="dxa"/>
            <w:shd w:val="clear" w:color="auto" w:fill="auto"/>
          </w:tcPr>
          <w:p w14:paraId="21B39A22" w14:textId="77777777" w:rsidR="00253487" w:rsidRPr="00253487" w:rsidRDefault="00253487" w:rsidP="00253487">
            <w:r w:rsidRPr="00253487">
              <w:t>For repurchase agreements the accrued interest on termination.</w:t>
            </w:r>
          </w:p>
        </w:tc>
      </w:tr>
      <w:tr w:rsidR="00253487" w:rsidRPr="00253487" w14:paraId="14D66E26" w14:textId="77777777" w:rsidTr="000F73DB">
        <w:tc>
          <w:tcPr>
            <w:tcW w:w="652" w:type="dxa"/>
            <w:shd w:val="clear" w:color="auto" w:fill="auto"/>
          </w:tcPr>
          <w:p w14:paraId="0BE543E3" w14:textId="77777777" w:rsidR="00253487" w:rsidRPr="00253487" w:rsidRDefault="00253487" w:rsidP="000F73DB">
            <w:pPr>
              <w:jc w:val="center"/>
            </w:pPr>
            <w:r w:rsidRPr="00253487">
              <w:t>921</w:t>
            </w:r>
          </w:p>
        </w:tc>
        <w:tc>
          <w:tcPr>
            <w:tcW w:w="2750" w:type="dxa"/>
            <w:shd w:val="clear" w:color="auto" w:fill="auto"/>
          </w:tcPr>
          <w:p w14:paraId="756A0AD2" w14:textId="77777777" w:rsidR="00253487" w:rsidRPr="00253487" w:rsidRDefault="00253487" w:rsidP="00253487">
            <w:r w:rsidRPr="00253487">
              <w:t>StartCash</w:t>
            </w:r>
          </w:p>
        </w:tc>
        <w:tc>
          <w:tcPr>
            <w:tcW w:w="811" w:type="dxa"/>
            <w:shd w:val="clear" w:color="auto" w:fill="auto"/>
          </w:tcPr>
          <w:p w14:paraId="002E0355" w14:textId="77777777" w:rsidR="00253487" w:rsidRPr="00253487" w:rsidRDefault="00253487" w:rsidP="000F73DB">
            <w:pPr>
              <w:jc w:val="center"/>
            </w:pPr>
            <w:r w:rsidRPr="00253487">
              <w:t>N</w:t>
            </w:r>
          </w:p>
        </w:tc>
        <w:tc>
          <w:tcPr>
            <w:tcW w:w="4859" w:type="dxa"/>
            <w:shd w:val="clear" w:color="auto" w:fill="auto"/>
          </w:tcPr>
          <w:p w14:paraId="0042918D" w14:textId="77777777" w:rsidR="00253487" w:rsidRPr="00253487" w:rsidRDefault="00253487" w:rsidP="00253487">
            <w:r w:rsidRPr="00253487">
              <w:t>For repurchase agreements the start (dirty) cash consideration</w:t>
            </w:r>
          </w:p>
        </w:tc>
      </w:tr>
      <w:tr w:rsidR="00253487" w:rsidRPr="00253487" w14:paraId="11E38576" w14:textId="77777777" w:rsidTr="000F73DB">
        <w:tc>
          <w:tcPr>
            <w:tcW w:w="652" w:type="dxa"/>
            <w:shd w:val="clear" w:color="auto" w:fill="auto"/>
          </w:tcPr>
          <w:p w14:paraId="014C51D5" w14:textId="77777777" w:rsidR="00253487" w:rsidRPr="00253487" w:rsidRDefault="00253487" w:rsidP="000F73DB">
            <w:pPr>
              <w:jc w:val="center"/>
            </w:pPr>
            <w:r w:rsidRPr="00253487">
              <w:t>922</w:t>
            </w:r>
          </w:p>
        </w:tc>
        <w:tc>
          <w:tcPr>
            <w:tcW w:w="2750" w:type="dxa"/>
            <w:shd w:val="clear" w:color="auto" w:fill="auto"/>
          </w:tcPr>
          <w:p w14:paraId="67EC0265" w14:textId="77777777" w:rsidR="00253487" w:rsidRPr="00253487" w:rsidRDefault="00253487" w:rsidP="00253487">
            <w:r w:rsidRPr="00253487">
              <w:t>EndCash</w:t>
            </w:r>
          </w:p>
        </w:tc>
        <w:tc>
          <w:tcPr>
            <w:tcW w:w="811" w:type="dxa"/>
            <w:shd w:val="clear" w:color="auto" w:fill="auto"/>
          </w:tcPr>
          <w:p w14:paraId="6424BA8F" w14:textId="77777777" w:rsidR="00253487" w:rsidRPr="00253487" w:rsidRDefault="00253487" w:rsidP="000F73DB">
            <w:pPr>
              <w:jc w:val="center"/>
            </w:pPr>
            <w:r w:rsidRPr="00253487">
              <w:t>N</w:t>
            </w:r>
          </w:p>
        </w:tc>
        <w:tc>
          <w:tcPr>
            <w:tcW w:w="4859" w:type="dxa"/>
            <w:shd w:val="clear" w:color="auto" w:fill="auto"/>
          </w:tcPr>
          <w:p w14:paraId="7015DD9B" w14:textId="77777777" w:rsidR="00253487" w:rsidRPr="00253487" w:rsidRDefault="00253487" w:rsidP="00253487">
            <w:r w:rsidRPr="00253487">
              <w:t>For repurchase agreements the end (dirty) cash consideration</w:t>
            </w:r>
          </w:p>
        </w:tc>
      </w:tr>
      <w:tr w:rsidR="00253487" w:rsidRPr="00253487" w14:paraId="089E8C39" w14:textId="77777777" w:rsidTr="000F73DB">
        <w:tc>
          <w:tcPr>
            <w:tcW w:w="652" w:type="dxa"/>
            <w:tcBorders>
              <w:bottom w:val="single" w:sz="6" w:space="0" w:color="000000"/>
            </w:tcBorders>
            <w:shd w:val="clear" w:color="auto" w:fill="auto"/>
          </w:tcPr>
          <w:p w14:paraId="6083C6F9" w14:textId="77777777" w:rsidR="00253487" w:rsidRPr="00253487" w:rsidRDefault="00253487" w:rsidP="000F73DB">
            <w:pPr>
              <w:jc w:val="center"/>
            </w:pPr>
            <w:r w:rsidRPr="00253487">
              <w:lastRenderedPageBreak/>
              <w:t>650</w:t>
            </w:r>
          </w:p>
        </w:tc>
        <w:tc>
          <w:tcPr>
            <w:tcW w:w="2750" w:type="dxa"/>
            <w:tcBorders>
              <w:bottom w:val="single" w:sz="6" w:space="0" w:color="000000"/>
            </w:tcBorders>
            <w:shd w:val="clear" w:color="auto" w:fill="auto"/>
          </w:tcPr>
          <w:p w14:paraId="3A7526C2" w14:textId="77777777" w:rsidR="00253487" w:rsidRPr="00253487" w:rsidRDefault="00253487" w:rsidP="00253487">
            <w:r w:rsidRPr="00253487">
              <w:t>LegalConfirm</w:t>
            </w:r>
          </w:p>
        </w:tc>
        <w:tc>
          <w:tcPr>
            <w:tcW w:w="811" w:type="dxa"/>
            <w:tcBorders>
              <w:bottom w:val="single" w:sz="6" w:space="0" w:color="000000"/>
            </w:tcBorders>
            <w:shd w:val="clear" w:color="auto" w:fill="auto"/>
          </w:tcPr>
          <w:p w14:paraId="3B5CB452"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E7E9171" w14:textId="77777777" w:rsidR="00253487" w:rsidRPr="00253487" w:rsidRDefault="00253487" w:rsidP="00253487"/>
        </w:tc>
      </w:tr>
      <w:tr w:rsidR="00253487" w:rsidRPr="00253487" w14:paraId="34284E01" w14:textId="77777777" w:rsidTr="000F73DB">
        <w:tc>
          <w:tcPr>
            <w:tcW w:w="3402" w:type="dxa"/>
            <w:gridSpan w:val="2"/>
            <w:tcBorders>
              <w:top w:val="single" w:sz="6" w:space="0" w:color="000000"/>
              <w:bottom w:val="single" w:sz="6" w:space="0" w:color="000000"/>
            </w:tcBorders>
            <w:shd w:val="clear" w:color="auto" w:fill="E6E6E6"/>
          </w:tcPr>
          <w:p w14:paraId="45761709"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5E5E942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D676F5E" w14:textId="77777777" w:rsidR="00253487" w:rsidRPr="00253487" w:rsidRDefault="00253487" w:rsidP="00253487"/>
        </w:tc>
      </w:tr>
      <w:tr w:rsidR="00253487" w:rsidRPr="00253487" w14:paraId="533B15E5" w14:textId="77777777" w:rsidTr="000F73DB">
        <w:tc>
          <w:tcPr>
            <w:tcW w:w="3402" w:type="dxa"/>
            <w:gridSpan w:val="2"/>
            <w:tcBorders>
              <w:top w:val="single" w:sz="6" w:space="0" w:color="000000"/>
              <w:bottom w:val="single" w:sz="6" w:space="0" w:color="000000"/>
            </w:tcBorders>
            <w:shd w:val="clear" w:color="auto" w:fill="E6E6E6"/>
          </w:tcPr>
          <w:p w14:paraId="094542BA" w14:textId="77777777" w:rsidR="00253487" w:rsidRPr="00253487" w:rsidRDefault="00253487" w:rsidP="000F73DB">
            <w:pPr>
              <w:jc w:val="left"/>
            </w:pPr>
            <w:r w:rsidRPr="00253487">
              <w:t>component block  &lt;YieldData&gt;</w:t>
            </w:r>
          </w:p>
        </w:tc>
        <w:tc>
          <w:tcPr>
            <w:tcW w:w="811" w:type="dxa"/>
            <w:tcBorders>
              <w:top w:val="single" w:sz="6" w:space="0" w:color="000000"/>
              <w:bottom w:val="single" w:sz="6" w:space="0" w:color="000000"/>
            </w:tcBorders>
            <w:shd w:val="clear" w:color="auto" w:fill="E6E6E6"/>
          </w:tcPr>
          <w:p w14:paraId="411D7C3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3321422" w14:textId="77777777" w:rsidR="00253487" w:rsidRPr="00253487" w:rsidRDefault="00253487" w:rsidP="00253487"/>
        </w:tc>
      </w:tr>
      <w:tr w:rsidR="00253487" w:rsidRPr="00253487" w14:paraId="344EABAA" w14:textId="77777777" w:rsidTr="000F73DB">
        <w:tc>
          <w:tcPr>
            <w:tcW w:w="3402" w:type="dxa"/>
            <w:gridSpan w:val="2"/>
            <w:tcBorders>
              <w:top w:val="single" w:sz="6" w:space="0" w:color="000000"/>
              <w:bottom w:val="single" w:sz="6" w:space="0" w:color="000000"/>
            </w:tcBorders>
            <w:shd w:val="clear" w:color="auto" w:fill="E6E6E6"/>
          </w:tcPr>
          <w:p w14:paraId="1CC3DF37" w14:textId="77777777" w:rsidR="00253487" w:rsidRPr="00253487" w:rsidRDefault="00253487" w:rsidP="000F73DB">
            <w:pPr>
              <w:jc w:val="left"/>
            </w:pPr>
            <w:r w:rsidRPr="00253487">
              <w:t>component block  &lt;PositionAmountData&gt;</w:t>
            </w:r>
          </w:p>
        </w:tc>
        <w:tc>
          <w:tcPr>
            <w:tcW w:w="811" w:type="dxa"/>
            <w:tcBorders>
              <w:top w:val="single" w:sz="6" w:space="0" w:color="000000"/>
              <w:bottom w:val="single" w:sz="6" w:space="0" w:color="000000"/>
            </w:tcBorders>
            <w:shd w:val="clear" w:color="auto" w:fill="E6E6E6"/>
          </w:tcPr>
          <w:p w14:paraId="2156FF7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1938B2B" w14:textId="77777777" w:rsidR="00253487" w:rsidRPr="00253487" w:rsidRDefault="00253487" w:rsidP="00253487">
            <w:r w:rsidRPr="00253487">
              <w:t>Insert here here the set of "Position Amount Data" fields defined in "Common Components of Application Messages"</w:t>
            </w:r>
          </w:p>
        </w:tc>
      </w:tr>
      <w:tr w:rsidR="00253487" w:rsidRPr="00253487" w14:paraId="69022E5C" w14:textId="77777777" w:rsidTr="000F73DB">
        <w:tc>
          <w:tcPr>
            <w:tcW w:w="652" w:type="dxa"/>
            <w:tcBorders>
              <w:top w:val="single" w:sz="6" w:space="0" w:color="000000"/>
            </w:tcBorders>
            <w:shd w:val="clear" w:color="auto" w:fill="auto"/>
          </w:tcPr>
          <w:p w14:paraId="491C77B1" w14:textId="77777777" w:rsidR="00253487" w:rsidRPr="00253487" w:rsidRDefault="00253487" w:rsidP="000F73DB">
            <w:pPr>
              <w:jc w:val="center"/>
            </w:pPr>
            <w:r w:rsidRPr="00253487">
              <w:t>892</w:t>
            </w:r>
          </w:p>
        </w:tc>
        <w:tc>
          <w:tcPr>
            <w:tcW w:w="2750" w:type="dxa"/>
            <w:tcBorders>
              <w:top w:val="single" w:sz="6" w:space="0" w:color="000000"/>
            </w:tcBorders>
            <w:shd w:val="clear" w:color="auto" w:fill="auto"/>
          </w:tcPr>
          <w:p w14:paraId="6428A075" w14:textId="77777777" w:rsidR="00253487" w:rsidRPr="00253487" w:rsidRDefault="00253487" w:rsidP="00253487">
            <w:r w:rsidRPr="00253487">
              <w:t>TotNoAllocs</w:t>
            </w:r>
          </w:p>
        </w:tc>
        <w:tc>
          <w:tcPr>
            <w:tcW w:w="811" w:type="dxa"/>
            <w:tcBorders>
              <w:top w:val="single" w:sz="6" w:space="0" w:color="000000"/>
            </w:tcBorders>
            <w:shd w:val="clear" w:color="auto" w:fill="auto"/>
          </w:tcPr>
          <w:p w14:paraId="05A09C92"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DA34E60" w14:textId="77777777" w:rsidR="00253487" w:rsidRDefault="00253487" w:rsidP="00253487">
            <w:r w:rsidRPr="00253487">
              <w:t>Indicates total number of allocation groups (used to support fragmentation). Must equal the sum of all NoAllocs values across all message fragments making up this allocation instruction.</w:t>
            </w:r>
          </w:p>
          <w:p w14:paraId="7D02A1B2" w14:textId="77777777" w:rsidR="00253487" w:rsidRPr="00253487" w:rsidRDefault="00253487" w:rsidP="00253487">
            <w:r w:rsidRPr="00253487">
              <w:t>Only required where message has been fragmented.</w:t>
            </w:r>
          </w:p>
        </w:tc>
      </w:tr>
      <w:tr w:rsidR="00253487" w:rsidRPr="00253487" w14:paraId="7C984548" w14:textId="77777777" w:rsidTr="000F73DB">
        <w:tc>
          <w:tcPr>
            <w:tcW w:w="652" w:type="dxa"/>
            <w:tcBorders>
              <w:bottom w:val="single" w:sz="6" w:space="0" w:color="000000"/>
            </w:tcBorders>
            <w:shd w:val="clear" w:color="auto" w:fill="auto"/>
          </w:tcPr>
          <w:p w14:paraId="13B973A4" w14:textId="77777777" w:rsidR="00253487" w:rsidRPr="00253487" w:rsidRDefault="00253487" w:rsidP="000F73DB">
            <w:pPr>
              <w:jc w:val="center"/>
            </w:pPr>
            <w:r w:rsidRPr="00253487">
              <w:t>893</w:t>
            </w:r>
          </w:p>
        </w:tc>
        <w:tc>
          <w:tcPr>
            <w:tcW w:w="2750" w:type="dxa"/>
            <w:tcBorders>
              <w:bottom w:val="single" w:sz="6" w:space="0" w:color="000000"/>
            </w:tcBorders>
            <w:shd w:val="clear" w:color="auto" w:fill="auto"/>
          </w:tcPr>
          <w:p w14:paraId="4C96037D" w14:textId="77777777" w:rsidR="00253487" w:rsidRPr="00253487" w:rsidRDefault="00253487" w:rsidP="00253487">
            <w:r w:rsidRPr="00253487">
              <w:t>LastFragment</w:t>
            </w:r>
          </w:p>
        </w:tc>
        <w:tc>
          <w:tcPr>
            <w:tcW w:w="811" w:type="dxa"/>
            <w:tcBorders>
              <w:bottom w:val="single" w:sz="6" w:space="0" w:color="000000"/>
            </w:tcBorders>
            <w:shd w:val="clear" w:color="auto" w:fill="auto"/>
          </w:tcPr>
          <w:p w14:paraId="3210B2FE"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5AF9948" w14:textId="77777777" w:rsidR="00253487" w:rsidRPr="00253487" w:rsidRDefault="00253487" w:rsidP="00253487">
            <w:r w:rsidRPr="00253487">
              <w:t>Indicates whether this is the last fragment in a sequence of message fragments. Only required where message has been fragmented.</w:t>
            </w:r>
          </w:p>
        </w:tc>
      </w:tr>
      <w:tr w:rsidR="00253487" w:rsidRPr="00253487" w14:paraId="3A831C0D" w14:textId="77777777" w:rsidTr="000F73DB">
        <w:tc>
          <w:tcPr>
            <w:tcW w:w="3402" w:type="dxa"/>
            <w:gridSpan w:val="2"/>
            <w:tcBorders>
              <w:top w:val="single" w:sz="6" w:space="0" w:color="000000"/>
              <w:bottom w:val="single" w:sz="6" w:space="0" w:color="000000"/>
            </w:tcBorders>
            <w:shd w:val="clear" w:color="auto" w:fill="E6E6E6"/>
          </w:tcPr>
          <w:p w14:paraId="78A6CB19" w14:textId="77777777" w:rsidR="00253487" w:rsidRPr="00253487" w:rsidRDefault="00253487" w:rsidP="000F73DB">
            <w:pPr>
              <w:jc w:val="left"/>
            </w:pPr>
            <w:r w:rsidRPr="00253487">
              <w:t>component block  &lt;AllocGrp&gt;</w:t>
            </w:r>
          </w:p>
        </w:tc>
        <w:tc>
          <w:tcPr>
            <w:tcW w:w="811" w:type="dxa"/>
            <w:tcBorders>
              <w:top w:val="single" w:sz="6" w:space="0" w:color="000000"/>
              <w:bottom w:val="single" w:sz="6" w:space="0" w:color="000000"/>
            </w:tcBorders>
            <w:shd w:val="clear" w:color="auto" w:fill="E6E6E6"/>
          </w:tcPr>
          <w:p w14:paraId="31CA664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CC3B1A7" w14:textId="77777777" w:rsidR="00253487" w:rsidRPr="00253487" w:rsidRDefault="00253487" w:rsidP="00253487">
            <w:r w:rsidRPr="00253487">
              <w:t>Conditionally required except when AllocTransType = Cancel, or when AllocType = "Ready-to-book" or "Warehouse instruction"</w:t>
            </w:r>
          </w:p>
        </w:tc>
      </w:tr>
      <w:tr w:rsidR="00253487" w:rsidRPr="00253487" w14:paraId="6981A927" w14:textId="77777777" w:rsidTr="000F73DB">
        <w:tc>
          <w:tcPr>
            <w:tcW w:w="652" w:type="dxa"/>
            <w:tcBorders>
              <w:top w:val="single" w:sz="6" w:space="0" w:color="000000"/>
            </w:tcBorders>
            <w:shd w:val="clear" w:color="auto" w:fill="auto"/>
          </w:tcPr>
          <w:p w14:paraId="52D7E408" w14:textId="77777777" w:rsidR="00253487" w:rsidRPr="00253487" w:rsidRDefault="00253487" w:rsidP="000F73DB">
            <w:pPr>
              <w:jc w:val="center"/>
            </w:pPr>
            <w:r w:rsidRPr="00253487">
              <w:t>819</w:t>
            </w:r>
          </w:p>
        </w:tc>
        <w:tc>
          <w:tcPr>
            <w:tcW w:w="2750" w:type="dxa"/>
            <w:tcBorders>
              <w:top w:val="single" w:sz="6" w:space="0" w:color="000000"/>
            </w:tcBorders>
            <w:shd w:val="clear" w:color="auto" w:fill="auto"/>
          </w:tcPr>
          <w:p w14:paraId="3F53E16C" w14:textId="77777777" w:rsidR="00253487" w:rsidRPr="00253487" w:rsidRDefault="00253487" w:rsidP="00253487">
            <w:r w:rsidRPr="00253487">
              <w:t>AvgPxIndicator</w:t>
            </w:r>
          </w:p>
        </w:tc>
        <w:tc>
          <w:tcPr>
            <w:tcW w:w="811" w:type="dxa"/>
            <w:tcBorders>
              <w:top w:val="single" w:sz="6" w:space="0" w:color="000000"/>
            </w:tcBorders>
            <w:shd w:val="clear" w:color="auto" w:fill="auto"/>
          </w:tcPr>
          <w:p w14:paraId="0FFBAFE6"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597BEDB" w14:textId="77777777" w:rsidR="00253487" w:rsidRPr="00253487" w:rsidRDefault="00253487" w:rsidP="00253487">
            <w:r w:rsidRPr="00253487">
              <w:t>Indicates if an allocation is to be average priced. Is also used to indicate if average price allocation group is complete or incomplete.</w:t>
            </w:r>
          </w:p>
        </w:tc>
      </w:tr>
      <w:tr w:rsidR="00253487" w:rsidRPr="00253487" w14:paraId="261758BA" w14:textId="77777777" w:rsidTr="000F73DB">
        <w:tc>
          <w:tcPr>
            <w:tcW w:w="652" w:type="dxa"/>
            <w:shd w:val="clear" w:color="auto" w:fill="auto"/>
          </w:tcPr>
          <w:p w14:paraId="2E4335F4" w14:textId="77777777" w:rsidR="00253487" w:rsidRPr="00253487" w:rsidRDefault="00253487" w:rsidP="000F73DB">
            <w:pPr>
              <w:jc w:val="center"/>
            </w:pPr>
            <w:r w:rsidRPr="00253487">
              <w:t>715</w:t>
            </w:r>
          </w:p>
        </w:tc>
        <w:tc>
          <w:tcPr>
            <w:tcW w:w="2750" w:type="dxa"/>
            <w:shd w:val="clear" w:color="auto" w:fill="auto"/>
          </w:tcPr>
          <w:p w14:paraId="6379A3FC" w14:textId="77777777" w:rsidR="00253487" w:rsidRPr="00253487" w:rsidRDefault="00253487" w:rsidP="00253487">
            <w:r w:rsidRPr="00253487">
              <w:t>ClearingBusinessDate</w:t>
            </w:r>
          </w:p>
        </w:tc>
        <w:tc>
          <w:tcPr>
            <w:tcW w:w="811" w:type="dxa"/>
            <w:shd w:val="clear" w:color="auto" w:fill="auto"/>
          </w:tcPr>
          <w:p w14:paraId="4C94EC4A" w14:textId="77777777" w:rsidR="00253487" w:rsidRPr="00253487" w:rsidRDefault="00253487" w:rsidP="000F73DB">
            <w:pPr>
              <w:jc w:val="center"/>
            </w:pPr>
            <w:r w:rsidRPr="00253487">
              <w:t>N</w:t>
            </w:r>
          </w:p>
        </w:tc>
        <w:tc>
          <w:tcPr>
            <w:tcW w:w="4859" w:type="dxa"/>
            <w:shd w:val="clear" w:color="auto" w:fill="auto"/>
          </w:tcPr>
          <w:p w14:paraId="0839A263" w14:textId="77777777" w:rsidR="00253487" w:rsidRPr="00253487" w:rsidRDefault="00253487" w:rsidP="00253487">
            <w:r w:rsidRPr="00253487">
              <w:t>Indicates Clearing Business Date for which transaction will be settled.</w:t>
            </w:r>
          </w:p>
        </w:tc>
      </w:tr>
      <w:tr w:rsidR="00253487" w:rsidRPr="00253487" w14:paraId="24B8A100" w14:textId="77777777" w:rsidTr="000F73DB">
        <w:tc>
          <w:tcPr>
            <w:tcW w:w="652" w:type="dxa"/>
            <w:shd w:val="clear" w:color="auto" w:fill="auto"/>
          </w:tcPr>
          <w:p w14:paraId="68B3AA37" w14:textId="77777777" w:rsidR="00253487" w:rsidRPr="00253487" w:rsidRDefault="00253487" w:rsidP="000F73DB">
            <w:pPr>
              <w:jc w:val="center"/>
            </w:pPr>
            <w:r w:rsidRPr="00253487">
              <w:t>828</w:t>
            </w:r>
          </w:p>
        </w:tc>
        <w:tc>
          <w:tcPr>
            <w:tcW w:w="2750" w:type="dxa"/>
            <w:shd w:val="clear" w:color="auto" w:fill="auto"/>
          </w:tcPr>
          <w:p w14:paraId="4F95E73B" w14:textId="77777777" w:rsidR="00253487" w:rsidRPr="00253487" w:rsidRDefault="00253487" w:rsidP="00253487">
            <w:r w:rsidRPr="00253487">
              <w:t>TrdType</w:t>
            </w:r>
          </w:p>
        </w:tc>
        <w:tc>
          <w:tcPr>
            <w:tcW w:w="811" w:type="dxa"/>
            <w:shd w:val="clear" w:color="auto" w:fill="auto"/>
          </w:tcPr>
          <w:p w14:paraId="44D4A7D0" w14:textId="77777777" w:rsidR="00253487" w:rsidRPr="00253487" w:rsidRDefault="00253487" w:rsidP="000F73DB">
            <w:pPr>
              <w:jc w:val="center"/>
            </w:pPr>
            <w:r w:rsidRPr="00253487">
              <w:t>N</w:t>
            </w:r>
          </w:p>
        </w:tc>
        <w:tc>
          <w:tcPr>
            <w:tcW w:w="4859" w:type="dxa"/>
            <w:shd w:val="clear" w:color="auto" w:fill="auto"/>
          </w:tcPr>
          <w:p w14:paraId="2D36A730" w14:textId="77777777" w:rsidR="00253487" w:rsidRPr="00253487" w:rsidRDefault="00253487" w:rsidP="00253487">
            <w:r w:rsidRPr="00253487">
              <w:t>Indicates Trade Type of Allocation.</w:t>
            </w:r>
          </w:p>
        </w:tc>
      </w:tr>
      <w:tr w:rsidR="00253487" w:rsidRPr="00253487" w14:paraId="1C089F4F" w14:textId="77777777" w:rsidTr="000F73DB">
        <w:tc>
          <w:tcPr>
            <w:tcW w:w="652" w:type="dxa"/>
            <w:shd w:val="clear" w:color="auto" w:fill="auto"/>
          </w:tcPr>
          <w:p w14:paraId="5A053831" w14:textId="77777777" w:rsidR="00253487" w:rsidRPr="00253487" w:rsidRDefault="00253487" w:rsidP="000F73DB">
            <w:pPr>
              <w:jc w:val="center"/>
            </w:pPr>
            <w:r w:rsidRPr="00253487">
              <w:t>829</w:t>
            </w:r>
          </w:p>
        </w:tc>
        <w:tc>
          <w:tcPr>
            <w:tcW w:w="2750" w:type="dxa"/>
            <w:shd w:val="clear" w:color="auto" w:fill="auto"/>
          </w:tcPr>
          <w:p w14:paraId="15499CAD" w14:textId="77777777" w:rsidR="00253487" w:rsidRPr="00253487" w:rsidRDefault="00253487" w:rsidP="00253487">
            <w:r w:rsidRPr="00253487">
              <w:t>TrdSubType</w:t>
            </w:r>
          </w:p>
        </w:tc>
        <w:tc>
          <w:tcPr>
            <w:tcW w:w="811" w:type="dxa"/>
            <w:shd w:val="clear" w:color="auto" w:fill="auto"/>
          </w:tcPr>
          <w:p w14:paraId="440C4967" w14:textId="77777777" w:rsidR="00253487" w:rsidRPr="00253487" w:rsidRDefault="00253487" w:rsidP="000F73DB">
            <w:pPr>
              <w:jc w:val="center"/>
            </w:pPr>
            <w:r w:rsidRPr="00253487">
              <w:t>N</w:t>
            </w:r>
          </w:p>
        </w:tc>
        <w:tc>
          <w:tcPr>
            <w:tcW w:w="4859" w:type="dxa"/>
            <w:shd w:val="clear" w:color="auto" w:fill="auto"/>
          </w:tcPr>
          <w:p w14:paraId="2668C2DF" w14:textId="77777777" w:rsidR="00253487" w:rsidRPr="00253487" w:rsidRDefault="00253487" w:rsidP="00253487">
            <w:r w:rsidRPr="00253487">
              <w:t>Indicates TradeSubType of Allocation. Necessary for defining groups.</w:t>
            </w:r>
          </w:p>
        </w:tc>
      </w:tr>
      <w:tr w:rsidR="00253487" w:rsidRPr="00253487" w14:paraId="3F9CB537" w14:textId="77777777" w:rsidTr="000F73DB">
        <w:tc>
          <w:tcPr>
            <w:tcW w:w="652" w:type="dxa"/>
            <w:shd w:val="clear" w:color="auto" w:fill="auto"/>
          </w:tcPr>
          <w:p w14:paraId="11D45951" w14:textId="77777777" w:rsidR="00253487" w:rsidRPr="00253487" w:rsidRDefault="00253487" w:rsidP="000F73DB">
            <w:pPr>
              <w:jc w:val="center"/>
            </w:pPr>
            <w:r w:rsidRPr="00253487">
              <w:t>582</w:t>
            </w:r>
          </w:p>
        </w:tc>
        <w:tc>
          <w:tcPr>
            <w:tcW w:w="2750" w:type="dxa"/>
            <w:shd w:val="clear" w:color="auto" w:fill="auto"/>
          </w:tcPr>
          <w:p w14:paraId="1A733412" w14:textId="77777777" w:rsidR="00253487" w:rsidRPr="00253487" w:rsidRDefault="00253487" w:rsidP="00253487">
            <w:r w:rsidRPr="00253487">
              <w:t>CustOrderCapacity</w:t>
            </w:r>
          </w:p>
        </w:tc>
        <w:tc>
          <w:tcPr>
            <w:tcW w:w="811" w:type="dxa"/>
            <w:shd w:val="clear" w:color="auto" w:fill="auto"/>
          </w:tcPr>
          <w:p w14:paraId="50A1607E" w14:textId="77777777" w:rsidR="00253487" w:rsidRPr="00253487" w:rsidRDefault="00253487" w:rsidP="000F73DB">
            <w:pPr>
              <w:jc w:val="center"/>
            </w:pPr>
            <w:r w:rsidRPr="00253487">
              <w:t>N</w:t>
            </w:r>
          </w:p>
        </w:tc>
        <w:tc>
          <w:tcPr>
            <w:tcW w:w="4859" w:type="dxa"/>
            <w:shd w:val="clear" w:color="auto" w:fill="auto"/>
          </w:tcPr>
          <w:p w14:paraId="59FFA653" w14:textId="77777777" w:rsidR="00253487" w:rsidRPr="00253487" w:rsidRDefault="00253487" w:rsidP="00253487">
            <w:r w:rsidRPr="00253487">
              <w:t>Indicates CTI of original trade marked for allocation.</w:t>
            </w:r>
          </w:p>
        </w:tc>
      </w:tr>
      <w:tr w:rsidR="00253487" w:rsidRPr="00253487" w14:paraId="47A78A8E" w14:textId="77777777" w:rsidTr="000F73DB">
        <w:tc>
          <w:tcPr>
            <w:tcW w:w="652" w:type="dxa"/>
            <w:shd w:val="clear" w:color="auto" w:fill="auto"/>
          </w:tcPr>
          <w:p w14:paraId="79E0CA81" w14:textId="77777777" w:rsidR="00253487" w:rsidRPr="00253487" w:rsidRDefault="00253487" w:rsidP="000F73DB">
            <w:pPr>
              <w:jc w:val="center"/>
            </w:pPr>
            <w:r w:rsidRPr="00253487">
              <w:t>578</w:t>
            </w:r>
          </w:p>
        </w:tc>
        <w:tc>
          <w:tcPr>
            <w:tcW w:w="2750" w:type="dxa"/>
            <w:shd w:val="clear" w:color="auto" w:fill="auto"/>
          </w:tcPr>
          <w:p w14:paraId="3FC5BAAA" w14:textId="77777777" w:rsidR="00253487" w:rsidRPr="00253487" w:rsidRDefault="00253487" w:rsidP="00253487">
            <w:r w:rsidRPr="00253487">
              <w:t>TradeInputSource</w:t>
            </w:r>
          </w:p>
        </w:tc>
        <w:tc>
          <w:tcPr>
            <w:tcW w:w="811" w:type="dxa"/>
            <w:shd w:val="clear" w:color="auto" w:fill="auto"/>
          </w:tcPr>
          <w:p w14:paraId="1F96D2B8" w14:textId="77777777" w:rsidR="00253487" w:rsidRPr="00253487" w:rsidRDefault="00253487" w:rsidP="000F73DB">
            <w:pPr>
              <w:jc w:val="center"/>
            </w:pPr>
            <w:r w:rsidRPr="00253487">
              <w:t>N</w:t>
            </w:r>
          </w:p>
        </w:tc>
        <w:tc>
          <w:tcPr>
            <w:tcW w:w="4859" w:type="dxa"/>
            <w:shd w:val="clear" w:color="auto" w:fill="auto"/>
          </w:tcPr>
          <w:p w14:paraId="781E90D7" w14:textId="77777777" w:rsidR="00253487" w:rsidRPr="00253487" w:rsidRDefault="00253487" w:rsidP="00253487">
            <w:r w:rsidRPr="00253487">
              <w:t>Indicates input source of original trade marked for allocation.</w:t>
            </w:r>
          </w:p>
        </w:tc>
      </w:tr>
      <w:tr w:rsidR="00253487" w:rsidRPr="00253487" w14:paraId="749B64BB" w14:textId="77777777" w:rsidTr="000F73DB">
        <w:tc>
          <w:tcPr>
            <w:tcW w:w="652" w:type="dxa"/>
            <w:shd w:val="clear" w:color="auto" w:fill="auto"/>
          </w:tcPr>
          <w:p w14:paraId="017B4C92" w14:textId="77777777" w:rsidR="00253487" w:rsidRPr="00253487" w:rsidRDefault="00253487" w:rsidP="000F73DB">
            <w:pPr>
              <w:jc w:val="center"/>
            </w:pPr>
            <w:r w:rsidRPr="00253487">
              <w:t>442</w:t>
            </w:r>
          </w:p>
        </w:tc>
        <w:tc>
          <w:tcPr>
            <w:tcW w:w="2750" w:type="dxa"/>
            <w:shd w:val="clear" w:color="auto" w:fill="auto"/>
          </w:tcPr>
          <w:p w14:paraId="72352E7D" w14:textId="77777777" w:rsidR="00253487" w:rsidRPr="00253487" w:rsidRDefault="00253487" w:rsidP="00253487">
            <w:r w:rsidRPr="00253487">
              <w:t>MultiLegReportingType</w:t>
            </w:r>
          </w:p>
        </w:tc>
        <w:tc>
          <w:tcPr>
            <w:tcW w:w="811" w:type="dxa"/>
            <w:shd w:val="clear" w:color="auto" w:fill="auto"/>
          </w:tcPr>
          <w:p w14:paraId="7D456D1D" w14:textId="77777777" w:rsidR="00253487" w:rsidRPr="00253487" w:rsidRDefault="00253487" w:rsidP="000F73DB">
            <w:pPr>
              <w:jc w:val="center"/>
            </w:pPr>
            <w:r w:rsidRPr="00253487">
              <w:t>N</w:t>
            </w:r>
          </w:p>
        </w:tc>
        <w:tc>
          <w:tcPr>
            <w:tcW w:w="4859" w:type="dxa"/>
            <w:shd w:val="clear" w:color="auto" w:fill="auto"/>
          </w:tcPr>
          <w:p w14:paraId="6B77F914" w14:textId="77777777" w:rsidR="00253487" w:rsidRPr="00253487" w:rsidRDefault="00253487" w:rsidP="00253487">
            <w:r w:rsidRPr="00253487">
              <w:t>Indicates MultiLegReportType of original trade marked for allocation.</w:t>
            </w:r>
          </w:p>
        </w:tc>
      </w:tr>
      <w:tr w:rsidR="00253487" w:rsidRPr="00253487" w14:paraId="42692D51" w14:textId="77777777" w:rsidTr="000F73DB">
        <w:tc>
          <w:tcPr>
            <w:tcW w:w="652" w:type="dxa"/>
            <w:shd w:val="clear" w:color="auto" w:fill="auto"/>
          </w:tcPr>
          <w:p w14:paraId="08744C81" w14:textId="77777777" w:rsidR="00253487" w:rsidRPr="00253487" w:rsidRDefault="00253487" w:rsidP="000F73DB">
            <w:pPr>
              <w:jc w:val="center"/>
            </w:pPr>
            <w:r w:rsidRPr="00253487">
              <w:t>1011</w:t>
            </w:r>
          </w:p>
        </w:tc>
        <w:tc>
          <w:tcPr>
            <w:tcW w:w="2750" w:type="dxa"/>
            <w:shd w:val="clear" w:color="auto" w:fill="auto"/>
          </w:tcPr>
          <w:p w14:paraId="70A799FF" w14:textId="77777777" w:rsidR="00253487" w:rsidRPr="00253487" w:rsidRDefault="00253487" w:rsidP="00253487">
            <w:r w:rsidRPr="00253487">
              <w:t>MessageEventSource</w:t>
            </w:r>
          </w:p>
        </w:tc>
        <w:tc>
          <w:tcPr>
            <w:tcW w:w="811" w:type="dxa"/>
            <w:shd w:val="clear" w:color="auto" w:fill="auto"/>
          </w:tcPr>
          <w:p w14:paraId="68CBC11F" w14:textId="77777777" w:rsidR="00253487" w:rsidRPr="00253487" w:rsidRDefault="00253487" w:rsidP="000F73DB">
            <w:pPr>
              <w:jc w:val="center"/>
            </w:pPr>
            <w:r w:rsidRPr="00253487">
              <w:t>N</w:t>
            </w:r>
          </w:p>
        </w:tc>
        <w:tc>
          <w:tcPr>
            <w:tcW w:w="4859" w:type="dxa"/>
            <w:shd w:val="clear" w:color="auto" w:fill="auto"/>
          </w:tcPr>
          <w:p w14:paraId="6BBCBB45" w14:textId="77777777" w:rsidR="00253487" w:rsidRPr="00253487" w:rsidRDefault="00253487" w:rsidP="00253487">
            <w:r w:rsidRPr="00253487">
              <w:t>Used to identify the event or source which gave rise to a message.</w:t>
            </w:r>
          </w:p>
        </w:tc>
      </w:tr>
      <w:tr w:rsidR="00253487" w:rsidRPr="00253487" w14:paraId="508F55C7" w14:textId="77777777" w:rsidTr="000F73DB">
        <w:tc>
          <w:tcPr>
            <w:tcW w:w="652" w:type="dxa"/>
            <w:tcBorders>
              <w:bottom w:val="single" w:sz="6" w:space="0" w:color="000000"/>
            </w:tcBorders>
            <w:shd w:val="clear" w:color="auto" w:fill="auto"/>
          </w:tcPr>
          <w:p w14:paraId="57FC61F4" w14:textId="77777777" w:rsidR="00253487" w:rsidRPr="00253487" w:rsidRDefault="00253487" w:rsidP="000F73DB">
            <w:pPr>
              <w:jc w:val="center"/>
            </w:pPr>
            <w:r w:rsidRPr="00253487">
              <w:t>991</w:t>
            </w:r>
          </w:p>
        </w:tc>
        <w:tc>
          <w:tcPr>
            <w:tcW w:w="2750" w:type="dxa"/>
            <w:tcBorders>
              <w:bottom w:val="single" w:sz="6" w:space="0" w:color="000000"/>
            </w:tcBorders>
            <w:shd w:val="clear" w:color="auto" w:fill="auto"/>
          </w:tcPr>
          <w:p w14:paraId="0846AC34" w14:textId="77777777" w:rsidR="00253487" w:rsidRPr="00253487" w:rsidRDefault="00253487" w:rsidP="00253487">
            <w:r w:rsidRPr="00253487">
              <w:t>RndPx</w:t>
            </w:r>
          </w:p>
        </w:tc>
        <w:tc>
          <w:tcPr>
            <w:tcW w:w="811" w:type="dxa"/>
            <w:tcBorders>
              <w:bottom w:val="single" w:sz="6" w:space="0" w:color="000000"/>
            </w:tcBorders>
            <w:shd w:val="clear" w:color="auto" w:fill="auto"/>
          </w:tcPr>
          <w:p w14:paraId="1A490336"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E0CEA8E" w14:textId="77777777" w:rsidR="00253487" w:rsidRPr="00253487" w:rsidRDefault="00253487" w:rsidP="00253487">
            <w:r w:rsidRPr="00253487">
              <w:t>Specifies the rounded price to quoted precision.</w:t>
            </w:r>
          </w:p>
        </w:tc>
      </w:tr>
      <w:tr w:rsidR="00253487" w:rsidRPr="00253487" w14:paraId="4212BDDB" w14:textId="77777777" w:rsidTr="000F73DB">
        <w:tc>
          <w:tcPr>
            <w:tcW w:w="3402" w:type="dxa"/>
            <w:gridSpan w:val="2"/>
            <w:tcBorders>
              <w:top w:val="single" w:sz="6" w:space="0" w:color="000000"/>
              <w:bottom w:val="single" w:sz="6" w:space="0" w:color="000000"/>
            </w:tcBorders>
            <w:shd w:val="clear" w:color="auto" w:fill="E6E6E6"/>
          </w:tcPr>
          <w:p w14:paraId="25DA8770" w14:textId="77777777" w:rsidR="00253487" w:rsidRPr="00253487" w:rsidRDefault="00253487" w:rsidP="000F73DB">
            <w:pPr>
              <w:jc w:val="left"/>
            </w:pPr>
            <w:r w:rsidRPr="00253487">
              <w:t>component block  &lt;RateSource&gt;</w:t>
            </w:r>
          </w:p>
        </w:tc>
        <w:tc>
          <w:tcPr>
            <w:tcW w:w="811" w:type="dxa"/>
            <w:tcBorders>
              <w:top w:val="single" w:sz="6" w:space="0" w:color="000000"/>
              <w:bottom w:val="single" w:sz="6" w:space="0" w:color="000000"/>
            </w:tcBorders>
            <w:shd w:val="clear" w:color="auto" w:fill="E6E6E6"/>
          </w:tcPr>
          <w:p w14:paraId="4B8AACD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21606E2" w14:textId="77777777" w:rsidR="00253487" w:rsidRPr="00253487" w:rsidRDefault="00253487" w:rsidP="00253487"/>
        </w:tc>
      </w:tr>
      <w:tr w:rsidR="00253487" w:rsidRPr="00253487" w14:paraId="20C3E91E" w14:textId="77777777" w:rsidTr="000F73DB">
        <w:tc>
          <w:tcPr>
            <w:tcW w:w="3402" w:type="dxa"/>
            <w:gridSpan w:val="2"/>
            <w:tcBorders>
              <w:top w:val="single" w:sz="6" w:space="0" w:color="000000"/>
              <w:bottom w:val="double" w:sz="6" w:space="0" w:color="000000"/>
            </w:tcBorders>
            <w:shd w:val="clear" w:color="auto" w:fill="E6E6E6"/>
          </w:tcPr>
          <w:p w14:paraId="640A4569"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7915B897"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515764D4" w14:textId="77777777" w:rsidR="00253487" w:rsidRPr="00253487" w:rsidRDefault="00253487" w:rsidP="00253487"/>
        </w:tc>
      </w:tr>
    </w:tbl>
    <w:bookmarkEnd w:id="104"/>
    <w:p w14:paraId="16D2DE0C" w14:textId="77777777" w:rsidR="009E3F16" w:rsidRDefault="009E3F16" w:rsidP="00253487">
      <w:r>
        <w:t>Note:  Req’d = “Y*” indicates that the field is not required for AllocTransType=Cancel</w:t>
      </w:r>
    </w:p>
    <w:p w14:paraId="329D240A" w14:textId="77777777" w:rsidR="009E3F16" w:rsidRDefault="009E3F16">
      <w:r>
        <w:t xml:space="preserve">Note:  Req’d = “Y**” indicates that the field is not required for AllocTransType=Cancel, nor is it required for AllocType=" Ready-To-Book " </w:t>
      </w:r>
      <w:r>
        <w:rPr>
          <w:snapToGrid w:val="0"/>
        </w:rPr>
        <w:t>or AllocType="Warehouse instruction</w:t>
      </w:r>
      <w:r>
        <w:t>.</w:t>
      </w:r>
    </w:p>
    <w:p w14:paraId="517C5784"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108A3EB" w14:textId="77777777">
        <w:tc>
          <w:tcPr>
            <w:tcW w:w="9576" w:type="dxa"/>
            <w:tcBorders>
              <w:bottom w:val="nil"/>
            </w:tcBorders>
            <w:shd w:val="pct25" w:color="auto" w:fill="FFFFFF"/>
          </w:tcPr>
          <w:p w14:paraId="2A365286" w14:textId="77777777" w:rsidR="009E3F16" w:rsidRDefault="009E3F16">
            <w:pPr>
              <w:pStyle w:val="Heading5"/>
            </w:pPr>
            <w:r>
              <w:rPr>
                <w:rFonts w:ascii="Times New Roman" w:hAnsi="Times New Roman"/>
                <w:sz w:val="24"/>
              </w:rPr>
              <w:t xml:space="preserve">FIXML Definition for this message – see </w:t>
            </w:r>
            <w:hyperlink r:id="rId27"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7225A1E6" w14:textId="77777777">
        <w:tc>
          <w:tcPr>
            <w:tcW w:w="9576" w:type="dxa"/>
            <w:shd w:val="pct12" w:color="auto" w:fill="FFFFFF"/>
          </w:tcPr>
          <w:p w14:paraId="43851B8E" w14:textId="77777777" w:rsidR="009E3F16" w:rsidRDefault="009E3F16">
            <w:r>
              <w:t>Refer to FIXML element AllocInstrctn</w:t>
            </w:r>
          </w:p>
          <w:p w14:paraId="647EDE5E"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28C0E805"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p w14:paraId="0B91DE36" w14:textId="77777777" w:rsidR="009E3F16" w:rsidRDefault="009E3F16">
      <w:pPr>
        <w:pStyle w:val="Heading2"/>
      </w:pPr>
      <w:r>
        <w:br w:type="page"/>
      </w:r>
      <w:bookmarkStart w:id="105" w:name="_Toc285271216"/>
      <w:bookmarkStart w:id="106" w:name="_Toc285272041"/>
      <w:bookmarkStart w:id="107" w:name="_Toc285272813"/>
      <w:bookmarkStart w:id="108" w:name="_Toc285273051"/>
      <w:bookmarkStart w:id="109" w:name="_Toc285273899"/>
      <w:bookmarkStart w:id="110" w:name="_Toc285274346"/>
      <w:bookmarkStart w:id="111" w:name="_Toc298808653"/>
      <w:bookmarkStart w:id="112" w:name="_Toc298834603"/>
      <w:bookmarkStart w:id="113" w:name="_Toc331494232"/>
      <w:bookmarkStart w:id="114" w:name="_Toc331495063"/>
      <w:bookmarkStart w:id="115" w:name="_Toc374253597"/>
      <w:bookmarkStart w:id="116" w:name="_Toc374437172"/>
      <w:bookmarkStart w:id="117" w:name="_Toc513372772"/>
      <w:bookmarkStart w:id="118" w:name="_Toc227925019"/>
      <w:r>
        <w:lastRenderedPageBreak/>
        <w:t xml:space="preserve">Allocation </w:t>
      </w:r>
      <w:bookmarkEnd w:id="105"/>
      <w:bookmarkEnd w:id="106"/>
      <w:bookmarkEnd w:id="107"/>
      <w:bookmarkEnd w:id="108"/>
      <w:bookmarkEnd w:id="109"/>
      <w:bookmarkEnd w:id="110"/>
      <w:bookmarkEnd w:id="111"/>
      <w:bookmarkEnd w:id="112"/>
      <w:r>
        <w:t>Instruction Ack</w:t>
      </w:r>
      <w:bookmarkEnd w:id="113"/>
      <w:bookmarkEnd w:id="114"/>
      <w:bookmarkEnd w:id="115"/>
      <w:bookmarkEnd w:id="116"/>
      <w:bookmarkEnd w:id="117"/>
      <w:bookmarkEnd w:id="118"/>
    </w:p>
    <w:p w14:paraId="760681A6" w14:textId="77777777" w:rsidR="009E3F16" w:rsidRDefault="009E3F16">
      <w:pPr>
        <w:pStyle w:val="NormalIndent"/>
      </w:pPr>
      <w:r>
        <w:t>In versions of FIX prior to version 4.4, this message was known as the Allocation ACK message.</w:t>
      </w:r>
    </w:p>
    <w:p w14:paraId="72A8BACF" w14:textId="77777777" w:rsidR="009E3F16" w:rsidRDefault="009E3F16">
      <w:pPr>
        <w:pStyle w:val="NormalIndent"/>
      </w:pPr>
      <w:r>
        <w:t>The Allocation Instruction Ack message is used to acknowledge the receipt of and provide status for an Allocation Instruction message.</w:t>
      </w:r>
    </w:p>
    <w:p w14:paraId="4E137AA1" w14:textId="77777777" w:rsidR="009E3F16" w:rsidRDefault="009E3F16">
      <w:pPr>
        <w:pStyle w:val="NormalIndent"/>
      </w:pPr>
      <w:r>
        <w:t>The status is indicated by the AllocStatus field as follows: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6318"/>
      </w:tblGrid>
      <w:tr w:rsidR="009E3F16" w14:paraId="448AC4A4" w14:textId="77777777">
        <w:tc>
          <w:tcPr>
            <w:tcW w:w="2790" w:type="dxa"/>
          </w:tcPr>
          <w:p w14:paraId="5C544DD3" w14:textId="77777777" w:rsidR="009E3F16" w:rsidRDefault="009E3F16">
            <w:pPr>
              <w:pStyle w:val="NormalIndent"/>
              <w:ind w:left="0"/>
              <w:jc w:val="center"/>
              <w:rPr>
                <w:b/>
              </w:rPr>
            </w:pPr>
            <w:r>
              <w:rPr>
                <w:b/>
              </w:rPr>
              <w:t>AllocStatus value</w:t>
            </w:r>
          </w:p>
        </w:tc>
        <w:tc>
          <w:tcPr>
            <w:tcW w:w="6318" w:type="dxa"/>
          </w:tcPr>
          <w:p w14:paraId="293A819A" w14:textId="77777777" w:rsidR="009E3F16" w:rsidRDefault="009E3F16">
            <w:pPr>
              <w:pStyle w:val="NormalIndent"/>
              <w:ind w:left="0"/>
              <w:jc w:val="center"/>
              <w:rPr>
                <w:b/>
              </w:rPr>
            </w:pPr>
            <w:r>
              <w:rPr>
                <w:b/>
              </w:rPr>
              <w:t>Description</w:t>
            </w:r>
          </w:p>
        </w:tc>
      </w:tr>
      <w:tr w:rsidR="009E3F16" w14:paraId="1C8988E7" w14:textId="77777777">
        <w:tc>
          <w:tcPr>
            <w:tcW w:w="2790" w:type="dxa"/>
          </w:tcPr>
          <w:p w14:paraId="1AA69D4C" w14:textId="77777777" w:rsidR="009E3F16" w:rsidRDefault="009E3F16">
            <w:pPr>
              <w:pStyle w:val="NormalIndent"/>
              <w:ind w:left="0"/>
            </w:pPr>
            <w:r>
              <w:t>3 = received, not yet processed</w:t>
            </w:r>
          </w:p>
        </w:tc>
        <w:tc>
          <w:tcPr>
            <w:tcW w:w="6318" w:type="dxa"/>
          </w:tcPr>
          <w:p w14:paraId="04ED3EA9" w14:textId="77777777" w:rsidR="009E3F16" w:rsidRDefault="009E3F16">
            <w:pPr>
              <w:pStyle w:val="NormalIndent"/>
              <w:ind w:left="0"/>
            </w:pPr>
            <w:r>
              <w:t xml:space="preserve">Used to acknowledge receipt of an Allocation Instruction message. This should always be followed by a second Allocation Instruction Ack of status 0, 1 or 2 as follows </w:t>
            </w:r>
            <w:r>
              <w:rPr>
                <w:b/>
              </w:rPr>
              <w:t xml:space="preserve">or </w:t>
            </w:r>
            <w:r>
              <w:t>an Allocation Report message.</w:t>
            </w:r>
          </w:p>
        </w:tc>
      </w:tr>
      <w:tr w:rsidR="009E3F16" w14:paraId="3BEB9936" w14:textId="77777777">
        <w:tc>
          <w:tcPr>
            <w:tcW w:w="2790" w:type="dxa"/>
          </w:tcPr>
          <w:p w14:paraId="6355BF89" w14:textId="77777777" w:rsidR="009E3F16" w:rsidRDefault="009E3F16">
            <w:pPr>
              <w:pStyle w:val="NormalIndent"/>
              <w:ind w:left="0"/>
            </w:pPr>
            <w:r>
              <w:t>0 = accepted</w:t>
            </w:r>
          </w:p>
        </w:tc>
        <w:tc>
          <w:tcPr>
            <w:tcW w:w="6318" w:type="dxa"/>
          </w:tcPr>
          <w:p w14:paraId="6BA1DEC2" w14:textId="77777777" w:rsidR="009E3F16" w:rsidRDefault="009E3F16">
            <w:pPr>
              <w:pStyle w:val="NormalIndent"/>
              <w:ind w:left="0"/>
            </w:pPr>
            <w:r>
              <w:t>The Allocation Instruction has been validated and processed successfully.</w:t>
            </w:r>
          </w:p>
        </w:tc>
      </w:tr>
      <w:tr w:rsidR="009E3F16" w14:paraId="0E8C9BBB" w14:textId="77777777">
        <w:tc>
          <w:tcPr>
            <w:tcW w:w="2790" w:type="dxa"/>
          </w:tcPr>
          <w:p w14:paraId="58617346" w14:textId="77777777" w:rsidR="009E3F16" w:rsidRDefault="009E3F16">
            <w:pPr>
              <w:pStyle w:val="NormalIndent"/>
              <w:ind w:left="0"/>
            </w:pPr>
            <w:r>
              <w:t>1 = block level reject</w:t>
            </w:r>
          </w:p>
        </w:tc>
        <w:tc>
          <w:tcPr>
            <w:tcW w:w="6318" w:type="dxa"/>
          </w:tcPr>
          <w:p w14:paraId="2D902949" w14:textId="77777777" w:rsidR="009E3F16" w:rsidRDefault="009E3F16">
            <w:pPr>
              <w:pStyle w:val="NormalIndent"/>
              <w:ind w:left="0"/>
            </w:pPr>
            <w:r>
              <w:t>The entire Allocation Instruction has been rejected. The AllocRejCode (88) field must be populated when performing a block level reject; this gives the reason for rejecting the Allocation Instruction.</w:t>
            </w:r>
          </w:p>
        </w:tc>
      </w:tr>
      <w:tr w:rsidR="009E3F16" w14:paraId="00A67347" w14:textId="77777777">
        <w:tc>
          <w:tcPr>
            <w:tcW w:w="2790" w:type="dxa"/>
          </w:tcPr>
          <w:p w14:paraId="433F0FFA" w14:textId="77777777" w:rsidR="009E3F16" w:rsidRDefault="009E3F16">
            <w:pPr>
              <w:pStyle w:val="NormalIndent"/>
              <w:ind w:left="0"/>
            </w:pPr>
            <w:r>
              <w:t>2 = account level reject</w:t>
            </w:r>
          </w:p>
        </w:tc>
        <w:tc>
          <w:tcPr>
            <w:tcW w:w="6318" w:type="dxa"/>
          </w:tcPr>
          <w:p w14:paraId="6554C8C1" w14:textId="77777777" w:rsidR="009E3F16" w:rsidRDefault="009E3F16">
            <w:pPr>
              <w:pStyle w:val="NormalIndent"/>
              <w:ind w:left="0"/>
            </w:pPr>
            <w:r>
              <w:t>The Allocation Instruction has been validated and one or more of the AllocAccount details in the NoAllocs repeating group has failed validation (e.g. account not found). In this case, it is possible (though not mandatory) to include a list of the AllocAccount details that failed validation together with reject reasons.</w:t>
            </w:r>
          </w:p>
        </w:tc>
      </w:tr>
    </w:tbl>
    <w:p w14:paraId="0CA11222" w14:textId="77777777" w:rsidR="009E3F16" w:rsidRDefault="009E3F16">
      <w:pPr>
        <w:pStyle w:val="NormalIndent"/>
      </w:pPr>
      <w:r>
        <w:t>For an Allocation Instruction Ack message with AllocStatus of 'Accepted' in response to an Allocation Instruction with AllocType of ‘Calculated, it is recommended that the MatchStatus field be used to denote whether any financial details provided in the ‘Calculated’ Allocation Instruction were matched by the Respondent. If a match takes place and succeeds, then the match status will be '0-Compared and affirmed'. If the match takes place and fails, or no match takes place, then the match status will be '1-Uncompared or unaffirmed'.</w:t>
      </w:r>
    </w:p>
    <w:p w14:paraId="1A4163B1" w14:textId="77777777" w:rsidR="009E3F16" w:rsidRDefault="009E3F16">
      <w:pPr>
        <w:pStyle w:val="NormalIndent"/>
      </w:pPr>
    </w:p>
    <w:p w14:paraId="599A4B43" w14:textId="77777777" w:rsidR="009E3F16" w:rsidRDefault="009E3F16">
      <w:pPr>
        <w:jc w:val="center"/>
        <w:outlineLvl w:val="0"/>
      </w:pPr>
      <w:r>
        <w:rPr>
          <w:b/>
          <w:sz w:val="24"/>
        </w:rPr>
        <w:t>Allocation Instruction Ack</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72BE7C8F"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0F463640" w14:textId="77777777" w:rsidR="00253487" w:rsidRPr="000F73DB" w:rsidRDefault="00253487" w:rsidP="000F73DB">
            <w:pPr>
              <w:jc w:val="center"/>
              <w:rPr>
                <w:b/>
                <w:i/>
              </w:rPr>
            </w:pPr>
            <w:bookmarkStart w:id="119" w:name="Msg_AllocationInstructionAck"/>
            <w:bookmarkStart w:id="120" w:name="_Toc513372773"/>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39BFC6F"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622FF73A"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652C6228" w14:textId="77777777" w:rsidR="00253487" w:rsidRPr="000F73DB" w:rsidRDefault="00253487" w:rsidP="000F73DB">
            <w:pPr>
              <w:jc w:val="center"/>
              <w:rPr>
                <w:b/>
                <w:i/>
              </w:rPr>
            </w:pPr>
            <w:r w:rsidRPr="000F73DB">
              <w:rPr>
                <w:b/>
                <w:i/>
              </w:rPr>
              <w:t>Comments</w:t>
            </w:r>
          </w:p>
        </w:tc>
      </w:tr>
      <w:tr w:rsidR="00253487" w:rsidRPr="00253487" w14:paraId="33332539" w14:textId="77777777" w:rsidTr="000F73DB">
        <w:tc>
          <w:tcPr>
            <w:tcW w:w="3402" w:type="dxa"/>
            <w:gridSpan w:val="2"/>
            <w:tcBorders>
              <w:top w:val="single" w:sz="6" w:space="0" w:color="000000"/>
              <w:bottom w:val="single" w:sz="6" w:space="0" w:color="000000"/>
            </w:tcBorders>
            <w:shd w:val="clear" w:color="auto" w:fill="E6E6E6"/>
          </w:tcPr>
          <w:p w14:paraId="10BD6699"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4D15BDBE"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561D0AC6" w14:textId="77777777" w:rsidR="00253487" w:rsidRPr="00253487" w:rsidRDefault="00253487" w:rsidP="00253487">
            <w:r w:rsidRPr="00253487">
              <w:t>MsgType = P</w:t>
            </w:r>
          </w:p>
        </w:tc>
      </w:tr>
      <w:tr w:rsidR="00253487" w:rsidRPr="00253487" w14:paraId="443D8F91" w14:textId="77777777" w:rsidTr="000F73DB">
        <w:tc>
          <w:tcPr>
            <w:tcW w:w="652" w:type="dxa"/>
            <w:tcBorders>
              <w:top w:val="single" w:sz="6" w:space="0" w:color="000000"/>
              <w:bottom w:val="single" w:sz="6" w:space="0" w:color="000000"/>
            </w:tcBorders>
            <w:shd w:val="clear" w:color="auto" w:fill="auto"/>
          </w:tcPr>
          <w:p w14:paraId="4C27C6A3" w14:textId="77777777" w:rsidR="00253487" w:rsidRPr="00253487" w:rsidRDefault="00253487" w:rsidP="000F73DB">
            <w:pPr>
              <w:jc w:val="center"/>
            </w:pPr>
            <w:r w:rsidRPr="00253487">
              <w:t>70</w:t>
            </w:r>
          </w:p>
        </w:tc>
        <w:tc>
          <w:tcPr>
            <w:tcW w:w="2750" w:type="dxa"/>
            <w:tcBorders>
              <w:top w:val="single" w:sz="6" w:space="0" w:color="000000"/>
              <w:bottom w:val="single" w:sz="6" w:space="0" w:color="000000"/>
            </w:tcBorders>
            <w:shd w:val="clear" w:color="auto" w:fill="auto"/>
          </w:tcPr>
          <w:p w14:paraId="2CFC2745" w14:textId="77777777" w:rsidR="00253487" w:rsidRPr="00253487" w:rsidRDefault="00253487" w:rsidP="00253487">
            <w:r w:rsidRPr="00253487">
              <w:t>AllocID</w:t>
            </w:r>
          </w:p>
        </w:tc>
        <w:tc>
          <w:tcPr>
            <w:tcW w:w="811" w:type="dxa"/>
            <w:tcBorders>
              <w:top w:val="single" w:sz="6" w:space="0" w:color="000000"/>
              <w:bottom w:val="single" w:sz="6" w:space="0" w:color="000000"/>
            </w:tcBorders>
            <w:shd w:val="clear" w:color="auto" w:fill="auto"/>
          </w:tcPr>
          <w:p w14:paraId="607B438D"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auto"/>
          </w:tcPr>
          <w:p w14:paraId="73DB6EFB" w14:textId="77777777" w:rsidR="00253487" w:rsidRPr="00253487" w:rsidRDefault="00253487" w:rsidP="00253487"/>
        </w:tc>
      </w:tr>
      <w:tr w:rsidR="00253487" w:rsidRPr="00253487" w14:paraId="30BB8FB4" w14:textId="77777777" w:rsidTr="000F73DB">
        <w:tc>
          <w:tcPr>
            <w:tcW w:w="3402" w:type="dxa"/>
            <w:gridSpan w:val="2"/>
            <w:tcBorders>
              <w:top w:val="single" w:sz="6" w:space="0" w:color="000000"/>
              <w:bottom w:val="single" w:sz="6" w:space="0" w:color="000000"/>
            </w:tcBorders>
            <w:shd w:val="clear" w:color="auto" w:fill="E6E6E6"/>
          </w:tcPr>
          <w:p w14:paraId="08B9753C"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4DD3442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CEB7A31" w14:textId="77777777" w:rsidR="00253487" w:rsidRPr="00253487" w:rsidRDefault="00253487" w:rsidP="00253487">
            <w:r w:rsidRPr="00253487">
              <w:t>Insert here the set of "Parties" (firm identification) fields defined in "Common Components of Application Messages"</w:t>
            </w:r>
          </w:p>
        </w:tc>
      </w:tr>
      <w:tr w:rsidR="00253487" w:rsidRPr="00253487" w14:paraId="556957C5" w14:textId="77777777" w:rsidTr="000F73DB">
        <w:tc>
          <w:tcPr>
            <w:tcW w:w="652" w:type="dxa"/>
            <w:tcBorders>
              <w:top w:val="single" w:sz="6" w:space="0" w:color="000000"/>
            </w:tcBorders>
            <w:shd w:val="clear" w:color="auto" w:fill="auto"/>
          </w:tcPr>
          <w:p w14:paraId="2684C76E" w14:textId="77777777" w:rsidR="00253487" w:rsidRPr="00253487" w:rsidRDefault="00253487" w:rsidP="000F73DB">
            <w:pPr>
              <w:jc w:val="center"/>
            </w:pPr>
            <w:r w:rsidRPr="00253487">
              <w:t>793</w:t>
            </w:r>
          </w:p>
        </w:tc>
        <w:tc>
          <w:tcPr>
            <w:tcW w:w="2750" w:type="dxa"/>
            <w:tcBorders>
              <w:top w:val="single" w:sz="6" w:space="0" w:color="000000"/>
            </w:tcBorders>
            <w:shd w:val="clear" w:color="auto" w:fill="auto"/>
          </w:tcPr>
          <w:p w14:paraId="4EE39509" w14:textId="77777777" w:rsidR="00253487" w:rsidRPr="00253487" w:rsidRDefault="00253487" w:rsidP="00253487">
            <w:r w:rsidRPr="00253487">
              <w:t>SecondaryAllocID</w:t>
            </w:r>
          </w:p>
        </w:tc>
        <w:tc>
          <w:tcPr>
            <w:tcW w:w="811" w:type="dxa"/>
            <w:tcBorders>
              <w:top w:val="single" w:sz="6" w:space="0" w:color="000000"/>
            </w:tcBorders>
            <w:shd w:val="clear" w:color="auto" w:fill="auto"/>
          </w:tcPr>
          <w:p w14:paraId="0BD95E74"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D093600" w14:textId="77777777" w:rsidR="00253487" w:rsidRPr="00253487" w:rsidRDefault="00253487" w:rsidP="00253487">
            <w:r w:rsidRPr="00253487">
              <w:t>Optional second identifier for the allocation instruction being acknowledged (need not be unique)</w:t>
            </w:r>
          </w:p>
        </w:tc>
      </w:tr>
      <w:tr w:rsidR="00253487" w:rsidRPr="00253487" w14:paraId="642C0618" w14:textId="77777777" w:rsidTr="000F73DB">
        <w:tc>
          <w:tcPr>
            <w:tcW w:w="652" w:type="dxa"/>
            <w:shd w:val="clear" w:color="auto" w:fill="auto"/>
          </w:tcPr>
          <w:p w14:paraId="4558FC21" w14:textId="77777777" w:rsidR="00253487" w:rsidRPr="00253487" w:rsidRDefault="00253487" w:rsidP="000F73DB">
            <w:pPr>
              <w:jc w:val="center"/>
            </w:pPr>
            <w:r w:rsidRPr="00253487">
              <w:t>75</w:t>
            </w:r>
          </w:p>
        </w:tc>
        <w:tc>
          <w:tcPr>
            <w:tcW w:w="2750" w:type="dxa"/>
            <w:shd w:val="clear" w:color="auto" w:fill="auto"/>
          </w:tcPr>
          <w:p w14:paraId="01CD567C" w14:textId="77777777" w:rsidR="00253487" w:rsidRPr="00253487" w:rsidRDefault="00253487" w:rsidP="00253487">
            <w:r w:rsidRPr="00253487">
              <w:t>TradeDate</w:t>
            </w:r>
          </w:p>
        </w:tc>
        <w:tc>
          <w:tcPr>
            <w:tcW w:w="811" w:type="dxa"/>
            <w:shd w:val="clear" w:color="auto" w:fill="auto"/>
          </w:tcPr>
          <w:p w14:paraId="3D7B7404" w14:textId="77777777" w:rsidR="00253487" w:rsidRPr="00253487" w:rsidRDefault="00253487" w:rsidP="000F73DB">
            <w:pPr>
              <w:jc w:val="center"/>
            </w:pPr>
            <w:r w:rsidRPr="00253487">
              <w:t>N</w:t>
            </w:r>
          </w:p>
        </w:tc>
        <w:tc>
          <w:tcPr>
            <w:tcW w:w="4859" w:type="dxa"/>
            <w:shd w:val="clear" w:color="auto" w:fill="auto"/>
          </w:tcPr>
          <w:p w14:paraId="441E944C" w14:textId="77777777" w:rsidR="00253487" w:rsidRPr="00253487" w:rsidRDefault="00253487" w:rsidP="00253487"/>
        </w:tc>
      </w:tr>
      <w:tr w:rsidR="00253487" w:rsidRPr="00253487" w14:paraId="23180BAD" w14:textId="77777777" w:rsidTr="000F73DB">
        <w:tc>
          <w:tcPr>
            <w:tcW w:w="652" w:type="dxa"/>
            <w:shd w:val="clear" w:color="auto" w:fill="auto"/>
          </w:tcPr>
          <w:p w14:paraId="07F2A26F" w14:textId="77777777" w:rsidR="00253487" w:rsidRPr="00253487" w:rsidRDefault="00253487" w:rsidP="000F73DB">
            <w:pPr>
              <w:jc w:val="center"/>
            </w:pPr>
            <w:r w:rsidRPr="00253487">
              <w:t>60</w:t>
            </w:r>
          </w:p>
        </w:tc>
        <w:tc>
          <w:tcPr>
            <w:tcW w:w="2750" w:type="dxa"/>
            <w:shd w:val="clear" w:color="auto" w:fill="auto"/>
          </w:tcPr>
          <w:p w14:paraId="024E3C64" w14:textId="77777777" w:rsidR="00253487" w:rsidRPr="00253487" w:rsidRDefault="00253487" w:rsidP="00253487">
            <w:r w:rsidRPr="00253487">
              <w:t>TransactTime</w:t>
            </w:r>
          </w:p>
        </w:tc>
        <w:tc>
          <w:tcPr>
            <w:tcW w:w="811" w:type="dxa"/>
            <w:shd w:val="clear" w:color="auto" w:fill="auto"/>
          </w:tcPr>
          <w:p w14:paraId="0E6F876C" w14:textId="77777777" w:rsidR="00253487" w:rsidRPr="00253487" w:rsidRDefault="00253487" w:rsidP="000F73DB">
            <w:pPr>
              <w:jc w:val="center"/>
            </w:pPr>
            <w:r w:rsidRPr="00253487">
              <w:t>N</w:t>
            </w:r>
          </w:p>
        </w:tc>
        <w:tc>
          <w:tcPr>
            <w:tcW w:w="4859" w:type="dxa"/>
            <w:shd w:val="clear" w:color="auto" w:fill="auto"/>
          </w:tcPr>
          <w:p w14:paraId="67AAEB76" w14:textId="77777777" w:rsidR="00253487" w:rsidRPr="00253487" w:rsidRDefault="00253487" w:rsidP="00253487">
            <w:r w:rsidRPr="00253487">
              <w:t>Date/Time Allocation Instruction Ack generated</w:t>
            </w:r>
          </w:p>
        </w:tc>
      </w:tr>
      <w:tr w:rsidR="00253487" w:rsidRPr="00253487" w14:paraId="08B0408F" w14:textId="77777777" w:rsidTr="000F73DB">
        <w:tc>
          <w:tcPr>
            <w:tcW w:w="652" w:type="dxa"/>
            <w:shd w:val="clear" w:color="auto" w:fill="auto"/>
          </w:tcPr>
          <w:p w14:paraId="6C849E59" w14:textId="77777777" w:rsidR="00253487" w:rsidRPr="00253487" w:rsidRDefault="00253487" w:rsidP="000F73DB">
            <w:pPr>
              <w:jc w:val="center"/>
            </w:pPr>
            <w:r w:rsidRPr="00253487">
              <w:t>87</w:t>
            </w:r>
          </w:p>
        </w:tc>
        <w:tc>
          <w:tcPr>
            <w:tcW w:w="2750" w:type="dxa"/>
            <w:shd w:val="clear" w:color="auto" w:fill="auto"/>
          </w:tcPr>
          <w:p w14:paraId="36BBA682" w14:textId="77777777" w:rsidR="00253487" w:rsidRPr="00253487" w:rsidRDefault="00253487" w:rsidP="00253487">
            <w:r w:rsidRPr="00253487">
              <w:t>AllocStatus</w:t>
            </w:r>
          </w:p>
        </w:tc>
        <w:tc>
          <w:tcPr>
            <w:tcW w:w="811" w:type="dxa"/>
            <w:shd w:val="clear" w:color="auto" w:fill="auto"/>
          </w:tcPr>
          <w:p w14:paraId="57EF8B89" w14:textId="77777777" w:rsidR="00253487" w:rsidRPr="00253487" w:rsidRDefault="00253487" w:rsidP="000F73DB">
            <w:pPr>
              <w:jc w:val="center"/>
            </w:pPr>
            <w:r w:rsidRPr="00253487">
              <w:t>Y</w:t>
            </w:r>
          </w:p>
        </w:tc>
        <w:tc>
          <w:tcPr>
            <w:tcW w:w="4859" w:type="dxa"/>
            <w:shd w:val="clear" w:color="auto" w:fill="auto"/>
          </w:tcPr>
          <w:p w14:paraId="1BC8FD75" w14:textId="77777777" w:rsidR="00253487" w:rsidRPr="00253487" w:rsidRDefault="00253487" w:rsidP="00253487">
            <w:r w:rsidRPr="00253487">
              <w:t>Denotes the status of the allocation instruction; received (but not yet processed), rejected (at block or account level) or accepted (and processed).</w:t>
            </w:r>
          </w:p>
        </w:tc>
      </w:tr>
      <w:tr w:rsidR="00253487" w:rsidRPr="00253487" w14:paraId="22771CD7" w14:textId="77777777" w:rsidTr="000F73DB">
        <w:tc>
          <w:tcPr>
            <w:tcW w:w="652" w:type="dxa"/>
            <w:shd w:val="clear" w:color="auto" w:fill="auto"/>
          </w:tcPr>
          <w:p w14:paraId="6CA95343" w14:textId="77777777" w:rsidR="00253487" w:rsidRPr="00253487" w:rsidRDefault="00253487" w:rsidP="000F73DB">
            <w:pPr>
              <w:jc w:val="center"/>
            </w:pPr>
            <w:r w:rsidRPr="00253487">
              <w:t>88</w:t>
            </w:r>
          </w:p>
        </w:tc>
        <w:tc>
          <w:tcPr>
            <w:tcW w:w="2750" w:type="dxa"/>
            <w:shd w:val="clear" w:color="auto" w:fill="auto"/>
          </w:tcPr>
          <w:p w14:paraId="36EC1CB7" w14:textId="77777777" w:rsidR="00253487" w:rsidRPr="00253487" w:rsidRDefault="00253487" w:rsidP="00253487">
            <w:r w:rsidRPr="00253487">
              <w:t>AllocRejCode</w:t>
            </w:r>
          </w:p>
        </w:tc>
        <w:tc>
          <w:tcPr>
            <w:tcW w:w="811" w:type="dxa"/>
            <w:shd w:val="clear" w:color="auto" w:fill="auto"/>
          </w:tcPr>
          <w:p w14:paraId="1B165733" w14:textId="77777777" w:rsidR="00253487" w:rsidRPr="00253487" w:rsidRDefault="00253487" w:rsidP="000F73DB">
            <w:pPr>
              <w:jc w:val="center"/>
            </w:pPr>
            <w:r w:rsidRPr="00253487">
              <w:t>N</w:t>
            </w:r>
          </w:p>
        </w:tc>
        <w:tc>
          <w:tcPr>
            <w:tcW w:w="4859" w:type="dxa"/>
            <w:shd w:val="clear" w:color="auto" w:fill="auto"/>
          </w:tcPr>
          <w:p w14:paraId="431BF447" w14:textId="77777777" w:rsidR="00253487" w:rsidRPr="00253487" w:rsidRDefault="00253487" w:rsidP="00253487">
            <w:r w:rsidRPr="00253487">
              <w:t>Required for AllocStatus = 1 ( block level reject) and for AllocStatus 2 (account level reject) if the individual accounts and reject reasons are not provided in this message</w:t>
            </w:r>
          </w:p>
        </w:tc>
      </w:tr>
      <w:tr w:rsidR="00253487" w:rsidRPr="00253487" w14:paraId="26E455F9" w14:textId="77777777" w:rsidTr="000F73DB">
        <w:tc>
          <w:tcPr>
            <w:tcW w:w="652" w:type="dxa"/>
            <w:shd w:val="clear" w:color="auto" w:fill="auto"/>
          </w:tcPr>
          <w:p w14:paraId="4E9A1DCD" w14:textId="77777777" w:rsidR="00253487" w:rsidRPr="00253487" w:rsidRDefault="00253487" w:rsidP="000F73DB">
            <w:pPr>
              <w:jc w:val="center"/>
            </w:pPr>
            <w:r w:rsidRPr="00253487">
              <w:lastRenderedPageBreak/>
              <w:t>626</w:t>
            </w:r>
          </w:p>
        </w:tc>
        <w:tc>
          <w:tcPr>
            <w:tcW w:w="2750" w:type="dxa"/>
            <w:shd w:val="clear" w:color="auto" w:fill="auto"/>
          </w:tcPr>
          <w:p w14:paraId="09761612" w14:textId="77777777" w:rsidR="00253487" w:rsidRPr="00253487" w:rsidRDefault="00253487" w:rsidP="00253487">
            <w:r w:rsidRPr="00253487">
              <w:t>AllocType</w:t>
            </w:r>
          </w:p>
        </w:tc>
        <w:tc>
          <w:tcPr>
            <w:tcW w:w="811" w:type="dxa"/>
            <w:shd w:val="clear" w:color="auto" w:fill="auto"/>
          </w:tcPr>
          <w:p w14:paraId="123966CA" w14:textId="77777777" w:rsidR="00253487" w:rsidRPr="00253487" w:rsidRDefault="00253487" w:rsidP="000F73DB">
            <w:pPr>
              <w:jc w:val="center"/>
            </w:pPr>
            <w:r w:rsidRPr="00253487">
              <w:t>N</w:t>
            </w:r>
          </w:p>
        </w:tc>
        <w:tc>
          <w:tcPr>
            <w:tcW w:w="4859" w:type="dxa"/>
            <w:shd w:val="clear" w:color="auto" w:fill="auto"/>
          </w:tcPr>
          <w:p w14:paraId="3F291A57" w14:textId="77777777" w:rsidR="00253487" w:rsidRPr="00253487" w:rsidRDefault="00253487" w:rsidP="00253487"/>
        </w:tc>
      </w:tr>
      <w:tr w:rsidR="00253487" w:rsidRPr="00253487" w14:paraId="059DAB5B" w14:textId="77777777" w:rsidTr="000F73DB">
        <w:tc>
          <w:tcPr>
            <w:tcW w:w="652" w:type="dxa"/>
            <w:shd w:val="clear" w:color="auto" w:fill="auto"/>
          </w:tcPr>
          <w:p w14:paraId="20C2E72F" w14:textId="77777777" w:rsidR="00253487" w:rsidRPr="00253487" w:rsidRDefault="00253487" w:rsidP="000F73DB">
            <w:pPr>
              <w:jc w:val="center"/>
            </w:pPr>
            <w:r w:rsidRPr="00253487">
              <w:t>808</w:t>
            </w:r>
          </w:p>
        </w:tc>
        <w:tc>
          <w:tcPr>
            <w:tcW w:w="2750" w:type="dxa"/>
            <w:shd w:val="clear" w:color="auto" w:fill="auto"/>
          </w:tcPr>
          <w:p w14:paraId="702BB29D" w14:textId="77777777" w:rsidR="00253487" w:rsidRPr="00253487" w:rsidRDefault="00253487" w:rsidP="00253487">
            <w:r w:rsidRPr="00253487">
              <w:t>AllocIntermedReqType</w:t>
            </w:r>
          </w:p>
        </w:tc>
        <w:tc>
          <w:tcPr>
            <w:tcW w:w="811" w:type="dxa"/>
            <w:shd w:val="clear" w:color="auto" w:fill="auto"/>
          </w:tcPr>
          <w:p w14:paraId="5770283F" w14:textId="77777777" w:rsidR="00253487" w:rsidRPr="00253487" w:rsidRDefault="00253487" w:rsidP="000F73DB">
            <w:pPr>
              <w:jc w:val="center"/>
            </w:pPr>
            <w:r w:rsidRPr="00253487">
              <w:t>N</w:t>
            </w:r>
          </w:p>
        </w:tc>
        <w:tc>
          <w:tcPr>
            <w:tcW w:w="4859" w:type="dxa"/>
            <w:shd w:val="clear" w:color="auto" w:fill="auto"/>
          </w:tcPr>
          <w:p w14:paraId="04C4D26E" w14:textId="77777777" w:rsidR="00253487" w:rsidRDefault="00253487" w:rsidP="00253487">
            <w:r w:rsidRPr="00253487">
              <w:t>Required if AllocType = 8 (Request to Intermediary)</w:t>
            </w:r>
          </w:p>
          <w:p w14:paraId="0DC97BC3" w14:textId="77777777" w:rsidR="00253487" w:rsidRPr="00253487" w:rsidRDefault="00253487" w:rsidP="00253487">
            <w:r w:rsidRPr="00253487">
              <w:t>Indicates status that is requested to be transmitted to counterparty by the intermediary (i.e. clearing house)</w:t>
            </w:r>
          </w:p>
        </w:tc>
      </w:tr>
      <w:tr w:rsidR="00253487" w:rsidRPr="00253487" w14:paraId="75DE28F8" w14:textId="77777777" w:rsidTr="000F73DB">
        <w:tc>
          <w:tcPr>
            <w:tcW w:w="652" w:type="dxa"/>
            <w:shd w:val="clear" w:color="auto" w:fill="auto"/>
          </w:tcPr>
          <w:p w14:paraId="0CC3686D" w14:textId="77777777" w:rsidR="00253487" w:rsidRPr="00253487" w:rsidRDefault="00253487" w:rsidP="000F73DB">
            <w:pPr>
              <w:jc w:val="center"/>
            </w:pPr>
            <w:r w:rsidRPr="00253487">
              <w:t>573</w:t>
            </w:r>
          </w:p>
        </w:tc>
        <w:tc>
          <w:tcPr>
            <w:tcW w:w="2750" w:type="dxa"/>
            <w:shd w:val="clear" w:color="auto" w:fill="auto"/>
          </w:tcPr>
          <w:p w14:paraId="3F89D113" w14:textId="77777777" w:rsidR="00253487" w:rsidRPr="00253487" w:rsidRDefault="00253487" w:rsidP="00253487">
            <w:r w:rsidRPr="00253487">
              <w:t>MatchStatus</w:t>
            </w:r>
          </w:p>
        </w:tc>
        <w:tc>
          <w:tcPr>
            <w:tcW w:w="811" w:type="dxa"/>
            <w:shd w:val="clear" w:color="auto" w:fill="auto"/>
          </w:tcPr>
          <w:p w14:paraId="25269793" w14:textId="77777777" w:rsidR="00253487" w:rsidRPr="00253487" w:rsidRDefault="00253487" w:rsidP="000F73DB">
            <w:pPr>
              <w:jc w:val="center"/>
            </w:pPr>
            <w:r w:rsidRPr="00253487">
              <w:t>N</w:t>
            </w:r>
          </w:p>
        </w:tc>
        <w:tc>
          <w:tcPr>
            <w:tcW w:w="4859" w:type="dxa"/>
            <w:shd w:val="clear" w:color="auto" w:fill="auto"/>
          </w:tcPr>
          <w:p w14:paraId="5491BBCA" w14:textId="77777777" w:rsidR="00253487" w:rsidRPr="00253487" w:rsidRDefault="00253487" w:rsidP="00253487">
            <w:r w:rsidRPr="00253487">
              <w:t>Denotes whether the financial details provided on the Allocation Instruction were successfully matched.</w:t>
            </w:r>
          </w:p>
        </w:tc>
      </w:tr>
      <w:tr w:rsidR="00253487" w:rsidRPr="00253487" w14:paraId="2C069994" w14:textId="77777777" w:rsidTr="000F73DB">
        <w:tc>
          <w:tcPr>
            <w:tcW w:w="652" w:type="dxa"/>
            <w:shd w:val="clear" w:color="auto" w:fill="auto"/>
          </w:tcPr>
          <w:p w14:paraId="66D6A435" w14:textId="77777777" w:rsidR="00253487" w:rsidRPr="00253487" w:rsidRDefault="00253487" w:rsidP="000F73DB">
            <w:pPr>
              <w:jc w:val="center"/>
            </w:pPr>
            <w:r w:rsidRPr="00253487">
              <w:t>460</w:t>
            </w:r>
          </w:p>
        </w:tc>
        <w:tc>
          <w:tcPr>
            <w:tcW w:w="2750" w:type="dxa"/>
            <w:shd w:val="clear" w:color="auto" w:fill="auto"/>
          </w:tcPr>
          <w:p w14:paraId="536677AB" w14:textId="77777777" w:rsidR="00253487" w:rsidRPr="00253487" w:rsidRDefault="00253487" w:rsidP="00253487">
            <w:r w:rsidRPr="00253487">
              <w:t>Product</w:t>
            </w:r>
          </w:p>
        </w:tc>
        <w:tc>
          <w:tcPr>
            <w:tcW w:w="811" w:type="dxa"/>
            <w:shd w:val="clear" w:color="auto" w:fill="auto"/>
          </w:tcPr>
          <w:p w14:paraId="1D09C2F9" w14:textId="77777777" w:rsidR="00253487" w:rsidRPr="00253487" w:rsidRDefault="00253487" w:rsidP="000F73DB">
            <w:pPr>
              <w:jc w:val="center"/>
            </w:pPr>
            <w:r w:rsidRPr="00253487">
              <w:t>N</w:t>
            </w:r>
          </w:p>
        </w:tc>
        <w:tc>
          <w:tcPr>
            <w:tcW w:w="4859" w:type="dxa"/>
            <w:shd w:val="clear" w:color="auto" w:fill="auto"/>
          </w:tcPr>
          <w:p w14:paraId="1A899ADC" w14:textId="77777777" w:rsidR="00253487" w:rsidRPr="00253487" w:rsidRDefault="00253487" w:rsidP="00253487"/>
        </w:tc>
      </w:tr>
      <w:tr w:rsidR="00253487" w:rsidRPr="00253487" w14:paraId="70074034" w14:textId="77777777" w:rsidTr="000F73DB">
        <w:tc>
          <w:tcPr>
            <w:tcW w:w="652" w:type="dxa"/>
            <w:shd w:val="clear" w:color="auto" w:fill="auto"/>
          </w:tcPr>
          <w:p w14:paraId="143E8A53" w14:textId="77777777" w:rsidR="00253487" w:rsidRPr="00253487" w:rsidRDefault="00253487" w:rsidP="000F73DB">
            <w:pPr>
              <w:jc w:val="center"/>
            </w:pPr>
            <w:r w:rsidRPr="00253487">
              <w:t>167</w:t>
            </w:r>
          </w:p>
        </w:tc>
        <w:tc>
          <w:tcPr>
            <w:tcW w:w="2750" w:type="dxa"/>
            <w:shd w:val="clear" w:color="auto" w:fill="auto"/>
          </w:tcPr>
          <w:p w14:paraId="3E4D5789" w14:textId="77777777" w:rsidR="00253487" w:rsidRPr="00253487" w:rsidRDefault="00253487" w:rsidP="00253487">
            <w:r w:rsidRPr="00253487">
              <w:t>SecurityType</w:t>
            </w:r>
          </w:p>
        </w:tc>
        <w:tc>
          <w:tcPr>
            <w:tcW w:w="811" w:type="dxa"/>
            <w:shd w:val="clear" w:color="auto" w:fill="auto"/>
          </w:tcPr>
          <w:p w14:paraId="38240441" w14:textId="77777777" w:rsidR="00253487" w:rsidRPr="00253487" w:rsidRDefault="00253487" w:rsidP="000F73DB">
            <w:pPr>
              <w:jc w:val="center"/>
            </w:pPr>
            <w:r w:rsidRPr="00253487">
              <w:t>N</w:t>
            </w:r>
          </w:p>
        </w:tc>
        <w:tc>
          <w:tcPr>
            <w:tcW w:w="4859" w:type="dxa"/>
            <w:shd w:val="clear" w:color="auto" w:fill="auto"/>
          </w:tcPr>
          <w:p w14:paraId="58C3F127" w14:textId="77777777" w:rsidR="00253487" w:rsidRPr="00253487" w:rsidRDefault="00253487" w:rsidP="00253487"/>
        </w:tc>
      </w:tr>
      <w:tr w:rsidR="00253487" w:rsidRPr="00253487" w14:paraId="48AF90D7" w14:textId="77777777" w:rsidTr="000F73DB">
        <w:tc>
          <w:tcPr>
            <w:tcW w:w="652" w:type="dxa"/>
            <w:shd w:val="clear" w:color="auto" w:fill="auto"/>
          </w:tcPr>
          <w:p w14:paraId="6136FF54" w14:textId="77777777" w:rsidR="00253487" w:rsidRPr="00253487" w:rsidRDefault="00253487" w:rsidP="000F73DB">
            <w:pPr>
              <w:jc w:val="center"/>
            </w:pPr>
            <w:r w:rsidRPr="00253487">
              <w:t>58</w:t>
            </w:r>
          </w:p>
        </w:tc>
        <w:tc>
          <w:tcPr>
            <w:tcW w:w="2750" w:type="dxa"/>
            <w:shd w:val="clear" w:color="auto" w:fill="auto"/>
          </w:tcPr>
          <w:p w14:paraId="15EE1DD9" w14:textId="77777777" w:rsidR="00253487" w:rsidRPr="00253487" w:rsidRDefault="00253487" w:rsidP="00253487">
            <w:r w:rsidRPr="00253487">
              <w:t>Text</w:t>
            </w:r>
          </w:p>
        </w:tc>
        <w:tc>
          <w:tcPr>
            <w:tcW w:w="811" w:type="dxa"/>
            <w:shd w:val="clear" w:color="auto" w:fill="auto"/>
          </w:tcPr>
          <w:p w14:paraId="6AFBC99F" w14:textId="77777777" w:rsidR="00253487" w:rsidRPr="00253487" w:rsidRDefault="00253487" w:rsidP="000F73DB">
            <w:pPr>
              <w:jc w:val="center"/>
            </w:pPr>
            <w:r w:rsidRPr="00253487">
              <w:t>N</w:t>
            </w:r>
          </w:p>
        </w:tc>
        <w:tc>
          <w:tcPr>
            <w:tcW w:w="4859" w:type="dxa"/>
            <w:shd w:val="clear" w:color="auto" w:fill="auto"/>
          </w:tcPr>
          <w:p w14:paraId="5872D704" w14:textId="77777777" w:rsidR="00253487" w:rsidRPr="00253487" w:rsidRDefault="00253487" w:rsidP="00253487">
            <w:r w:rsidRPr="00253487">
              <w:t>Can include explanation for AllocRejCode = 7 (other)</w:t>
            </w:r>
          </w:p>
        </w:tc>
      </w:tr>
      <w:tr w:rsidR="00253487" w:rsidRPr="00253487" w14:paraId="73F0A741" w14:textId="77777777" w:rsidTr="000F73DB">
        <w:tc>
          <w:tcPr>
            <w:tcW w:w="652" w:type="dxa"/>
            <w:shd w:val="clear" w:color="auto" w:fill="auto"/>
          </w:tcPr>
          <w:p w14:paraId="12546086" w14:textId="77777777" w:rsidR="00253487" w:rsidRPr="00253487" w:rsidRDefault="00253487" w:rsidP="000F73DB">
            <w:pPr>
              <w:jc w:val="center"/>
            </w:pPr>
            <w:r w:rsidRPr="00253487">
              <w:t>354</w:t>
            </w:r>
          </w:p>
        </w:tc>
        <w:tc>
          <w:tcPr>
            <w:tcW w:w="2750" w:type="dxa"/>
            <w:shd w:val="clear" w:color="auto" w:fill="auto"/>
          </w:tcPr>
          <w:p w14:paraId="4A07B50B" w14:textId="77777777" w:rsidR="00253487" w:rsidRPr="00253487" w:rsidRDefault="00253487" w:rsidP="00253487">
            <w:r w:rsidRPr="00253487">
              <w:t>EncodedTextLen</w:t>
            </w:r>
          </w:p>
        </w:tc>
        <w:tc>
          <w:tcPr>
            <w:tcW w:w="811" w:type="dxa"/>
            <w:shd w:val="clear" w:color="auto" w:fill="auto"/>
          </w:tcPr>
          <w:p w14:paraId="24B941F6" w14:textId="77777777" w:rsidR="00253487" w:rsidRPr="00253487" w:rsidRDefault="00253487" w:rsidP="000F73DB">
            <w:pPr>
              <w:jc w:val="center"/>
            </w:pPr>
            <w:r w:rsidRPr="00253487">
              <w:t>N</w:t>
            </w:r>
          </w:p>
        </w:tc>
        <w:tc>
          <w:tcPr>
            <w:tcW w:w="4859" w:type="dxa"/>
            <w:shd w:val="clear" w:color="auto" w:fill="auto"/>
          </w:tcPr>
          <w:p w14:paraId="72244179" w14:textId="77777777" w:rsidR="00253487" w:rsidRPr="00253487" w:rsidRDefault="00253487" w:rsidP="00253487">
            <w:r w:rsidRPr="00253487">
              <w:t>Must be set if EncodedText field is specified and must immediately precede it.</w:t>
            </w:r>
          </w:p>
        </w:tc>
      </w:tr>
      <w:tr w:rsidR="00253487" w:rsidRPr="00253487" w14:paraId="10A264E7" w14:textId="77777777" w:rsidTr="000F73DB">
        <w:tc>
          <w:tcPr>
            <w:tcW w:w="652" w:type="dxa"/>
            <w:tcBorders>
              <w:bottom w:val="single" w:sz="6" w:space="0" w:color="000000"/>
            </w:tcBorders>
            <w:shd w:val="clear" w:color="auto" w:fill="auto"/>
          </w:tcPr>
          <w:p w14:paraId="724D62D2"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1DD4F605"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0DEEEEAB"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246C939"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499E476A" w14:textId="77777777" w:rsidTr="000F73DB">
        <w:tc>
          <w:tcPr>
            <w:tcW w:w="3402" w:type="dxa"/>
            <w:gridSpan w:val="2"/>
            <w:tcBorders>
              <w:top w:val="single" w:sz="6" w:space="0" w:color="000000"/>
              <w:bottom w:val="single" w:sz="6" w:space="0" w:color="000000"/>
            </w:tcBorders>
            <w:shd w:val="clear" w:color="auto" w:fill="E6E6E6"/>
          </w:tcPr>
          <w:p w14:paraId="4105B98D" w14:textId="77777777" w:rsidR="00253487" w:rsidRPr="00253487" w:rsidRDefault="00253487" w:rsidP="000F73DB">
            <w:pPr>
              <w:jc w:val="left"/>
            </w:pPr>
            <w:r w:rsidRPr="00253487">
              <w:t>component block  &lt;AllocAckGrp&gt;</w:t>
            </w:r>
          </w:p>
        </w:tc>
        <w:tc>
          <w:tcPr>
            <w:tcW w:w="811" w:type="dxa"/>
            <w:tcBorders>
              <w:top w:val="single" w:sz="6" w:space="0" w:color="000000"/>
              <w:bottom w:val="single" w:sz="6" w:space="0" w:color="000000"/>
            </w:tcBorders>
            <w:shd w:val="clear" w:color="auto" w:fill="E6E6E6"/>
          </w:tcPr>
          <w:p w14:paraId="13AC229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DB73EC3" w14:textId="77777777" w:rsidR="00253487" w:rsidRDefault="00253487" w:rsidP="00253487">
            <w:r w:rsidRPr="00253487">
              <w:t>This repeating group is optionally used for messages with AllocStatus = 2 (account level reject) to provide details of the individual accounts that caused the rejection, together with reject reasons. This group should not be populated when AllocStatus has any other value.</w:t>
            </w:r>
          </w:p>
          <w:p w14:paraId="09EFA51F" w14:textId="77777777" w:rsidR="00253487" w:rsidRPr="00253487" w:rsidRDefault="00253487" w:rsidP="00253487">
            <w:r w:rsidRPr="00253487">
              <w:t>Indicates number of allocation groups to follow.</w:t>
            </w:r>
          </w:p>
        </w:tc>
      </w:tr>
      <w:tr w:rsidR="00253487" w:rsidRPr="00253487" w14:paraId="6ADF788F" w14:textId="77777777" w:rsidTr="000F73DB">
        <w:tc>
          <w:tcPr>
            <w:tcW w:w="3402" w:type="dxa"/>
            <w:gridSpan w:val="2"/>
            <w:tcBorders>
              <w:top w:val="single" w:sz="6" w:space="0" w:color="000000"/>
              <w:bottom w:val="double" w:sz="6" w:space="0" w:color="000000"/>
            </w:tcBorders>
            <w:shd w:val="clear" w:color="auto" w:fill="E6E6E6"/>
          </w:tcPr>
          <w:p w14:paraId="58268D57"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5A0928A8"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2C699E02" w14:textId="77777777" w:rsidR="00253487" w:rsidRPr="00253487" w:rsidRDefault="00253487" w:rsidP="00253487"/>
        </w:tc>
      </w:tr>
      <w:bookmarkEnd w:id="119"/>
    </w:tbl>
    <w:p w14:paraId="1A20EAE1"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94A7C2A" w14:textId="77777777">
        <w:tc>
          <w:tcPr>
            <w:tcW w:w="9576" w:type="dxa"/>
            <w:tcBorders>
              <w:bottom w:val="nil"/>
            </w:tcBorders>
            <w:shd w:val="pct25" w:color="auto" w:fill="FFFFFF"/>
          </w:tcPr>
          <w:p w14:paraId="7BDF86FC" w14:textId="77777777" w:rsidR="009E3F16" w:rsidRDefault="009E3F16">
            <w:pPr>
              <w:pStyle w:val="Heading5"/>
            </w:pPr>
            <w:r>
              <w:rPr>
                <w:rFonts w:ascii="Times New Roman" w:hAnsi="Times New Roman"/>
                <w:sz w:val="24"/>
              </w:rPr>
              <w:t xml:space="preserve">FIXML Definition for this message – see </w:t>
            </w:r>
            <w:hyperlink r:id="rId28"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55BBD451" w14:textId="77777777">
        <w:tc>
          <w:tcPr>
            <w:tcW w:w="9576" w:type="dxa"/>
            <w:shd w:val="pct12" w:color="auto" w:fill="FFFFFF"/>
          </w:tcPr>
          <w:p w14:paraId="498A3298"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FIXML element AllocInstrctnAck</w:t>
            </w:r>
          </w:p>
          <w:p w14:paraId="55C3DB2B"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21CCFD25" w14:textId="77777777" w:rsidR="009E3F16" w:rsidRDefault="009E3F16"/>
    <w:p w14:paraId="5018467D" w14:textId="77777777" w:rsidR="009E3F16" w:rsidRDefault="009E3F16">
      <w:pPr>
        <w:pStyle w:val="Heading2"/>
      </w:pPr>
      <w:r>
        <w:br w:type="page"/>
      </w:r>
      <w:bookmarkStart w:id="121" w:name="_Toc227925020"/>
      <w:r>
        <w:lastRenderedPageBreak/>
        <w:t>Allocation Instruction Alert</w:t>
      </w:r>
      <w:bookmarkEnd w:id="121"/>
    </w:p>
    <w:p w14:paraId="4E54FF47" w14:textId="77777777" w:rsidR="009E3F16" w:rsidRDefault="009E3F16">
      <w:pPr>
        <w:pStyle w:val="NormalIndent"/>
      </w:pPr>
      <w:r>
        <w:t>This message is used in a 3-party allocation model where notification of group creation and group updates to counterparites is needed.  The mssage will also carry trade information that comprised the group to the counterparites.</w:t>
      </w:r>
    </w:p>
    <w:p w14:paraId="2DD226C7" w14:textId="77777777" w:rsidR="009E3F16" w:rsidRDefault="009E3F16">
      <w:pPr>
        <w:pStyle w:val="NormalIndent"/>
      </w:pPr>
    </w:p>
    <w:p w14:paraId="72266DEA" w14:textId="77777777" w:rsidR="009E3F16" w:rsidRDefault="009E3F16">
      <w:pPr>
        <w:pStyle w:val="NormalIndent"/>
        <w:jc w:val="center"/>
        <w:rPr>
          <w:b/>
          <w:sz w:val="24"/>
          <w:szCs w:val="24"/>
        </w:rPr>
      </w:pPr>
      <w:r>
        <w:rPr>
          <w:b/>
          <w:sz w:val="24"/>
          <w:szCs w:val="24"/>
        </w:rPr>
        <w:t>Allocation Instruction Alert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5BFD74AD"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4753B11A" w14:textId="77777777" w:rsidR="00253487" w:rsidRPr="000F73DB" w:rsidRDefault="00253487" w:rsidP="000F73DB">
            <w:pPr>
              <w:jc w:val="center"/>
              <w:rPr>
                <w:b/>
                <w:i/>
              </w:rPr>
            </w:pPr>
            <w:bookmarkStart w:id="122" w:name="Msg_AllocationInstructionAle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70BE1F77"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48C9FD15"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07FEFB5B" w14:textId="77777777" w:rsidR="00253487" w:rsidRPr="000F73DB" w:rsidRDefault="00253487" w:rsidP="000F73DB">
            <w:pPr>
              <w:jc w:val="center"/>
              <w:rPr>
                <w:b/>
                <w:i/>
              </w:rPr>
            </w:pPr>
            <w:r w:rsidRPr="000F73DB">
              <w:rPr>
                <w:b/>
                <w:i/>
              </w:rPr>
              <w:t>Comments</w:t>
            </w:r>
          </w:p>
        </w:tc>
      </w:tr>
      <w:tr w:rsidR="00253487" w:rsidRPr="00253487" w14:paraId="354B2886" w14:textId="77777777" w:rsidTr="000F73DB">
        <w:tc>
          <w:tcPr>
            <w:tcW w:w="3402" w:type="dxa"/>
            <w:gridSpan w:val="2"/>
            <w:tcBorders>
              <w:top w:val="single" w:sz="6" w:space="0" w:color="000000"/>
              <w:bottom w:val="single" w:sz="6" w:space="0" w:color="000000"/>
            </w:tcBorders>
            <w:shd w:val="clear" w:color="auto" w:fill="E6E6E6"/>
          </w:tcPr>
          <w:p w14:paraId="2571E78B"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1DCC790B"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84C61A7" w14:textId="77777777" w:rsidR="00253487" w:rsidRPr="00253487" w:rsidRDefault="00253487" w:rsidP="00253487">
            <w:r w:rsidRPr="00253487">
              <w:t>MsgType = BM</w:t>
            </w:r>
          </w:p>
        </w:tc>
      </w:tr>
      <w:tr w:rsidR="00253487" w:rsidRPr="00253487" w14:paraId="00A6409C" w14:textId="77777777" w:rsidTr="000F73DB">
        <w:tc>
          <w:tcPr>
            <w:tcW w:w="652" w:type="dxa"/>
            <w:tcBorders>
              <w:top w:val="single" w:sz="6" w:space="0" w:color="000000"/>
            </w:tcBorders>
            <w:shd w:val="clear" w:color="auto" w:fill="auto"/>
          </w:tcPr>
          <w:p w14:paraId="1F5E62E4" w14:textId="77777777" w:rsidR="00253487" w:rsidRPr="00253487" w:rsidRDefault="00253487" w:rsidP="000F73DB">
            <w:pPr>
              <w:jc w:val="center"/>
            </w:pPr>
            <w:r w:rsidRPr="00253487">
              <w:t>70</w:t>
            </w:r>
          </w:p>
        </w:tc>
        <w:tc>
          <w:tcPr>
            <w:tcW w:w="2750" w:type="dxa"/>
            <w:tcBorders>
              <w:top w:val="single" w:sz="6" w:space="0" w:color="000000"/>
            </w:tcBorders>
            <w:shd w:val="clear" w:color="auto" w:fill="auto"/>
          </w:tcPr>
          <w:p w14:paraId="03047FE0" w14:textId="77777777" w:rsidR="00253487" w:rsidRPr="00253487" w:rsidRDefault="00253487" w:rsidP="00253487">
            <w:r w:rsidRPr="00253487">
              <w:t>AllocID</w:t>
            </w:r>
          </w:p>
        </w:tc>
        <w:tc>
          <w:tcPr>
            <w:tcW w:w="811" w:type="dxa"/>
            <w:tcBorders>
              <w:top w:val="single" w:sz="6" w:space="0" w:color="000000"/>
            </w:tcBorders>
            <w:shd w:val="clear" w:color="auto" w:fill="auto"/>
          </w:tcPr>
          <w:p w14:paraId="5EAA6CF2"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4B225F13" w14:textId="77777777" w:rsidR="00253487" w:rsidRPr="00253487" w:rsidRDefault="00253487" w:rsidP="00253487">
            <w:r w:rsidRPr="00253487">
              <w:t>Unique identifier for this allocation instruction alert message</w:t>
            </w:r>
          </w:p>
        </w:tc>
      </w:tr>
      <w:tr w:rsidR="00253487" w:rsidRPr="00253487" w14:paraId="661820E5" w14:textId="77777777" w:rsidTr="000F73DB">
        <w:tc>
          <w:tcPr>
            <w:tcW w:w="652" w:type="dxa"/>
            <w:shd w:val="clear" w:color="auto" w:fill="auto"/>
          </w:tcPr>
          <w:p w14:paraId="050958F2" w14:textId="77777777" w:rsidR="00253487" w:rsidRPr="00253487" w:rsidRDefault="00253487" w:rsidP="000F73DB">
            <w:pPr>
              <w:jc w:val="center"/>
            </w:pPr>
            <w:r w:rsidRPr="00253487">
              <w:t>71</w:t>
            </w:r>
          </w:p>
        </w:tc>
        <w:tc>
          <w:tcPr>
            <w:tcW w:w="2750" w:type="dxa"/>
            <w:shd w:val="clear" w:color="auto" w:fill="auto"/>
          </w:tcPr>
          <w:p w14:paraId="52A5FF33" w14:textId="77777777" w:rsidR="00253487" w:rsidRPr="00253487" w:rsidRDefault="00253487" w:rsidP="00253487">
            <w:r w:rsidRPr="00253487">
              <w:t>AllocTransType</w:t>
            </w:r>
          </w:p>
        </w:tc>
        <w:tc>
          <w:tcPr>
            <w:tcW w:w="811" w:type="dxa"/>
            <w:shd w:val="clear" w:color="auto" w:fill="auto"/>
          </w:tcPr>
          <w:p w14:paraId="453C3136" w14:textId="77777777" w:rsidR="00253487" w:rsidRPr="00253487" w:rsidRDefault="00253487" w:rsidP="000F73DB">
            <w:pPr>
              <w:jc w:val="center"/>
            </w:pPr>
            <w:r w:rsidRPr="00253487">
              <w:t>Y</w:t>
            </w:r>
          </w:p>
        </w:tc>
        <w:tc>
          <w:tcPr>
            <w:tcW w:w="4859" w:type="dxa"/>
            <w:shd w:val="clear" w:color="auto" w:fill="auto"/>
          </w:tcPr>
          <w:p w14:paraId="3138AB80" w14:textId="77777777" w:rsidR="00253487" w:rsidRPr="00253487" w:rsidRDefault="00253487" w:rsidP="00253487">
            <w:r w:rsidRPr="00253487">
              <w:t>i.e. New, Cancel, Replace</w:t>
            </w:r>
          </w:p>
        </w:tc>
      </w:tr>
      <w:tr w:rsidR="00253487" w:rsidRPr="00253487" w14:paraId="2063CA99" w14:textId="77777777" w:rsidTr="000F73DB">
        <w:tc>
          <w:tcPr>
            <w:tcW w:w="652" w:type="dxa"/>
            <w:shd w:val="clear" w:color="auto" w:fill="auto"/>
          </w:tcPr>
          <w:p w14:paraId="46B2D166" w14:textId="77777777" w:rsidR="00253487" w:rsidRPr="00253487" w:rsidRDefault="00253487" w:rsidP="000F73DB">
            <w:pPr>
              <w:jc w:val="center"/>
            </w:pPr>
            <w:r w:rsidRPr="00253487">
              <w:t>626</w:t>
            </w:r>
          </w:p>
        </w:tc>
        <w:tc>
          <w:tcPr>
            <w:tcW w:w="2750" w:type="dxa"/>
            <w:shd w:val="clear" w:color="auto" w:fill="auto"/>
          </w:tcPr>
          <w:p w14:paraId="55181896" w14:textId="77777777" w:rsidR="00253487" w:rsidRPr="00253487" w:rsidRDefault="00253487" w:rsidP="00253487">
            <w:r w:rsidRPr="00253487">
              <w:t>AllocType</w:t>
            </w:r>
          </w:p>
        </w:tc>
        <w:tc>
          <w:tcPr>
            <w:tcW w:w="811" w:type="dxa"/>
            <w:shd w:val="clear" w:color="auto" w:fill="auto"/>
          </w:tcPr>
          <w:p w14:paraId="187406DD" w14:textId="77777777" w:rsidR="00253487" w:rsidRPr="00253487" w:rsidRDefault="00253487" w:rsidP="000F73DB">
            <w:pPr>
              <w:jc w:val="center"/>
            </w:pPr>
            <w:r w:rsidRPr="00253487">
              <w:t>Y</w:t>
            </w:r>
          </w:p>
        </w:tc>
        <w:tc>
          <w:tcPr>
            <w:tcW w:w="4859" w:type="dxa"/>
            <w:shd w:val="clear" w:color="auto" w:fill="auto"/>
          </w:tcPr>
          <w:p w14:paraId="363813FE" w14:textId="77777777" w:rsidR="00253487" w:rsidRPr="00253487" w:rsidRDefault="00253487" w:rsidP="00253487">
            <w:r w:rsidRPr="00253487">
              <w:t>Specifies the purpose or type of Allocation message</w:t>
            </w:r>
          </w:p>
        </w:tc>
      </w:tr>
      <w:tr w:rsidR="00253487" w:rsidRPr="00253487" w14:paraId="0B4B1BFF" w14:textId="77777777" w:rsidTr="000F73DB">
        <w:tc>
          <w:tcPr>
            <w:tcW w:w="652" w:type="dxa"/>
            <w:shd w:val="clear" w:color="auto" w:fill="auto"/>
          </w:tcPr>
          <w:p w14:paraId="2F600276" w14:textId="77777777" w:rsidR="00253487" w:rsidRPr="00253487" w:rsidRDefault="00253487" w:rsidP="000F73DB">
            <w:pPr>
              <w:jc w:val="center"/>
            </w:pPr>
            <w:r w:rsidRPr="00253487">
              <w:t>793</w:t>
            </w:r>
          </w:p>
        </w:tc>
        <w:tc>
          <w:tcPr>
            <w:tcW w:w="2750" w:type="dxa"/>
            <w:shd w:val="clear" w:color="auto" w:fill="auto"/>
          </w:tcPr>
          <w:p w14:paraId="114B2929" w14:textId="77777777" w:rsidR="00253487" w:rsidRPr="00253487" w:rsidRDefault="00253487" w:rsidP="00253487">
            <w:r w:rsidRPr="00253487">
              <w:t>SecondaryAllocID</w:t>
            </w:r>
          </w:p>
        </w:tc>
        <w:tc>
          <w:tcPr>
            <w:tcW w:w="811" w:type="dxa"/>
            <w:shd w:val="clear" w:color="auto" w:fill="auto"/>
          </w:tcPr>
          <w:p w14:paraId="0B76B788" w14:textId="77777777" w:rsidR="00253487" w:rsidRPr="00253487" w:rsidRDefault="00253487" w:rsidP="000F73DB">
            <w:pPr>
              <w:jc w:val="center"/>
            </w:pPr>
            <w:r w:rsidRPr="00253487">
              <w:t>N</w:t>
            </w:r>
          </w:p>
        </w:tc>
        <w:tc>
          <w:tcPr>
            <w:tcW w:w="4859" w:type="dxa"/>
            <w:shd w:val="clear" w:color="auto" w:fill="auto"/>
          </w:tcPr>
          <w:p w14:paraId="646B8145" w14:textId="77777777" w:rsidR="00253487" w:rsidRPr="00253487" w:rsidRDefault="00253487" w:rsidP="00253487">
            <w:r w:rsidRPr="00253487">
              <w:t>Optional second identifier for this allocation instruction (need not be unique)</w:t>
            </w:r>
          </w:p>
        </w:tc>
      </w:tr>
      <w:tr w:rsidR="00253487" w:rsidRPr="00253487" w14:paraId="76D762CF" w14:textId="77777777" w:rsidTr="000F73DB">
        <w:tc>
          <w:tcPr>
            <w:tcW w:w="652" w:type="dxa"/>
            <w:shd w:val="clear" w:color="auto" w:fill="auto"/>
          </w:tcPr>
          <w:p w14:paraId="5B7DB6A3" w14:textId="77777777" w:rsidR="00253487" w:rsidRPr="00253487" w:rsidRDefault="00253487" w:rsidP="000F73DB">
            <w:pPr>
              <w:jc w:val="center"/>
            </w:pPr>
            <w:r w:rsidRPr="00253487">
              <w:t>72</w:t>
            </w:r>
          </w:p>
        </w:tc>
        <w:tc>
          <w:tcPr>
            <w:tcW w:w="2750" w:type="dxa"/>
            <w:shd w:val="clear" w:color="auto" w:fill="auto"/>
          </w:tcPr>
          <w:p w14:paraId="00D4837B" w14:textId="77777777" w:rsidR="00253487" w:rsidRPr="00253487" w:rsidRDefault="00253487" w:rsidP="00253487">
            <w:r w:rsidRPr="00253487">
              <w:t>RefAllocID</w:t>
            </w:r>
          </w:p>
        </w:tc>
        <w:tc>
          <w:tcPr>
            <w:tcW w:w="811" w:type="dxa"/>
            <w:shd w:val="clear" w:color="auto" w:fill="auto"/>
          </w:tcPr>
          <w:p w14:paraId="73C4A740" w14:textId="77777777" w:rsidR="00253487" w:rsidRPr="00253487" w:rsidRDefault="00253487" w:rsidP="000F73DB">
            <w:pPr>
              <w:jc w:val="center"/>
            </w:pPr>
            <w:r w:rsidRPr="00253487">
              <w:t>N</w:t>
            </w:r>
          </w:p>
        </w:tc>
        <w:tc>
          <w:tcPr>
            <w:tcW w:w="4859" w:type="dxa"/>
            <w:shd w:val="clear" w:color="auto" w:fill="auto"/>
          </w:tcPr>
          <w:p w14:paraId="5A512A7A" w14:textId="77777777" w:rsidR="00253487" w:rsidRPr="00253487" w:rsidRDefault="00253487" w:rsidP="00253487">
            <w:r w:rsidRPr="00253487">
              <w:t>Required for AllocTransType = Replace or Cancel</w:t>
            </w:r>
          </w:p>
        </w:tc>
      </w:tr>
      <w:tr w:rsidR="00253487" w:rsidRPr="00253487" w14:paraId="32A17140" w14:textId="77777777" w:rsidTr="000F73DB">
        <w:tc>
          <w:tcPr>
            <w:tcW w:w="652" w:type="dxa"/>
            <w:shd w:val="clear" w:color="auto" w:fill="auto"/>
          </w:tcPr>
          <w:p w14:paraId="3FF68CE5" w14:textId="77777777" w:rsidR="00253487" w:rsidRPr="00253487" w:rsidRDefault="00253487" w:rsidP="000F73DB">
            <w:pPr>
              <w:jc w:val="center"/>
            </w:pPr>
            <w:r w:rsidRPr="00253487">
              <w:t>796</w:t>
            </w:r>
          </w:p>
        </w:tc>
        <w:tc>
          <w:tcPr>
            <w:tcW w:w="2750" w:type="dxa"/>
            <w:shd w:val="clear" w:color="auto" w:fill="auto"/>
          </w:tcPr>
          <w:p w14:paraId="70880408" w14:textId="77777777" w:rsidR="00253487" w:rsidRPr="00253487" w:rsidRDefault="00253487" w:rsidP="00253487">
            <w:r w:rsidRPr="00253487">
              <w:t>AllocCancReplaceReason</w:t>
            </w:r>
          </w:p>
        </w:tc>
        <w:tc>
          <w:tcPr>
            <w:tcW w:w="811" w:type="dxa"/>
            <w:shd w:val="clear" w:color="auto" w:fill="auto"/>
          </w:tcPr>
          <w:p w14:paraId="2D0F94C1" w14:textId="77777777" w:rsidR="00253487" w:rsidRPr="00253487" w:rsidRDefault="00253487" w:rsidP="000F73DB">
            <w:pPr>
              <w:jc w:val="center"/>
            </w:pPr>
            <w:r w:rsidRPr="00253487">
              <w:t>N</w:t>
            </w:r>
          </w:p>
        </w:tc>
        <w:tc>
          <w:tcPr>
            <w:tcW w:w="4859" w:type="dxa"/>
            <w:shd w:val="clear" w:color="auto" w:fill="auto"/>
          </w:tcPr>
          <w:p w14:paraId="49CA6EAE" w14:textId="77777777" w:rsidR="00253487" w:rsidRDefault="00253487" w:rsidP="00253487">
            <w:r w:rsidRPr="00253487">
              <w:t>Required for AllocTransType = Replace or Cancel</w:t>
            </w:r>
          </w:p>
          <w:p w14:paraId="7604D662" w14:textId="77777777" w:rsidR="00253487" w:rsidRPr="00253487" w:rsidRDefault="00253487" w:rsidP="00253487">
            <w:r w:rsidRPr="00253487">
              <w:t>Gives the reason for replacing or cancelling the allocation instruction</w:t>
            </w:r>
          </w:p>
        </w:tc>
      </w:tr>
      <w:tr w:rsidR="00253487" w:rsidRPr="00253487" w14:paraId="60F4EB5F" w14:textId="77777777" w:rsidTr="000F73DB">
        <w:tc>
          <w:tcPr>
            <w:tcW w:w="652" w:type="dxa"/>
            <w:shd w:val="clear" w:color="auto" w:fill="auto"/>
          </w:tcPr>
          <w:p w14:paraId="768283A1" w14:textId="77777777" w:rsidR="00253487" w:rsidRPr="00253487" w:rsidRDefault="00253487" w:rsidP="000F73DB">
            <w:pPr>
              <w:jc w:val="center"/>
            </w:pPr>
            <w:r w:rsidRPr="00253487">
              <w:t>808</w:t>
            </w:r>
          </w:p>
        </w:tc>
        <w:tc>
          <w:tcPr>
            <w:tcW w:w="2750" w:type="dxa"/>
            <w:shd w:val="clear" w:color="auto" w:fill="auto"/>
          </w:tcPr>
          <w:p w14:paraId="0800C076" w14:textId="77777777" w:rsidR="00253487" w:rsidRPr="00253487" w:rsidRDefault="00253487" w:rsidP="00253487">
            <w:r w:rsidRPr="00253487">
              <w:t>AllocIntermedReqType</w:t>
            </w:r>
          </w:p>
        </w:tc>
        <w:tc>
          <w:tcPr>
            <w:tcW w:w="811" w:type="dxa"/>
            <w:shd w:val="clear" w:color="auto" w:fill="auto"/>
          </w:tcPr>
          <w:p w14:paraId="1FE423D8" w14:textId="77777777" w:rsidR="00253487" w:rsidRPr="00253487" w:rsidRDefault="00253487" w:rsidP="000F73DB">
            <w:pPr>
              <w:jc w:val="center"/>
            </w:pPr>
            <w:r w:rsidRPr="00253487">
              <w:t>N</w:t>
            </w:r>
          </w:p>
        </w:tc>
        <w:tc>
          <w:tcPr>
            <w:tcW w:w="4859" w:type="dxa"/>
            <w:shd w:val="clear" w:color="auto" w:fill="auto"/>
          </w:tcPr>
          <w:p w14:paraId="0E3FD90F" w14:textId="77777777" w:rsidR="00253487" w:rsidRDefault="00253487" w:rsidP="00253487">
            <w:r w:rsidRPr="00253487">
              <w:t>Required if AllocType = 8 (Request to Intermediary)</w:t>
            </w:r>
          </w:p>
          <w:p w14:paraId="4276C1C8" w14:textId="77777777" w:rsidR="00253487" w:rsidRPr="00253487" w:rsidRDefault="00253487" w:rsidP="00253487">
            <w:r w:rsidRPr="00253487">
              <w:t>Indicates status that is requested to be transmitted to counterparty by the intermediary (i.e. clearing house)</w:t>
            </w:r>
          </w:p>
        </w:tc>
      </w:tr>
      <w:tr w:rsidR="00253487" w:rsidRPr="00253487" w14:paraId="795891B9" w14:textId="77777777" w:rsidTr="000F73DB">
        <w:tc>
          <w:tcPr>
            <w:tcW w:w="652" w:type="dxa"/>
            <w:shd w:val="clear" w:color="auto" w:fill="auto"/>
          </w:tcPr>
          <w:p w14:paraId="2EF693EC" w14:textId="77777777" w:rsidR="00253487" w:rsidRPr="00253487" w:rsidRDefault="00253487" w:rsidP="000F73DB">
            <w:pPr>
              <w:jc w:val="center"/>
            </w:pPr>
            <w:r w:rsidRPr="00253487">
              <w:t>196</w:t>
            </w:r>
          </w:p>
        </w:tc>
        <w:tc>
          <w:tcPr>
            <w:tcW w:w="2750" w:type="dxa"/>
            <w:shd w:val="clear" w:color="auto" w:fill="auto"/>
          </w:tcPr>
          <w:p w14:paraId="44959A9A" w14:textId="77777777" w:rsidR="00253487" w:rsidRPr="00253487" w:rsidRDefault="00253487" w:rsidP="00253487">
            <w:r w:rsidRPr="00253487">
              <w:t>AllocLinkID</w:t>
            </w:r>
          </w:p>
        </w:tc>
        <w:tc>
          <w:tcPr>
            <w:tcW w:w="811" w:type="dxa"/>
            <w:shd w:val="clear" w:color="auto" w:fill="auto"/>
          </w:tcPr>
          <w:p w14:paraId="3A58E5EE" w14:textId="77777777" w:rsidR="00253487" w:rsidRPr="00253487" w:rsidRDefault="00253487" w:rsidP="000F73DB">
            <w:pPr>
              <w:jc w:val="center"/>
            </w:pPr>
            <w:r w:rsidRPr="00253487">
              <w:t>N</w:t>
            </w:r>
          </w:p>
        </w:tc>
        <w:tc>
          <w:tcPr>
            <w:tcW w:w="4859" w:type="dxa"/>
            <w:shd w:val="clear" w:color="auto" w:fill="auto"/>
          </w:tcPr>
          <w:p w14:paraId="7F79A915" w14:textId="77777777" w:rsidR="00253487" w:rsidRPr="00253487" w:rsidRDefault="00253487" w:rsidP="00253487">
            <w:r w:rsidRPr="00253487">
              <w:t>Can be used to link two different Allocation messages (each with unique AllocID) together, i.e. for F/X "Netting" or "Swaps"</w:t>
            </w:r>
          </w:p>
        </w:tc>
      </w:tr>
      <w:tr w:rsidR="00253487" w:rsidRPr="00253487" w14:paraId="3ABC1B29" w14:textId="77777777" w:rsidTr="000F73DB">
        <w:tc>
          <w:tcPr>
            <w:tcW w:w="652" w:type="dxa"/>
            <w:shd w:val="clear" w:color="auto" w:fill="auto"/>
          </w:tcPr>
          <w:p w14:paraId="55DB533A" w14:textId="77777777" w:rsidR="00253487" w:rsidRPr="00253487" w:rsidRDefault="00253487" w:rsidP="000F73DB">
            <w:pPr>
              <w:jc w:val="center"/>
            </w:pPr>
            <w:r w:rsidRPr="00253487">
              <w:t>197</w:t>
            </w:r>
          </w:p>
        </w:tc>
        <w:tc>
          <w:tcPr>
            <w:tcW w:w="2750" w:type="dxa"/>
            <w:shd w:val="clear" w:color="auto" w:fill="auto"/>
          </w:tcPr>
          <w:p w14:paraId="5A14BCFF" w14:textId="77777777" w:rsidR="00253487" w:rsidRPr="00253487" w:rsidRDefault="00253487" w:rsidP="00253487">
            <w:r w:rsidRPr="00253487">
              <w:t>AllocLinkType</w:t>
            </w:r>
          </w:p>
        </w:tc>
        <w:tc>
          <w:tcPr>
            <w:tcW w:w="811" w:type="dxa"/>
            <w:shd w:val="clear" w:color="auto" w:fill="auto"/>
          </w:tcPr>
          <w:p w14:paraId="68A3762D" w14:textId="77777777" w:rsidR="00253487" w:rsidRPr="00253487" w:rsidRDefault="00253487" w:rsidP="000F73DB">
            <w:pPr>
              <w:jc w:val="center"/>
            </w:pPr>
            <w:r w:rsidRPr="00253487">
              <w:t>N</w:t>
            </w:r>
          </w:p>
        </w:tc>
        <w:tc>
          <w:tcPr>
            <w:tcW w:w="4859" w:type="dxa"/>
            <w:shd w:val="clear" w:color="auto" w:fill="auto"/>
          </w:tcPr>
          <w:p w14:paraId="61F979A2" w14:textId="77777777" w:rsidR="00253487" w:rsidRPr="00253487" w:rsidRDefault="00253487" w:rsidP="00253487">
            <w:r w:rsidRPr="00253487">
              <w:t>Can be used to link two different Allocation messages and identifies the type of link. Required if AllocLinkID is specified.</w:t>
            </w:r>
          </w:p>
        </w:tc>
      </w:tr>
      <w:tr w:rsidR="00253487" w:rsidRPr="00253487" w14:paraId="31E11A0A" w14:textId="77777777" w:rsidTr="000F73DB">
        <w:tc>
          <w:tcPr>
            <w:tcW w:w="652" w:type="dxa"/>
            <w:shd w:val="clear" w:color="auto" w:fill="auto"/>
          </w:tcPr>
          <w:p w14:paraId="5D6ACF88" w14:textId="77777777" w:rsidR="00253487" w:rsidRPr="00253487" w:rsidRDefault="00253487" w:rsidP="000F73DB">
            <w:pPr>
              <w:jc w:val="center"/>
            </w:pPr>
            <w:r w:rsidRPr="00253487">
              <w:t>466</w:t>
            </w:r>
          </w:p>
        </w:tc>
        <w:tc>
          <w:tcPr>
            <w:tcW w:w="2750" w:type="dxa"/>
            <w:shd w:val="clear" w:color="auto" w:fill="auto"/>
          </w:tcPr>
          <w:p w14:paraId="65A873DD" w14:textId="77777777" w:rsidR="00253487" w:rsidRPr="00253487" w:rsidRDefault="00253487" w:rsidP="00253487">
            <w:r w:rsidRPr="00253487">
              <w:t>BookingRefID</w:t>
            </w:r>
          </w:p>
        </w:tc>
        <w:tc>
          <w:tcPr>
            <w:tcW w:w="811" w:type="dxa"/>
            <w:shd w:val="clear" w:color="auto" w:fill="auto"/>
          </w:tcPr>
          <w:p w14:paraId="0A71CEDD" w14:textId="77777777" w:rsidR="00253487" w:rsidRPr="00253487" w:rsidRDefault="00253487" w:rsidP="000F73DB">
            <w:pPr>
              <w:jc w:val="center"/>
            </w:pPr>
            <w:r w:rsidRPr="00253487">
              <w:t>N</w:t>
            </w:r>
          </w:p>
        </w:tc>
        <w:tc>
          <w:tcPr>
            <w:tcW w:w="4859" w:type="dxa"/>
            <w:shd w:val="clear" w:color="auto" w:fill="auto"/>
          </w:tcPr>
          <w:p w14:paraId="4B19A523" w14:textId="77777777" w:rsidR="00253487" w:rsidRPr="00253487" w:rsidRDefault="00253487" w:rsidP="00253487">
            <w:r w:rsidRPr="00253487">
              <w:t>Can be used with AllocType=" Ready-To-Book "</w:t>
            </w:r>
          </w:p>
        </w:tc>
      </w:tr>
      <w:tr w:rsidR="00253487" w:rsidRPr="00253487" w14:paraId="121B94F6" w14:textId="77777777" w:rsidTr="000F73DB">
        <w:tc>
          <w:tcPr>
            <w:tcW w:w="652" w:type="dxa"/>
            <w:tcBorders>
              <w:bottom w:val="single" w:sz="6" w:space="0" w:color="000000"/>
            </w:tcBorders>
            <w:shd w:val="clear" w:color="auto" w:fill="auto"/>
          </w:tcPr>
          <w:p w14:paraId="23B0C1CF" w14:textId="77777777" w:rsidR="00253487" w:rsidRPr="00253487" w:rsidRDefault="00253487" w:rsidP="000F73DB">
            <w:pPr>
              <w:jc w:val="center"/>
            </w:pPr>
            <w:r w:rsidRPr="00253487">
              <w:t>857</w:t>
            </w:r>
          </w:p>
        </w:tc>
        <w:tc>
          <w:tcPr>
            <w:tcW w:w="2750" w:type="dxa"/>
            <w:tcBorders>
              <w:bottom w:val="single" w:sz="6" w:space="0" w:color="000000"/>
            </w:tcBorders>
            <w:shd w:val="clear" w:color="auto" w:fill="auto"/>
          </w:tcPr>
          <w:p w14:paraId="4F07E350" w14:textId="77777777" w:rsidR="00253487" w:rsidRPr="00253487" w:rsidRDefault="00253487" w:rsidP="00253487">
            <w:r w:rsidRPr="00253487">
              <w:t>AllocNoOrdersType</w:t>
            </w:r>
          </w:p>
        </w:tc>
        <w:tc>
          <w:tcPr>
            <w:tcW w:w="811" w:type="dxa"/>
            <w:tcBorders>
              <w:bottom w:val="single" w:sz="6" w:space="0" w:color="000000"/>
            </w:tcBorders>
            <w:shd w:val="clear" w:color="auto" w:fill="auto"/>
          </w:tcPr>
          <w:p w14:paraId="7CA847FB"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EDE52CE" w14:textId="77777777" w:rsidR="00253487" w:rsidRPr="00253487" w:rsidRDefault="00253487" w:rsidP="00253487">
            <w:r w:rsidRPr="00253487">
              <w:t>Indicates how the orders being booked and allocated by this message are identified, i.e. by explicit definition in the NoOrders group or not.</w:t>
            </w:r>
          </w:p>
        </w:tc>
      </w:tr>
      <w:tr w:rsidR="00253487" w:rsidRPr="00253487" w14:paraId="2FCADEF9" w14:textId="77777777" w:rsidTr="000F73DB">
        <w:tc>
          <w:tcPr>
            <w:tcW w:w="3402" w:type="dxa"/>
            <w:gridSpan w:val="2"/>
            <w:tcBorders>
              <w:top w:val="single" w:sz="6" w:space="0" w:color="000000"/>
              <w:bottom w:val="single" w:sz="6" w:space="0" w:color="000000"/>
            </w:tcBorders>
            <w:shd w:val="clear" w:color="auto" w:fill="E6E6E6"/>
          </w:tcPr>
          <w:p w14:paraId="472E58F7" w14:textId="77777777" w:rsidR="00253487" w:rsidRPr="00253487" w:rsidRDefault="00253487" w:rsidP="000F73DB">
            <w:pPr>
              <w:jc w:val="left"/>
            </w:pPr>
            <w:r w:rsidRPr="00253487">
              <w:t>component block  &lt;OrdAllocGrp&gt;</w:t>
            </w:r>
          </w:p>
        </w:tc>
        <w:tc>
          <w:tcPr>
            <w:tcW w:w="811" w:type="dxa"/>
            <w:tcBorders>
              <w:top w:val="single" w:sz="6" w:space="0" w:color="000000"/>
              <w:bottom w:val="single" w:sz="6" w:space="0" w:color="000000"/>
            </w:tcBorders>
            <w:shd w:val="clear" w:color="auto" w:fill="E6E6E6"/>
          </w:tcPr>
          <w:p w14:paraId="5817CD0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4216275" w14:textId="77777777" w:rsidR="00253487" w:rsidRPr="00253487" w:rsidRDefault="00253487" w:rsidP="00253487">
            <w:r w:rsidRPr="00253487">
              <w:t>Indicates number of orders to be combined for allocation. If order(s) were manually delivered set to 1 (one).Required when AllocNoOrdersType = 1</w:t>
            </w:r>
          </w:p>
        </w:tc>
      </w:tr>
      <w:tr w:rsidR="00253487" w:rsidRPr="00253487" w14:paraId="2149F1E6" w14:textId="77777777" w:rsidTr="000F73DB">
        <w:tc>
          <w:tcPr>
            <w:tcW w:w="3402" w:type="dxa"/>
            <w:gridSpan w:val="2"/>
            <w:tcBorders>
              <w:top w:val="single" w:sz="6" w:space="0" w:color="000000"/>
              <w:bottom w:val="single" w:sz="6" w:space="0" w:color="000000"/>
            </w:tcBorders>
            <w:shd w:val="clear" w:color="auto" w:fill="E6E6E6"/>
          </w:tcPr>
          <w:p w14:paraId="14D8C057" w14:textId="77777777" w:rsidR="00253487" w:rsidRPr="00253487" w:rsidRDefault="00253487" w:rsidP="000F73DB">
            <w:pPr>
              <w:jc w:val="left"/>
            </w:pPr>
            <w:r w:rsidRPr="00253487">
              <w:t>component block  &lt;ExecAllocGrp&gt;</w:t>
            </w:r>
          </w:p>
        </w:tc>
        <w:tc>
          <w:tcPr>
            <w:tcW w:w="811" w:type="dxa"/>
            <w:tcBorders>
              <w:top w:val="single" w:sz="6" w:space="0" w:color="000000"/>
              <w:bottom w:val="single" w:sz="6" w:space="0" w:color="000000"/>
            </w:tcBorders>
            <w:shd w:val="clear" w:color="auto" w:fill="E6E6E6"/>
          </w:tcPr>
          <w:p w14:paraId="5A5780D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9F619D5" w14:textId="77777777" w:rsidR="00253487" w:rsidRPr="00253487" w:rsidRDefault="00253487" w:rsidP="00253487">
            <w:r w:rsidRPr="00253487">
              <w:t>Indicates number of individual execution repeating group entries to follow. Absence of this field indicates that no individual execution entries are included. Primarily used to support step-outs.</w:t>
            </w:r>
          </w:p>
        </w:tc>
      </w:tr>
      <w:tr w:rsidR="00253487" w:rsidRPr="00253487" w14:paraId="5346B148" w14:textId="77777777" w:rsidTr="000F73DB">
        <w:tc>
          <w:tcPr>
            <w:tcW w:w="652" w:type="dxa"/>
            <w:tcBorders>
              <w:top w:val="single" w:sz="6" w:space="0" w:color="000000"/>
            </w:tcBorders>
            <w:shd w:val="clear" w:color="auto" w:fill="auto"/>
          </w:tcPr>
          <w:p w14:paraId="2CD1BF26" w14:textId="77777777" w:rsidR="00253487" w:rsidRPr="00253487" w:rsidRDefault="00253487" w:rsidP="000F73DB">
            <w:pPr>
              <w:jc w:val="center"/>
            </w:pPr>
            <w:r w:rsidRPr="00253487">
              <w:t>570</w:t>
            </w:r>
          </w:p>
        </w:tc>
        <w:tc>
          <w:tcPr>
            <w:tcW w:w="2750" w:type="dxa"/>
            <w:tcBorders>
              <w:top w:val="single" w:sz="6" w:space="0" w:color="000000"/>
            </w:tcBorders>
            <w:shd w:val="clear" w:color="auto" w:fill="auto"/>
          </w:tcPr>
          <w:p w14:paraId="059EF04C" w14:textId="77777777" w:rsidR="00253487" w:rsidRPr="00253487" w:rsidRDefault="00253487" w:rsidP="00253487">
            <w:r w:rsidRPr="00253487">
              <w:t>PreviouslyReported</w:t>
            </w:r>
          </w:p>
        </w:tc>
        <w:tc>
          <w:tcPr>
            <w:tcW w:w="811" w:type="dxa"/>
            <w:tcBorders>
              <w:top w:val="single" w:sz="6" w:space="0" w:color="000000"/>
            </w:tcBorders>
            <w:shd w:val="clear" w:color="auto" w:fill="auto"/>
          </w:tcPr>
          <w:p w14:paraId="3D753EC5"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5F5D705" w14:textId="77777777" w:rsidR="00253487" w:rsidRPr="00253487" w:rsidRDefault="00253487" w:rsidP="00253487"/>
        </w:tc>
      </w:tr>
      <w:tr w:rsidR="00253487" w:rsidRPr="00253487" w14:paraId="1AB2D1C0" w14:textId="77777777" w:rsidTr="000F73DB">
        <w:tc>
          <w:tcPr>
            <w:tcW w:w="652" w:type="dxa"/>
            <w:shd w:val="clear" w:color="auto" w:fill="auto"/>
          </w:tcPr>
          <w:p w14:paraId="5A0C0886" w14:textId="77777777" w:rsidR="00253487" w:rsidRPr="00253487" w:rsidRDefault="00253487" w:rsidP="000F73DB">
            <w:pPr>
              <w:jc w:val="center"/>
            </w:pPr>
            <w:r w:rsidRPr="00253487">
              <w:t>700</w:t>
            </w:r>
          </w:p>
        </w:tc>
        <w:tc>
          <w:tcPr>
            <w:tcW w:w="2750" w:type="dxa"/>
            <w:shd w:val="clear" w:color="auto" w:fill="auto"/>
          </w:tcPr>
          <w:p w14:paraId="1AAFCFB4" w14:textId="77777777" w:rsidR="00253487" w:rsidRPr="00253487" w:rsidRDefault="00253487" w:rsidP="00253487">
            <w:r w:rsidRPr="00253487">
              <w:t>ReversalIndicator</w:t>
            </w:r>
          </w:p>
        </w:tc>
        <w:tc>
          <w:tcPr>
            <w:tcW w:w="811" w:type="dxa"/>
            <w:shd w:val="clear" w:color="auto" w:fill="auto"/>
          </w:tcPr>
          <w:p w14:paraId="65BFE9C1" w14:textId="77777777" w:rsidR="00253487" w:rsidRPr="00253487" w:rsidRDefault="00253487" w:rsidP="000F73DB">
            <w:pPr>
              <w:jc w:val="center"/>
            </w:pPr>
            <w:r w:rsidRPr="00253487">
              <w:t>N</w:t>
            </w:r>
          </w:p>
        </w:tc>
        <w:tc>
          <w:tcPr>
            <w:tcW w:w="4859" w:type="dxa"/>
            <w:shd w:val="clear" w:color="auto" w:fill="auto"/>
          </w:tcPr>
          <w:p w14:paraId="0E778841" w14:textId="77777777" w:rsidR="00253487" w:rsidRPr="00253487" w:rsidRDefault="00253487" w:rsidP="00253487"/>
        </w:tc>
      </w:tr>
      <w:tr w:rsidR="00253487" w:rsidRPr="00253487" w14:paraId="19D83678" w14:textId="77777777" w:rsidTr="000F73DB">
        <w:tc>
          <w:tcPr>
            <w:tcW w:w="652" w:type="dxa"/>
            <w:shd w:val="clear" w:color="auto" w:fill="auto"/>
          </w:tcPr>
          <w:p w14:paraId="592565B3" w14:textId="77777777" w:rsidR="00253487" w:rsidRPr="00253487" w:rsidRDefault="00253487" w:rsidP="000F73DB">
            <w:pPr>
              <w:jc w:val="center"/>
            </w:pPr>
            <w:r w:rsidRPr="00253487">
              <w:t>574</w:t>
            </w:r>
          </w:p>
        </w:tc>
        <w:tc>
          <w:tcPr>
            <w:tcW w:w="2750" w:type="dxa"/>
            <w:shd w:val="clear" w:color="auto" w:fill="auto"/>
          </w:tcPr>
          <w:p w14:paraId="0ABB71A7" w14:textId="77777777" w:rsidR="00253487" w:rsidRPr="00253487" w:rsidRDefault="00253487" w:rsidP="00253487">
            <w:r w:rsidRPr="00253487">
              <w:t>MatchType</w:t>
            </w:r>
          </w:p>
        </w:tc>
        <w:tc>
          <w:tcPr>
            <w:tcW w:w="811" w:type="dxa"/>
            <w:shd w:val="clear" w:color="auto" w:fill="auto"/>
          </w:tcPr>
          <w:p w14:paraId="5403BD2D" w14:textId="77777777" w:rsidR="00253487" w:rsidRPr="00253487" w:rsidRDefault="00253487" w:rsidP="000F73DB">
            <w:pPr>
              <w:jc w:val="center"/>
            </w:pPr>
            <w:r w:rsidRPr="00253487">
              <w:t>N</w:t>
            </w:r>
          </w:p>
        </w:tc>
        <w:tc>
          <w:tcPr>
            <w:tcW w:w="4859" w:type="dxa"/>
            <w:shd w:val="clear" w:color="auto" w:fill="auto"/>
          </w:tcPr>
          <w:p w14:paraId="2E7D5951" w14:textId="77777777" w:rsidR="00253487" w:rsidRPr="00253487" w:rsidRDefault="00253487" w:rsidP="00253487"/>
        </w:tc>
      </w:tr>
      <w:tr w:rsidR="00253487" w:rsidRPr="00253487" w14:paraId="690F17AB" w14:textId="77777777" w:rsidTr="000F73DB">
        <w:tc>
          <w:tcPr>
            <w:tcW w:w="652" w:type="dxa"/>
            <w:tcBorders>
              <w:bottom w:val="single" w:sz="6" w:space="0" w:color="000000"/>
            </w:tcBorders>
            <w:shd w:val="clear" w:color="auto" w:fill="auto"/>
          </w:tcPr>
          <w:p w14:paraId="16AE5C5C" w14:textId="77777777" w:rsidR="00253487" w:rsidRPr="00253487" w:rsidRDefault="00253487" w:rsidP="000F73DB">
            <w:pPr>
              <w:jc w:val="center"/>
            </w:pPr>
            <w:r w:rsidRPr="00253487">
              <w:lastRenderedPageBreak/>
              <w:t>54</w:t>
            </w:r>
          </w:p>
        </w:tc>
        <w:tc>
          <w:tcPr>
            <w:tcW w:w="2750" w:type="dxa"/>
            <w:tcBorders>
              <w:bottom w:val="single" w:sz="6" w:space="0" w:color="000000"/>
            </w:tcBorders>
            <w:shd w:val="clear" w:color="auto" w:fill="auto"/>
          </w:tcPr>
          <w:p w14:paraId="3A19E2D4" w14:textId="77777777" w:rsidR="00253487" w:rsidRPr="00253487" w:rsidRDefault="00253487" w:rsidP="00253487">
            <w:r w:rsidRPr="00253487">
              <w:t>Side</w:t>
            </w:r>
          </w:p>
        </w:tc>
        <w:tc>
          <w:tcPr>
            <w:tcW w:w="811" w:type="dxa"/>
            <w:tcBorders>
              <w:bottom w:val="single" w:sz="6" w:space="0" w:color="000000"/>
            </w:tcBorders>
            <w:shd w:val="clear" w:color="auto" w:fill="auto"/>
          </w:tcPr>
          <w:p w14:paraId="0E1FBBB5"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7270B650" w14:textId="77777777" w:rsidR="00253487" w:rsidRPr="00253487" w:rsidRDefault="00253487" w:rsidP="00253487"/>
        </w:tc>
      </w:tr>
      <w:tr w:rsidR="00253487" w:rsidRPr="00253487" w14:paraId="2945F2B6" w14:textId="77777777" w:rsidTr="000F73DB">
        <w:tc>
          <w:tcPr>
            <w:tcW w:w="3402" w:type="dxa"/>
            <w:gridSpan w:val="2"/>
            <w:tcBorders>
              <w:top w:val="single" w:sz="6" w:space="0" w:color="000000"/>
              <w:bottom w:val="single" w:sz="6" w:space="0" w:color="000000"/>
            </w:tcBorders>
            <w:shd w:val="clear" w:color="auto" w:fill="E6E6E6"/>
          </w:tcPr>
          <w:p w14:paraId="030BD7A9"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785D2E61"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29C94417" w14:textId="77777777" w:rsidR="00253487" w:rsidRPr="00253487" w:rsidRDefault="00253487" w:rsidP="00253487">
            <w:r w:rsidRPr="00253487">
              <w:t>Insert here the set of "Instrument" (symbology) fields defined in "common components of application messages"</w:t>
            </w:r>
          </w:p>
        </w:tc>
      </w:tr>
      <w:tr w:rsidR="00253487" w:rsidRPr="00253487" w14:paraId="22BA06F9" w14:textId="77777777" w:rsidTr="000F73DB">
        <w:tc>
          <w:tcPr>
            <w:tcW w:w="3402" w:type="dxa"/>
            <w:gridSpan w:val="2"/>
            <w:tcBorders>
              <w:top w:val="single" w:sz="6" w:space="0" w:color="000000"/>
              <w:bottom w:val="single" w:sz="6" w:space="0" w:color="000000"/>
            </w:tcBorders>
            <w:shd w:val="clear" w:color="auto" w:fill="E6E6E6"/>
          </w:tcPr>
          <w:p w14:paraId="7B7CE71C" w14:textId="77777777" w:rsidR="00253487" w:rsidRPr="00253487" w:rsidRDefault="00253487" w:rsidP="000F73DB">
            <w:pPr>
              <w:jc w:val="left"/>
            </w:pPr>
            <w:r w:rsidRPr="00253487">
              <w:t>component block  &lt;InstrumentExtension&gt;</w:t>
            </w:r>
          </w:p>
        </w:tc>
        <w:tc>
          <w:tcPr>
            <w:tcW w:w="811" w:type="dxa"/>
            <w:tcBorders>
              <w:top w:val="single" w:sz="6" w:space="0" w:color="000000"/>
              <w:bottom w:val="single" w:sz="6" w:space="0" w:color="000000"/>
            </w:tcBorders>
            <w:shd w:val="clear" w:color="auto" w:fill="E6E6E6"/>
          </w:tcPr>
          <w:p w14:paraId="01BB29D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43FE828" w14:textId="77777777" w:rsidR="00253487" w:rsidRPr="00253487" w:rsidRDefault="00253487" w:rsidP="00253487">
            <w:r w:rsidRPr="00253487">
              <w:t>Insert here the set of "InstrumentExtension" fields defined in "common components of application messages"</w:t>
            </w:r>
          </w:p>
        </w:tc>
      </w:tr>
      <w:tr w:rsidR="00253487" w:rsidRPr="00253487" w14:paraId="6B93C4B1" w14:textId="77777777" w:rsidTr="000F73DB">
        <w:tc>
          <w:tcPr>
            <w:tcW w:w="3402" w:type="dxa"/>
            <w:gridSpan w:val="2"/>
            <w:tcBorders>
              <w:top w:val="single" w:sz="6" w:space="0" w:color="000000"/>
              <w:bottom w:val="single" w:sz="6" w:space="0" w:color="000000"/>
            </w:tcBorders>
            <w:shd w:val="clear" w:color="auto" w:fill="E6E6E6"/>
          </w:tcPr>
          <w:p w14:paraId="55AA5105"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01F2FDD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2016BDC" w14:textId="77777777" w:rsidR="00253487" w:rsidRPr="00253487" w:rsidRDefault="00253487" w:rsidP="00253487">
            <w:r w:rsidRPr="00253487">
              <w:t>Insert here the set of "FinancingDetails" fields defined in "common components of application messages"</w:t>
            </w:r>
          </w:p>
        </w:tc>
      </w:tr>
      <w:tr w:rsidR="00253487" w:rsidRPr="00253487" w14:paraId="67D07330" w14:textId="77777777" w:rsidTr="000F73DB">
        <w:tc>
          <w:tcPr>
            <w:tcW w:w="3402" w:type="dxa"/>
            <w:gridSpan w:val="2"/>
            <w:tcBorders>
              <w:top w:val="single" w:sz="6" w:space="0" w:color="000000"/>
              <w:bottom w:val="single" w:sz="6" w:space="0" w:color="000000"/>
            </w:tcBorders>
            <w:shd w:val="clear" w:color="auto" w:fill="E6E6E6"/>
          </w:tcPr>
          <w:p w14:paraId="1EEDAF1E"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1F63CC4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2A039A6" w14:textId="77777777" w:rsidR="00253487" w:rsidRPr="00253487" w:rsidRDefault="00253487" w:rsidP="00253487"/>
        </w:tc>
      </w:tr>
      <w:tr w:rsidR="00253487" w:rsidRPr="00253487" w14:paraId="13445CD5" w14:textId="77777777" w:rsidTr="000F73DB">
        <w:tc>
          <w:tcPr>
            <w:tcW w:w="3402" w:type="dxa"/>
            <w:gridSpan w:val="2"/>
            <w:tcBorders>
              <w:top w:val="single" w:sz="6" w:space="0" w:color="000000"/>
              <w:bottom w:val="single" w:sz="6" w:space="0" w:color="000000"/>
            </w:tcBorders>
            <w:shd w:val="clear" w:color="auto" w:fill="E6E6E6"/>
          </w:tcPr>
          <w:p w14:paraId="42DFE921"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22FF780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DAC3A46" w14:textId="77777777" w:rsidR="00253487" w:rsidRPr="00253487" w:rsidRDefault="00253487" w:rsidP="00253487"/>
        </w:tc>
      </w:tr>
      <w:tr w:rsidR="00253487" w:rsidRPr="00253487" w14:paraId="1096B36B" w14:textId="77777777" w:rsidTr="000F73DB">
        <w:tc>
          <w:tcPr>
            <w:tcW w:w="652" w:type="dxa"/>
            <w:tcBorders>
              <w:top w:val="single" w:sz="6" w:space="0" w:color="000000"/>
            </w:tcBorders>
            <w:shd w:val="clear" w:color="auto" w:fill="auto"/>
          </w:tcPr>
          <w:p w14:paraId="40AA2335" w14:textId="77777777" w:rsidR="00253487" w:rsidRPr="00253487" w:rsidRDefault="00253487" w:rsidP="000F73DB">
            <w:pPr>
              <w:jc w:val="center"/>
            </w:pPr>
            <w:r w:rsidRPr="00253487">
              <w:t>53</w:t>
            </w:r>
          </w:p>
        </w:tc>
        <w:tc>
          <w:tcPr>
            <w:tcW w:w="2750" w:type="dxa"/>
            <w:tcBorders>
              <w:top w:val="single" w:sz="6" w:space="0" w:color="000000"/>
            </w:tcBorders>
            <w:shd w:val="clear" w:color="auto" w:fill="auto"/>
          </w:tcPr>
          <w:p w14:paraId="5A157B33" w14:textId="77777777" w:rsidR="00253487" w:rsidRPr="00253487" w:rsidRDefault="00253487" w:rsidP="00253487">
            <w:r w:rsidRPr="00253487">
              <w:t>Quantity</w:t>
            </w:r>
          </w:p>
        </w:tc>
        <w:tc>
          <w:tcPr>
            <w:tcW w:w="811" w:type="dxa"/>
            <w:tcBorders>
              <w:top w:val="single" w:sz="6" w:space="0" w:color="000000"/>
            </w:tcBorders>
            <w:shd w:val="clear" w:color="auto" w:fill="auto"/>
          </w:tcPr>
          <w:p w14:paraId="0524304B"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585D5BC7" w14:textId="77777777" w:rsidR="00253487" w:rsidRPr="00253487" w:rsidRDefault="00253487" w:rsidP="00253487">
            <w:r w:rsidRPr="00253487">
              <w:t>Total quantity (e.g. number of shares) allocated to all accounts, or that is Ready-To-Book</w:t>
            </w:r>
          </w:p>
        </w:tc>
      </w:tr>
      <w:tr w:rsidR="00253487" w:rsidRPr="00253487" w14:paraId="1E047C4E" w14:textId="77777777" w:rsidTr="000F73DB">
        <w:tc>
          <w:tcPr>
            <w:tcW w:w="652" w:type="dxa"/>
            <w:shd w:val="clear" w:color="auto" w:fill="auto"/>
          </w:tcPr>
          <w:p w14:paraId="006DC659" w14:textId="77777777" w:rsidR="00253487" w:rsidRPr="00253487" w:rsidRDefault="00253487" w:rsidP="000F73DB">
            <w:pPr>
              <w:jc w:val="center"/>
            </w:pPr>
            <w:r w:rsidRPr="00253487">
              <w:t>854</w:t>
            </w:r>
          </w:p>
        </w:tc>
        <w:tc>
          <w:tcPr>
            <w:tcW w:w="2750" w:type="dxa"/>
            <w:shd w:val="clear" w:color="auto" w:fill="auto"/>
          </w:tcPr>
          <w:p w14:paraId="0E5EF9D6" w14:textId="77777777" w:rsidR="00253487" w:rsidRPr="00253487" w:rsidRDefault="00253487" w:rsidP="00253487">
            <w:r w:rsidRPr="00253487">
              <w:t>QtyType</w:t>
            </w:r>
          </w:p>
        </w:tc>
        <w:tc>
          <w:tcPr>
            <w:tcW w:w="811" w:type="dxa"/>
            <w:shd w:val="clear" w:color="auto" w:fill="auto"/>
          </w:tcPr>
          <w:p w14:paraId="6CA32E61" w14:textId="77777777" w:rsidR="00253487" w:rsidRPr="00253487" w:rsidRDefault="00253487" w:rsidP="000F73DB">
            <w:pPr>
              <w:jc w:val="center"/>
            </w:pPr>
            <w:r w:rsidRPr="00253487">
              <w:t>N</w:t>
            </w:r>
          </w:p>
        </w:tc>
        <w:tc>
          <w:tcPr>
            <w:tcW w:w="4859" w:type="dxa"/>
            <w:shd w:val="clear" w:color="auto" w:fill="auto"/>
          </w:tcPr>
          <w:p w14:paraId="4B3727F3" w14:textId="77777777" w:rsidR="00253487" w:rsidRPr="00253487" w:rsidRDefault="00253487" w:rsidP="00253487"/>
        </w:tc>
      </w:tr>
      <w:tr w:rsidR="00253487" w:rsidRPr="00253487" w14:paraId="53C2DB50" w14:textId="77777777" w:rsidTr="000F73DB">
        <w:tc>
          <w:tcPr>
            <w:tcW w:w="652" w:type="dxa"/>
            <w:shd w:val="clear" w:color="auto" w:fill="auto"/>
          </w:tcPr>
          <w:p w14:paraId="2D218CCF" w14:textId="77777777" w:rsidR="00253487" w:rsidRPr="00253487" w:rsidRDefault="00253487" w:rsidP="000F73DB">
            <w:pPr>
              <w:jc w:val="center"/>
            </w:pPr>
            <w:r w:rsidRPr="00253487">
              <w:t>30</w:t>
            </w:r>
          </w:p>
        </w:tc>
        <w:tc>
          <w:tcPr>
            <w:tcW w:w="2750" w:type="dxa"/>
            <w:shd w:val="clear" w:color="auto" w:fill="auto"/>
          </w:tcPr>
          <w:p w14:paraId="7B23BE2F" w14:textId="77777777" w:rsidR="00253487" w:rsidRPr="00253487" w:rsidRDefault="00253487" w:rsidP="00253487">
            <w:r w:rsidRPr="00253487">
              <w:t>LastMkt</w:t>
            </w:r>
          </w:p>
        </w:tc>
        <w:tc>
          <w:tcPr>
            <w:tcW w:w="811" w:type="dxa"/>
            <w:shd w:val="clear" w:color="auto" w:fill="auto"/>
          </w:tcPr>
          <w:p w14:paraId="2543FAE0" w14:textId="77777777" w:rsidR="00253487" w:rsidRPr="00253487" w:rsidRDefault="00253487" w:rsidP="000F73DB">
            <w:pPr>
              <w:jc w:val="center"/>
            </w:pPr>
            <w:r w:rsidRPr="00253487">
              <w:t>N</w:t>
            </w:r>
          </w:p>
        </w:tc>
        <w:tc>
          <w:tcPr>
            <w:tcW w:w="4859" w:type="dxa"/>
            <w:shd w:val="clear" w:color="auto" w:fill="auto"/>
          </w:tcPr>
          <w:p w14:paraId="3BFC2922" w14:textId="77777777" w:rsidR="00253487" w:rsidRPr="00253487" w:rsidRDefault="00253487" w:rsidP="00253487">
            <w:r w:rsidRPr="00253487">
              <w:t>Market of the executions.</w:t>
            </w:r>
          </w:p>
        </w:tc>
      </w:tr>
      <w:tr w:rsidR="00253487" w:rsidRPr="00253487" w14:paraId="410B8939" w14:textId="77777777" w:rsidTr="000F73DB">
        <w:tc>
          <w:tcPr>
            <w:tcW w:w="652" w:type="dxa"/>
            <w:shd w:val="clear" w:color="auto" w:fill="auto"/>
          </w:tcPr>
          <w:p w14:paraId="75645D5B" w14:textId="77777777" w:rsidR="00253487" w:rsidRPr="00253487" w:rsidRDefault="00253487" w:rsidP="000F73DB">
            <w:pPr>
              <w:jc w:val="center"/>
            </w:pPr>
            <w:r w:rsidRPr="00253487">
              <w:t>229</w:t>
            </w:r>
          </w:p>
        </w:tc>
        <w:tc>
          <w:tcPr>
            <w:tcW w:w="2750" w:type="dxa"/>
            <w:shd w:val="clear" w:color="auto" w:fill="auto"/>
          </w:tcPr>
          <w:p w14:paraId="265E6F56" w14:textId="77777777" w:rsidR="00253487" w:rsidRPr="00253487" w:rsidRDefault="00253487" w:rsidP="00253487">
            <w:r w:rsidRPr="00253487">
              <w:t>TradeOriginationDate</w:t>
            </w:r>
          </w:p>
        </w:tc>
        <w:tc>
          <w:tcPr>
            <w:tcW w:w="811" w:type="dxa"/>
            <w:shd w:val="clear" w:color="auto" w:fill="auto"/>
          </w:tcPr>
          <w:p w14:paraId="0FE1F2B6" w14:textId="77777777" w:rsidR="00253487" w:rsidRPr="00253487" w:rsidRDefault="00253487" w:rsidP="000F73DB">
            <w:pPr>
              <w:jc w:val="center"/>
            </w:pPr>
            <w:r w:rsidRPr="00253487">
              <w:t>N</w:t>
            </w:r>
          </w:p>
        </w:tc>
        <w:tc>
          <w:tcPr>
            <w:tcW w:w="4859" w:type="dxa"/>
            <w:shd w:val="clear" w:color="auto" w:fill="auto"/>
          </w:tcPr>
          <w:p w14:paraId="6A28F9FF" w14:textId="77777777" w:rsidR="00253487" w:rsidRPr="00253487" w:rsidRDefault="00253487" w:rsidP="00253487"/>
        </w:tc>
      </w:tr>
      <w:tr w:rsidR="00253487" w:rsidRPr="00253487" w14:paraId="503A7A1C" w14:textId="77777777" w:rsidTr="000F73DB">
        <w:tc>
          <w:tcPr>
            <w:tcW w:w="652" w:type="dxa"/>
            <w:shd w:val="clear" w:color="auto" w:fill="auto"/>
          </w:tcPr>
          <w:p w14:paraId="729C2486" w14:textId="77777777" w:rsidR="00253487" w:rsidRPr="00253487" w:rsidRDefault="00253487" w:rsidP="000F73DB">
            <w:pPr>
              <w:jc w:val="center"/>
            </w:pPr>
            <w:r w:rsidRPr="00253487">
              <w:t>336</w:t>
            </w:r>
          </w:p>
        </w:tc>
        <w:tc>
          <w:tcPr>
            <w:tcW w:w="2750" w:type="dxa"/>
            <w:shd w:val="clear" w:color="auto" w:fill="auto"/>
          </w:tcPr>
          <w:p w14:paraId="6B321A32" w14:textId="77777777" w:rsidR="00253487" w:rsidRPr="00253487" w:rsidRDefault="00253487" w:rsidP="00253487">
            <w:r w:rsidRPr="00253487">
              <w:t>TradingSessionID</w:t>
            </w:r>
          </w:p>
        </w:tc>
        <w:tc>
          <w:tcPr>
            <w:tcW w:w="811" w:type="dxa"/>
            <w:shd w:val="clear" w:color="auto" w:fill="auto"/>
          </w:tcPr>
          <w:p w14:paraId="7C23D131" w14:textId="77777777" w:rsidR="00253487" w:rsidRPr="00253487" w:rsidRDefault="00253487" w:rsidP="000F73DB">
            <w:pPr>
              <w:jc w:val="center"/>
            </w:pPr>
            <w:r w:rsidRPr="00253487">
              <w:t>N</w:t>
            </w:r>
          </w:p>
        </w:tc>
        <w:tc>
          <w:tcPr>
            <w:tcW w:w="4859" w:type="dxa"/>
            <w:shd w:val="clear" w:color="auto" w:fill="auto"/>
          </w:tcPr>
          <w:p w14:paraId="051D4DB3" w14:textId="77777777" w:rsidR="00253487" w:rsidRPr="00253487" w:rsidRDefault="00253487" w:rsidP="00253487"/>
        </w:tc>
      </w:tr>
      <w:tr w:rsidR="00253487" w:rsidRPr="00253487" w14:paraId="1558540F" w14:textId="77777777" w:rsidTr="000F73DB">
        <w:tc>
          <w:tcPr>
            <w:tcW w:w="652" w:type="dxa"/>
            <w:shd w:val="clear" w:color="auto" w:fill="auto"/>
          </w:tcPr>
          <w:p w14:paraId="6E6B52D8" w14:textId="77777777" w:rsidR="00253487" w:rsidRPr="00253487" w:rsidRDefault="00253487" w:rsidP="000F73DB">
            <w:pPr>
              <w:jc w:val="center"/>
            </w:pPr>
            <w:r w:rsidRPr="00253487">
              <w:t>625</w:t>
            </w:r>
          </w:p>
        </w:tc>
        <w:tc>
          <w:tcPr>
            <w:tcW w:w="2750" w:type="dxa"/>
            <w:shd w:val="clear" w:color="auto" w:fill="auto"/>
          </w:tcPr>
          <w:p w14:paraId="26561E08" w14:textId="77777777" w:rsidR="00253487" w:rsidRPr="00253487" w:rsidRDefault="00253487" w:rsidP="00253487">
            <w:r w:rsidRPr="00253487">
              <w:t>TradingSessionSubID</w:t>
            </w:r>
          </w:p>
        </w:tc>
        <w:tc>
          <w:tcPr>
            <w:tcW w:w="811" w:type="dxa"/>
            <w:shd w:val="clear" w:color="auto" w:fill="auto"/>
          </w:tcPr>
          <w:p w14:paraId="50CAF298" w14:textId="77777777" w:rsidR="00253487" w:rsidRPr="00253487" w:rsidRDefault="00253487" w:rsidP="000F73DB">
            <w:pPr>
              <w:jc w:val="center"/>
            </w:pPr>
            <w:r w:rsidRPr="00253487">
              <w:t>N</w:t>
            </w:r>
          </w:p>
        </w:tc>
        <w:tc>
          <w:tcPr>
            <w:tcW w:w="4859" w:type="dxa"/>
            <w:shd w:val="clear" w:color="auto" w:fill="auto"/>
          </w:tcPr>
          <w:p w14:paraId="14C99B52" w14:textId="77777777" w:rsidR="00253487" w:rsidRPr="00253487" w:rsidRDefault="00253487" w:rsidP="00253487"/>
        </w:tc>
      </w:tr>
      <w:tr w:rsidR="00253487" w:rsidRPr="00253487" w14:paraId="6A26181E" w14:textId="77777777" w:rsidTr="000F73DB">
        <w:tc>
          <w:tcPr>
            <w:tcW w:w="652" w:type="dxa"/>
            <w:shd w:val="clear" w:color="auto" w:fill="auto"/>
          </w:tcPr>
          <w:p w14:paraId="789D90EC" w14:textId="77777777" w:rsidR="00253487" w:rsidRPr="00253487" w:rsidRDefault="00253487" w:rsidP="000F73DB">
            <w:pPr>
              <w:jc w:val="center"/>
            </w:pPr>
            <w:r w:rsidRPr="00253487">
              <w:t>423</w:t>
            </w:r>
          </w:p>
        </w:tc>
        <w:tc>
          <w:tcPr>
            <w:tcW w:w="2750" w:type="dxa"/>
            <w:shd w:val="clear" w:color="auto" w:fill="auto"/>
          </w:tcPr>
          <w:p w14:paraId="4FCDA6E5" w14:textId="77777777" w:rsidR="00253487" w:rsidRPr="00253487" w:rsidRDefault="00253487" w:rsidP="00253487">
            <w:r w:rsidRPr="00253487">
              <w:t>PriceType</w:t>
            </w:r>
          </w:p>
        </w:tc>
        <w:tc>
          <w:tcPr>
            <w:tcW w:w="811" w:type="dxa"/>
            <w:shd w:val="clear" w:color="auto" w:fill="auto"/>
          </w:tcPr>
          <w:p w14:paraId="1F886E18" w14:textId="77777777" w:rsidR="00253487" w:rsidRPr="00253487" w:rsidRDefault="00253487" w:rsidP="000F73DB">
            <w:pPr>
              <w:jc w:val="center"/>
            </w:pPr>
            <w:r w:rsidRPr="00253487">
              <w:t>N</w:t>
            </w:r>
          </w:p>
        </w:tc>
        <w:tc>
          <w:tcPr>
            <w:tcW w:w="4859" w:type="dxa"/>
            <w:shd w:val="clear" w:color="auto" w:fill="auto"/>
          </w:tcPr>
          <w:p w14:paraId="4FF44C76" w14:textId="77777777" w:rsidR="00253487" w:rsidRPr="00253487" w:rsidRDefault="00253487" w:rsidP="00253487"/>
        </w:tc>
      </w:tr>
      <w:tr w:rsidR="00253487" w:rsidRPr="00253487" w14:paraId="699B902B" w14:textId="77777777" w:rsidTr="000F73DB">
        <w:tc>
          <w:tcPr>
            <w:tcW w:w="652" w:type="dxa"/>
            <w:shd w:val="clear" w:color="auto" w:fill="auto"/>
          </w:tcPr>
          <w:p w14:paraId="52781B27" w14:textId="77777777" w:rsidR="00253487" w:rsidRPr="00253487" w:rsidRDefault="00253487" w:rsidP="000F73DB">
            <w:pPr>
              <w:jc w:val="center"/>
            </w:pPr>
            <w:r w:rsidRPr="00253487">
              <w:t>6</w:t>
            </w:r>
          </w:p>
        </w:tc>
        <w:tc>
          <w:tcPr>
            <w:tcW w:w="2750" w:type="dxa"/>
            <w:shd w:val="clear" w:color="auto" w:fill="auto"/>
          </w:tcPr>
          <w:p w14:paraId="64B6825B" w14:textId="77777777" w:rsidR="00253487" w:rsidRPr="00253487" w:rsidRDefault="00253487" w:rsidP="00253487">
            <w:r w:rsidRPr="00253487">
              <w:t>AvgPx</w:t>
            </w:r>
          </w:p>
        </w:tc>
        <w:tc>
          <w:tcPr>
            <w:tcW w:w="811" w:type="dxa"/>
            <w:shd w:val="clear" w:color="auto" w:fill="auto"/>
          </w:tcPr>
          <w:p w14:paraId="48B3B912" w14:textId="77777777" w:rsidR="00253487" w:rsidRPr="00253487" w:rsidRDefault="00253487" w:rsidP="000F73DB">
            <w:pPr>
              <w:jc w:val="center"/>
            </w:pPr>
            <w:r w:rsidRPr="00253487">
              <w:t>N</w:t>
            </w:r>
          </w:p>
        </w:tc>
        <w:tc>
          <w:tcPr>
            <w:tcW w:w="4859" w:type="dxa"/>
            <w:shd w:val="clear" w:color="auto" w:fill="auto"/>
          </w:tcPr>
          <w:p w14:paraId="31CFC37A" w14:textId="77777777" w:rsidR="00253487" w:rsidRDefault="00253487" w:rsidP="00253487">
            <w:r w:rsidRPr="00253487">
              <w:t>For F/X orders, should be the "all-in" rate (spot rate adjusted for forward points).</w:t>
            </w:r>
          </w:p>
          <w:p w14:paraId="0A8AF44B" w14:textId="77777777" w:rsidR="00253487" w:rsidRDefault="00253487" w:rsidP="00253487">
            <w:r w:rsidRPr="00253487">
              <w:t>For 3rd party allocations used to convey either basic price or averaged price</w:t>
            </w:r>
          </w:p>
          <w:p w14:paraId="0FCA93FA" w14:textId="77777777" w:rsidR="00253487" w:rsidRPr="00253487" w:rsidRDefault="00253487" w:rsidP="00253487">
            <w:r w:rsidRPr="00253487">
              <w:t>Optional for average price allocations in the listed derivatives markets where the central counterparty calculates and manages average price across an allocation group.</w:t>
            </w:r>
          </w:p>
        </w:tc>
      </w:tr>
      <w:tr w:rsidR="00253487" w:rsidRPr="00253487" w14:paraId="30BF5CC5" w14:textId="77777777" w:rsidTr="000F73DB">
        <w:tc>
          <w:tcPr>
            <w:tcW w:w="652" w:type="dxa"/>
            <w:tcBorders>
              <w:bottom w:val="single" w:sz="6" w:space="0" w:color="000000"/>
            </w:tcBorders>
            <w:shd w:val="clear" w:color="auto" w:fill="auto"/>
          </w:tcPr>
          <w:p w14:paraId="0FF6C439" w14:textId="77777777" w:rsidR="00253487" w:rsidRPr="00253487" w:rsidRDefault="00253487" w:rsidP="000F73DB">
            <w:pPr>
              <w:jc w:val="center"/>
            </w:pPr>
            <w:r w:rsidRPr="00253487">
              <w:t>860</w:t>
            </w:r>
          </w:p>
        </w:tc>
        <w:tc>
          <w:tcPr>
            <w:tcW w:w="2750" w:type="dxa"/>
            <w:tcBorders>
              <w:bottom w:val="single" w:sz="6" w:space="0" w:color="000000"/>
            </w:tcBorders>
            <w:shd w:val="clear" w:color="auto" w:fill="auto"/>
          </w:tcPr>
          <w:p w14:paraId="08D28930" w14:textId="77777777" w:rsidR="00253487" w:rsidRPr="00253487" w:rsidRDefault="00253487" w:rsidP="00253487">
            <w:r w:rsidRPr="00253487">
              <w:t>AvgParPx</w:t>
            </w:r>
          </w:p>
        </w:tc>
        <w:tc>
          <w:tcPr>
            <w:tcW w:w="811" w:type="dxa"/>
            <w:tcBorders>
              <w:bottom w:val="single" w:sz="6" w:space="0" w:color="000000"/>
            </w:tcBorders>
            <w:shd w:val="clear" w:color="auto" w:fill="auto"/>
          </w:tcPr>
          <w:p w14:paraId="0FE5BF0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BDEE335" w14:textId="77777777" w:rsidR="00253487" w:rsidRPr="00253487" w:rsidRDefault="00253487" w:rsidP="00253487"/>
        </w:tc>
      </w:tr>
      <w:tr w:rsidR="00253487" w:rsidRPr="00253487" w14:paraId="2A08BBEF" w14:textId="77777777" w:rsidTr="000F73DB">
        <w:tc>
          <w:tcPr>
            <w:tcW w:w="3402" w:type="dxa"/>
            <w:gridSpan w:val="2"/>
            <w:tcBorders>
              <w:top w:val="single" w:sz="6" w:space="0" w:color="000000"/>
              <w:bottom w:val="single" w:sz="6" w:space="0" w:color="000000"/>
            </w:tcBorders>
            <w:shd w:val="clear" w:color="auto" w:fill="E6E6E6"/>
          </w:tcPr>
          <w:p w14:paraId="3856B66D"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71A14AA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3BA3825"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0A335C59" w14:textId="77777777" w:rsidTr="000F73DB">
        <w:tc>
          <w:tcPr>
            <w:tcW w:w="652" w:type="dxa"/>
            <w:tcBorders>
              <w:top w:val="single" w:sz="6" w:space="0" w:color="000000"/>
            </w:tcBorders>
            <w:shd w:val="clear" w:color="auto" w:fill="auto"/>
          </w:tcPr>
          <w:p w14:paraId="2C1E8728" w14:textId="77777777" w:rsidR="00253487" w:rsidRPr="00253487" w:rsidRDefault="00253487" w:rsidP="000F73DB">
            <w:pPr>
              <w:jc w:val="center"/>
            </w:pPr>
            <w:r w:rsidRPr="00253487">
              <w:t>15</w:t>
            </w:r>
          </w:p>
        </w:tc>
        <w:tc>
          <w:tcPr>
            <w:tcW w:w="2750" w:type="dxa"/>
            <w:tcBorders>
              <w:top w:val="single" w:sz="6" w:space="0" w:color="000000"/>
            </w:tcBorders>
            <w:shd w:val="clear" w:color="auto" w:fill="auto"/>
          </w:tcPr>
          <w:p w14:paraId="2A33E060" w14:textId="77777777" w:rsidR="00253487" w:rsidRPr="00253487" w:rsidRDefault="00253487" w:rsidP="00253487">
            <w:r w:rsidRPr="00253487">
              <w:t>Currency</w:t>
            </w:r>
          </w:p>
        </w:tc>
        <w:tc>
          <w:tcPr>
            <w:tcW w:w="811" w:type="dxa"/>
            <w:tcBorders>
              <w:top w:val="single" w:sz="6" w:space="0" w:color="000000"/>
            </w:tcBorders>
            <w:shd w:val="clear" w:color="auto" w:fill="auto"/>
          </w:tcPr>
          <w:p w14:paraId="23338A5C"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B4FA9D7" w14:textId="77777777" w:rsidR="00253487" w:rsidRPr="00253487" w:rsidRDefault="00253487" w:rsidP="00253487">
            <w:r w:rsidRPr="00253487">
              <w:t>Currency of AvgPx. Should be the currency of the local market or exchange where the trade was conducted.</w:t>
            </w:r>
          </w:p>
        </w:tc>
      </w:tr>
      <w:tr w:rsidR="00253487" w:rsidRPr="00253487" w14:paraId="5B94D70A" w14:textId="77777777" w:rsidTr="000F73DB">
        <w:tc>
          <w:tcPr>
            <w:tcW w:w="652" w:type="dxa"/>
            <w:tcBorders>
              <w:bottom w:val="single" w:sz="6" w:space="0" w:color="000000"/>
            </w:tcBorders>
            <w:shd w:val="clear" w:color="auto" w:fill="auto"/>
          </w:tcPr>
          <w:p w14:paraId="6F6A817E" w14:textId="77777777" w:rsidR="00253487" w:rsidRPr="00253487" w:rsidRDefault="00253487" w:rsidP="000F73DB">
            <w:pPr>
              <w:jc w:val="center"/>
            </w:pPr>
            <w:r w:rsidRPr="00253487">
              <w:t>74</w:t>
            </w:r>
          </w:p>
        </w:tc>
        <w:tc>
          <w:tcPr>
            <w:tcW w:w="2750" w:type="dxa"/>
            <w:tcBorders>
              <w:bottom w:val="single" w:sz="6" w:space="0" w:color="000000"/>
            </w:tcBorders>
            <w:shd w:val="clear" w:color="auto" w:fill="auto"/>
          </w:tcPr>
          <w:p w14:paraId="63F6C3B2" w14:textId="77777777" w:rsidR="00253487" w:rsidRPr="00253487" w:rsidRDefault="00253487" w:rsidP="00253487">
            <w:r w:rsidRPr="00253487">
              <w:t>AvgPxPrecision</w:t>
            </w:r>
          </w:p>
        </w:tc>
        <w:tc>
          <w:tcPr>
            <w:tcW w:w="811" w:type="dxa"/>
            <w:tcBorders>
              <w:bottom w:val="single" w:sz="6" w:space="0" w:color="000000"/>
            </w:tcBorders>
            <w:shd w:val="clear" w:color="auto" w:fill="auto"/>
          </w:tcPr>
          <w:p w14:paraId="0CBE667F"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F6EE003" w14:textId="77777777" w:rsidR="00253487" w:rsidRPr="00253487" w:rsidRDefault="00253487" w:rsidP="00253487">
            <w:r w:rsidRPr="00253487">
              <w:t>Absence of this field indicates that default precision arranged by the broker/institution is to be used</w:t>
            </w:r>
          </w:p>
        </w:tc>
      </w:tr>
      <w:tr w:rsidR="00253487" w:rsidRPr="00253487" w14:paraId="2B6E5C95" w14:textId="77777777" w:rsidTr="000F73DB">
        <w:tc>
          <w:tcPr>
            <w:tcW w:w="3402" w:type="dxa"/>
            <w:gridSpan w:val="2"/>
            <w:tcBorders>
              <w:top w:val="single" w:sz="6" w:space="0" w:color="000000"/>
              <w:bottom w:val="single" w:sz="6" w:space="0" w:color="000000"/>
            </w:tcBorders>
            <w:shd w:val="clear" w:color="auto" w:fill="E6E6E6"/>
          </w:tcPr>
          <w:p w14:paraId="780A6F86"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4365602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3270819" w14:textId="77777777" w:rsidR="00253487" w:rsidRPr="00253487" w:rsidRDefault="00253487" w:rsidP="00253487">
            <w:r w:rsidRPr="00253487">
              <w:t>Insert here the set of "Parties" (firm identification) fields defined in "common components of application messages"</w:t>
            </w:r>
          </w:p>
        </w:tc>
      </w:tr>
      <w:tr w:rsidR="00253487" w:rsidRPr="00253487" w14:paraId="1C01DDDE" w14:textId="77777777" w:rsidTr="000F73DB">
        <w:tc>
          <w:tcPr>
            <w:tcW w:w="652" w:type="dxa"/>
            <w:tcBorders>
              <w:top w:val="single" w:sz="6" w:space="0" w:color="000000"/>
            </w:tcBorders>
            <w:shd w:val="clear" w:color="auto" w:fill="auto"/>
          </w:tcPr>
          <w:p w14:paraId="43E28E21" w14:textId="77777777" w:rsidR="00253487" w:rsidRPr="00253487" w:rsidRDefault="00253487" w:rsidP="000F73DB">
            <w:pPr>
              <w:jc w:val="center"/>
            </w:pPr>
            <w:r w:rsidRPr="00253487">
              <w:t>75</w:t>
            </w:r>
          </w:p>
        </w:tc>
        <w:tc>
          <w:tcPr>
            <w:tcW w:w="2750" w:type="dxa"/>
            <w:tcBorders>
              <w:top w:val="single" w:sz="6" w:space="0" w:color="000000"/>
            </w:tcBorders>
            <w:shd w:val="clear" w:color="auto" w:fill="auto"/>
          </w:tcPr>
          <w:p w14:paraId="65736532" w14:textId="77777777" w:rsidR="00253487" w:rsidRPr="00253487" w:rsidRDefault="00253487" w:rsidP="00253487">
            <w:r w:rsidRPr="00253487">
              <w:t>TradeDate</w:t>
            </w:r>
          </w:p>
        </w:tc>
        <w:tc>
          <w:tcPr>
            <w:tcW w:w="811" w:type="dxa"/>
            <w:tcBorders>
              <w:top w:val="single" w:sz="6" w:space="0" w:color="000000"/>
            </w:tcBorders>
            <w:shd w:val="clear" w:color="auto" w:fill="auto"/>
          </w:tcPr>
          <w:p w14:paraId="16FE2DDF"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30327D68" w14:textId="77777777" w:rsidR="00253487" w:rsidRPr="00253487" w:rsidRDefault="00253487" w:rsidP="00253487"/>
        </w:tc>
      </w:tr>
      <w:tr w:rsidR="00253487" w:rsidRPr="00253487" w14:paraId="0D2E8FA8" w14:textId="77777777" w:rsidTr="000F73DB">
        <w:tc>
          <w:tcPr>
            <w:tcW w:w="652" w:type="dxa"/>
            <w:shd w:val="clear" w:color="auto" w:fill="auto"/>
          </w:tcPr>
          <w:p w14:paraId="0EA95462" w14:textId="77777777" w:rsidR="00253487" w:rsidRPr="00253487" w:rsidRDefault="00253487" w:rsidP="000F73DB">
            <w:pPr>
              <w:jc w:val="center"/>
            </w:pPr>
            <w:r w:rsidRPr="00253487">
              <w:t>60</w:t>
            </w:r>
          </w:p>
        </w:tc>
        <w:tc>
          <w:tcPr>
            <w:tcW w:w="2750" w:type="dxa"/>
            <w:shd w:val="clear" w:color="auto" w:fill="auto"/>
          </w:tcPr>
          <w:p w14:paraId="1116F910" w14:textId="77777777" w:rsidR="00253487" w:rsidRPr="00253487" w:rsidRDefault="00253487" w:rsidP="00253487">
            <w:r w:rsidRPr="00253487">
              <w:t>TransactTime</w:t>
            </w:r>
          </w:p>
        </w:tc>
        <w:tc>
          <w:tcPr>
            <w:tcW w:w="811" w:type="dxa"/>
            <w:shd w:val="clear" w:color="auto" w:fill="auto"/>
          </w:tcPr>
          <w:p w14:paraId="395D9CE6" w14:textId="77777777" w:rsidR="00253487" w:rsidRPr="00253487" w:rsidRDefault="00253487" w:rsidP="000F73DB">
            <w:pPr>
              <w:jc w:val="center"/>
            </w:pPr>
            <w:r w:rsidRPr="00253487">
              <w:t>N</w:t>
            </w:r>
          </w:p>
        </w:tc>
        <w:tc>
          <w:tcPr>
            <w:tcW w:w="4859" w:type="dxa"/>
            <w:shd w:val="clear" w:color="auto" w:fill="auto"/>
          </w:tcPr>
          <w:p w14:paraId="57590556" w14:textId="77777777" w:rsidR="00253487" w:rsidRPr="00253487" w:rsidRDefault="00253487" w:rsidP="00253487">
            <w:r w:rsidRPr="00253487">
              <w:t>Date/time when allocation is generated</w:t>
            </w:r>
          </w:p>
        </w:tc>
      </w:tr>
      <w:tr w:rsidR="00253487" w:rsidRPr="00253487" w14:paraId="1976677C" w14:textId="77777777" w:rsidTr="000F73DB">
        <w:tc>
          <w:tcPr>
            <w:tcW w:w="652" w:type="dxa"/>
            <w:shd w:val="clear" w:color="auto" w:fill="auto"/>
          </w:tcPr>
          <w:p w14:paraId="4E49EA96" w14:textId="77777777" w:rsidR="00253487" w:rsidRPr="00253487" w:rsidRDefault="00253487" w:rsidP="000F73DB">
            <w:pPr>
              <w:jc w:val="center"/>
            </w:pPr>
            <w:r w:rsidRPr="00253487">
              <w:t>63</w:t>
            </w:r>
          </w:p>
        </w:tc>
        <w:tc>
          <w:tcPr>
            <w:tcW w:w="2750" w:type="dxa"/>
            <w:shd w:val="clear" w:color="auto" w:fill="auto"/>
          </w:tcPr>
          <w:p w14:paraId="04B94C12" w14:textId="77777777" w:rsidR="00253487" w:rsidRPr="00253487" w:rsidRDefault="00253487" w:rsidP="00253487">
            <w:r w:rsidRPr="00253487">
              <w:t>SettlType</w:t>
            </w:r>
          </w:p>
        </w:tc>
        <w:tc>
          <w:tcPr>
            <w:tcW w:w="811" w:type="dxa"/>
            <w:shd w:val="clear" w:color="auto" w:fill="auto"/>
          </w:tcPr>
          <w:p w14:paraId="53A7FE44" w14:textId="77777777" w:rsidR="00253487" w:rsidRPr="00253487" w:rsidRDefault="00253487" w:rsidP="000F73DB">
            <w:pPr>
              <w:jc w:val="center"/>
            </w:pPr>
            <w:r w:rsidRPr="00253487">
              <w:t>N</w:t>
            </w:r>
          </w:p>
        </w:tc>
        <w:tc>
          <w:tcPr>
            <w:tcW w:w="4859" w:type="dxa"/>
            <w:shd w:val="clear" w:color="auto" w:fill="auto"/>
          </w:tcPr>
          <w:p w14:paraId="6ED26B97" w14:textId="77777777" w:rsidR="00253487" w:rsidRPr="00253487" w:rsidRDefault="00253487" w:rsidP="00253487"/>
        </w:tc>
      </w:tr>
      <w:tr w:rsidR="00253487" w:rsidRPr="00253487" w14:paraId="6F7578BA" w14:textId="77777777" w:rsidTr="000F73DB">
        <w:tc>
          <w:tcPr>
            <w:tcW w:w="652" w:type="dxa"/>
            <w:shd w:val="clear" w:color="auto" w:fill="auto"/>
          </w:tcPr>
          <w:p w14:paraId="6E6CBB9D" w14:textId="77777777" w:rsidR="00253487" w:rsidRPr="00253487" w:rsidRDefault="00253487" w:rsidP="000F73DB">
            <w:pPr>
              <w:jc w:val="center"/>
            </w:pPr>
            <w:r w:rsidRPr="00253487">
              <w:lastRenderedPageBreak/>
              <w:t>64</w:t>
            </w:r>
          </w:p>
        </w:tc>
        <w:tc>
          <w:tcPr>
            <w:tcW w:w="2750" w:type="dxa"/>
            <w:shd w:val="clear" w:color="auto" w:fill="auto"/>
          </w:tcPr>
          <w:p w14:paraId="5C665F62" w14:textId="77777777" w:rsidR="00253487" w:rsidRPr="00253487" w:rsidRDefault="00253487" w:rsidP="00253487">
            <w:r w:rsidRPr="00253487">
              <w:t>SettlDate</w:t>
            </w:r>
          </w:p>
        </w:tc>
        <w:tc>
          <w:tcPr>
            <w:tcW w:w="811" w:type="dxa"/>
            <w:shd w:val="clear" w:color="auto" w:fill="auto"/>
          </w:tcPr>
          <w:p w14:paraId="5E661B6D" w14:textId="77777777" w:rsidR="00253487" w:rsidRPr="00253487" w:rsidRDefault="00253487" w:rsidP="000F73DB">
            <w:pPr>
              <w:jc w:val="center"/>
            </w:pPr>
            <w:r w:rsidRPr="00253487">
              <w:t>N</w:t>
            </w:r>
          </w:p>
        </w:tc>
        <w:tc>
          <w:tcPr>
            <w:tcW w:w="4859" w:type="dxa"/>
            <w:shd w:val="clear" w:color="auto" w:fill="auto"/>
          </w:tcPr>
          <w:p w14:paraId="0E3702DC" w14:textId="77777777" w:rsidR="00253487" w:rsidRPr="00253487" w:rsidRDefault="00253487" w:rsidP="00253487">
            <w:r w:rsidRPr="00253487">
              <w:t>Takes precedence over SettlType value and conditionally required/omitted for specific SettlType values.</w:t>
            </w:r>
          </w:p>
        </w:tc>
      </w:tr>
      <w:tr w:rsidR="00253487" w:rsidRPr="00253487" w14:paraId="0BE52A4D" w14:textId="77777777" w:rsidTr="000F73DB">
        <w:tc>
          <w:tcPr>
            <w:tcW w:w="652" w:type="dxa"/>
            <w:shd w:val="clear" w:color="auto" w:fill="auto"/>
          </w:tcPr>
          <w:p w14:paraId="08A56A5D" w14:textId="77777777" w:rsidR="00253487" w:rsidRPr="00253487" w:rsidRDefault="00253487" w:rsidP="000F73DB">
            <w:pPr>
              <w:jc w:val="center"/>
            </w:pPr>
            <w:r w:rsidRPr="00253487">
              <w:t>775</w:t>
            </w:r>
          </w:p>
        </w:tc>
        <w:tc>
          <w:tcPr>
            <w:tcW w:w="2750" w:type="dxa"/>
            <w:shd w:val="clear" w:color="auto" w:fill="auto"/>
          </w:tcPr>
          <w:p w14:paraId="4CEE2FC0" w14:textId="77777777" w:rsidR="00253487" w:rsidRPr="00253487" w:rsidRDefault="00253487" w:rsidP="00253487">
            <w:r w:rsidRPr="00253487">
              <w:t>BookingType</w:t>
            </w:r>
          </w:p>
        </w:tc>
        <w:tc>
          <w:tcPr>
            <w:tcW w:w="811" w:type="dxa"/>
            <w:shd w:val="clear" w:color="auto" w:fill="auto"/>
          </w:tcPr>
          <w:p w14:paraId="68AABAE7" w14:textId="77777777" w:rsidR="00253487" w:rsidRPr="00253487" w:rsidRDefault="00253487" w:rsidP="000F73DB">
            <w:pPr>
              <w:jc w:val="center"/>
            </w:pPr>
            <w:r w:rsidRPr="00253487">
              <w:t>N</w:t>
            </w:r>
          </w:p>
        </w:tc>
        <w:tc>
          <w:tcPr>
            <w:tcW w:w="4859" w:type="dxa"/>
            <w:shd w:val="clear" w:color="auto" w:fill="auto"/>
          </w:tcPr>
          <w:p w14:paraId="78D12E2B" w14:textId="77777777" w:rsidR="00253487" w:rsidRPr="00253487" w:rsidRDefault="00253487" w:rsidP="00253487">
            <w:r w:rsidRPr="00253487">
              <w:t>Method for booking. Used to provide notification that this is to be booked out as an OTC derivative (e.g. CFD or similar). Absence of this field implies regular booking.</w:t>
            </w:r>
          </w:p>
        </w:tc>
      </w:tr>
      <w:tr w:rsidR="00253487" w:rsidRPr="00253487" w14:paraId="7FE63B09" w14:textId="77777777" w:rsidTr="000F73DB">
        <w:tc>
          <w:tcPr>
            <w:tcW w:w="652" w:type="dxa"/>
            <w:shd w:val="clear" w:color="auto" w:fill="auto"/>
          </w:tcPr>
          <w:p w14:paraId="7194770E" w14:textId="77777777" w:rsidR="00253487" w:rsidRPr="00253487" w:rsidRDefault="00253487" w:rsidP="000F73DB">
            <w:pPr>
              <w:jc w:val="center"/>
            </w:pPr>
            <w:r w:rsidRPr="00253487">
              <w:t>381</w:t>
            </w:r>
          </w:p>
        </w:tc>
        <w:tc>
          <w:tcPr>
            <w:tcW w:w="2750" w:type="dxa"/>
            <w:shd w:val="clear" w:color="auto" w:fill="auto"/>
          </w:tcPr>
          <w:p w14:paraId="67A83EEE" w14:textId="77777777" w:rsidR="00253487" w:rsidRPr="00253487" w:rsidRDefault="00253487" w:rsidP="00253487">
            <w:r w:rsidRPr="00253487">
              <w:t>GrossTradeAmt</w:t>
            </w:r>
          </w:p>
        </w:tc>
        <w:tc>
          <w:tcPr>
            <w:tcW w:w="811" w:type="dxa"/>
            <w:shd w:val="clear" w:color="auto" w:fill="auto"/>
          </w:tcPr>
          <w:p w14:paraId="3C833190" w14:textId="77777777" w:rsidR="00253487" w:rsidRPr="00253487" w:rsidRDefault="00253487" w:rsidP="000F73DB">
            <w:pPr>
              <w:jc w:val="center"/>
            </w:pPr>
            <w:r w:rsidRPr="00253487">
              <w:t>N</w:t>
            </w:r>
          </w:p>
        </w:tc>
        <w:tc>
          <w:tcPr>
            <w:tcW w:w="4859" w:type="dxa"/>
            <w:shd w:val="clear" w:color="auto" w:fill="auto"/>
          </w:tcPr>
          <w:p w14:paraId="101139E2" w14:textId="77777777" w:rsidR="00253487" w:rsidRPr="00253487" w:rsidRDefault="00253487" w:rsidP="00253487">
            <w:r w:rsidRPr="00253487">
              <w:t>Expressed in same currency as AvgPx. Sum of (AllocQty * AllocAvgPx or AllocPrice).</w:t>
            </w:r>
          </w:p>
        </w:tc>
      </w:tr>
      <w:tr w:rsidR="00253487" w:rsidRPr="00253487" w14:paraId="60797C2B" w14:textId="77777777" w:rsidTr="000F73DB">
        <w:tc>
          <w:tcPr>
            <w:tcW w:w="652" w:type="dxa"/>
            <w:shd w:val="clear" w:color="auto" w:fill="auto"/>
          </w:tcPr>
          <w:p w14:paraId="3E73C15B" w14:textId="77777777" w:rsidR="00253487" w:rsidRPr="00253487" w:rsidRDefault="00253487" w:rsidP="000F73DB">
            <w:pPr>
              <w:jc w:val="center"/>
            </w:pPr>
            <w:r w:rsidRPr="00253487">
              <w:t>238</w:t>
            </w:r>
          </w:p>
        </w:tc>
        <w:tc>
          <w:tcPr>
            <w:tcW w:w="2750" w:type="dxa"/>
            <w:shd w:val="clear" w:color="auto" w:fill="auto"/>
          </w:tcPr>
          <w:p w14:paraId="79CD87E9" w14:textId="77777777" w:rsidR="00253487" w:rsidRPr="00253487" w:rsidRDefault="00253487" w:rsidP="00253487">
            <w:r w:rsidRPr="00253487">
              <w:t>Concession</w:t>
            </w:r>
          </w:p>
        </w:tc>
        <w:tc>
          <w:tcPr>
            <w:tcW w:w="811" w:type="dxa"/>
            <w:shd w:val="clear" w:color="auto" w:fill="auto"/>
          </w:tcPr>
          <w:p w14:paraId="5CE3FD43" w14:textId="77777777" w:rsidR="00253487" w:rsidRPr="00253487" w:rsidRDefault="00253487" w:rsidP="000F73DB">
            <w:pPr>
              <w:jc w:val="center"/>
            </w:pPr>
            <w:r w:rsidRPr="00253487">
              <w:t>N</w:t>
            </w:r>
          </w:p>
        </w:tc>
        <w:tc>
          <w:tcPr>
            <w:tcW w:w="4859" w:type="dxa"/>
            <w:shd w:val="clear" w:color="auto" w:fill="auto"/>
          </w:tcPr>
          <w:p w14:paraId="3177EADA" w14:textId="77777777" w:rsidR="00253487" w:rsidRPr="00253487" w:rsidRDefault="00253487" w:rsidP="00253487"/>
        </w:tc>
      </w:tr>
      <w:tr w:rsidR="00253487" w:rsidRPr="00253487" w14:paraId="7C3AAEE6" w14:textId="77777777" w:rsidTr="000F73DB">
        <w:tc>
          <w:tcPr>
            <w:tcW w:w="652" w:type="dxa"/>
            <w:shd w:val="clear" w:color="auto" w:fill="auto"/>
          </w:tcPr>
          <w:p w14:paraId="2F9D68B2" w14:textId="77777777" w:rsidR="00253487" w:rsidRPr="00253487" w:rsidRDefault="00253487" w:rsidP="000F73DB">
            <w:pPr>
              <w:jc w:val="center"/>
            </w:pPr>
            <w:r w:rsidRPr="00253487">
              <w:t>237</w:t>
            </w:r>
          </w:p>
        </w:tc>
        <w:tc>
          <w:tcPr>
            <w:tcW w:w="2750" w:type="dxa"/>
            <w:shd w:val="clear" w:color="auto" w:fill="auto"/>
          </w:tcPr>
          <w:p w14:paraId="44C63DCB" w14:textId="77777777" w:rsidR="00253487" w:rsidRPr="00253487" w:rsidRDefault="00253487" w:rsidP="00253487">
            <w:r w:rsidRPr="00253487">
              <w:t>TotalTakedown</w:t>
            </w:r>
          </w:p>
        </w:tc>
        <w:tc>
          <w:tcPr>
            <w:tcW w:w="811" w:type="dxa"/>
            <w:shd w:val="clear" w:color="auto" w:fill="auto"/>
          </w:tcPr>
          <w:p w14:paraId="043D7961" w14:textId="77777777" w:rsidR="00253487" w:rsidRPr="00253487" w:rsidRDefault="00253487" w:rsidP="000F73DB">
            <w:pPr>
              <w:jc w:val="center"/>
            </w:pPr>
            <w:r w:rsidRPr="00253487">
              <w:t>N</w:t>
            </w:r>
          </w:p>
        </w:tc>
        <w:tc>
          <w:tcPr>
            <w:tcW w:w="4859" w:type="dxa"/>
            <w:shd w:val="clear" w:color="auto" w:fill="auto"/>
          </w:tcPr>
          <w:p w14:paraId="45662F8B" w14:textId="77777777" w:rsidR="00253487" w:rsidRPr="00253487" w:rsidRDefault="00253487" w:rsidP="00253487"/>
        </w:tc>
      </w:tr>
      <w:tr w:rsidR="00253487" w:rsidRPr="00253487" w14:paraId="20323888" w14:textId="77777777" w:rsidTr="000F73DB">
        <w:tc>
          <w:tcPr>
            <w:tcW w:w="652" w:type="dxa"/>
            <w:shd w:val="clear" w:color="auto" w:fill="auto"/>
          </w:tcPr>
          <w:p w14:paraId="7254B1BA" w14:textId="77777777" w:rsidR="00253487" w:rsidRPr="00253487" w:rsidRDefault="00253487" w:rsidP="000F73DB">
            <w:pPr>
              <w:jc w:val="center"/>
            </w:pPr>
            <w:r w:rsidRPr="00253487">
              <w:t>118</w:t>
            </w:r>
          </w:p>
        </w:tc>
        <w:tc>
          <w:tcPr>
            <w:tcW w:w="2750" w:type="dxa"/>
            <w:shd w:val="clear" w:color="auto" w:fill="auto"/>
          </w:tcPr>
          <w:p w14:paraId="3633164C" w14:textId="77777777" w:rsidR="00253487" w:rsidRPr="00253487" w:rsidRDefault="00253487" w:rsidP="00253487">
            <w:r w:rsidRPr="00253487">
              <w:t>NetMoney</w:t>
            </w:r>
          </w:p>
        </w:tc>
        <w:tc>
          <w:tcPr>
            <w:tcW w:w="811" w:type="dxa"/>
            <w:shd w:val="clear" w:color="auto" w:fill="auto"/>
          </w:tcPr>
          <w:p w14:paraId="60EB2079" w14:textId="77777777" w:rsidR="00253487" w:rsidRPr="00253487" w:rsidRDefault="00253487" w:rsidP="000F73DB">
            <w:pPr>
              <w:jc w:val="center"/>
            </w:pPr>
            <w:r w:rsidRPr="00253487">
              <w:t>N</w:t>
            </w:r>
          </w:p>
        </w:tc>
        <w:tc>
          <w:tcPr>
            <w:tcW w:w="4859" w:type="dxa"/>
            <w:shd w:val="clear" w:color="auto" w:fill="auto"/>
          </w:tcPr>
          <w:p w14:paraId="3749AB02" w14:textId="77777777" w:rsidR="00253487" w:rsidRPr="00253487" w:rsidRDefault="00253487" w:rsidP="00253487">
            <w:r w:rsidRPr="00253487">
              <w:t>Expressed in same currency as AvgPx. Sum of AllocNetMoney.</w:t>
            </w:r>
          </w:p>
        </w:tc>
      </w:tr>
      <w:tr w:rsidR="00253487" w:rsidRPr="00253487" w14:paraId="7B097586" w14:textId="77777777" w:rsidTr="000F73DB">
        <w:tc>
          <w:tcPr>
            <w:tcW w:w="652" w:type="dxa"/>
            <w:shd w:val="clear" w:color="auto" w:fill="auto"/>
          </w:tcPr>
          <w:p w14:paraId="41AF73DA" w14:textId="77777777" w:rsidR="00253487" w:rsidRPr="00253487" w:rsidRDefault="00253487" w:rsidP="000F73DB">
            <w:pPr>
              <w:jc w:val="center"/>
            </w:pPr>
            <w:r w:rsidRPr="00253487">
              <w:t>77</w:t>
            </w:r>
          </w:p>
        </w:tc>
        <w:tc>
          <w:tcPr>
            <w:tcW w:w="2750" w:type="dxa"/>
            <w:shd w:val="clear" w:color="auto" w:fill="auto"/>
          </w:tcPr>
          <w:p w14:paraId="02FC3FC0" w14:textId="77777777" w:rsidR="00253487" w:rsidRPr="00253487" w:rsidRDefault="00253487" w:rsidP="00253487">
            <w:r w:rsidRPr="00253487">
              <w:t>PositionEffect</w:t>
            </w:r>
          </w:p>
        </w:tc>
        <w:tc>
          <w:tcPr>
            <w:tcW w:w="811" w:type="dxa"/>
            <w:shd w:val="clear" w:color="auto" w:fill="auto"/>
          </w:tcPr>
          <w:p w14:paraId="22265C27" w14:textId="77777777" w:rsidR="00253487" w:rsidRPr="00253487" w:rsidRDefault="00253487" w:rsidP="000F73DB">
            <w:pPr>
              <w:jc w:val="center"/>
            </w:pPr>
            <w:r w:rsidRPr="00253487">
              <w:t>N</w:t>
            </w:r>
          </w:p>
        </w:tc>
        <w:tc>
          <w:tcPr>
            <w:tcW w:w="4859" w:type="dxa"/>
            <w:shd w:val="clear" w:color="auto" w:fill="auto"/>
          </w:tcPr>
          <w:p w14:paraId="34AA0EE0" w14:textId="77777777" w:rsidR="00253487" w:rsidRPr="00253487" w:rsidRDefault="00253487" w:rsidP="00253487"/>
        </w:tc>
      </w:tr>
      <w:tr w:rsidR="00253487" w:rsidRPr="00253487" w14:paraId="72B6D3EC" w14:textId="77777777" w:rsidTr="000F73DB">
        <w:tc>
          <w:tcPr>
            <w:tcW w:w="652" w:type="dxa"/>
            <w:shd w:val="clear" w:color="auto" w:fill="auto"/>
          </w:tcPr>
          <w:p w14:paraId="34EE80D4" w14:textId="77777777" w:rsidR="00253487" w:rsidRPr="00253487" w:rsidRDefault="00253487" w:rsidP="000F73DB">
            <w:pPr>
              <w:jc w:val="center"/>
            </w:pPr>
            <w:r w:rsidRPr="00253487">
              <w:t>754</w:t>
            </w:r>
          </w:p>
        </w:tc>
        <w:tc>
          <w:tcPr>
            <w:tcW w:w="2750" w:type="dxa"/>
            <w:shd w:val="clear" w:color="auto" w:fill="auto"/>
          </w:tcPr>
          <w:p w14:paraId="3CD11544" w14:textId="77777777" w:rsidR="00253487" w:rsidRPr="00253487" w:rsidRDefault="00253487" w:rsidP="00253487">
            <w:r w:rsidRPr="00253487">
              <w:t>AutoAcceptIndicator</w:t>
            </w:r>
          </w:p>
        </w:tc>
        <w:tc>
          <w:tcPr>
            <w:tcW w:w="811" w:type="dxa"/>
            <w:shd w:val="clear" w:color="auto" w:fill="auto"/>
          </w:tcPr>
          <w:p w14:paraId="3C2999C9" w14:textId="77777777" w:rsidR="00253487" w:rsidRPr="00253487" w:rsidRDefault="00253487" w:rsidP="000F73DB">
            <w:pPr>
              <w:jc w:val="center"/>
            </w:pPr>
            <w:r w:rsidRPr="00253487">
              <w:t>N</w:t>
            </w:r>
          </w:p>
        </w:tc>
        <w:tc>
          <w:tcPr>
            <w:tcW w:w="4859" w:type="dxa"/>
            <w:shd w:val="clear" w:color="auto" w:fill="auto"/>
          </w:tcPr>
          <w:p w14:paraId="22FD83D2" w14:textId="77777777" w:rsidR="00253487" w:rsidRPr="00253487" w:rsidRDefault="00253487" w:rsidP="00253487">
            <w:r w:rsidRPr="00253487">
              <w:t>Indicates if Allocation has been automatically accepted on behalf of the Carry Firm by the Clearing House</w:t>
            </w:r>
          </w:p>
        </w:tc>
      </w:tr>
      <w:tr w:rsidR="00253487" w:rsidRPr="00253487" w14:paraId="21DAC821" w14:textId="77777777" w:rsidTr="000F73DB">
        <w:tc>
          <w:tcPr>
            <w:tcW w:w="652" w:type="dxa"/>
            <w:shd w:val="clear" w:color="auto" w:fill="auto"/>
          </w:tcPr>
          <w:p w14:paraId="6AECED42" w14:textId="77777777" w:rsidR="00253487" w:rsidRPr="00253487" w:rsidRDefault="00253487" w:rsidP="000F73DB">
            <w:pPr>
              <w:jc w:val="center"/>
            </w:pPr>
            <w:r w:rsidRPr="00253487">
              <w:t>58</w:t>
            </w:r>
          </w:p>
        </w:tc>
        <w:tc>
          <w:tcPr>
            <w:tcW w:w="2750" w:type="dxa"/>
            <w:shd w:val="clear" w:color="auto" w:fill="auto"/>
          </w:tcPr>
          <w:p w14:paraId="1E56E5CE" w14:textId="77777777" w:rsidR="00253487" w:rsidRPr="00253487" w:rsidRDefault="00253487" w:rsidP="00253487">
            <w:r w:rsidRPr="00253487">
              <w:t>Text</w:t>
            </w:r>
          </w:p>
        </w:tc>
        <w:tc>
          <w:tcPr>
            <w:tcW w:w="811" w:type="dxa"/>
            <w:shd w:val="clear" w:color="auto" w:fill="auto"/>
          </w:tcPr>
          <w:p w14:paraId="06BAC7D0" w14:textId="77777777" w:rsidR="00253487" w:rsidRPr="00253487" w:rsidRDefault="00253487" w:rsidP="000F73DB">
            <w:pPr>
              <w:jc w:val="center"/>
            </w:pPr>
            <w:r w:rsidRPr="00253487">
              <w:t>N</w:t>
            </w:r>
          </w:p>
        </w:tc>
        <w:tc>
          <w:tcPr>
            <w:tcW w:w="4859" w:type="dxa"/>
            <w:shd w:val="clear" w:color="auto" w:fill="auto"/>
          </w:tcPr>
          <w:p w14:paraId="46901DFA" w14:textId="77777777" w:rsidR="00253487" w:rsidRPr="00253487" w:rsidRDefault="00253487" w:rsidP="00253487"/>
        </w:tc>
      </w:tr>
      <w:tr w:rsidR="00253487" w:rsidRPr="00253487" w14:paraId="19346A5B" w14:textId="77777777" w:rsidTr="000F73DB">
        <w:tc>
          <w:tcPr>
            <w:tcW w:w="652" w:type="dxa"/>
            <w:shd w:val="clear" w:color="auto" w:fill="auto"/>
          </w:tcPr>
          <w:p w14:paraId="613C5854" w14:textId="77777777" w:rsidR="00253487" w:rsidRPr="00253487" w:rsidRDefault="00253487" w:rsidP="000F73DB">
            <w:pPr>
              <w:jc w:val="center"/>
            </w:pPr>
            <w:r w:rsidRPr="00253487">
              <w:t>354</w:t>
            </w:r>
          </w:p>
        </w:tc>
        <w:tc>
          <w:tcPr>
            <w:tcW w:w="2750" w:type="dxa"/>
            <w:shd w:val="clear" w:color="auto" w:fill="auto"/>
          </w:tcPr>
          <w:p w14:paraId="63156D26" w14:textId="77777777" w:rsidR="00253487" w:rsidRPr="00253487" w:rsidRDefault="00253487" w:rsidP="00253487">
            <w:r w:rsidRPr="00253487">
              <w:t>EncodedTextLen</w:t>
            </w:r>
          </w:p>
        </w:tc>
        <w:tc>
          <w:tcPr>
            <w:tcW w:w="811" w:type="dxa"/>
            <w:shd w:val="clear" w:color="auto" w:fill="auto"/>
          </w:tcPr>
          <w:p w14:paraId="48093474" w14:textId="77777777" w:rsidR="00253487" w:rsidRPr="00253487" w:rsidRDefault="00253487" w:rsidP="000F73DB">
            <w:pPr>
              <w:jc w:val="center"/>
            </w:pPr>
            <w:r w:rsidRPr="00253487">
              <w:t>N</w:t>
            </w:r>
          </w:p>
        </w:tc>
        <w:tc>
          <w:tcPr>
            <w:tcW w:w="4859" w:type="dxa"/>
            <w:shd w:val="clear" w:color="auto" w:fill="auto"/>
          </w:tcPr>
          <w:p w14:paraId="242E2454" w14:textId="77777777" w:rsidR="00253487" w:rsidRPr="00253487" w:rsidRDefault="00253487" w:rsidP="00253487">
            <w:r w:rsidRPr="00253487">
              <w:t>Must be set if EncodedText field is specified and must immediately precede it.</w:t>
            </w:r>
          </w:p>
        </w:tc>
      </w:tr>
      <w:tr w:rsidR="00253487" w:rsidRPr="00253487" w14:paraId="326D8096" w14:textId="77777777" w:rsidTr="000F73DB">
        <w:tc>
          <w:tcPr>
            <w:tcW w:w="652" w:type="dxa"/>
            <w:shd w:val="clear" w:color="auto" w:fill="auto"/>
          </w:tcPr>
          <w:p w14:paraId="0AE0F59C" w14:textId="77777777" w:rsidR="00253487" w:rsidRPr="00253487" w:rsidRDefault="00253487" w:rsidP="000F73DB">
            <w:pPr>
              <w:jc w:val="center"/>
            </w:pPr>
            <w:r w:rsidRPr="00253487">
              <w:t>355</w:t>
            </w:r>
          </w:p>
        </w:tc>
        <w:tc>
          <w:tcPr>
            <w:tcW w:w="2750" w:type="dxa"/>
            <w:shd w:val="clear" w:color="auto" w:fill="auto"/>
          </w:tcPr>
          <w:p w14:paraId="733B1F43" w14:textId="77777777" w:rsidR="00253487" w:rsidRPr="00253487" w:rsidRDefault="00253487" w:rsidP="00253487">
            <w:r w:rsidRPr="00253487">
              <w:t>EncodedText</w:t>
            </w:r>
          </w:p>
        </w:tc>
        <w:tc>
          <w:tcPr>
            <w:tcW w:w="811" w:type="dxa"/>
            <w:shd w:val="clear" w:color="auto" w:fill="auto"/>
          </w:tcPr>
          <w:p w14:paraId="3E2B3305" w14:textId="77777777" w:rsidR="00253487" w:rsidRPr="00253487" w:rsidRDefault="00253487" w:rsidP="000F73DB">
            <w:pPr>
              <w:jc w:val="center"/>
            </w:pPr>
            <w:r w:rsidRPr="00253487">
              <w:t>N</w:t>
            </w:r>
          </w:p>
        </w:tc>
        <w:tc>
          <w:tcPr>
            <w:tcW w:w="4859" w:type="dxa"/>
            <w:shd w:val="clear" w:color="auto" w:fill="auto"/>
          </w:tcPr>
          <w:p w14:paraId="1A510D07"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08531030" w14:textId="77777777" w:rsidTr="000F73DB">
        <w:tc>
          <w:tcPr>
            <w:tcW w:w="652" w:type="dxa"/>
            <w:shd w:val="clear" w:color="auto" w:fill="auto"/>
          </w:tcPr>
          <w:p w14:paraId="2DEAD96E" w14:textId="77777777" w:rsidR="00253487" w:rsidRPr="00253487" w:rsidRDefault="00253487" w:rsidP="000F73DB">
            <w:pPr>
              <w:jc w:val="center"/>
            </w:pPr>
            <w:r w:rsidRPr="00253487">
              <w:t>157</w:t>
            </w:r>
          </w:p>
        </w:tc>
        <w:tc>
          <w:tcPr>
            <w:tcW w:w="2750" w:type="dxa"/>
            <w:shd w:val="clear" w:color="auto" w:fill="auto"/>
          </w:tcPr>
          <w:p w14:paraId="25A409C2" w14:textId="77777777" w:rsidR="00253487" w:rsidRPr="00253487" w:rsidRDefault="00253487" w:rsidP="00253487">
            <w:r w:rsidRPr="00253487">
              <w:t>NumDaysInterest</w:t>
            </w:r>
          </w:p>
        </w:tc>
        <w:tc>
          <w:tcPr>
            <w:tcW w:w="811" w:type="dxa"/>
            <w:shd w:val="clear" w:color="auto" w:fill="auto"/>
          </w:tcPr>
          <w:p w14:paraId="2117252E" w14:textId="77777777" w:rsidR="00253487" w:rsidRPr="00253487" w:rsidRDefault="00253487" w:rsidP="000F73DB">
            <w:pPr>
              <w:jc w:val="center"/>
            </w:pPr>
            <w:r w:rsidRPr="00253487">
              <w:t>N</w:t>
            </w:r>
          </w:p>
        </w:tc>
        <w:tc>
          <w:tcPr>
            <w:tcW w:w="4859" w:type="dxa"/>
            <w:shd w:val="clear" w:color="auto" w:fill="auto"/>
          </w:tcPr>
          <w:p w14:paraId="0FFA170D" w14:textId="77777777" w:rsidR="00253487" w:rsidRPr="00253487" w:rsidRDefault="00253487" w:rsidP="00253487">
            <w:r w:rsidRPr="00253487">
              <w:t>Applicable for Convertible Bonds and fixed income</w:t>
            </w:r>
          </w:p>
        </w:tc>
      </w:tr>
      <w:tr w:rsidR="00253487" w:rsidRPr="00253487" w14:paraId="48EA3466" w14:textId="77777777" w:rsidTr="000F73DB">
        <w:tc>
          <w:tcPr>
            <w:tcW w:w="652" w:type="dxa"/>
            <w:shd w:val="clear" w:color="auto" w:fill="auto"/>
          </w:tcPr>
          <w:p w14:paraId="75A0B955" w14:textId="77777777" w:rsidR="00253487" w:rsidRPr="00253487" w:rsidRDefault="00253487" w:rsidP="000F73DB">
            <w:pPr>
              <w:jc w:val="center"/>
            </w:pPr>
            <w:r w:rsidRPr="00253487">
              <w:t>158</w:t>
            </w:r>
          </w:p>
        </w:tc>
        <w:tc>
          <w:tcPr>
            <w:tcW w:w="2750" w:type="dxa"/>
            <w:shd w:val="clear" w:color="auto" w:fill="auto"/>
          </w:tcPr>
          <w:p w14:paraId="31F2DF0D" w14:textId="77777777" w:rsidR="00253487" w:rsidRPr="00253487" w:rsidRDefault="00253487" w:rsidP="00253487">
            <w:r w:rsidRPr="00253487">
              <w:t>AccruedInterestRate</w:t>
            </w:r>
          </w:p>
        </w:tc>
        <w:tc>
          <w:tcPr>
            <w:tcW w:w="811" w:type="dxa"/>
            <w:shd w:val="clear" w:color="auto" w:fill="auto"/>
          </w:tcPr>
          <w:p w14:paraId="4D63C239" w14:textId="77777777" w:rsidR="00253487" w:rsidRPr="00253487" w:rsidRDefault="00253487" w:rsidP="000F73DB">
            <w:pPr>
              <w:jc w:val="center"/>
            </w:pPr>
            <w:r w:rsidRPr="00253487">
              <w:t>N</w:t>
            </w:r>
          </w:p>
        </w:tc>
        <w:tc>
          <w:tcPr>
            <w:tcW w:w="4859" w:type="dxa"/>
            <w:shd w:val="clear" w:color="auto" w:fill="auto"/>
          </w:tcPr>
          <w:p w14:paraId="071EF002" w14:textId="77777777" w:rsidR="00253487" w:rsidRPr="00253487" w:rsidRDefault="00253487" w:rsidP="00253487">
            <w:r w:rsidRPr="00253487">
              <w:t>Applicable for Convertible Bonds and fixed income</w:t>
            </w:r>
          </w:p>
        </w:tc>
      </w:tr>
      <w:tr w:rsidR="00253487" w:rsidRPr="00253487" w14:paraId="274767E8" w14:textId="77777777" w:rsidTr="000F73DB">
        <w:tc>
          <w:tcPr>
            <w:tcW w:w="652" w:type="dxa"/>
            <w:shd w:val="clear" w:color="auto" w:fill="auto"/>
          </w:tcPr>
          <w:p w14:paraId="5BE90552" w14:textId="77777777" w:rsidR="00253487" w:rsidRPr="00253487" w:rsidRDefault="00253487" w:rsidP="000F73DB">
            <w:pPr>
              <w:jc w:val="center"/>
            </w:pPr>
            <w:r w:rsidRPr="00253487">
              <w:t>159</w:t>
            </w:r>
          </w:p>
        </w:tc>
        <w:tc>
          <w:tcPr>
            <w:tcW w:w="2750" w:type="dxa"/>
            <w:shd w:val="clear" w:color="auto" w:fill="auto"/>
          </w:tcPr>
          <w:p w14:paraId="157DF395" w14:textId="77777777" w:rsidR="00253487" w:rsidRPr="00253487" w:rsidRDefault="00253487" w:rsidP="00253487">
            <w:r w:rsidRPr="00253487">
              <w:t>AccruedInterestAmt</w:t>
            </w:r>
          </w:p>
        </w:tc>
        <w:tc>
          <w:tcPr>
            <w:tcW w:w="811" w:type="dxa"/>
            <w:shd w:val="clear" w:color="auto" w:fill="auto"/>
          </w:tcPr>
          <w:p w14:paraId="1BF657F9" w14:textId="77777777" w:rsidR="00253487" w:rsidRPr="00253487" w:rsidRDefault="00253487" w:rsidP="000F73DB">
            <w:pPr>
              <w:jc w:val="center"/>
            </w:pPr>
            <w:r w:rsidRPr="00253487">
              <w:t>N</w:t>
            </w:r>
          </w:p>
        </w:tc>
        <w:tc>
          <w:tcPr>
            <w:tcW w:w="4859" w:type="dxa"/>
            <w:shd w:val="clear" w:color="auto" w:fill="auto"/>
          </w:tcPr>
          <w:p w14:paraId="5499B1D0" w14:textId="77777777" w:rsidR="00253487" w:rsidRPr="00253487" w:rsidRDefault="00253487" w:rsidP="00253487">
            <w:r w:rsidRPr="00253487">
              <w:t>Applicable for Convertible Bonds and fixed income (REMOVED FROM THIS LOCATION AS OF FIX 4.4, REPLACED BY AllocAccruedInterest)</w:t>
            </w:r>
          </w:p>
        </w:tc>
      </w:tr>
      <w:tr w:rsidR="00253487" w:rsidRPr="00253487" w14:paraId="6E90C460" w14:textId="77777777" w:rsidTr="000F73DB">
        <w:tc>
          <w:tcPr>
            <w:tcW w:w="652" w:type="dxa"/>
            <w:shd w:val="clear" w:color="auto" w:fill="auto"/>
          </w:tcPr>
          <w:p w14:paraId="796A05F8" w14:textId="77777777" w:rsidR="00253487" w:rsidRPr="00253487" w:rsidRDefault="00253487" w:rsidP="000F73DB">
            <w:pPr>
              <w:jc w:val="center"/>
            </w:pPr>
            <w:r w:rsidRPr="00253487">
              <w:t>540</w:t>
            </w:r>
          </w:p>
        </w:tc>
        <w:tc>
          <w:tcPr>
            <w:tcW w:w="2750" w:type="dxa"/>
            <w:shd w:val="clear" w:color="auto" w:fill="auto"/>
          </w:tcPr>
          <w:p w14:paraId="7374015D" w14:textId="77777777" w:rsidR="00253487" w:rsidRPr="00253487" w:rsidRDefault="00253487" w:rsidP="00253487">
            <w:r w:rsidRPr="00253487">
              <w:t>TotalAccruedInterestAmt</w:t>
            </w:r>
          </w:p>
        </w:tc>
        <w:tc>
          <w:tcPr>
            <w:tcW w:w="811" w:type="dxa"/>
            <w:shd w:val="clear" w:color="auto" w:fill="auto"/>
          </w:tcPr>
          <w:p w14:paraId="446539CE" w14:textId="77777777" w:rsidR="00253487" w:rsidRPr="00253487" w:rsidRDefault="00253487" w:rsidP="000F73DB">
            <w:pPr>
              <w:jc w:val="center"/>
            </w:pPr>
            <w:r w:rsidRPr="00253487">
              <w:t>N</w:t>
            </w:r>
          </w:p>
        </w:tc>
        <w:tc>
          <w:tcPr>
            <w:tcW w:w="4859" w:type="dxa"/>
            <w:shd w:val="clear" w:color="auto" w:fill="auto"/>
          </w:tcPr>
          <w:p w14:paraId="7A6778C3" w14:textId="77777777" w:rsidR="00253487" w:rsidRPr="00253487" w:rsidRDefault="00253487" w:rsidP="00253487">
            <w:r w:rsidRPr="00253487">
              <w:t>(Deprecated) use AccruedInterestAmt Sum of AccruedInterestAmt within repeating group.</w:t>
            </w:r>
          </w:p>
        </w:tc>
      </w:tr>
      <w:tr w:rsidR="00253487" w:rsidRPr="00253487" w14:paraId="387D23AF" w14:textId="77777777" w:rsidTr="000F73DB">
        <w:tc>
          <w:tcPr>
            <w:tcW w:w="652" w:type="dxa"/>
            <w:shd w:val="clear" w:color="auto" w:fill="auto"/>
          </w:tcPr>
          <w:p w14:paraId="42CA9AAD" w14:textId="77777777" w:rsidR="00253487" w:rsidRPr="00253487" w:rsidRDefault="00253487" w:rsidP="000F73DB">
            <w:pPr>
              <w:jc w:val="center"/>
            </w:pPr>
            <w:r w:rsidRPr="00253487">
              <w:t>738</w:t>
            </w:r>
          </w:p>
        </w:tc>
        <w:tc>
          <w:tcPr>
            <w:tcW w:w="2750" w:type="dxa"/>
            <w:shd w:val="clear" w:color="auto" w:fill="auto"/>
          </w:tcPr>
          <w:p w14:paraId="719CA5CD" w14:textId="77777777" w:rsidR="00253487" w:rsidRPr="00253487" w:rsidRDefault="00253487" w:rsidP="00253487">
            <w:r w:rsidRPr="00253487">
              <w:t>InterestAtMaturity</w:t>
            </w:r>
          </w:p>
        </w:tc>
        <w:tc>
          <w:tcPr>
            <w:tcW w:w="811" w:type="dxa"/>
            <w:shd w:val="clear" w:color="auto" w:fill="auto"/>
          </w:tcPr>
          <w:p w14:paraId="2191AA34" w14:textId="77777777" w:rsidR="00253487" w:rsidRPr="00253487" w:rsidRDefault="00253487" w:rsidP="000F73DB">
            <w:pPr>
              <w:jc w:val="center"/>
            </w:pPr>
            <w:r w:rsidRPr="00253487">
              <w:t>N</w:t>
            </w:r>
          </w:p>
        </w:tc>
        <w:tc>
          <w:tcPr>
            <w:tcW w:w="4859" w:type="dxa"/>
            <w:shd w:val="clear" w:color="auto" w:fill="auto"/>
          </w:tcPr>
          <w:p w14:paraId="6C3B42C3" w14:textId="77777777" w:rsidR="00253487" w:rsidRPr="00253487" w:rsidRDefault="00253487" w:rsidP="00253487"/>
        </w:tc>
      </w:tr>
      <w:tr w:rsidR="00253487" w:rsidRPr="00253487" w14:paraId="2A98651C" w14:textId="77777777" w:rsidTr="000F73DB">
        <w:tc>
          <w:tcPr>
            <w:tcW w:w="652" w:type="dxa"/>
            <w:shd w:val="clear" w:color="auto" w:fill="auto"/>
          </w:tcPr>
          <w:p w14:paraId="33CEB955" w14:textId="77777777" w:rsidR="00253487" w:rsidRPr="00253487" w:rsidRDefault="00253487" w:rsidP="000F73DB">
            <w:pPr>
              <w:jc w:val="center"/>
            </w:pPr>
            <w:r w:rsidRPr="00253487">
              <w:t>920</w:t>
            </w:r>
          </w:p>
        </w:tc>
        <w:tc>
          <w:tcPr>
            <w:tcW w:w="2750" w:type="dxa"/>
            <w:shd w:val="clear" w:color="auto" w:fill="auto"/>
          </w:tcPr>
          <w:p w14:paraId="1CA8B3AB" w14:textId="77777777" w:rsidR="00253487" w:rsidRPr="00253487" w:rsidRDefault="00253487" w:rsidP="00253487">
            <w:r w:rsidRPr="00253487">
              <w:t>EndAccruedInterestAmt</w:t>
            </w:r>
          </w:p>
        </w:tc>
        <w:tc>
          <w:tcPr>
            <w:tcW w:w="811" w:type="dxa"/>
            <w:shd w:val="clear" w:color="auto" w:fill="auto"/>
          </w:tcPr>
          <w:p w14:paraId="0F016D08" w14:textId="77777777" w:rsidR="00253487" w:rsidRPr="00253487" w:rsidRDefault="00253487" w:rsidP="000F73DB">
            <w:pPr>
              <w:jc w:val="center"/>
            </w:pPr>
            <w:r w:rsidRPr="00253487">
              <w:t>N</w:t>
            </w:r>
          </w:p>
        </w:tc>
        <w:tc>
          <w:tcPr>
            <w:tcW w:w="4859" w:type="dxa"/>
            <w:shd w:val="clear" w:color="auto" w:fill="auto"/>
          </w:tcPr>
          <w:p w14:paraId="44C09171" w14:textId="77777777" w:rsidR="00253487" w:rsidRPr="00253487" w:rsidRDefault="00253487" w:rsidP="00253487">
            <w:r w:rsidRPr="00253487">
              <w:t>For repurchase agreements the accrued interest on termination.</w:t>
            </w:r>
          </w:p>
        </w:tc>
      </w:tr>
      <w:tr w:rsidR="00253487" w:rsidRPr="00253487" w14:paraId="6E91FE0A" w14:textId="77777777" w:rsidTr="000F73DB">
        <w:tc>
          <w:tcPr>
            <w:tcW w:w="652" w:type="dxa"/>
            <w:shd w:val="clear" w:color="auto" w:fill="auto"/>
          </w:tcPr>
          <w:p w14:paraId="336B9A78" w14:textId="77777777" w:rsidR="00253487" w:rsidRPr="00253487" w:rsidRDefault="00253487" w:rsidP="000F73DB">
            <w:pPr>
              <w:jc w:val="center"/>
            </w:pPr>
            <w:r w:rsidRPr="00253487">
              <w:t>921</w:t>
            </w:r>
          </w:p>
        </w:tc>
        <w:tc>
          <w:tcPr>
            <w:tcW w:w="2750" w:type="dxa"/>
            <w:shd w:val="clear" w:color="auto" w:fill="auto"/>
          </w:tcPr>
          <w:p w14:paraId="4211C962" w14:textId="77777777" w:rsidR="00253487" w:rsidRPr="00253487" w:rsidRDefault="00253487" w:rsidP="00253487">
            <w:r w:rsidRPr="00253487">
              <w:t>StartCash</w:t>
            </w:r>
          </w:p>
        </w:tc>
        <w:tc>
          <w:tcPr>
            <w:tcW w:w="811" w:type="dxa"/>
            <w:shd w:val="clear" w:color="auto" w:fill="auto"/>
          </w:tcPr>
          <w:p w14:paraId="3F677BA2" w14:textId="77777777" w:rsidR="00253487" w:rsidRPr="00253487" w:rsidRDefault="00253487" w:rsidP="000F73DB">
            <w:pPr>
              <w:jc w:val="center"/>
            </w:pPr>
            <w:r w:rsidRPr="00253487">
              <w:t>N</w:t>
            </w:r>
          </w:p>
        </w:tc>
        <w:tc>
          <w:tcPr>
            <w:tcW w:w="4859" w:type="dxa"/>
            <w:shd w:val="clear" w:color="auto" w:fill="auto"/>
          </w:tcPr>
          <w:p w14:paraId="7FFED72E" w14:textId="77777777" w:rsidR="00253487" w:rsidRPr="00253487" w:rsidRDefault="00253487" w:rsidP="00253487">
            <w:r w:rsidRPr="00253487">
              <w:t>For repurchase agreements the start (dirty) cash consideration</w:t>
            </w:r>
          </w:p>
        </w:tc>
      </w:tr>
      <w:tr w:rsidR="00253487" w:rsidRPr="00253487" w14:paraId="3A5998F5" w14:textId="77777777" w:rsidTr="000F73DB">
        <w:tc>
          <w:tcPr>
            <w:tcW w:w="652" w:type="dxa"/>
            <w:shd w:val="clear" w:color="auto" w:fill="auto"/>
          </w:tcPr>
          <w:p w14:paraId="71CBA90F" w14:textId="77777777" w:rsidR="00253487" w:rsidRPr="00253487" w:rsidRDefault="00253487" w:rsidP="000F73DB">
            <w:pPr>
              <w:jc w:val="center"/>
            </w:pPr>
            <w:r w:rsidRPr="00253487">
              <w:t>922</w:t>
            </w:r>
          </w:p>
        </w:tc>
        <w:tc>
          <w:tcPr>
            <w:tcW w:w="2750" w:type="dxa"/>
            <w:shd w:val="clear" w:color="auto" w:fill="auto"/>
          </w:tcPr>
          <w:p w14:paraId="2D21A627" w14:textId="77777777" w:rsidR="00253487" w:rsidRPr="00253487" w:rsidRDefault="00253487" w:rsidP="00253487">
            <w:r w:rsidRPr="00253487">
              <w:t>EndCash</w:t>
            </w:r>
          </w:p>
        </w:tc>
        <w:tc>
          <w:tcPr>
            <w:tcW w:w="811" w:type="dxa"/>
            <w:shd w:val="clear" w:color="auto" w:fill="auto"/>
          </w:tcPr>
          <w:p w14:paraId="7EEFE9D3" w14:textId="77777777" w:rsidR="00253487" w:rsidRPr="00253487" w:rsidRDefault="00253487" w:rsidP="000F73DB">
            <w:pPr>
              <w:jc w:val="center"/>
            </w:pPr>
            <w:r w:rsidRPr="00253487">
              <w:t>N</w:t>
            </w:r>
          </w:p>
        </w:tc>
        <w:tc>
          <w:tcPr>
            <w:tcW w:w="4859" w:type="dxa"/>
            <w:shd w:val="clear" w:color="auto" w:fill="auto"/>
          </w:tcPr>
          <w:p w14:paraId="54EA44AE" w14:textId="77777777" w:rsidR="00253487" w:rsidRPr="00253487" w:rsidRDefault="00253487" w:rsidP="00253487">
            <w:r w:rsidRPr="00253487">
              <w:t>For repurchase agreements the end (dirty) cash consideration</w:t>
            </w:r>
          </w:p>
        </w:tc>
      </w:tr>
      <w:tr w:rsidR="00253487" w:rsidRPr="00253487" w14:paraId="6D4D6037" w14:textId="77777777" w:rsidTr="000F73DB">
        <w:tc>
          <w:tcPr>
            <w:tcW w:w="652" w:type="dxa"/>
            <w:tcBorders>
              <w:bottom w:val="single" w:sz="6" w:space="0" w:color="000000"/>
            </w:tcBorders>
            <w:shd w:val="clear" w:color="auto" w:fill="auto"/>
          </w:tcPr>
          <w:p w14:paraId="1A4DCF5D" w14:textId="77777777" w:rsidR="00253487" w:rsidRPr="00253487" w:rsidRDefault="00253487" w:rsidP="000F73DB">
            <w:pPr>
              <w:jc w:val="center"/>
            </w:pPr>
            <w:r w:rsidRPr="00253487">
              <w:t>650</w:t>
            </w:r>
          </w:p>
        </w:tc>
        <w:tc>
          <w:tcPr>
            <w:tcW w:w="2750" w:type="dxa"/>
            <w:tcBorders>
              <w:bottom w:val="single" w:sz="6" w:space="0" w:color="000000"/>
            </w:tcBorders>
            <w:shd w:val="clear" w:color="auto" w:fill="auto"/>
          </w:tcPr>
          <w:p w14:paraId="3618ECE4" w14:textId="77777777" w:rsidR="00253487" w:rsidRPr="00253487" w:rsidRDefault="00253487" w:rsidP="00253487">
            <w:r w:rsidRPr="00253487">
              <w:t>LegalConfirm</w:t>
            </w:r>
          </w:p>
        </w:tc>
        <w:tc>
          <w:tcPr>
            <w:tcW w:w="811" w:type="dxa"/>
            <w:tcBorders>
              <w:bottom w:val="single" w:sz="6" w:space="0" w:color="000000"/>
            </w:tcBorders>
            <w:shd w:val="clear" w:color="auto" w:fill="auto"/>
          </w:tcPr>
          <w:p w14:paraId="7544B2F4"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7922975" w14:textId="77777777" w:rsidR="00253487" w:rsidRPr="00253487" w:rsidRDefault="00253487" w:rsidP="00253487"/>
        </w:tc>
      </w:tr>
      <w:tr w:rsidR="00253487" w:rsidRPr="00253487" w14:paraId="404417D4" w14:textId="77777777" w:rsidTr="000F73DB">
        <w:tc>
          <w:tcPr>
            <w:tcW w:w="3402" w:type="dxa"/>
            <w:gridSpan w:val="2"/>
            <w:tcBorders>
              <w:top w:val="single" w:sz="6" w:space="0" w:color="000000"/>
              <w:bottom w:val="single" w:sz="6" w:space="0" w:color="000000"/>
            </w:tcBorders>
            <w:shd w:val="clear" w:color="auto" w:fill="E6E6E6"/>
          </w:tcPr>
          <w:p w14:paraId="4C7121B4"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2B26DCD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CF22362" w14:textId="77777777" w:rsidR="00253487" w:rsidRPr="00253487" w:rsidRDefault="00253487" w:rsidP="00253487"/>
        </w:tc>
      </w:tr>
      <w:tr w:rsidR="00253487" w:rsidRPr="00253487" w14:paraId="6412681B" w14:textId="77777777" w:rsidTr="000F73DB">
        <w:tc>
          <w:tcPr>
            <w:tcW w:w="3402" w:type="dxa"/>
            <w:gridSpan w:val="2"/>
            <w:tcBorders>
              <w:top w:val="single" w:sz="6" w:space="0" w:color="000000"/>
              <w:bottom w:val="single" w:sz="6" w:space="0" w:color="000000"/>
            </w:tcBorders>
            <w:shd w:val="clear" w:color="auto" w:fill="E6E6E6"/>
          </w:tcPr>
          <w:p w14:paraId="0F5306D2" w14:textId="77777777" w:rsidR="00253487" w:rsidRPr="00253487" w:rsidRDefault="00253487" w:rsidP="000F73DB">
            <w:pPr>
              <w:jc w:val="left"/>
            </w:pPr>
            <w:r w:rsidRPr="00253487">
              <w:t>component block  &lt;YieldData&gt;</w:t>
            </w:r>
          </w:p>
        </w:tc>
        <w:tc>
          <w:tcPr>
            <w:tcW w:w="811" w:type="dxa"/>
            <w:tcBorders>
              <w:top w:val="single" w:sz="6" w:space="0" w:color="000000"/>
              <w:bottom w:val="single" w:sz="6" w:space="0" w:color="000000"/>
            </w:tcBorders>
            <w:shd w:val="clear" w:color="auto" w:fill="E6E6E6"/>
          </w:tcPr>
          <w:p w14:paraId="7F3961D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76BF7E8" w14:textId="77777777" w:rsidR="00253487" w:rsidRPr="00253487" w:rsidRDefault="00253487" w:rsidP="00253487"/>
        </w:tc>
      </w:tr>
      <w:tr w:rsidR="00253487" w:rsidRPr="00253487" w14:paraId="7E32CBCD" w14:textId="77777777" w:rsidTr="000F73DB">
        <w:tc>
          <w:tcPr>
            <w:tcW w:w="3402" w:type="dxa"/>
            <w:gridSpan w:val="2"/>
            <w:tcBorders>
              <w:top w:val="single" w:sz="6" w:space="0" w:color="000000"/>
              <w:bottom w:val="single" w:sz="6" w:space="0" w:color="000000"/>
            </w:tcBorders>
            <w:shd w:val="clear" w:color="auto" w:fill="E6E6E6"/>
          </w:tcPr>
          <w:p w14:paraId="3130B212" w14:textId="77777777" w:rsidR="00253487" w:rsidRPr="00253487" w:rsidRDefault="00253487" w:rsidP="000F73DB">
            <w:pPr>
              <w:jc w:val="left"/>
            </w:pPr>
            <w:r w:rsidRPr="00253487">
              <w:t>component block  &lt;PositionAmountData&gt;</w:t>
            </w:r>
          </w:p>
        </w:tc>
        <w:tc>
          <w:tcPr>
            <w:tcW w:w="811" w:type="dxa"/>
            <w:tcBorders>
              <w:top w:val="single" w:sz="6" w:space="0" w:color="000000"/>
              <w:bottom w:val="single" w:sz="6" w:space="0" w:color="000000"/>
            </w:tcBorders>
            <w:shd w:val="clear" w:color="auto" w:fill="E6E6E6"/>
          </w:tcPr>
          <w:p w14:paraId="342C235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C54D9C3" w14:textId="77777777" w:rsidR="00253487" w:rsidRPr="00253487" w:rsidRDefault="00253487" w:rsidP="00253487">
            <w:r w:rsidRPr="00253487">
              <w:t>Insert here here the set of "Position Amount Data" fields defined in "Common Components of Application Messages"</w:t>
            </w:r>
          </w:p>
        </w:tc>
      </w:tr>
      <w:tr w:rsidR="00253487" w:rsidRPr="00253487" w14:paraId="16D5CDCC" w14:textId="77777777" w:rsidTr="000F73DB">
        <w:tc>
          <w:tcPr>
            <w:tcW w:w="652" w:type="dxa"/>
            <w:tcBorders>
              <w:top w:val="single" w:sz="6" w:space="0" w:color="000000"/>
            </w:tcBorders>
            <w:shd w:val="clear" w:color="auto" w:fill="auto"/>
          </w:tcPr>
          <w:p w14:paraId="7DC17FFD" w14:textId="77777777" w:rsidR="00253487" w:rsidRPr="00253487" w:rsidRDefault="00253487" w:rsidP="000F73DB">
            <w:pPr>
              <w:jc w:val="center"/>
            </w:pPr>
            <w:r w:rsidRPr="00253487">
              <w:lastRenderedPageBreak/>
              <w:t>892</w:t>
            </w:r>
          </w:p>
        </w:tc>
        <w:tc>
          <w:tcPr>
            <w:tcW w:w="2750" w:type="dxa"/>
            <w:tcBorders>
              <w:top w:val="single" w:sz="6" w:space="0" w:color="000000"/>
            </w:tcBorders>
            <w:shd w:val="clear" w:color="auto" w:fill="auto"/>
          </w:tcPr>
          <w:p w14:paraId="03580B51" w14:textId="77777777" w:rsidR="00253487" w:rsidRPr="00253487" w:rsidRDefault="00253487" w:rsidP="00253487">
            <w:r w:rsidRPr="00253487">
              <w:t>TotNoAllocs</w:t>
            </w:r>
          </w:p>
        </w:tc>
        <w:tc>
          <w:tcPr>
            <w:tcW w:w="811" w:type="dxa"/>
            <w:tcBorders>
              <w:top w:val="single" w:sz="6" w:space="0" w:color="000000"/>
            </w:tcBorders>
            <w:shd w:val="clear" w:color="auto" w:fill="auto"/>
          </w:tcPr>
          <w:p w14:paraId="63B6E662"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AB13423" w14:textId="77777777" w:rsidR="00253487" w:rsidRDefault="00253487" w:rsidP="00253487">
            <w:r w:rsidRPr="00253487">
              <w:t>Indicates total number of allocation groups (used to support fragmentation). Must equal the sum of all NoAllocs values across all message fragments making up this allocation instruction.</w:t>
            </w:r>
          </w:p>
          <w:p w14:paraId="7B2A0A30" w14:textId="77777777" w:rsidR="00253487" w:rsidRPr="00253487" w:rsidRDefault="00253487" w:rsidP="00253487">
            <w:r w:rsidRPr="00253487">
              <w:t>Only required where message has been fragmented.</w:t>
            </w:r>
          </w:p>
        </w:tc>
      </w:tr>
      <w:tr w:rsidR="00253487" w:rsidRPr="00253487" w14:paraId="7DADC87F" w14:textId="77777777" w:rsidTr="000F73DB">
        <w:tc>
          <w:tcPr>
            <w:tcW w:w="652" w:type="dxa"/>
            <w:tcBorders>
              <w:bottom w:val="single" w:sz="6" w:space="0" w:color="000000"/>
            </w:tcBorders>
            <w:shd w:val="clear" w:color="auto" w:fill="auto"/>
          </w:tcPr>
          <w:p w14:paraId="2344D66A" w14:textId="77777777" w:rsidR="00253487" w:rsidRPr="00253487" w:rsidRDefault="00253487" w:rsidP="000F73DB">
            <w:pPr>
              <w:jc w:val="center"/>
            </w:pPr>
            <w:r w:rsidRPr="00253487">
              <w:t>893</w:t>
            </w:r>
          </w:p>
        </w:tc>
        <w:tc>
          <w:tcPr>
            <w:tcW w:w="2750" w:type="dxa"/>
            <w:tcBorders>
              <w:bottom w:val="single" w:sz="6" w:space="0" w:color="000000"/>
            </w:tcBorders>
            <w:shd w:val="clear" w:color="auto" w:fill="auto"/>
          </w:tcPr>
          <w:p w14:paraId="22E2690A" w14:textId="77777777" w:rsidR="00253487" w:rsidRPr="00253487" w:rsidRDefault="00253487" w:rsidP="00253487">
            <w:r w:rsidRPr="00253487">
              <w:t>LastFragment</w:t>
            </w:r>
          </w:p>
        </w:tc>
        <w:tc>
          <w:tcPr>
            <w:tcW w:w="811" w:type="dxa"/>
            <w:tcBorders>
              <w:bottom w:val="single" w:sz="6" w:space="0" w:color="000000"/>
            </w:tcBorders>
            <w:shd w:val="clear" w:color="auto" w:fill="auto"/>
          </w:tcPr>
          <w:p w14:paraId="62E477E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1D7C502" w14:textId="77777777" w:rsidR="00253487" w:rsidRPr="00253487" w:rsidRDefault="00253487" w:rsidP="00253487">
            <w:r w:rsidRPr="00253487">
              <w:t>Indicates whether this is the last fragment in a sequence of message fragments. Only required where message has been fragmented.</w:t>
            </w:r>
          </w:p>
        </w:tc>
      </w:tr>
      <w:tr w:rsidR="00253487" w:rsidRPr="00253487" w14:paraId="78A06275" w14:textId="77777777" w:rsidTr="000F73DB">
        <w:tc>
          <w:tcPr>
            <w:tcW w:w="3402" w:type="dxa"/>
            <w:gridSpan w:val="2"/>
            <w:tcBorders>
              <w:top w:val="single" w:sz="6" w:space="0" w:color="000000"/>
              <w:bottom w:val="single" w:sz="6" w:space="0" w:color="000000"/>
            </w:tcBorders>
            <w:shd w:val="clear" w:color="auto" w:fill="E6E6E6"/>
          </w:tcPr>
          <w:p w14:paraId="0EF1AA33" w14:textId="77777777" w:rsidR="00253487" w:rsidRPr="00253487" w:rsidRDefault="00253487" w:rsidP="000F73DB">
            <w:pPr>
              <w:jc w:val="left"/>
            </w:pPr>
            <w:r w:rsidRPr="00253487">
              <w:t>component block  &lt;AllocGrp&gt;</w:t>
            </w:r>
          </w:p>
        </w:tc>
        <w:tc>
          <w:tcPr>
            <w:tcW w:w="811" w:type="dxa"/>
            <w:tcBorders>
              <w:top w:val="single" w:sz="6" w:space="0" w:color="000000"/>
              <w:bottom w:val="single" w:sz="6" w:space="0" w:color="000000"/>
            </w:tcBorders>
            <w:shd w:val="clear" w:color="auto" w:fill="E6E6E6"/>
          </w:tcPr>
          <w:p w14:paraId="681B15F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2263104" w14:textId="77777777" w:rsidR="00253487" w:rsidRDefault="00253487" w:rsidP="00253487">
            <w:r w:rsidRPr="00253487">
              <w:t>Indicates number of allocation groups to follow.</w:t>
            </w:r>
          </w:p>
          <w:p w14:paraId="3E335E90" w14:textId="77777777" w:rsidR="00253487" w:rsidRDefault="00253487" w:rsidP="00253487">
            <w:r w:rsidRPr="00253487">
              <w:t>Not required for AllocTransType=Cancel</w:t>
            </w:r>
          </w:p>
          <w:p w14:paraId="53BF9ABF" w14:textId="77777777" w:rsidR="00253487" w:rsidRPr="00253487" w:rsidRDefault="00253487" w:rsidP="00253487">
            <w:r w:rsidRPr="00253487">
              <w:t>Not required for AllocType=" Ready-To-Book " or "Warehouse instruction".</w:t>
            </w:r>
          </w:p>
        </w:tc>
      </w:tr>
      <w:tr w:rsidR="00253487" w:rsidRPr="00253487" w14:paraId="60998DD9" w14:textId="77777777" w:rsidTr="000F73DB">
        <w:tc>
          <w:tcPr>
            <w:tcW w:w="652" w:type="dxa"/>
            <w:tcBorders>
              <w:top w:val="single" w:sz="6" w:space="0" w:color="000000"/>
            </w:tcBorders>
            <w:shd w:val="clear" w:color="auto" w:fill="auto"/>
          </w:tcPr>
          <w:p w14:paraId="3BEE10E0" w14:textId="77777777" w:rsidR="00253487" w:rsidRPr="00253487" w:rsidRDefault="00253487" w:rsidP="000F73DB">
            <w:pPr>
              <w:jc w:val="center"/>
            </w:pPr>
            <w:r w:rsidRPr="00253487">
              <w:t>819</w:t>
            </w:r>
          </w:p>
        </w:tc>
        <w:tc>
          <w:tcPr>
            <w:tcW w:w="2750" w:type="dxa"/>
            <w:tcBorders>
              <w:top w:val="single" w:sz="6" w:space="0" w:color="000000"/>
            </w:tcBorders>
            <w:shd w:val="clear" w:color="auto" w:fill="auto"/>
          </w:tcPr>
          <w:p w14:paraId="370A2A48" w14:textId="77777777" w:rsidR="00253487" w:rsidRPr="00253487" w:rsidRDefault="00253487" w:rsidP="00253487">
            <w:r w:rsidRPr="00253487">
              <w:t>AvgPxIndicator</w:t>
            </w:r>
          </w:p>
        </w:tc>
        <w:tc>
          <w:tcPr>
            <w:tcW w:w="811" w:type="dxa"/>
            <w:tcBorders>
              <w:top w:val="single" w:sz="6" w:space="0" w:color="000000"/>
            </w:tcBorders>
            <w:shd w:val="clear" w:color="auto" w:fill="auto"/>
          </w:tcPr>
          <w:p w14:paraId="1C04DBE2"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1742AC6" w14:textId="77777777" w:rsidR="00253487" w:rsidRPr="00253487" w:rsidRDefault="00253487" w:rsidP="00253487">
            <w:r w:rsidRPr="00253487">
              <w:t>Indicates if an allocation is to be average priced. Is also used to indicate if average price allocation group is complete or incomplete.</w:t>
            </w:r>
          </w:p>
        </w:tc>
      </w:tr>
      <w:tr w:rsidR="00253487" w:rsidRPr="00253487" w14:paraId="516EE49E" w14:textId="77777777" w:rsidTr="000F73DB">
        <w:tc>
          <w:tcPr>
            <w:tcW w:w="652" w:type="dxa"/>
            <w:shd w:val="clear" w:color="auto" w:fill="auto"/>
          </w:tcPr>
          <w:p w14:paraId="7DE3A634" w14:textId="77777777" w:rsidR="00253487" w:rsidRPr="00253487" w:rsidRDefault="00253487" w:rsidP="000F73DB">
            <w:pPr>
              <w:jc w:val="center"/>
            </w:pPr>
            <w:r w:rsidRPr="00253487">
              <w:t>715</w:t>
            </w:r>
          </w:p>
        </w:tc>
        <w:tc>
          <w:tcPr>
            <w:tcW w:w="2750" w:type="dxa"/>
            <w:shd w:val="clear" w:color="auto" w:fill="auto"/>
          </w:tcPr>
          <w:p w14:paraId="216C2589" w14:textId="77777777" w:rsidR="00253487" w:rsidRPr="00253487" w:rsidRDefault="00253487" w:rsidP="00253487">
            <w:r w:rsidRPr="00253487">
              <w:t>ClearingBusinessDate</w:t>
            </w:r>
          </w:p>
        </w:tc>
        <w:tc>
          <w:tcPr>
            <w:tcW w:w="811" w:type="dxa"/>
            <w:shd w:val="clear" w:color="auto" w:fill="auto"/>
          </w:tcPr>
          <w:p w14:paraId="4CE8A9FF" w14:textId="77777777" w:rsidR="00253487" w:rsidRPr="00253487" w:rsidRDefault="00253487" w:rsidP="000F73DB">
            <w:pPr>
              <w:jc w:val="center"/>
            </w:pPr>
            <w:r w:rsidRPr="00253487">
              <w:t>N</w:t>
            </w:r>
          </w:p>
        </w:tc>
        <w:tc>
          <w:tcPr>
            <w:tcW w:w="4859" w:type="dxa"/>
            <w:shd w:val="clear" w:color="auto" w:fill="auto"/>
          </w:tcPr>
          <w:p w14:paraId="14CE8271" w14:textId="77777777" w:rsidR="00253487" w:rsidRPr="00253487" w:rsidRDefault="00253487" w:rsidP="00253487">
            <w:r w:rsidRPr="00253487">
              <w:t>Indicates Clearing Business Date for which transaction will be settled.</w:t>
            </w:r>
          </w:p>
        </w:tc>
      </w:tr>
      <w:tr w:rsidR="00253487" w:rsidRPr="00253487" w14:paraId="60D77BE1" w14:textId="77777777" w:rsidTr="000F73DB">
        <w:tc>
          <w:tcPr>
            <w:tcW w:w="652" w:type="dxa"/>
            <w:shd w:val="clear" w:color="auto" w:fill="auto"/>
          </w:tcPr>
          <w:p w14:paraId="26456AC0" w14:textId="77777777" w:rsidR="00253487" w:rsidRPr="00253487" w:rsidRDefault="00253487" w:rsidP="000F73DB">
            <w:pPr>
              <w:jc w:val="center"/>
            </w:pPr>
            <w:r w:rsidRPr="00253487">
              <w:t>828</w:t>
            </w:r>
          </w:p>
        </w:tc>
        <w:tc>
          <w:tcPr>
            <w:tcW w:w="2750" w:type="dxa"/>
            <w:shd w:val="clear" w:color="auto" w:fill="auto"/>
          </w:tcPr>
          <w:p w14:paraId="501D0A10" w14:textId="77777777" w:rsidR="00253487" w:rsidRPr="00253487" w:rsidRDefault="00253487" w:rsidP="00253487">
            <w:r w:rsidRPr="00253487">
              <w:t>TrdType</w:t>
            </w:r>
          </w:p>
        </w:tc>
        <w:tc>
          <w:tcPr>
            <w:tcW w:w="811" w:type="dxa"/>
            <w:shd w:val="clear" w:color="auto" w:fill="auto"/>
          </w:tcPr>
          <w:p w14:paraId="0517D824" w14:textId="77777777" w:rsidR="00253487" w:rsidRPr="00253487" w:rsidRDefault="00253487" w:rsidP="000F73DB">
            <w:pPr>
              <w:jc w:val="center"/>
            </w:pPr>
            <w:r w:rsidRPr="00253487">
              <w:t>N</w:t>
            </w:r>
          </w:p>
        </w:tc>
        <w:tc>
          <w:tcPr>
            <w:tcW w:w="4859" w:type="dxa"/>
            <w:shd w:val="clear" w:color="auto" w:fill="auto"/>
          </w:tcPr>
          <w:p w14:paraId="7ECB85C3" w14:textId="77777777" w:rsidR="00253487" w:rsidRPr="00253487" w:rsidRDefault="00253487" w:rsidP="00253487">
            <w:r w:rsidRPr="00253487">
              <w:t>Indicates Trade Type of Allocation.</w:t>
            </w:r>
          </w:p>
        </w:tc>
      </w:tr>
      <w:tr w:rsidR="00253487" w:rsidRPr="00253487" w14:paraId="06831E9D" w14:textId="77777777" w:rsidTr="000F73DB">
        <w:tc>
          <w:tcPr>
            <w:tcW w:w="652" w:type="dxa"/>
            <w:shd w:val="clear" w:color="auto" w:fill="auto"/>
          </w:tcPr>
          <w:p w14:paraId="45B85243" w14:textId="77777777" w:rsidR="00253487" w:rsidRPr="00253487" w:rsidRDefault="00253487" w:rsidP="000F73DB">
            <w:pPr>
              <w:jc w:val="center"/>
            </w:pPr>
            <w:r w:rsidRPr="00253487">
              <w:t>829</w:t>
            </w:r>
          </w:p>
        </w:tc>
        <w:tc>
          <w:tcPr>
            <w:tcW w:w="2750" w:type="dxa"/>
            <w:shd w:val="clear" w:color="auto" w:fill="auto"/>
          </w:tcPr>
          <w:p w14:paraId="4B38A0EB" w14:textId="77777777" w:rsidR="00253487" w:rsidRPr="00253487" w:rsidRDefault="00253487" w:rsidP="00253487">
            <w:r w:rsidRPr="00253487">
              <w:t>TrdSubType</w:t>
            </w:r>
          </w:p>
        </w:tc>
        <w:tc>
          <w:tcPr>
            <w:tcW w:w="811" w:type="dxa"/>
            <w:shd w:val="clear" w:color="auto" w:fill="auto"/>
          </w:tcPr>
          <w:p w14:paraId="56822346" w14:textId="77777777" w:rsidR="00253487" w:rsidRPr="00253487" w:rsidRDefault="00253487" w:rsidP="000F73DB">
            <w:pPr>
              <w:jc w:val="center"/>
            </w:pPr>
            <w:r w:rsidRPr="00253487">
              <w:t>N</w:t>
            </w:r>
          </w:p>
        </w:tc>
        <w:tc>
          <w:tcPr>
            <w:tcW w:w="4859" w:type="dxa"/>
            <w:shd w:val="clear" w:color="auto" w:fill="auto"/>
          </w:tcPr>
          <w:p w14:paraId="59900E58" w14:textId="77777777" w:rsidR="00253487" w:rsidRPr="00253487" w:rsidRDefault="00253487" w:rsidP="00253487">
            <w:r w:rsidRPr="00253487">
              <w:t>Indicates TradeSubType of Allocation. Necessary for defining groups.</w:t>
            </w:r>
          </w:p>
        </w:tc>
      </w:tr>
      <w:tr w:rsidR="00253487" w:rsidRPr="00253487" w14:paraId="45B0A707" w14:textId="77777777" w:rsidTr="000F73DB">
        <w:tc>
          <w:tcPr>
            <w:tcW w:w="652" w:type="dxa"/>
            <w:shd w:val="clear" w:color="auto" w:fill="auto"/>
          </w:tcPr>
          <w:p w14:paraId="6F3A1BF0" w14:textId="77777777" w:rsidR="00253487" w:rsidRPr="00253487" w:rsidRDefault="00253487" w:rsidP="000F73DB">
            <w:pPr>
              <w:jc w:val="center"/>
            </w:pPr>
            <w:r w:rsidRPr="00253487">
              <w:t>582</w:t>
            </w:r>
          </w:p>
        </w:tc>
        <w:tc>
          <w:tcPr>
            <w:tcW w:w="2750" w:type="dxa"/>
            <w:shd w:val="clear" w:color="auto" w:fill="auto"/>
          </w:tcPr>
          <w:p w14:paraId="234EBB27" w14:textId="77777777" w:rsidR="00253487" w:rsidRPr="00253487" w:rsidRDefault="00253487" w:rsidP="00253487">
            <w:r w:rsidRPr="00253487">
              <w:t>CustOrderCapacity</w:t>
            </w:r>
          </w:p>
        </w:tc>
        <w:tc>
          <w:tcPr>
            <w:tcW w:w="811" w:type="dxa"/>
            <w:shd w:val="clear" w:color="auto" w:fill="auto"/>
          </w:tcPr>
          <w:p w14:paraId="1E6E8F7A" w14:textId="77777777" w:rsidR="00253487" w:rsidRPr="00253487" w:rsidRDefault="00253487" w:rsidP="000F73DB">
            <w:pPr>
              <w:jc w:val="center"/>
            </w:pPr>
            <w:r w:rsidRPr="00253487">
              <w:t>N</w:t>
            </w:r>
          </w:p>
        </w:tc>
        <w:tc>
          <w:tcPr>
            <w:tcW w:w="4859" w:type="dxa"/>
            <w:shd w:val="clear" w:color="auto" w:fill="auto"/>
          </w:tcPr>
          <w:p w14:paraId="1282F9AA" w14:textId="77777777" w:rsidR="00253487" w:rsidRPr="00253487" w:rsidRDefault="00253487" w:rsidP="00253487">
            <w:r w:rsidRPr="00253487">
              <w:t>Indicates CTI of original trade marked for allocation.</w:t>
            </w:r>
          </w:p>
        </w:tc>
      </w:tr>
      <w:tr w:rsidR="00253487" w:rsidRPr="00253487" w14:paraId="335EF091" w14:textId="77777777" w:rsidTr="000F73DB">
        <w:tc>
          <w:tcPr>
            <w:tcW w:w="652" w:type="dxa"/>
            <w:shd w:val="clear" w:color="auto" w:fill="auto"/>
          </w:tcPr>
          <w:p w14:paraId="2504A132" w14:textId="77777777" w:rsidR="00253487" w:rsidRPr="00253487" w:rsidRDefault="00253487" w:rsidP="000F73DB">
            <w:pPr>
              <w:jc w:val="center"/>
            </w:pPr>
            <w:r w:rsidRPr="00253487">
              <w:t>578</w:t>
            </w:r>
          </w:p>
        </w:tc>
        <w:tc>
          <w:tcPr>
            <w:tcW w:w="2750" w:type="dxa"/>
            <w:shd w:val="clear" w:color="auto" w:fill="auto"/>
          </w:tcPr>
          <w:p w14:paraId="3DA8B2FC" w14:textId="77777777" w:rsidR="00253487" w:rsidRPr="00253487" w:rsidRDefault="00253487" w:rsidP="00253487">
            <w:r w:rsidRPr="00253487">
              <w:t>TradeInputSource</w:t>
            </w:r>
          </w:p>
        </w:tc>
        <w:tc>
          <w:tcPr>
            <w:tcW w:w="811" w:type="dxa"/>
            <w:shd w:val="clear" w:color="auto" w:fill="auto"/>
          </w:tcPr>
          <w:p w14:paraId="0BE753C1" w14:textId="77777777" w:rsidR="00253487" w:rsidRPr="00253487" w:rsidRDefault="00253487" w:rsidP="000F73DB">
            <w:pPr>
              <w:jc w:val="center"/>
            </w:pPr>
            <w:r w:rsidRPr="00253487">
              <w:t>N</w:t>
            </w:r>
          </w:p>
        </w:tc>
        <w:tc>
          <w:tcPr>
            <w:tcW w:w="4859" w:type="dxa"/>
            <w:shd w:val="clear" w:color="auto" w:fill="auto"/>
          </w:tcPr>
          <w:p w14:paraId="4484BD4C" w14:textId="77777777" w:rsidR="00253487" w:rsidRPr="00253487" w:rsidRDefault="00253487" w:rsidP="00253487">
            <w:r w:rsidRPr="00253487">
              <w:t>Indicates input source of original trade marked for allocation.</w:t>
            </w:r>
          </w:p>
        </w:tc>
      </w:tr>
      <w:tr w:rsidR="00253487" w:rsidRPr="00253487" w14:paraId="208B09D7" w14:textId="77777777" w:rsidTr="000F73DB">
        <w:tc>
          <w:tcPr>
            <w:tcW w:w="652" w:type="dxa"/>
            <w:shd w:val="clear" w:color="auto" w:fill="auto"/>
          </w:tcPr>
          <w:p w14:paraId="5C3FA9FD" w14:textId="77777777" w:rsidR="00253487" w:rsidRPr="00253487" w:rsidRDefault="00253487" w:rsidP="000F73DB">
            <w:pPr>
              <w:jc w:val="center"/>
            </w:pPr>
            <w:r w:rsidRPr="00253487">
              <w:t>442</w:t>
            </w:r>
          </w:p>
        </w:tc>
        <w:tc>
          <w:tcPr>
            <w:tcW w:w="2750" w:type="dxa"/>
            <w:shd w:val="clear" w:color="auto" w:fill="auto"/>
          </w:tcPr>
          <w:p w14:paraId="11693B69" w14:textId="77777777" w:rsidR="00253487" w:rsidRPr="00253487" w:rsidRDefault="00253487" w:rsidP="00253487">
            <w:r w:rsidRPr="00253487">
              <w:t>MultiLegReportingType</w:t>
            </w:r>
          </w:p>
        </w:tc>
        <w:tc>
          <w:tcPr>
            <w:tcW w:w="811" w:type="dxa"/>
            <w:shd w:val="clear" w:color="auto" w:fill="auto"/>
          </w:tcPr>
          <w:p w14:paraId="0D18DF39" w14:textId="77777777" w:rsidR="00253487" w:rsidRPr="00253487" w:rsidRDefault="00253487" w:rsidP="000F73DB">
            <w:pPr>
              <w:jc w:val="center"/>
            </w:pPr>
            <w:r w:rsidRPr="00253487">
              <w:t>N</w:t>
            </w:r>
          </w:p>
        </w:tc>
        <w:tc>
          <w:tcPr>
            <w:tcW w:w="4859" w:type="dxa"/>
            <w:shd w:val="clear" w:color="auto" w:fill="auto"/>
          </w:tcPr>
          <w:p w14:paraId="0E384A67" w14:textId="77777777" w:rsidR="00253487" w:rsidRPr="00253487" w:rsidRDefault="00253487" w:rsidP="00253487">
            <w:r w:rsidRPr="00253487">
              <w:t>Indicates MultiLegReportType of original trade marked for allocation.</w:t>
            </w:r>
          </w:p>
        </w:tc>
      </w:tr>
      <w:tr w:rsidR="00253487" w:rsidRPr="00253487" w14:paraId="38AAE8D6" w14:textId="77777777" w:rsidTr="000F73DB">
        <w:tc>
          <w:tcPr>
            <w:tcW w:w="652" w:type="dxa"/>
            <w:shd w:val="clear" w:color="auto" w:fill="auto"/>
          </w:tcPr>
          <w:p w14:paraId="11054E55" w14:textId="77777777" w:rsidR="00253487" w:rsidRPr="00253487" w:rsidRDefault="00253487" w:rsidP="000F73DB">
            <w:pPr>
              <w:jc w:val="center"/>
            </w:pPr>
            <w:r w:rsidRPr="00253487">
              <w:t>1011</w:t>
            </w:r>
          </w:p>
        </w:tc>
        <w:tc>
          <w:tcPr>
            <w:tcW w:w="2750" w:type="dxa"/>
            <w:shd w:val="clear" w:color="auto" w:fill="auto"/>
          </w:tcPr>
          <w:p w14:paraId="139AC276" w14:textId="77777777" w:rsidR="00253487" w:rsidRPr="00253487" w:rsidRDefault="00253487" w:rsidP="00253487">
            <w:r w:rsidRPr="00253487">
              <w:t>MessageEventSource</w:t>
            </w:r>
          </w:p>
        </w:tc>
        <w:tc>
          <w:tcPr>
            <w:tcW w:w="811" w:type="dxa"/>
            <w:shd w:val="clear" w:color="auto" w:fill="auto"/>
          </w:tcPr>
          <w:p w14:paraId="3322E975" w14:textId="77777777" w:rsidR="00253487" w:rsidRPr="00253487" w:rsidRDefault="00253487" w:rsidP="000F73DB">
            <w:pPr>
              <w:jc w:val="center"/>
            </w:pPr>
            <w:r w:rsidRPr="00253487">
              <w:t>N</w:t>
            </w:r>
          </w:p>
        </w:tc>
        <w:tc>
          <w:tcPr>
            <w:tcW w:w="4859" w:type="dxa"/>
            <w:shd w:val="clear" w:color="auto" w:fill="auto"/>
          </w:tcPr>
          <w:p w14:paraId="5D62F702" w14:textId="77777777" w:rsidR="00253487" w:rsidRPr="00253487" w:rsidRDefault="00253487" w:rsidP="00253487">
            <w:r w:rsidRPr="00253487">
              <w:t>Used to identify the event or source which gave rise to a message.</w:t>
            </w:r>
          </w:p>
        </w:tc>
      </w:tr>
      <w:tr w:rsidR="00253487" w:rsidRPr="00253487" w14:paraId="61829E2A" w14:textId="77777777" w:rsidTr="000F73DB">
        <w:tc>
          <w:tcPr>
            <w:tcW w:w="652" w:type="dxa"/>
            <w:tcBorders>
              <w:bottom w:val="single" w:sz="6" w:space="0" w:color="000000"/>
            </w:tcBorders>
            <w:shd w:val="clear" w:color="auto" w:fill="auto"/>
          </w:tcPr>
          <w:p w14:paraId="0FB31CCE" w14:textId="77777777" w:rsidR="00253487" w:rsidRPr="00253487" w:rsidRDefault="00253487" w:rsidP="000F73DB">
            <w:pPr>
              <w:jc w:val="center"/>
            </w:pPr>
            <w:r w:rsidRPr="00253487">
              <w:t>991</w:t>
            </w:r>
          </w:p>
        </w:tc>
        <w:tc>
          <w:tcPr>
            <w:tcW w:w="2750" w:type="dxa"/>
            <w:tcBorders>
              <w:bottom w:val="single" w:sz="6" w:space="0" w:color="000000"/>
            </w:tcBorders>
            <w:shd w:val="clear" w:color="auto" w:fill="auto"/>
          </w:tcPr>
          <w:p w14:paraId="6564D41D" w14:textId="77777777" w:rsidR="00253487" w:rsidRPr="00253487" w:rsidRDefault="00253487" w:rsidP="00253487">
            <w:r w:rsidRPr="00253487">
              <w:t>RndPx</w:t>
            </w:r>
          </w:p>
        </w:tc>
        <w:tc>
          <w:tcPr>
            <w:tcW w:w="811" w:type="dxa"/>
            <w:tcBorders>
              <w:bottom w:val="single" w:sz="6" w:space="0" w:color="000000"/>
            </w:tcBorders>
            <w:shd w:val="clear" w:color="auto" w:fill="auto"/>
          </w:tcPr>
          <w:p w14:paraId="682A4F1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A2967DF" w14:textId="77777777" w:rsidR="00253487" w:rsidRPr="00253487" w:rsidRDefault="00253487" w:rsidP="00253487">
            <w:r w:rsidRPr="00253487">
              <w:t>Specifies the rounded price to quoted precision.</w:t>
            </w:r>
          </w:p>
        </w:tc>
      </w:tr>
      <w:tr w:rsidR="00253487" w:rsidRPr="00253487" w14:paraId="0CC2EA77" w14:textId="77777777" w:rsidTr="000F73DB">
        <w:tc>
          <w:tcPr>
            <w:tcW w:w="3402" w:type="dxa"/>
            <w:gridSpan w:val="2"/>
            <w:tcBorders>
              <w:top w:val="single" w:sz="6" w:space="0" w:color="000000"/>
              <w:bottom w:val="double" w:sz="6" w:space="0" w:color="000000"/>
            </w:tcBorders>
            <w:shd w:val="clear" w:color="auto" w:fill="E6E6E6"/>
          </w:tcPr>
          <w:p w14:paraId="6AFAAE63"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2E00F2D8"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75710B14" w14:textId="77777777" w:rsidR="00253487" w:rsidRPr="00253487" w:rsidRDefault="00253487" w:rsidP="00253487"/>
        </w:tc>
      </w:tr>
      <w:bookmarkEnd w:id="122"/>
    </w:tbl>
    <w:p w14:paraId="2CA995CC" w14:textId="77777777" w:rsidR="009E3F16" w:rsidRDefault="009E3F16" w:rsidP="00253487"/>
    <w:p w14:paraId="00E4804A" w14:textId="77777777" w:rsidR="009E3F16" w:rsidRDefault="009E3F16">
      <w:pPr>
        <w:pStyle w:val="Heading2"/>
      </w:pPr>
      <w:r>
        <w:rPr>
          <w:i/>
          <w:sz w:val="16"/>
        </w:rPr>
        <w:br w:type="page"/>
      </w:r>
      <w:bookmarkStart w:id="123" w:name="_Toc227925021"/>
      <w:r>
        <w:lastRenderedPageBreak/>
        <w:t>Allocation Report (aka Allocation Claim)</w:t>
      </w:r>
      <w:bookmarkEnd w:id="123"/>
    </w:p>
    <w:p w14:paraId="591A4DCE" w14:textId="77777777" w:rsidR="009E3F16" w:rsidRDefault="009E3F16">
      <w:pPr>
        <w:pStyle w:val="NormalIndent"/>
      </w:pPr>
    </w:p>
    <w:p w14:paraId="6127B725" w14:textId="77777777" w:rsidR="009E3F16" w:rsidRDefault="009E3F16">
      <w:pPr>
        <w:pStyle w:val="NormalIndent"/>
        <w:numPr>
          <w:ilvl w:val="12"/>
          <w:numId w:val="0"/>
        </w:numPr>
        <w:ind w:left="360"/>
      </w:pPr>
      <w:r>
        <w:t>Sent from sell-side to buy-side, sell-side to 3</w:t>
      </w:r>
      <w:r>
        <w:rPr>
          <w:vertAlign w:val="superscript"/>
        </w:rPr>
        <w:t>rd</w:t>
      </w:r>
      <w:r>
        <w:t>-party or 3</w:t>
      </w:r>
      <w:r>
        <w:rPr>
          <w:vertAlign w:val="superscript"/>
        </w:rPr>
        <w:t>rd</w:t>
      </w:r>
      <w:r>
        <w:t>-party to buy-side, the Allocation Report (Claim) provides account breakdown of an order or set of orders plus any additional follow-up front-office information developed post-trade during the trade allocation, matching and calculation phase.  In versions of FIX prior to version 4.4, this functionality was provided through the Allocation message.  Depending on the needs of the market and the timing of “confirmed” status, the role of Allocation Report can be taken over in whole or in part by the Confirmation message.</w:t>
      </w:r>
    </w:p>
    <w:p w14:paraId="4BA9ED8B" w14:textId="77777777" w:rsidR="009E3F16" w:rsidRDefault="009E3F16">
      <w:pPr>
        <w:pStyle w:val="NormalIndent"/>
        <w:numPr>
          <w:ilvl w:val="12"/>
          <w:numId w:val="0"/>
        </w:numPr>
        <w:ind w:left="360"/>
      </w:pPr>
      <w:r>
        <w:t>Note the response to the Allocation Report message is the Allocation Report Ack message. In versions of FIX prior to version 4.4, the Allocation ACK served this purpose.</w:t>
      </w:r>
    </w:p>
    <w:p w14:paraId="510AC4F0" w14:textId="77777777" w:rsidR="009E3F16" w:rsidRDefault="009E3F16">
      <w:pPr>
        <w:pStyle w:val="NormalIndent"/>
        <w:numPr>
          <w:ilvl w:val="12"/>
          <w:numId w:val="0"/>
        </w:numPr>
        <w:ind w:left="360"/>
      </w:pPr>
      <w:r>
        <w:t xml:space="preserve">An Allocation Report message can be submitted with AllocReportType of </w:t>
      </w:r>
    </w:p>
    <w:p w14:paraId="2532040E" w14:textId="77777777" w:rsidR="009E3F16" w:rsidRDefault="009E3F16">
      <w:pPr>
        <w:pStyle w:val="NormalIndent"/>
        <w:numPr>
          <w:ilvl w:val="0"/>
          <w:numId w:val="5"/>
        </w:numPr>
        <w:tabs>
          <w:tab w:val="num" w:pos="1080"/>
        </w:tabs>
        <w:ind w:left="1080"/>
      </w:pPr>
      <w:r>
        <w:t>Sellside Calculated Using Preliminary (includes Misc Fees, Accrued Interest and Net Money)</w:t>
      </w:r>
    </w:p>
    <w:p w14:paraId="0AD250E6" w14:textId="77777777" w:rsidR="009E3F16" w:rsidRDefault="009E3F16">
      <w:pPr>
        <w:pStyle w:val="NormalIndent"/>
        <w:numPr>
          <w:ilvl w:val="0"/>
          <w:numId w:val="5"/>
        </w:numPr>
        <w:tabs>
          <w:tab w:val="num" w:pos="1080"/>
        </w:tabs>
        <w:ind w:left="1080"/>
      </w:pPr>
      <w:r>
        <w:t>Sellside Calculated Without Preliminary (includes Misc Fees, Accrued Interest and Net Money).  (AllocType=" Sellside Initiated"), i.e. where the allocations have been provided via some other mechanism or agreed earlier in the order process.</w:t>
      </w:r>
    </w:p>
    <w:p w14:paraId="417649CB" w14:textId="77777777" w:rsidR="009E3F16" w:rsidRDefault="009E3F16">
      <w:pPr>
        <w:pStyle w:val="NormalIndent"/>
        <w:numPr>
          <w:ilvl w:val="0"/>
          <w:numId w:val="5"/>
        </w:numPr>
        <w:tabs>
          <w:tab w:val="num" w:pos="1080"/>
        </w:tabs>
        <w:ind w:left="1080"/>
      </w:pPr>
      <w:r>
        <w:t>Warehouse recap – sent unsolicited by sellside, used to communicate confirmation and current status of any warehoused position in a particular stock (see Volume 7 – PRODUCT:  EQUITIES for specific usage guidance on this topic)</w:t>
      </w:r>
    </w:p>
    <w:p w14:paraId="71F9BA19" w14:textId="77777777" w:rsidR="009E3F16" w:rsidRDefault="009E3F16">
      <w:pPr>
        <w:pStyle w:val="NormalIndent"/>
        <w:numPr>
          <w:ilvl w:val="12"/>
          <w:numId w:val="0"/>
        </w:numPr>
        <w:ind w:left="360"/>
      </w:pPr>
    </w:p>
    <w:p w14:paraId="14654A9E" w14:textId="77777777" w:rsidR="009E3F16" w:rsidRDefault="009E3F16">
      <w:pPr>
        <w:pStyle w:val="NormalIndent"/>
      </w:pPr>
      <w:r>
        <w:t>Settlement instructions are supported on the Allocation Report message to allow the Respondent (sell-side party or carry firm) to send an override of its own instructions to the Initiator.</w:t>
      </w:r>
    </w:p>
    <w:p w14:paraId="0CEC5ADB" w14:textId="77777777" w:rsidR="009E3F16" w:rsidRDefault="009E3F16">
      <w:pPr>
        <w:pStyle w:val="NormalIndent"/>
      </w:pPr>
    </w:p>
    <w:p w14:paraId="626633A9" w14:textId="77777777" w:rsidR="009E3F16" w:rsidRDefault="009E3F16">
      <w:pPr>
        <w:pStyle w:val="NormalIndent"/>
        <w:numPr>
          <w:ilvl w:val="12"/>
          <w:numId w:val="0"/>
        </w:numPr>
        <w:ind w:left="360"/>
      </w:pPr>
      <w:r>
        <w:t xml:space="preserve">General guidelines applicable to this message: </w:t>
      </w:r>
    </w:p>
    <w:p w14:paraId="05D8CBC4" w14:textId="77777777" w:rsidR="009E3F16" w:rsidRDefault="009E3F16">
      <w:pPr>
        <w:pStyle w:val="NormalIndent"/>
        <w:numPr>
          <w:ilvl w:val="0"/>
          <w:numId w:val="5"/>
        </w:numPr>
      </w:pPr>
      <w:r>
        <w:t xml:space="preserve">AllocReportID should be unique for all Allocation Report messages. </w:t>
      </w:r>
    </w:p>
    <w:p w14:paraId="690DCADC" w14:textId="77777777" w:rsidR="009E3F16" w:rsidRDefault="009E3F16">
      <w:pPr>
        <w:pStyle w:val="NormalIndent"/>
        <w:numPr>
          <w:ilvl w:val="0"/>
          <w:numId w:val="5"/>
        </w:numPr>
      </w:pPr>
      <w:r>
        <w:t>To reject an Allocation Report message, an Allocation Report Ack with AllocStatus 'Block level reject' or 'Account level reject' should be used. Use of 'Block level reject' means the entire message has been rejected (e.g. net money mismatch). 'Account level reject' is used when the block level matches successfully but one or more (or all) of the constituent account level details fails validation (e.g. account not found, incorrect MiscFees). In the latter case, the rejecting party can (optionally) notify the instructing party of those allocation details that are being rejected by listing the offending account numbers in the Allocation Instruction Ack message.</w:t>
      </w:r>
    </w:p>
    <w:p w14:paraId="512C3DA7" w14:textId="77777777" w:rsidR="009E3F16" w:rsidRDefault="009E3F16">
      <w:pPr>
        <w:pStyle w:val="NormalIndent"/>
        <w:numPr>
          <w:ilvl w:val="0"/>
          <w:numId w:val="5"/>
        </w:numPr>
      </w:pPr>
      <w:r>
        <w:t xml:space="preserve">A rejected Allocation Report must be resolved out-of-band. </w:t>
      </w:r>
    </w:p>
    <w:p w14:paraId="29460071" w14:textId="77777777" w:rsidR="009E3F16" w:rsidRDefault="009E3F16">
      <w:pPr>
        <w:pStyle w:val="NormalIndent"/>
        <w:numPr>
          <w:ilvl w:val="0"/>
          <w:numId w:val="5"/>
        </w:numPr>
      </w:pPr>
      <w:r>
        <w:t xml:space="preserve">Where settling in markets where multiple alternative settlement locations exist, it is recommended that the settlement location (equivalent to ISO15022 'PSET' field) be identified on each allocation detail within the NoAllocs repeating group. A nested parties component block is provided which can be used for this purpose. </w:t>
      </w:r>
    </w:p>
    <w:p w14:paraId="7D8BC18B" w14:textId="77777777" w:rsidR="009E3F16" w:rsidRDefault="009E3F16">
      <w:pPr>
        <w:pStyle w:val="NormalIndent"/>
        <w:numPr>
          <w:ilvl w:val="12"/>
          <w:numId w:val="0"/>
        </w:numPr>
        <w:ind w:left="360"/>
      </w:pPr>
      <w:r>
        <w:t xml:space="preserve">The allocation message contains repeating fields for each order, sub-account and individual execution.  The repeating fields are shown in the message definition below in typeface </w:t>
      </w:r>
      <w:r>
        <w:rPr>
          <w:b/>
          <w:i/>
        </w:rPr>
        <w:t xml:space="preserve">Bold-Italic </w:t>
      </w:r>
      <w:r>
        <w:t xml:space="preserve">and indented with the </w:t>
      </w:r>
      <w:r>
        <w:rPr>
          <w:noProof/>
        </w:rPr>
        <w:sym w:font="Wingdings" w:char="F0E0"/>
      </w:r>
      <w:r>
        <w:rPr>
          <w:noProof/>
        </w:rPr>
        <w:t xml:space="preserve"> symbol</w:t>
      </w:r>
      <w:r>
        <w:t xml:space="preserve">.  The field’s relative position within the repeating group in the message is important.  For example, each instance of allocation must be in the order as shown in the message definition below. </w:t>
      </w:r>
    </w:p>
    <w:p w14:paraId="758CF12C" w14:textId="77777777" w:rsidR="009E3F16" w:rsidRDefault="009E3F16">
      <w:pPr>
        <w:pStyle w:val="NormalIndent"/>
        <w:numPr>
          <w:ilvl w:val="0"/>
          <w:numId w:val="5"/>
        </w:numPr>
      </w:pPr>
      <w:r>
        <w:t xml:space="preserve">The number of sub-account instances is indicated in NoAllocs. </w:t>
      </w:r>
    </w:p>
    <w:p w14:paraId="3B0D129B" w14:textId="77777777" w:rsidR="009E3F16" w:rsidRDefault="009E3F16">
      <w:pPr>
        <w:pStyle w:val="NormalIndent"/>
        <w:numPr>
          <w:ilvl w:val="0"/>
          <w:numId w:val="5"/>
        </w:numPr>
      </w:pPr>
      <w:r>
        <w:t>Multiple orders can be combined for allocation or for AllocType=" Ready-To-Book" or AllocType = "Warehouse instruction". Note that combined orders must refer to the same instrument and have the same trade date, settlement date and side. The identification of the orders to be combined can be achieved in one of two ways:</w:t>
      </w:r>
    </w:p>
    <w:p w14:paraId="7F8F9441" w14:textId="77777777" w:rsidR="009E3F16" w:rsidRDefault="009E3F16">
      <w:pPr>
        <w:pStyle w:val="NormalIndent"/>
        <w:numPr>
          <w:ilvl w:val="0"/>
          <w:numId w:val="21"/>
        </w:numPr>
      </w:pPr>
      <w:r>
        <w:lastRenderedPageBreak/>
        <w:t xml:space="preserve">By identifying the number of orders in the NoOrders field and each individual order in the OrderID fields.  The AllocNoOrdersType field is used to denote that this is happening and takes value "1=Explicit list provided". If any orders were handled outside FIX, the ClOrdID must be set to 'MANUAL'. Regardless of whether the orders were handled within or outside FIX, the order quantity and average price must also be specified for each order. This is to assist in validating the message and, for manual orders, to help identify the correct orders to book. </w:t>
      </w:r>
    </w:p>
    <w:p w14:paraId="42377A8C" w14:textId="77777777" w:rsidR="009E3F16" w:rsidRDefault="009E3F16">
      <w:pPr>
        <w:pStyle w:val="NormalIndent"/>
        <w:numPr>
          <w:ilvl w:val="0"/>
          <w:numId w:val="21"/>
        </w:numPr>
      </w:pPr>
      <w:r>
        <w:t>By stating that an unspecified group of orders is to be combined. The NoOrders field in this case is left blank. The AllocNoOrdersType field is set to "0=Not specified" to specify that this is happening. Note use of this approach is only recommended where either the number of orders being booked is extremely large or some kind of aggregation rule is being used.</w:t>
      </w:r>
    </w:p>
    <w:p w14:paraId="65652D4A" w14:textId="77777777" w:rsidR="009E3F16" w:rsidRDefault="009E3F16">
      <w:pPr>
        <w:pStyle w:val="NormalIndent"/>
        <w:numPr>
          <w:ilvl w:val="0"/>
          <w:numId w:val="5"/>
        </w:numPr>
      </w:pPr>
      <w:r>
        <w:t xml:space="preserve">Multiple executions can be combined for allocation by identifying the number of executions in the NoExecs field and each individual execution in the ExecID fields. Combined executions must refer to the same instrument, trade date, settlement date and side. </w:t>
      </w:r>
    </w:p>
    <w:p w14:paraId="75876751" w14:textId="77777777" w:rsidR="009E3F16" w:rsidRDefault="009E3F16">
      <w:pPr>
        <w:pStyle w:val="NormalIndent"/>
      </w:pPr>
    </w:p>
    <w:p w14:paraId="66937CCB" w14:textId="77777777" w:rsidR="009E3F16" w:rsidRDefault="009E3F16">
      <w:pPr>
        <w:jc w:val="center"/>
        <w:outlineLvl w:val="0"/>
      </w:pPr>
      <w:r>
        <w:rPr>
          <w:b/>
          <w:sz w:val="24"/>
        </w:rPr>
        <w:t>Allocation Report (aka Allocation Claim)</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3AB1DFB1"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43276704" w14:textId="77777777" w:rsidR="00253487" w:rsidRPr="000F73DB" w:rsidRDefault="00253487" w:rsidP="000F73DB">
            <w:pPr>
              <w:jc w:val="center"/>
              <w:rPr>
                <w:b/>
                <w:i/>
              </w:rPr>
            </w:pPr>
            <w:bookmarkStart w:id="124" w:name="Msg_AllocationRepo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59A7D42D"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683A661"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53929D85" w14:textId="77777777" w:rsidR="00253487" w:rsidRPr="000F73DB" w:rsidRDefault="00253487" w:rsidP="000F73DB">
            <w:pPr>
              <w:jc w:val="center"/>
              <w:rPr>
                <w:b/>
                <w:i/>
              </w:rPr>
            </w:pPr>
            <w:r w:rsidRPr="000F73DB">
              <w:rPr>
                <w:b/>
                <w:i/>
              </w:rPr>
              <w:t>Comments</w:t>
            </w:r>
          </w:p>
        </w:tc>
      </w:tr>
      <w:tr w:rsidR="00253487" w:rsidRPr="00253487" w14:paraId="158A5DF1" w14:textId="77777777" w:rsidTr="000F73DB">
        <w:tc>
          <w:tcPr>
            <w:tcW w:w="3402" w:type="dxa"/>
            <w:gridSpan w:val="2"/>
            <w:tcBorders>
              <w:top w:val="single" w:sz="6" w:space="0" w:color="000000"/>
              <w:bottom w:val="single" w:sz="6" w:space="0" w:color="000000"/>
            </w:tcBorders>
            <w:shd w:val="clear" w:color="auto" w:fill="E6E6E6"/>
          </w:tcPr>
          <w:p w14:paraId="54DF641D"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19108C12"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2ADA58B8" w14:textId="77777777" w:rsidR="00253487" w:rsidRPr="00253487" w:rsidRDefault="00253487" w:rsidP="00253487">
            <w:r w:rsidRPr="00253487">
              <w:t>MsgType = AS</w:t>
            </w:r>
          </w:p>
        </w:tc>
      </w:tr>
      <w:tr w:rsidR="00253487" w:rsidRPr="00253487" w14:paraId="48B09354" w14:textId="77777777" w:rsidTr="000F73DB">
        <w:tc>
          <w:tcPr>
            <w:tcW w:w="652" w:type="dxa"/>
            <w:tcBorders>
              <w:top w:val="single" w:sz="6" w:space="0" w:color="000000"/>
            </w:tcBorders>
            <w:shd w:val="clear" w:color="auto" w:fill="auto"/>
          </w:tcPr>
          <w:p w14:paraId="7842AAE2" w14:textId="77777777" w:rsidR="00253487" w:rsidRPr="00253487" w:rsidRDefault="00253487" w:rsidP="000F73DB">
            <w:pPr>
              <w:jc w:val="center"/>
            </w:pPr>
            <w:r w:rsidRPr="00253487">
              <w:t>755</w:t>
            </w:r>
          </w:p>
        </w:tc>
        <w:tc>
          <w:tcPr>
            <w:tcW w:w="2750" w:type="dxa"/>
            <w:tcBorders>
              <w:top w:val="single" w:sz="6" w:space="0" w:color="000000"/>
            </w:tcBorders>
            <w:shd w:val="clear" w:color="auto" w:fill="auto"/>
          </w:tcPr>
          <w:p w14:paraId="30A2931E" w14:textId="77777777" w:rsidR="00253487" w:rsidRPr="00253487" w:rsidRDefault="00253487" w:rsidP="00253487">
            <w:r w:rsidRPr="00253487">
              <w:t>AllocReportID</w:t>
            </w:r>
          </w:p>
        </w:tc>
        <w:tc>
          <w:tcPr>
            <w:tcW w:w="811" w:type="dxa"/>
            <w:tcBorders>
              <w:top w:val="single" w:sz="6" w:space="0" w:color="000000"/>
            </w:tcBorders>
            <w:shd w:val="clear" w:color="auto" w:fill="auto"/>
          </w:tcPr>
          <w:p w14:paraId="67F2B8D8"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65AA133A" w14:textId="77777777" w:rsidR="00253487" w:rsidRPr="00253487" w:rsidRDefault="00253487" w:rsidP="00253487">
            <w:r w:rsidRPr="00253487">
              <w:t>Unique identifier for this message</w:t>
            </w:r>
          </w:p>
        </w:tc>
      </w:tr>
      <w:tr w:rsidR="00253487" w:rsidRPr="00253487" w14:paraId="73E315FB" w14:textId="77777777" w:rsidTr="000F73DB">
        <w:tc>
          <w:tcPr>
            <w:tcW w:w="652" w:type="dxa"/>
            <w:shd w:val="clear" w:color="auto" w:fill="auto"/>
          </w:tcPr>
          <w:p w14:paraId="3910CFA3" w14:textId="77777777" w:rsidR="00253487" w:rsidRPr="00253487" w:rsidRDefault="00253487" w:rsidP="000F73DB">
            <w:pPr>
              <w:jc w:val="center"/>
            </w:pPr>
            <w:r w:rsidRPr="00253487">
              <w:t>70</w:t>
            </w:r>
          </w:p>
        </w:tc>
        <w:tc>
          <w:tcPr>
            <w:tcW w:w="2750" w:type="dxa"/>
            <w:shd w:val="clear" w:color="auto" w:fill="auto"/>
          </w:tcPr>
          <w:p w14:paraId="54FA7D0D" w14:textId="77777777" w:rsidR="00253487" w:rsidRPr="00253487" w:rsidRDefault="00253487" w:rsidP="00253487">
            <w:r w:rsidRPr="00253487">
              <w:t>AllocID</w:t>
            </w:r>
          </w:p>
        </w:tc>
        <w:tc>
          <w:tcPr>
            <w:tcW w:w="811" w:type="dxa"/>
            <w:shd w:val="clear" w:color="auto" w:fill="auto"/>
          </w:tcPr>
          <w:p w14:paraId="289C3796" w14:textId="77777777" w:rsidR="00253487" w:rsidRPr="00253487" w:rsidRDefault="00253487" w:rsidP="000F73DB">
            <w:pPr>
              <w:jc w:val="center"/>
            </w:pPr>
            <w:r w:rsidRPr="00253487">
              <w:t>N</w:t>
            </w:r>
          </w:p>
        </w:tc>
        <w:tc>
          <w:tcPr>
            <w:tcW w:w="4859" w:type="dxa"/>
            <w:shd w:val="clear" w:color="auto" w:fill="auto"/>
          </w:tcPr>
          <w:p w14:paraId="0C0D437F" w14:textId="77777777" w:rsidR="00253487" w:rsidRPr="00253487" w:rsidRDefault="00253487" w:rsidP="00253487"/>
        </w:tc>
      </w:tr>
      <w:tr w:rsidR="00253487" w:rsidRPr="00253487" w14:paraId="293B8F59" w14:textId="77777777" w:rsidTr="000F73DB">
        <w:tc>
          <w:tcPr>
            <w:tcW w:w="652" w:type="dxa"/>
            <w:shd w:val="clear" w:color="auto" w:fill="auto"/>
          </w:tcPr>
          <w:p w14:paraId="69CF3CE3" w14:textId="77777777" w:rsidR="00253487" w:rsidRPr="00253487" w:rsidRDefault="00253487" w:rsidP="000F73DB">
            <w:pPr>
              <w:jc w:val="center"/>
            </w:pPr>
            <w:r w:rsidRPr="00253487">
              <w:t>71</w:t>
            </w:r>
          </w:p>
        </w:tc>
        <w:tc>
          <w:tcPr>
            <w:tcW w:w="2750" w:type="dxa"/>
            <w:shd w:val="clear" w:color="auto" w:fill="auto"/>
          </w:tcPr>
          <w:p w14:paraId="4E5FB04C" w14:textId="77777777" w:rsidR="00253487" w:rsidRPr="00253487" w:rsidRDefault="00253487" w:rsidP="00253487">
            <w:r w:rsidRPr="00253487">
              <w:t>AllocTransType</w:t>
            </w:r>
          </w:p>
        </w:tc>
        <w:tc>
          <w:tcPr>
            <w:tcW w:w="811" w:type="dxa"/>
            <w:shd w:val="clear" w:color="auto" w:fill="auto"/>
          </w:tcPr>
          <w:p w14:paraId="47FB39A9" w14:textId="77777777" w:rsidR="00253487" w:rsidRPr="00253487" w:rsidRDefault="00253487" w:rsidP="000F73DB">
            <w:pPr>
              <w:jc w:val="center"/>
            </w:pPr>
            <w:r w:rsidRPr="00253487">
              <w:t>Y</w:t>
            </w:r>
          </w:p>
        </w:tc>
        <w:tc>
          <w:tcPr>
            <w:tcW w:w="4859" w:type="dxa"/>
            <w:shd w:val="clear" w:color="auto" w:fill="auto"/>
          </w:tcPr>
          <w:p w14:paraId="0BDFF15F" w14:textId="77777777" w:rsidR="00253487" w:rsidRPr="00253487" w:rsidRDefault="00253487" w:rsidP="00253487">
            <w:r w:rsidRPr="00253487">
              <w:t>i.e. New, Cancel, Replace</w:t>
            </w:r>
          </w:p>
        </w:tc>
      </w:tr>
      <w:tr w:rsidR="00253487" w:rsidRPr="00253487" w14:paraId="10995317" w14:textId="77777777" w:rsidTr="000F73DB">
        <w:tc>
          <w:tcPr>
            <w:tcW w:w="652" w:type="dxa"/>
            <w:shd w:val="clear" w:color="auto" w:fill="auto"/>
          </w:tcPr>
          <w:p w14:paraId="6CF707E5" w14:textId="77777777" w:rsidR="00253487" w:rsidRPr="00253487" w:rsidRDefault="00253487" w:rsidP="000F73DB">
            <w:pPr>
              <w:jc w:val="center"/>
            </w:pPr>
            <w:r w:rsidRPr="00253487">
              <w:t>795</w:t>
            </w:r>
          </w:p>
        </w:tc>
        <w:tc>
          <w:tcPr>
            <w:tcW w:w="2750" w:type="dxa"/>
            <w:shd w:val="clear" w:color="auto" w:fill="auto"/>
          </w:tcPr>
          <w:p w14:paraId="5BF6CFBB" w14:textId="77777777" w:rsidR="00253487" w:rsidRPr="00253487" w:rsidRDefault="00253487" w:rsidP="00253487">
            <w:r w:rsidRPr="00253487">
              <w:t>AllocReportRefID</w:t>
            </w:r>
          </w:p>
        </w:tc>
        <w:tc>
          <w:tcPr>
            <w:tcW w:w="811" w:type="dxa"/>
            <w:shd w:val="clear" w:color="auto" w:fill="auto"/>
          </w:tcPr>
          <w:p w14:paraId="268C165F" w14:textId="77777777" w:rsidR="00253487" w:rsidRPr="00253487" w:rsidRDefault="00253487" w:rsidP="000F73DB">
            <w:pPr>
              <w:jc w:val="center"/>
            </w:pPr>
            <w:r w:rsidRPr="00253487">
              <w:t>N</w:t>
            </w:r>
          </w:p>
        </w:tc>
        <w:tc>
          <w:tcPr>
            <w:tcW w:w="4859" w:type="dxa"/>
            <w:shd w:val="clear" w:color="auto" w:fill="auto"/>
          </w:tcPr>
          <w:p w14:paraId="67430164" w14:textId="77777777" w:rsidR="00253487" w:rsidRPr="00253487" w:rsidRDefault="00253487" w:rsidP="00253487">
            <w:r w:rsidRPr="00253487">
              <w:t>Required for AllocTransType = Replace or Cancel</w:t>
            </w:r>
          </w:p>
        </w:tc>
      </w:tr>
      <w:tr w:rsidR="00253487" w:rsidRPr="00253487" w14:paraId="4AC78D06" w14:textId="77777777" w:rsidTr="000F73DB">
        <w:tc>
          <w:tcPr>
            <w:tcW w:w="652" w:type="dxa"/>
            <w:shd w:val="clear" w:color="auto" w:fill="auto"/>
          </w:tcPr>
          <w:p w14:paraId="65155333" w14:textId="77777777" w:rsidR="00253487" w:rsidRPr="00253487" w:rsidRDefault="00253487" w:rsidP="000F73DB">
            <w:pPr>
              <w:jc w:val="center"/>
            </w:pPr>
            <w:r w:rsidRPr="00253487">
              <w:t>796</w:t>
            </w:r>
          </w:p>
        </w:tc>
        <w:tc>
          <w:tcPr>
            <w:tcW w:w="2750" w:type="dxa"/>
            <w:shd w:val="clear" w:color="auto" w:fill="auto"/>
          </w:tcPr>
          <w:p w14:paraId="7E25AE0E" w14:textId="77777777" w:rsidR="00253487" w:rsidRPr="00253487" w:rsidRDefault="00253487" w:rsidP="00253487">
            <w:r w:rsidRPr="00253487">
              <w:t>AllocCancReplaceReason</w:t>
            </w:r>
          </w:p>
        </w:tc>
        <w:tc>
          <w:tcPr>
            <w:tcW w:w="811" w:type="dxa"/>
            <w:shd w:val="clear" w:color="auto" w:fill="auto"/>
          </w:tcPr>
          <w:p w14:paraId="069349D3" w14:textId="77777777" w:rsidR="00253487" w:rsidRPr="00253487" w:rsidRDefault="00253487" w:rsidP="000F73DB">
            <w:pPr>
              <w:jc w:val="center"/>
            </w:pPr>
            <w:r w:rsidRPr="00253487">
              <w:t>N</w:t>
            </w:r>
          </w:p>
        </w:tc>
        <w:tc>
          <w:tcPr>
            <w:tcW w:w="4859" w:type="dxa"/>
            <w:shd w:val="clear" w:color="auto" w:fill="auto"/>
          </w:tcPr>
          <w:p w14:paraId="5B83C525" w14:textId="77777777" w:rsidR="00253487" w:rsidRDefault="00253487" w:rsidP="00253487">
            <w:r w:rsidRPr="00253487">
              <w:t>Required for AllocTransType = Replace or Cancel</w:t>
            </w:r>
          </w:p>
          <w:p w14:paraId="692EFDB2" w14:textId="77777777" w:rsidR="00253487" w:rsidRPr="00253487" w:rsidRDefault="00253487" w:rsidP="00253487">
            <w:r w:rsidRPr="00253487">
              <w:t>Gives the reason for replacing or cancelling the allocation report</w:t>
            </w:r>
          </w:p>
        </w:tc>
      </w:tr>
      <w:tr w:rsidR="00253487" w:rsidRPr="00253487" w14:paraId="05F1E492" w14:textId="77777777" w:rsidTr="000F73DB">
        <w:tc>
          <w:tcPr>
            <w:tcW w:w="652" w:type="dxa"/>
            <w:shd w:val="clear" w:color="auto" w:fill="auto"/>
          </w:tcPr>
          <w:p w14:paraId="647A0694" w14:textId="77777777" w:rsidR="00253487" w:rsidRPr="00253487" w:rsidRDefault="00253487" w:rsidP="000F73DB">
            <w:pPr>
              <w:jc w:val="center"/>
            </w:pPr>
            <w:r w:rsidRPr="00253487">
              <w:t>793</w:t>
            </w:r>
          </w:p>
        </w:tc>
        <w:tc>
          <w:tcPr>
            <w:tcW w:w="2750" w:type="dxa"/>
            <w:shd w:val="clear" w:color="auto" w:fill="auto"/>
          </w:tcPr>
          <w:p w14:paraId="385B4F15" w14:textId="77777777" w:rsidR="00253487" w:rsidRPr="00253487" w:rsidRDefault="00253487" w:rsidP="00253487">
            <w:r w:rsidRPr="00253487">
              <w:t>SecondaryAllocID</w:t>
            </w:r>
          </w:p>
        </w:tc>
        <w:tc>
          <w:tcPr>
            <w:tcW w:w="811" w:type="dxa"/>
            <w:shd w:val="clear" w:color="auto" w:fill="auto"/>
          </w:tcPr>
          <w:p w14:paraId="21F5A103" w14:textId="77777777" w:rsidR="00253487" w:rsidRPr="00253487" w:rsidRDefault="00253487" w:rsidP="000F73DB">
            <w:pPr>
              <w:jc w:val="center"/>
            </w:pPr>
            <w:r w:rsidRPr="00253487">
              <w:t>N</w:t>
            </w:r>
          </w:p>
        </w:tc>
        <w:tc>
          <w:tcPr>
            <w:tcW w:w="4859" w:type="dxa"/>
            <w:shd w:val="clear" w:color="auto" w:fill="auto"/>
          </w:tcPr>
          <w:p w14:paraId="672EB565" w14:textId="77777777" w:rsidR="00253487" w:rsidRPr="00253487" w:rsidRDefault="00253487" w:rsidP="00253487">
            <w:r w:rsidRPr="00253487">
              <w:t>Optional second identifier for this allocation instruction (need not be unique)</w:t>
            </w:r>
          </w:p>
        </w:tc>
      </w:tr>
      <w:tr w:rsidR="00253487" w:rsidRPr="00253487" w14:paraId="17E9560A" w14:textId="77777777" w:rsidTr="000F73DB">
        <w:tc>
          <w:tcPr>
            <w:tcW w:w="652" w:type="dxa"/>
            <w:shd w:val="clear" w:color="auto" w:fill="auto"/>
          </w:tcPr>
          <w:p w14:paraId="2BDA78B3" w14:textId="77777777" w:rsidR="00253487" w:rsidRPr="00253487" w:rsidRDefault="00253487" w:rsidP="000F73DB">
            <w:pPr>
              <w:jc w:val="center"/>
            </w:pPr>
            <w:r w:rsidRPr="00253487">
              <w:t>794</w:t>
            </w:r>
          </w:p>
        </w:tc>
        <w:tc>
          <w:tcPr>
            <w:tcW w:w="2750" w:type="dxa"/>
            <w:shd w:val="clear" w:color="auto" w:fill="auto"/>
          </w:tcPr>
          <w:p w14:paraId="775545B0" w14:textId="77777777" w:rsidR="00253487" w:rsidRPr="00253487" w:rsidRDefault="00253487" w:rsidP="00253487">
            <w:r w:rsidRPr="00253487">
              <w:t>AllocReportType</w:t>
            </w:r>
          </w:p>
        </w:tc>
        <w:tc>
          <w:tcPr>
            <w:tcW w:w="811" w:type="dxa"/>
            <w:shd w:val="clear" w:color="auto" w:fill="auto"/>
          </w:tcPr>
          <w:p w14:paraId="1D5F68E6" w14:textId="77777777" w:rsidR="00253487" w:rsidRPr="00253487" w:rsidRDefault="00253487" w:rsidP="000F73DB">
            <w:pPr>
              <w:jc w:val="center"/>
            </w:pPr>
            <w:r w:rsidRPr="00253487">
              <w:t>Y</w:t>
            </w:r>
          </w:p>
        </w:tc>
        <w:tc>
          <w:tcPr>
            <w:tcW w:w="4859" w:type="dxa"/>
            <w:shd w:val="clear" w:color="auto" w:fill="auto"/>
          </w:tcPr>
          <w:p w14:paraId="7048120C" w14:textId="77777777" w:rsidR="00253487" w:rsidRPr="00253487" w:rsidRDefault="00253487" w:rsidP="00253487">
            <w:r w:rsidRPr="00253487">
              <w:t>Specifies the purpose or type of Allocation Report message</w:t>
            </w:r>
          </w:p>
        </w:tc>
      </w:tr>
      <w:tr w:rsidR="00253487" w:rsidRPr="00253487" w14:paraId="2393D7C1" w14:textId="77777777" w:rsidTr="000F73DB">
        <w:tc>
          <w:tcPr>
            <w:tcW w:w="652" w:type="dxa"/>
            <w:shd w:val="clear" w:color="auto" w:fill="auto"/>
          </w:tcPr>
          <w:p w14:paraId="6D9684E3" w14:textId="77777777" w:rsidR="00253487" w:rsidRPr="00253487" w:rsidRDefault="00253487" w:rsidP="000F73DB">
            <w:pPr>
              <w:jc w:val="center"/>
            </w:pPr>
            <w:r w:rsidRPr="00253487">
              <w:t>87</w:t>
            </w:r>
          </w:p>
        </w:tc>
        <w:tc>
          <w:tcPr>
            <w:tcW w:w="2750" w:type="dxa"/>
            <w:shd w:val="clear" w:color="auto" w:fill="auto"/>
          </w:tcPr>
          <w:p w14:paraId="4274EEB4" w14:textId="77777777" w:rsidR="00253487" w:rsidRPr="00253487" w:rsidRDefault="00253487" w:rsidP="00253487">
            <w:r w:rsidRPr="00253487">
              <w:t>AllocStatus</w:t>
            </w:r>
          </w:p>
        </w:tc>
        <w:tc>
          <w:tcPr>
            <w:tcW w:w="811" w:type="dxa"/>
            <w:shd w:val="clear" w:color="auto" w:fill="auto"/>
          </w:tcPr>
          <w:p w14:paraId="1AF63B25" w14:textId="77777777" w:rsidR="00253487" w:rsidRPr="00253487" w:rsidRDefault="00253487" w:rsidP="000F73DB">
            <w:pPr>
              <w:jc w:val="center"/>
            </w:pPr>
            <w:r w:rsidRPr="00253487">
              <w:t>Y</w:t>
            </w:r>
          </w:p>
        </w:tc>
        <w:tc>
          <w:tcPr>
            <w:tcW w:w="4859" w:type="dxa"/>
            <w:shd w:val="clear" w:color="auto" w:fill="auto"/>
          </w:tcPr>
          <w:p w14:paraId="7347C66A" w14:textId="77777777" w:rsidR="00253487" w:rsidRPr="00253487" w:rsidRDefault="00253487" w:rsidP="00253487"/>
        </w:tc>
      </w:tr>
      <w:tr w:rsidR="00253487" w:rsidRPr="00253487" w14:paraId="085B3E13" w14:textId="77777777" w:rsidTr="000F73DB">
        <w:tc>
          <w:tcPr>
            <w:tcW w:w="652" w:type="dxa"/>
            <w:shd w:val="clear" w:color="auto" w:fill="auto"/>
          </w:tcPr>
          <w:p w14:paraId="79C8DBB4" w14:textId="77777777" w:rsidR="00253487" w:rsidRPr="00253487" w:rsidRDefault="00253487" w:rsidP="000F73DB">
            <w:pPr>
              <w:jc w:val="center"/>
            </w:pPr>
            <w:r w:rsidRPr="00253487">
              <w:t>88</w:t>
            </w:r>
          </w:p>
        </w:tc>
        <w:tc>
          <w:tcPr>
            <w:tcW w:w="2750" w:type="dxa"/>
            <w:shd w:val="clear" w:color="auto" w:fill="auto"/>
          </w:tcPr>
          <w:p w14:paraId="29A18B5E" w14:textId="77777777" w:rsidR="00253487" w:rsidRPr="00253487" w:rsidRDefault="00253487" w:rsidP="00253487">
            <w:r w:rsidRPr="00253487">
              <w:t>AllocRejCode</w:t>
            </w:r>
          </w:p>
        </w:tc>
        <w:tc>
          <w:tcPr>
            <w:tcW w:w="811" w:type="dxa"/>
            <w:shd w:val="clear" w:color="auto" w:fill="auto"/>
          </w:tcPr>
          <w:p w14:paraId="356C5C1B" w14:textId="77777777" w:rsidR="00253487" w:rsidRPr="00253487" w:rsidRDefault="00253487" w:rsidP="000F73DB">
            <w:pPr>
              <w:jc w:val="center"/>
            </w:pPr>
            <w:r w:rsidRPr="00253487">
              <w:t>N</w:t>
            </w:r>
          </w:p>
        </w:tc>
        <w:tc>
          <w:tcPr>
            <w:tcW w:w="4859" w:type="dxa"/>
            <w:shd w:val="clear" w:color="auto" w:fill="auto"/>
          </w:tcPr>
          <w:p w14:paraId="1916522D" w14:textId="77777777" w:rsidR="00253487" w:rsidRPr="00253487" w:rsidRDefault="00253487" w:rsidP="00253487">
            <w:r w:rsidRPr="00253487">
              <w:t>Required for AllocStatus = 1 (rejected)</w:t>
            </w:r>
          </w:p>
        </w:tc>
      </w:tr>
      <w:tr w:rsidR="00253487" w:rsidRPr="00253487" w14:paraId="522CE247" w14:textId="77777777" w:rsidTr="000F73DB">
        <w:tc>
          <w:tcPr>
            <w:tcW w:w="652" w:type="dxa"/>
            <w:shd w:val="clear" w:color="auto" w:fill="auto"/>
          </w:tcPr>
          <w:p w14:paraId="2F691B72" w14:textId="77777777" w:rsidR="00253487" w:rsidRPr="00253487" w:rsidRDefault="00253487" w:rsidP="000F73DB">
            <w:pPr>
              <w:jc w:val="center"/>
            </w:pPr>
            <w:r w:rsidRPr="00253487">
              <w:t>72</w:t>
            </w:r>
          </w:p>
        </w:tc>
        <w:tc>
          <w:tcPr>
            <w:tcW w:w="2750" w:type="dxa"/>
            <w:shd w:val="clear" w:color="auto" w:fill="auto"/>
          </w:tcPr>
          <w:p w14:paraId="6E4EB542" w14:textId="77777777" w:rsidR="00253487" w:rsidRPr="00253487" w:rsidRDefault="00253487" w:rsidP="00253487">
            <w:r w:rsidRPr="00253487">
              <w:t>RefAllocID</w:t>
            </w:r>
          </w:p>
        </w:tc>
        <w:tc>
          <w:tcPr>
            <w:tcW w:w="811" w:type="dxa"/>
            <w:shd w:val="clear" w:color="auto" w:fill="auto"/>
          </w:tcPr>
          <w:p w14:paraId="5C8CA4CE" w14:textId="77777777" w:rsidR="00253487" w:rsidRPr="00253487" w:rsidRDefault="00253487" w:rsidP="000F73DB">
            <w:pPr>
              <w:jc w:val="center"/>
            </w:pPr>
            <w:r w:rsidRPr="00253487">
              <w:t>N</w:t>
            </w:r>
          </w:p>
        </w:tc>
        <w:tc>
          <w:tcPr>
            <w:tcW w:w="4859" w:type="dxa"/>
            <w:shd w:val="clear" w:color="auto" w:fill="auto"/>
          </w:tcPr>
          <w:p w14:paraId="1A9B482F" w14:textId="77777777" w:rsidR="00253487" w:rsidRPr="00253487" w:rsidRDefault="00253487" w:rsidP="00253487">
            <w:r w:rsidRPr="00253487">
              <w:t>Required for AllocTransType = Replace or Cancel</w:t>
            </w:r>
          </w:p>
        </w:tc>
      </w:tr>
      <w:tr w:rsidR="00253487" w:rsidRPr="00253487" w14:paraId="693012F3" w14:textId="77777777" w:rsidTr="000F73DB">
        <w:tc>
          <w:tcPr>
            <w:tcW w:w="652" w:type="dxa"/>
            <w:shd w:val="clear" w:color="auto" w:fill="auto"/>
          </w:tcPr>
          <w:p w14:paraId="1EF1A845" w14:textId="77777777" w:rsidR="00253487" w:rsidRPr="00253487" w:rsidRDefault="00253487" w:rsidP="000F73DB">
            <w:pPr>
              <w:jc w:val="center"/>
            </w:pPr>
            <w:r w:rsidRPr="00253487">
              <w:t>808</w:t>
            </w:r>
          </w:p>
        </w:tc>
        <w:tc>
          <w:tcPr>
            <w:tcW w:w="2750" w:type="dxa"/>
            <w:shd w:val="clear" w:color="auto" w:fill="auto"/>
          </w:tcPr>
          <w:p w14:paraId="37D116D0" w14:textId="77777777" w:rsidR="00253487" w:rsidRPr="00253487" w:rsidRDefault="00253487" w:rsidP="00253487">
            <w:r w:rsidRPr="00253487">
              <w:t>AllocIntermedReqType</w:t>
            </w:r>
          </w:p>
        </w:tc>
        <w:tc>
          <w:tcPr>
            <w:tcW w:w="811" w:type="dxa"/>
            <w:shd w:val="clear" w:color="auto" w:fill="auto"/>
          </w:tcPr>
          <w:p w14:paraId="6B6508CB" w14:textId="77777777" w:rsidR="00253487" w:rsidRPr="00253487" w:rsidRDefault="00253487" w:rsidP="000F73DB">
            <w:pPr>
              <w:jc w:val="center"/>
            </w:pPr>
            <w:r w:rsidRPr="00253487">
              <w:t>N</w:t>
            </w:r>
          </w:p>
        </w:tc>
        <w:tc>
          <w:tcPr>
            <w:tcW w:w="4859" w:type="dxa"/>
            <w:shd w:val="clear" w:color="auto" w:fill="auto"/>
          </w:tcPr>
          <w:p w14:paraId="1E0F4EC8" w14:textId="77777777" w:rsidR="00253487" w:rsidRDefault="00253487" w:rsidP="00253487">
            <w:r w:rsidRPr="00253487">
              <w:t>Required if AllocReportType = 8 (Request to Intermediary)</w:t>
            </w:r>
          </w:p>
          <w:p w14:paraId="4C4E0C06" w14:textId="77777777" w:rsidR="00253487" w:rsidRPr="00253487" w:rsidRDefault="00253487" w:rsidP="00253487">
            <w:r w:rsidRPr="00253487">
              <w:t>Indicates status that is requested to be transmitted to counterparty by the intermediary (i.e. clearing house)</w:t>
            </w:r>
          </w:p>
        </w:tc>
      </w:tr>
      <w:tr w:rsidR="00253487" w:rsidRPr="00253487" w14:paraId="2B89F1F5" w14:textId="77777777" w:rsidTr="000F73DB">
        <w:tc>
          <w:tcPr>
            <w:tcW w:w="652" w:type="dxa"/>
            <w:shd w:val="clear" w:color="auto" w:fill="auto"/>
          </w:tcPr>
          <w:p w14:paraId="7453ED22" w14:textId="77777777" w:rsidR="00253487" w:rsidRPr="00253487" w:rsidRDefault="00253487" w:rsidP="000F73DB">
            <w:pPr>
              <w:jc w:val="center"/>
            </w:pPr>
            <w:r w:rsidRPr="00253487">
              <w:t>196</w:t>
            </w:r>
          </w:p>
        </w:tc>
        <w:tc>
          <w:tcPr>
            <w:tcW w:w="2750" w:type="dxa"/>
            <w:shd w:val="clear" w:color="auto" w:fill="auto"/>
          </w:tcPr>
          <w:p w14:paraId="52BD3107" w14:textId="77777777" w:rsidR="00253487" w:rsidRPr="00253487" w:rsidRDefault="00253487" w:rsidP="00253487">
            <w:r w:rsidRPr="00253487">
              <w:t>AllocLinkID</w:t>
            </w:r>
          </w:p>
        </w:tc>
        <w:tc>
          <w:tcPr>
            <w:tcW w:w="811" w:type="dxa"/>
            <w:shd w:val="clear" w:color="auto" w:fill="auto"/>
          </w:tcPr>
          <w:p w14:paraId="3F0EC72A" w14:textId="77777777" w:rsidR="00253487" w:rsidRPr="00253487" w:rsidRDefault="00253487" w:rsidP="000F73DB">
            <w:pPr>
              <w:jc w:val="center"/>
            </w:pPr>
            <w:r w:rsidRPr="00253487">
              <w:t>N</w:t>
            </w:r>
          </w:p>
        </w:tc>
        <w:tc>
          <w:tcPr>
            <w:tcW w:w="4859" w:type="dxa"/>
            <w:shd w:val="clear" w:color="auto" w:fill="auto"/>
          </w:tcPr>
          <w:p w14:paraId="34FB6622" w14:textId="77777777" w:rsidR="00253487" w:rsidRPr="00253487" w:rsidRDefault="00253487" w:rsidP="00253487">
            <w:r w:rsidRPr="00253487">
              <w:t>Can be used to link two different Allocation messages (each with unique AllocID) together, i.e. for F/X "Netting" or "Swaps"</w:t>
            </w:r>
          </w:p>
        </w:tc>
      </w:tr>
      <w:tr w:rsidR="00253487" w:rsidRPr="00253487" w14:paraId="5AAA7625" w14:textId="77777777" w:rsidTr="000F73DB">
        <w:tc>
          <w:tcPr>
            <w:tcW w:w="652" w:type="dxa"/>
            <w:shd w:val="clear" w:color="auto" w:fill="auto"/>
          </w:tcPr>
          <w:p w14:paraId="6614020B" w14:textId="77777777" w:rsidR="00253487" w:rsidRPr="00253487" w:rsidRDefault="00253487" w:rsidP="000F73DB">
            <w:pPr>
              <w:jc w:val="center"/>
            </w:pPr>
            <w:r w:rsidRPr="00253487">
              <w:t>197</w:t>
            </w:r>
          </w:p>
        </w:tc>
        <w:tc>
          <w:tcPr>
            <w:tcW w:w="2750" w:type="dxa"/>
            <w:shd w:val="clear" w:color="auto" w:fill="auto"/>
          </w:tcPr>
          <w:p w14:paraId="289F491F" w14:textId="77777777" w:rsidR="00253487" w:rsidRPr="00253487" w:rsidRDefault="00253487" w:rsidP="00253487">
            <w:r w:rsidRPr="00253487">
              <w:t>AllocLinkType</w:t>
            </w:r>
          </w:p>
        </w:tc>
        <w:tc>
          <w:tcPr>
            <w:tcW w:w="811" w:type="dxa"/>
            <w:shd w:val="clear" w:color="auto" w:fill="auto"/>
          </w:tcPr>
          <w:p w14:paraId="01C4FE09" w14:textId="77777777" w:rsidR="00253487" w:rsidRPr="00253487" w:rsidRDefault="00253487" w:rsidP="000F73DB">
            <w:pPr>
              <w:jc w:val="center"/>
            </w:pPr>
            <w:r w:rsidRPr="00253487">
              <w:t>N</w:t>
            </w:r>
          </w:p>
        </w:tc>
        <w:tc>
          <w:tcPr>
            <w:tcW w:w="4859" w:type="dxa"/>
            <w:shd w:val="clear" w:color="auto" w:fill="auto"/>
          </w:tcPr>
          <w:p w14:paraId="7D525597" w14:textId="77777777" w:rsidR="00253487" w:rsidRPr="00253487" w:rsidRDefault="00253487" w:rsidP="00253487">
            <w:r w:rsidRPr="00253487">
              <w:t>Can be used to link two different Allocation messages and identifies the type of link. Required if AllocLinkID is specified.</w:t>
            </w:r>
          </w:p>
        </w:tc>
      </w:tr>
      <w:tr w:rsidR="00253487" w:rsidRPr="00253487" w14:paraId="3BEAF06B" w14:textId="77777777" w:rsidTr="000F73DB">
        <w:tc>
          <w:tcPr>
            <w:tcW w:w="652" w:type="dxa"/>
            <w:shd w:val="clear" w:color="auto" w:fill="auto"/>
          </w:tcPr>
          <w:p w14:paraId="588356C3" w14:textId="77777777" w:rsidR="00253487" w:rsidRPr="00253487" w:rsidRDefault="00253487" w:rsidP="000F73DB">
            <w:pPr>
              <w:jc w:val="center"/>
            </w:pPr>
            <w:r w:rsidRPr="00253487">
              <w:t>466</w:t>
            </w:r>
          </w:p>
        </w:tc>
        <w:tc>
          <w:tcPr>
            <w:tcW w:w="2750" w:type="dxa"/>
            <w:shd w:val="clear" w:color="auto" w:fill="auto"/>
          </w:tcPr>
          <w:p w14:paraId="41A45134" w14:textId="77777777" w:rsidR="00253487" w:rsidRPr="00253487" w:rsidRDefault="00253487" w:rsidP="00253487">
            <w:r w:rsidRPr="00253487">
              <w:t>BookingRefID</w:t>
            </w:r>
          </w:p>
        </w:tc>
        <w:tc>
          <w:tcPr>
            <w:tcW w:w="811" w:type="dxa"/>
            <w:shd w:val="clear" w:color="auto" w:fill="auto"/>
          </w:tcPr>
          <w:p w14:paraId="57CC13FA" w14:textId="77777777" w:rsidR="00253487" w:rsidRPr="00253487" w:rsidRDefault="00253487" w:rsidP="000F73DB">
            <w:pPr>
              <w:jc w:val="center"/>
            </w:pPr>
            <w:r w:rsidRPr="00253487">
              <w:t>N</w:t>
            </w:r>
          </w:p>
        </w:tc>
        <w:tc>
          <w:tcPr>
            <w:tcW w:w="4859" w:type="dxa"/>
            <w:shd w:val="clear" w:color="auto" w:fill="auto"/>
          </w:tcPr>
          <w:p w14:paraId="4B2740BA" w14:textId="77777777" w:rsidR="00253487" w:rsidRPr="00253487" w:rsidRDefault="00253487" w:rsidP="00253487"/>
        </w:tc>
      </w:tr>
      <w:tr w:rsidR="00253487" w:rsidRPr="00253487" w14:paraId="237C9A71" w14:textId="77777777" w:rsidTr="000F73DB">
        <w:tc>
          <w:tcPr>
            <w:tcW w:w="652" w:type="dxa"/>
            <w:shd w:val="clear" w:color="auto" w:fill="auto"/>
          </w:tcPr>
          <w:p w14:paraId="3F161256" w14:textId="77777777" w:rsidR="00253487" w:rsidRPr="00253487" w:rsidRDefault="00253487" w:rsidP="000F73DB">
            <w:pPr>
              <w:jc w:val="center"/>
            </w:pPr>
            <w:r w:rsidRPr="00253487">
              <w:lastRenderedPageBreak/>
              <w:t>715</w:t>
            </w:r>
          </w:p>
        </w:tc>
        <w:tc>
          <w:tcPr>
            <w:tcW w:w="2750" w:type="dxa"/>
            <w:shd w:val="clear" w:color="auto" w:fill="auto"/>
          </w:tcPr>
          <w:p w14:paraId="4CCA426F" w14:textId="77777777" w:rsidR="00253487" w:rsidRPr="00253487" w:rsidRDefault="00253487" w:rsidP="00253487">
            <w:r w:rsidRPr="00253487">
              <w:t>ClearingBusinessDate</w:t>
            </w:r>
          </w:p>
        </w:tc>
        <w:tc>
          <w:tcPr>
            <w:tcW w:w="811" w:type="dxa"/>
            <w:shd w:val="clear" w:color="auto" w:fill="auto"/>
          </w:tcPr>
          <w:p w14:paraId="06638A53" w14:textId="77777777" w:rsidR="00253487" w:rsidRPr="00253487" w:rsidRDefault="00253487" w:rsidP="000F73DB">
            <w:pPr>
              <w:jc w:val="center"/>
            </w:pPr>
            <w:r w:rsidRPr="00253487">
              <w:t>N</w:t>
            </w:r>
          </w:p>
        </w:tc>
        <w:tc>
          <w:tcPr>
            <w:tcW w:w="4859" w:type="dxa"/>
            <w:shd w:val="clear" w:color="auto" w:fill="auto"/>
          </w:tcPr>
          <w:p w14:paraId="33BE3824" w14:textId="77777777" w:rsidR="00253487" w:rsidRPr="00253487" w:rsidRDefault="00253487" w:rsidP="00253487">
            <w:r w:rsidRPr="00253487">
              <w:t>Indicates Clearing Business Date for which transaction will be settled.</w:t>
            </w:r>
          </w:p>
        </w:tc>
      </w:tr>
      <w:tr w:rsidR="00253487" w:rsidRPr="00253487" w14:paraId="4008892B" w14:textId="77777777" w:rsidTr="000F73DB">
        <w:tc>
          <w:tcPr>
            <w:tcW w:w="652" w:type="dxa"/>
            <w:shd w:val="clear" w:color="auto" w:fill="auto"/>
          </w:tcPr>
          <w:p w14:paraId="7E3DA0F6" w14:textId="77777777" w:rsidR="00253487" w:rsidRPr="00253487" w:rsidRDefault="00253487" w:rsidP="000F73DB">
            <w:pPr>
              <w:jc w:val="center"/>
            </w:pPr>
            <w:r w:rsidRPr="00253487">
              <w:t>828</w:t>
            </w:r>
          </w:p>
        </w:tc>
        <w:tc>
          <w:tcPr>
            <w:tcW w:w="2750" w:type="dxa"/>
            <w:shd w:val="clear" w:color="auto" w:fill="auto"/>
          </w:tcPr>
          <w:p w14:paraId="1D54FB40" w14:textId="77777777" w:rsidR="00253487" w:rsidRPr="00253487" w:rsidRDefault="00253487" w:rsidP="00253487">
            <w:r w:rsidRPr="00253487">
              <w:t>TrdType</w:t>
            </w:r>
          </w:p>
        </w:tc>
        <w:tc>
          <w:tcPr>
            <w:tcW w:w="811" w:type="dxa"/>
            <w:shd w:val="clear" w:color="auto" w:fill="auto"/>
          </w:tcPr>
          <w:p w14:paraId="60377FB8" w14:textId="77777777" w:rsidR="00253487" w:rsidRPr="00253487" w:rsidRDefault="00253487" w:rsidP="000F73DB">
            <w:pPr>
              <w:jc w:val="center"/>
            </w:pPr>
            <w:r w:rsidRPr="00253487">
              <w:t>N</w:t>
            </w:r>
          </w:p>
        </w:tc>
        <w:tc>
          <w:tcPr>
            <w:tcW w:w="4859" w:type="dxa"/>
            <w:shd w:val="clear" w:color="auto" w:fill="auto"/>
          </w:tcPr>
          <w:p w14:paraId="4C2B9BE5" w14:textId="77777777" w:rsidR="00253487" w:rsidRPr="00253487" w:rsidRDefault="00253487" w:rsidP="00253487">
            <w:r w:rsidRPr="00253487">
              <w:t>Indicates Trade Type of Allocation.</w:t>
            </w:r>
          </w:p>
        </w:tc>
      </w:tr>
      <w:tr w:rsidR="00253487" w:rsidRPr="00253487" w14:paraId="78F39982" w14:textId="77777777" w:rsidTr="000F73DB">
        <w:tc>
          <w:tcPr>
            <w:tcW w:w="652" w:type="dxa"/>
            <w:shd w:val="clear" w:color="auto" w:fill="auto"/>
          </w:tcPr>
          <w:p w14:paraId="2282FC75" w14:textId="77777777" w:rsidR="00253487" w:rsidRPr="00253487" w:rsidRDefault="00253487" w:rsidP="000F73DB">
            <w:pPr>
              <w:jc w:val="center"/>
            </w:pPr>
            <w:r w:rsidRPr="00253487">
              <w:t>829</w:t>
            </w:r>
          </w:p>
        </w:tc>
        <w:tc>
          <w:tcPr>
            <w:tcW w:w="2750" w:type="dxa"/>
            <w:shd w:val="clear" w:color="auto" w:fill="auto"/>
          </w:tcPr>
          <w:p w14:paraId="161BD312" w14:textId="77777777" w:rsidR="00253487" w:rsidRPr="00253487" w:rsidRDefault="00253487" w:rsidP="00253487">
            <w:r w:rsidRPr="00253487">
              <w:t>TrdSubType</w:t>
            </w:r>
          </w:p>
        </w:tc>
        <w:tc>
          <w:tcPr>
            <w:tcW w:w="811" w:type="dxa"/>
            <w:shd w:val="clear" w:color="auto" w:fill="auto"/>
          </w:tcPr>
          <w:p w14:paraId="447D26B7" w14:textId="77777777" w:rsidR="00253487" w:rsidRPr="00253487" w:rsidRDefault="00253487" w:rsidP="000F73DB">
            <w:pPr>
              <w:jc w:val="center"/>
            </w:pPr>
            <w:r w:rsidRPr="00253487">
              <w:t>N</w:t>
            </w:r>
          </w:p>
        </w:tc>
        <w:tc>
          <w:tcPr>
            <w:tcW w:w="4859" w:type="dxa"/>
            <w:shd w:val="clear" w:color="auto" w:fill="auto"/>
          </w:tcPr>
          <w:p w14:paraId="104317C5" w14:textId="77777777" w:rsidR="00253487" w:rsidRPr="00253487" w:rsidRDefault="00253487" w:rsidP="00253487">
            <w:r w:rsidRPr="00253487">
              <w:t>Indicates TradeSubType of Allocation. Necessary for defining groups.</w:t>
            </w:r>
          </w:p>
        </w:tc>
      </w:tr>
      <w:tr w:rsidR="00253487" w:rsidRPr="00253487" w14:paraId="4A837BA3" w14:textId="77777777" w:rsidTr="000F73DB">
        <w:tc>
          <w:tcPr>
            <w:tcW w:w="652" w:type="dxa"/>
            <w:shd w:val="clear" w:color="auto" w:fill="auto"/>
          </w:tcPr>
          <w:p w14:paraId="3455123A" w14:textId="77777777" w:rsidR="00253487" w:rsidRPr="00253487" w:rsidRDefault="00253487" w:rsidP="000F73DB">
            <w:pPr>
              <w:jc w:val="center"/>
            </w:pPr>
            <w:r w:rsidRPr="00253487">
              <w:t>442</w:t>
            </w:r>
          </w:p>
        </w:tc>
        <w:tc>
          <w:tcPr>
            <w:tcW w:w="2750" w:type="dxa"/>
            <w:shd w:val="clear" w:color="auto" w:fill="auto"/>
          </w:tcPr>
          <w:p w14:paraId="3EA91A9B" w14:textId="77777777" w:rsidR="00253487" w:rsidRPr="00253487" w:rsidRDefault="00253487" w:rsidP="00253487">
            <w:r w:rsidRPr="00253487">
              <w:t>MultiLegReportingType</w:t>
            </w:r>
          </w:p>
        </w:tc>
        <w:tc>
          <w:tcPr>
            <w:tcW w:w="811" w:type="dxa"/>
            <w:shd w:val="clear" w:color="auto" w:fill="auto"/>
          </w:tcPr>
          <w:p w14:paraId="786E767C" w14:textId="77777777" w:rsidR="00253487" w:rsidRPr="00253487" w:rsidRDefault="00253487" w:rsidP="000F73DB">
            <w:pPr>
              <w:jc w:val="center"/>
            </w:pPr>
            <w:r w:rsidRPr="00253487">
              <w:t>N</w:t>
            </w:r>
          </w:p>
        </w:tc>
        <w:tc>
          <w:tcPr>
            <w:tcW w:w="4859" w:type="dxa"/>
            <w:shd w:val="clear" w:color="auto" w:fill="auto"/>
          </w:tcPr>
          <w:p w14:paraId="40C46C82" w14:textId="77777777" w:rsidR="00253487" w:rsidRPr="00253487" w:rsidRDefault="00253487" w:rsidP="00253487">
            <w:r w:rsidRPr="00253487">
              <w:t>Indicates MultiLegReportType of original trade marked for allocation.</w:t>
            </w:r>
          </w:p>
        </w:tc>
      </w:tr>
      <w:tr w:rsidR="00253487" w:rsidRPr="00253487" w14:paraId="0000FE81" w14:textId="77777777" w:rsidTr="000F73DB">
        <w:tc>
          <w:tcPr>
            <w:tcW w:w="652" w:type="dxa"/>
            <w:shd w:val="clear" w:color="auto" w:fill="auto"/>
          </w:tcPr>
          <w:p w14:paraId="312AEFD6" w14:textId="77777777" w:rsidR="00253487" w:rsidRPr="00253487" w:rsidRDefault="00253487" w:rsidP="000F73DB">
            <w:pPr>
              <w:jc w:val="center"/>
            </w:pPr>
            <w:r w:rsidRPr="00253487">
              <w:t>582</w:t>
            </w:r>
          </w:p>
        </w:tc>
        <w:tc>
          <w:tcPr>
            <w:tcW w:w="2750" w:type="dxa"/>
            <w:shd w:val="clear" w:color="auto" w:fill="auto"/>
          </w:tcPr>
          <w:p w14:paraId="573FB37E" w14:textId="77777777" w:rsidR="00253487" w:rsidRPr="00253487" w:rsidRDefault="00253487" w:rsidP="00253487">
            <w:r w:rsidRPr="00253487">
              <w:t>CustOrderCapacity</w:t>
            </w:r>
          </w:p>
        </w:tc>
        <w:tc>
          <w:tcPr>
            <w:tcW w:w="811" w:type="dxa"/>
            <w:shd w:val="clear" w:color="auto" w:fill="auto"/>
          </w:tcPr>
          <w:p w14:paraId="41D5BEF1" w14:textId="77777777" w:rsidR="00253487" w:rsidRPr="00253487" w:rsidRDefault="00253487" w:rsidP="000F73DB">
            <w:pPr>
              <w:jc w:val="center"/>
            </w:pPr>
            <w:r w:rsidRPr="00253487">
              <w:t>N</w:t>
            </w:r>
          </w:p>
        </w:tc>
        <w:tc>
          <w:tcPr>
            <w:tcW w:w="4859" w:type="dxa"/>
            <w:shd w:val="clear" w:color="auto" w:fill="auto"/>
          </w:tcPr>
          <w:p w14:paraId="400AF90B" w14:textId="77777777" w:rsidR="00253487" w:rsidRPr="00253487" w:rsidRDefault="00253487" w:rsidP="00253487">
            <w:r w:rsidRPr="00253487">
              <w:t>Indicates CTI of original trade marked for allocation.</w:t>
            </w:r>
          </w:p>
        </w:tc>
      </w:tr>
      <w:tr w:rsidR="00253487" w:rsidRPr="00253487" w14:paraId="7DEFC390" w14:textId="77777777" w:rsidTr="000F73DB">
        <w:tc>
          <w:tcPr>
            <w:tcW w:w="652" w:type="dxa"/>
            <w:shd w:val="clear" w:color="auto" w:fill="auto"/>
          </w:tcPr>
          <w:p w14:paraId="413056BB" w14:textId="77777777" w:rsidR="00253487" w:rsidRPr="00253487" w:rsidRDefault="00253487" w:rsidP="000F73DB">
            <w:pPr>
              <w:jc w:val="center"/>
            </w:pPr>
            <w:r w:rsidRPr="00253487">
              <w:t>578</w:t>
            </w:r>
          </w:p>
        </w:tc>
        <w:tc>
          <w:tcPr>
            <w:tcW w:w="2750" w:type="dxa"/>
            <w:shd w:val="clear" w:color="auto" w:fill="auto"/>
          </w:tcPr>
          <w:p w14:paraId="767C22CB" w14:textId="77777777" w:rsidR="00253487" w:rsidRPr="00253487" w:rsidRDefault="00253487" w:rsidP="00253487">
            <w:r w:rsidRPr="00253487">
              <w:t>TradeInputSource</w:t>
            </w:r>
          </w:p>
        </w:tc>
        <w:tc>
          <w:tcPr>
            <w:tcW w:w="811" w:type="dxa"/>
            <w:shd w:val="clear" w:color="auto" w:fill="auto"/>
          </w:tcPr>
          <w:p w14:paraId="134FABCD" w14:textId="77777777" w:rsidR="00253487" w:rsidRPr="00253487" w:rsidRDefault="00253487" w:rsidP="000F73DB">
            <w:pPr>
              <w:jc w:val="center"/>
            </w:pPr>
            <w:r w:rsidRPr="00253487">
              <w:t>N</w:t>
            </w:r>
          </w:p>
        </w:tc>
        <w:tc>
          <w:tcPr>
            <w:tcW w:w="4859" w:type="dxa"/>
            <w:shd w:val="clear" w:color="auto" w:fill="auto"/>
          </w:tcPr>
          <w:p w14:paraId="727E9A3B" w14:textId="77777777" w:rsidR="00253487" w:rsidRPr="00253487" w:rsidRDefault="00253487" w:rsidP="00253487">
            <w:r w:rsidRPr="00253487">
              <w:t>Indicates input source of original trade marked for allocation.</w:t>
            </w:r>
          </w:p>
        </w:tc>
      </w:tr>
      <w:tr w:rsidR="00253487" w:rsidRPr="00253487" w14:paraId="12B37231" w14:textId="77777777" w:rsidTr="000F73DB">
        <w:tc>
          <w:tcPr>
            <w:tcW w:w="652" w:type="dxa"/>
            <w:shd w:val="clear" w:color="auto" w:fill="auto"/>
          </w:tcPr>
          <w:p w14:paraId="722E6E82" w14:textId="77777777" w:rsidR="00253487" w:rsidRPr="00253487" w:rsidRDefault="00253487" w:rsidP="000F73DB">
            <w:pPr>
              <w:jc w:val="center"/>
            </w:pPr>
            <w:r w:rsidRPr="00253487">
              <w:t>991</w:t>
            </w:r>
          </w:p>
        </w:tc>
        <w:tc>
          <w:tcPr>
            <w:tcW w:w="2750" w:type="dxa"/>
            <w:shd w:val="clear" w:color="auto" w:fill="auto"/>
          </w:tcPr>
          <w:p w14:paraId="7A527386" w14:textId="77777777" w:rsidR="00253487" w:rsidRPr="00253487" w:rsidRDefault="00253487" w:rsidP="00253487">
            <w:r w:rsidRPr="00253487">
              <w:t>RndPx</w:t>
            </w:r>
          </w:p>
        </w:tc>
        <w:tc>
          <w:tcPr>
            <w:tcW w:w="811" w:type="dxa"/>
            <w:shd w:val="clear" w:color="auto" w:fill="auto"/>
          </w:tcPr>
          <w:p w14:paraId="4826D716" w14:textId="77777777" w:rsidR="00253487" w:rsidRPr="00253487" w:rsidRDefault="00253487" w:rsidP="000F73DB">
            <w:pPr>
              <w:jc w:val="center"/>
            </w:pPr>
            <w:r w:rsidRPr="00253487">
              <w:t>N</w:t>
            </w:r>
          </w:p>
        </w:tc>
        <w:tc>
          <w:tcPr>
            <w:tcW w:w="4859" w:type="dxa"/>
            <w:shd w:val="clear" w:color="auto" w:fill="auto"/>
          </w:tcPr>
          <w:p w14:paraId="15164721" w14:textId="77777777" w:rsidR="00253487" w:rsidRPr="00253487" w:rsidRDefault="00253487" w:rsidP="00253487">
            <w:r w:rsidRPr="00253487">
              <w:t>Specifies the rounded price to quoted precision.</w:t>
            </w:r>
          </w:p>
        </w:tc>
      </w:tr>
      <w:tr w:rsidR="00253487" w:rsidRPr="00253487" w14:paraId="1D247A2C" w14:textId="77777777" w:rsidTr="000F73DB">
        <w:tc>
          <w:tcPr>
            <w:tcW w:w="652" w:type="dxa"/>
            <w:shd w:val="clear" w:color="auto" w:fill="auto"/>
          </w:tcPr>
          <w:p w14:paraId="093073EE" w14:textId="77777777" w:rsidR="00253487" w:rsidRPr="00253487" w:rsidRDefault="00253487" w:rsidP="000F73DB">
            <w:pPr>
              <w:jc w:val="center"/>
            </w:pPr>
            <w:r w:rsidRPr="00253487">
              <w:t>1011</w:t>
            </w:r>
          </w:p>
        </w:tc>
        <w:tc>
          <w:tcPr>
            <w:tcW w:w="2750" w:type="dxa"/>
            <w:shd w:val="clear" w:color="auto" w:fill="auto"/>
          </w:tcPr>
          <w:p w14:paraId="22DC38CB" w14:textId="77777777" w:rsidR="00253487" w:rsidRPr="00253487" w:rsidRDefault="00253487" w:rsidP="00253487">
            <w:r w:rsidRPr="00253487">
              <w:t>MessageEventSource</w:t>
            </w:r>
          </w:p>
        </w:tc>
        <w:tc>
          <w:tcPr>
            <w:tcW w:w="811" w:type="dxa"/>
            <w:shd w:val="clear" w:color="auto" w:fill="auto"/>
          </w:tcPr>
          <w:p w14:paraId="757B9A96" w14:textId="77777777" w:rsidR="00253487" w:rsidRPr="00253487" w:rsidRDefault="00253487" w:rsidP="000F73DB">
            <w:pPr>
              <w:jc w:val="center"/>
            </w:pPr>
            <w:r w:rsidRPr="00253487">
              <w:t>N</w:t>
            </w:r>
          </w:p>
        </w:tc>
        <w:tc>
          <w:tcPr>
            <w:tcW w:w="4859" w:type="dxa"/>
            <w:shd w:val="clear" w:color="auto" w:fill="auto"/>
          </w:tcPr>
          <w:p w14:paraId="21E65A57" w14:textId="77777777" w:rsidR="00253487" w:rsidRPr="00253487" w:rsidRDefault="00253487" w:rsidP="00253487">
            <w:r w:rsidRPr="00253487">
              <w:t>Used to identify the event or source which gave rise to a message.</w:t>
            </w:r>
          </w:p>
        </w:tc>
      </w:tr>
      <w:tr w:rsidR="00253487" w:rsidRPr="00253487" w14:paraId="4A0EE599" w14:textId="77777777" w:rsidTr="000F73DB">
        <w:tc>
          <w:tcPr>
            <w:tcW w:w="652" w:type="dxa"/>
            <w:shd w:val="clear" w:color="auto" w:fill="auto"/>
          </w:tcPr>
          <w:p w14:paraId="1B6FB72A" w14:textId="77777777" w:rsidR="00253487" w:rsidRPr="00253487" w:rsidRDefault="00253487" w:rsidP="000F73DB">
            <w:pPr>
              <w:jc w:val="center"/>
            </w:pPr>
            <w:r w:rsidRPr="00253487">
              <w:t>579</w:t>
            </w:r>
          </w:p>
        </w:tc>
        <w:tc>
          <w:tcPr>
            <w:tcW w:w="2750" w:type="dxa"/>
            <w:shd w:val="clear" w:color="auto" w:fill="auto"/>
          </w:tcPr>
          <w:p w14:paraId="27D27D2F" w14:textId="77777777" w:rsidR="00253487" w:rsidRPr="00253487" w:rsidRDefault="00253487" w:rsidP="00253487">
            <w:r w:rsidRPr="00253487">
              <w:t>TradeInputDevice</w:t>
            </w:r>
          </w:p>
        </w:tc>
        <w:tc>
          <w:tcPr>
            <w:tcW w:w="811" w:type="dxa"/>
            <w:shd w:val="clear" w:color="auto" w:fill="auto"/>
          </w:tcPr>
          <w:p w14:paraId="51192D05" w14:textId="77777777" w:rsidR="00253487" w:rsidRPr="00253487" w:rsidRDefault="00253487" w:rsidP="000F73DB">
            <w:pPr>
              <w:jc w:val="center"/>
            </w:pPr>
            <w:r w:rsidRPr="00253487">
              <w:t>N</w:t>
            </w:r>
          </w:p>
        </w:tc>
        <w:tc>
          <w:tcPr>
            <w:tcW w:w="4859" w:type="dxa"/>
            <w:shd w:val="clear" w:color="auto" w:fill="auto"/>
          </w:tcPr>
          <w:p w14:paraId="4DE0F474" w14:textId="77777777" w:rsidR="00253487" w:rsidRPr="00253487" w:rsidRDefault="00253487" w:rsidP="00253487">
            <w:r w:rsidRPr="00253487">
              <w:t>Specific device number, terminal number or station where trade was entered</w:t>
            </w:r>
          </w:p>
        </w:tc>
      </w:tr>
      <w:tr w:rsidR="00253487" w:rsidRPr="00253487" w14:paraId="072D3E5D" w14:textId="77777777" w:rsidTr="000F73DB">
        <w:tc>
          <w:tcPr>
            <w:tcW w:w="652" w:type="dxa"/>
            <w:shd w:val="clear" w:color="auto" w:fill="auto"/>
          </w:tcPr>
          <w:p w14:paraId="388B0828" w14:textId="77777777" w:rsidR="00253487" w:rsidRPr="00253487" w:rsidRDefault="00253487" w:rsidP="000F73DB">
            <w:pPr>
              <w:jc w:val="center"/>
            </w:pPr>
            <w:r w:rsidRPr="00253487">
              <w:t>819</w:t>
            </w:r>
          </w:p>
        </w:tc>
        <w:tc>
          <w:tcPr>
            <w:tcW w:w="2750" w:type="dxa"/>
            <w:shd w:val="clear" w:color="auto" w:fill="auto"/>
          </w:tcPr>
          <w:p w14:paraId="48C4BDBF" w14:textId="77777777" w:rsidR="00253487" w:rsidRPr="00253487" w:rsidRDefault="00253487" w:rsidP="00253487">
            <w:r w:rsidRPr="00253487">
              <w:t>AvgPxIndicator</w:t>
            </w:r>
          </w:p>
        </w:tc>
        <w:tc>
          <w:tcPr>
            <w:tcW w:w="811" w:type="dxa"/>
            <w:shd w:val="clear" w:color="auto" w:fill="auto"/>
          </w:tcPr>
          <w:p w14:paraId="3EB032B6" w14:textId="77777777" w:rsidR="00253487" w:rsidRPr="00253487" w:rsidRDefault="00253487" w:rsidP="000F73DB">
            <w:pPr>
              <w:jc w:val="center"/>
            </w:pPr>
            <w:r w:rsidRPr="00253487">
              <w:t>N</w:t>
            </w:r>
          </w:p>
        </w:tc>
        <w:tc>
          <w:tcPr>
            <w:tcW w:w="4859" w:type="dxa"/>
            <w:shd w:val="clear" w:color="auto" w:fill="auto"/>
          </w:tcPr>
          <w:p w14:paraId="0896404B" w14:textId="77777777" w:rsidR="00253487" w:rsidRPr="00253487" w:rsidRDefault="00253487" w:rsidP="00253487">
            <w:r w:rsidRPr="00253487">
              <w:t>Indicates if an allocation is to be average priced. Is also used to indicate if average price allocation group is complete or incomplete.</w:t>
            </w:r>
          </w:p>
        </w:tc>
      </w:tr>
      <w:tr w:rsidR="00253487" w:rsidRPr="00253487" w14:paraId="2FB1E74A" w14:textId="77777777" w:rsidTr="000F73DB">
        <w:tc>
          <w:tcPr>
            <w:tcW w:w="652" w:type="dxa"/>
            <w:tcBorders>
              <w:bottom w:val="single" w:sz="6" w:space="0" w:color="000000"/>
            </w:tcBorders>
            <w:shd w:val="clear" w:color="auto" w:fill="auto"/>
          </w:tcPr>
          <w:p w14:paraId="6DBE2357" w14:textId="77777777" w:rsidR="00253487" w:rsidRPr="00253487" w:rsidRDefault="00253487" w:rsidP="000F73DB">
            <w:pPr>
              <w:jc w:val="center"/>
            </w:pPr>
            <w:r w:rsidRPr="00253487">
              <w:t>857</w:t>
            </w:r>
          </w:p>
        </w:tc>
        <w:tc>
          <w:tcPr>
            <w:tcW w:w="2750" w:type="dxa"/>
            <w:tcBorders>
              <w:bottom w:val="single" w:sz="6" w:space="0" w:color="000000"/>
            </w:tcBorders>
            <w:shd w:val="clear" w:color="auto" w:fill="auto"/>
          </w:tcPr>
          <w:p w14:paraId="325EAB3B" w14:textId="77777777" w:rsidR="00253487" w:rsidRPr="00253487" w:rsidRDefault="00253487" w:rsidP="00253487">
            <w:r w:rsidRPr="00253487">
              <w:t>AllocNoOrdersType</w:t>
            </w:r>
          </w:p>
        </w:tc>
        <w:tc>
          <w:tcPr>
            <w:tcW w:w="811" w:type="dxa"/>
            <w:tcBorders>
              <w:bottom w:val="single" w:sz="6" w:space="0" w:color="000000"/>
            </w:tcBorders>
            <w:shd w:val="clear" w:color="auto" w:fill="auto"/>
          </w:tcPr>
          <w:p w14:paraId="74DBBC3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CCF81C3" w14:textId="77777777" w:rsidR="00253487" w:rsidRPr="00253487" w:rsidRDefault="00253487" w:rsidP="00253487">
            <w:r w:rsidRPr="00253487">
              <w:t>Indicates how the orders being booked and allocated by this message are identified, i.e. by explicit definition in the NoOrders group or not.</w:t>
            </w:r>
          </w:p>
        </w:tc>
      </w:tr>
      <w:tr w:rsidR="00253487" w:rsidRPr="00253487" w14:paraId="5E69C46C" w14:textId="77777777" w:rsidTr="000F73DB">
        <w:tc>
          <w:tcPr>
            <w:tcW w:w="3402" w:type="dxa"/>
            <w:gridSpan w:val="2"/>
            <w:tcBorders>
              <w:top w:val="single" w:sz="6" w:space="0" w:color="000000"/>
              <w:bottom w:val="single" w:sz="6" w:space="0" w:color="000000"/>
            </w:tcBorders>
            <w:shd w:val="clear" w:color="auto" w:fill="E6E6E6"/>
          </w:tcPr>
          <w:p w14:paraId="5702C65E" w14:textId="77777777" w:rsidR="00253487" w:rsidRPr="00253487" w:rsidRDefault="00253487" w:rsidP="000F73DB">
            <w:pPr>
              <w:jc w:val="left"/>
            </w:pPr>
            <w:r w:rsidRPr="00253487">
              <w:t>component block  &lt;OrdAllocGrp&gt;</w:t>
            </w:r>
          </w:p>
        </w:tc>
        <w:tc>
          <w:tcPr>
            <w:tcW w:w="811" w:type="dxa"/>
            <w:tcBorders>
              <w:top w:val="single" w:sz="6" w:space="0" w:color="000000"/>
              <w:bottom w:val="single" w:sz="6" w:space="0" w:color="000000"/>
            </w:tcBorders>
            <w:shd w:val="clear" w:color="auto" w:fill="E6E6E6"/>
          </w:tcPr>
          <w:p w14:paraId="2080DEB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AEDC34B" w14:textId="77777777" w:rsidR="00253487" w:rsidRPr="00253487" w:rsidRDefault="00253487" w:rsidP="00253487">
            <w:r w:rsidRPr="00253487">
              <w:t>Indicates number of orders to be combined for allocation. If order(s) were manually delivered set to 1 (one).Required when AllocNoOrdersType = 1</w:t>
            </w:r>
          </w:p>
        </w:tc>
      </w:tr>
      <w:tr w:rsidR="00253487" w:rsidRPr="00253487" w14:paraId="4C06C77F" w14:textId="77777777" w:rsidTr="000F73DB">
        <w:tc>
          <w:tcPr>
            <w:tcW w:w="3402" w:type="dxa"/>
            <w:gridSpan w:val="2"/>
            <w:tcBorders>
              <w:top w:val="single" w:sz="6" w:space="0" w:color="000000"/>
              <w:bottom w:val="single" w:sz="6" w:space="0" w:color="000000"/>
            </w:tcBorders>
            <w:shd w:val="clear" w:color="auto" w:fill="E6E6E6"/>
          </w:tcPr>
          <w:p w14:paraId="1AA15B92" w14:textId="77777777" w:rsidR="00253487" w:rsidRPr="00253487" w:rsidRDefault="00253487" w:rsidP="000F73DB">
            <w:pPr>
              <w:jc w:val="left"/>
            </w:pPr>
            <w:r w:rsidRPr="00253487">
              <w:t>component block  &lt;ExecAllocGrp&gt;</w:t>
            </w:r>
          </w:p>
        </w:tc>
        <w:tc>
          <w:tcPr>
            <w:tcW w:w="811" w:type="dxa"/>
            <w:tcBorders>
              <w:top w:val="single" w:sz="6" w:space="0" w:color="000000"/>
              <w:bottom w:val="single" w:sz="6" w:space="0" w:color="000000"/>
            </w:tcBorders>
            <w:shd w:val="clear" w:color="auto" w:fill="E6E6E6"/>
          </w:tcPr>
          <w:p w14:paraId="3B42BEF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AA3E14C" w14:textId="77777777" w:rsidR="00253487" w:rsidRPr="00253487" w:rsidRDefault="00253487" w:rsidP="00253487">
            <w:r w:rsidRPr="00253487">
              <w:t>Indicates number of individual execution repeating group entries to follow. Absence of this field indicates that no individual execution entries are included. Primarily used to support step-outs.</w:t>
            </w:r>
          </w:p>
        </w:tc>
      </w:tr>
      <w:tr w:rsidR="00253487" w:rsidRPr="00253487" w14:paraId="7D468D16" w14:textId="77777777" w:rsidTr="000F73DB">
        <w:tc>
          <w:tcPr>
            <w:tcW w:w="652" w:type="dxa"/>
            <w:tcBorders>
              <w:top w:val="single" w:sz="6" w:space="0" w:color="000000"/>
            </w:tcBorders>
            <w:shd w:val="clear" w:color="auto" w:fill="auto"/>
          </w:tcPr>
          <w:p w14:paraId="3B203764" w14:textId="77777777" w:rsidR="00253487" w:rsidRPr="00253487" w:rsidRDefault="00253487" w:rsidP="000F73DB">
            <w:pPr>
              <w:jc w:val="center"/>
            </w:pPr>
            <w:r w:rsidRPr="00253487">
              <w:t>570</w:t>
            </w:r>
          </w:p>
        </w:tc>
        <w:tc>
          <w:tcPr>
            <w:tcW w:w="2750" w:type="dxa"/>
            <w:tcBorders>
              <w:top w:val="single" w:sz="6" w:space="0" w:color="000000"/>
            </w:tcBorders>
            <w:shd w:val="clear" w:color="auto" w:fill="auto"/>
          </w:tcPr>
          <w:p w14:paraId="5DF9D284" w14:textId="77777777" w:rsidR="00253487" w:rsidRPr="00253487" w:rsidRDefault="00253487" w:rsidP="00253487">
            <w:r w:rsidRPr="00253487">
              <w:t>PreviouslyReported</w:t>
            </w:r>
          </w:p>
        </w:tc>
        <w:tc>
          <w:tcPr>
            <w:tcW w:w="811" w:type="dxa"/>
            <w:tcBorders>
              <w:top w:val="single" w:sz="6" w:space="0" w:color="000000"/>
            </w:tcBorders>
            <w:shd w:val="clear" w:color="auto" w:fill="auto"/>
          </w:tcPr>
          <w:p w14:paraId="540DEDF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56EF8AB" w14:textId="77777777" w:rsidR="00253487" w:rsidRPr="00253487" w:rsidRDefault="00253487" w:rsidP="00253487"/>
        </w:tc>
      </w:tr>
      <w:tr w:rsidR="00253487" w:rsidRPr="00253487" w14:paraId="776B1C7E" w14:textId="77777777" w:rsidTr="000F73DB">
        <w:tc>
          <w:tcPr>
            <w:tcW w:w="652" w:type="dxa"/>
            <w:shd w:val="clear" w:color="auto" w:fill="auto"/>
          </w:tcPr>
          <w:p w14:paraId="169F8473" w14:textId="77777777" w:rsidR="00253487" w:rsidRPr="00253487" w:rsidRDefault="00253487" w:rsidP="000F73DB">
            <w:pPr>
              <w:jc w:val="center"/>
            </w:pPr>
            <w:r w:rsidRPr="00253487">
              <w:t>700</w:t>
            </w:r>
          </w:p>
        </w:tc>
        <w:tc>
          <w:tcPr>
            <w:tcW w:w="2750" w:type="dxa"/>
            <w:shd w:val="clear" w:color="auto" w:fill="auto"/>
          </w:tcPr>
          <w:p w14:paraId="00A8E235" w14:textId="77777777" w:rsidR="00253487" w:rsidRPr="00253487" w:rsidRDefault="00253487" w:rsidP="00253487">
            <w:r w:rsidRPr="00253487">
              <w:t>ReversalIndicator</w:t>
            </w:r>
          </w:p>
        </w:tc>
        <w:tc>
          <w:tcPr>
            <w:tcW w:w="811" w:type="dxa"/>
            <w:shd w:val="clear" w:color="auto" w:fill="auto"/>
          </w:tcPr>
          <w:p w14:paraId="69FAC818" w14:textId="77777777" w:rsidR="00253487" w:rsidRPr="00253487" w:rsidRDefault="00253487" w:rsidP="000F73DB">
            <w:pPr>
              <w:jc w:val="center"/>
            </w:pPr>
            <w:r w:rsidRPr="00253487">
              <w:t>N</w:t>
            </w:r>
          </w:p>
        </w:tc>
        <w:tc>
          <w:tcPr>
            <w:tcW w:w="4859" w:type="dxa"/>
            <w:shd w:val="clear" w:color="auto" w:fill="auto"/>
          </w:tcPr>
          <w:p w14:paraId="54DB2D71" w14:textId="77777777" w:rsidR="00253487" w:rsidRPr="00253487" w:rsidRDefault="00253487" w:rsidP="00253487"/>
        </w:tc>
      </w:tr>
      <w:tr w:rsidR="00253487" w:rsidRPr="00253487" w14:paraId="2F3B943A" w14:textId="77777777" w:rsidTr="000F73DB">
        <w:tc>
          <w:tcPr>
            <w:tcW w:w="652" w:type="dxa"/>
            <w:shd w:val="clear" w:color="auto" w:fill="auto"/>
          </w:tcPr>
          <w:p w14:paraId="633102CF" w14:textId="77777777" w:rsidR="00253487" w:rsidRPr="00253487" w:rsidRDefault="00253487" w:rsidP="000F73DB">
            <w:pPr>
              <w:jc w:val="center"/>
            </w:pPr>
            <w:r w:rsidRPr="00253487">
              <w:t>574</w:t>
            </w:r>
          </w:p>
        </w:tc>
        <w:tc>
          <w:tcPr>
            <w:tcW w:w="2750" w:type="dxa"/>
            <w:shd w:val="clear" w:color="auto" w:fill="auto"/>
          </w:tcPr>
          <w:p w14:paraId="6A45B4E9" w14:textId="77777777" w:rsidR="00253487" w:rsidRPr="00253487" w:rsidRDefault="00253487" w:rsidP="00253487">
            <w:r w:rsidRPr="00253487">
              <w:t>MatchType</w:t>
            </w:r>
          </w:p>
        </w:tc>
        <w:tc>
          <w:tcPr>
            <w:tcW w:w="811" w:type="dxa"/>
            <w:shd w:val="clear" w:color="auto" w:fill="auto"/>
          </w:tcPr>
          <w:p w14:paraId="0F3A3633" w14:textId="77777777" w:rsidR="00253487" w:rsidRPr="00253487" w:rsidRDefault="00253487" w:rsidP="000F73DB">
            <w:pPr>
              <w:jc w:val="center"/>
            </w:pPr>
            <w:r w:rsidRPr="00253487">
              <w:t>N</w:t>
            </w:r>
          </w:p>
        </w:tc>
        <w:tc>
          <w:tcPr>
            <w:tcW w:w="4859" w:type="dxa"/>
            <w:shd w:val="clear" w:color="auto" w:fill="auto"/>
          </w:tcPr>
          <w:p w14:paraId="473DF70D" w14:textId="77777777" w:rsidR="00253487" w:rsidRPr="00253487" w:rsidRDefault="00253487" w:rsidP="00253487"/>
        </w:tc>
      </w:tr>
      <w:tr w:rsidR="00253487" w:rsidRPr="00253487" w14:paraId="4E686081" w14:textId="77777777" w:rsidTr="000F73DB">
        <w:tc>
          <w:tcPr>
            <w:tcW w:w="652" w:type="dxa"/>
            <w:tcBorders>
              <w:bottom w:val="single" w:sz="6" w:space="0" w:color="000000"/>
            </w:tcBorders>
            <w:shd w:val="clear" w:color="auto" w:fill="auto"/>
          </w:tcPr>
          <w:p w14:paraId="1BB23B21" w14:textId="77777777" w:rsidR="00253487" w:rsidRPr="00253487" w:rsidRDefault="00253487" w:rsidP="000F73DB">
            <w:pPr>
              <w:jc w:val="center"/>
            </w:pPr>
            <w:r w:rsidRPr="00253487">
              <w:t>54</w:t>
            </w:r>
          </w:p>
        </w:tc>
        <w:tc>
          <w:tcPr>
            <w:tcW w:w="2750" w:type="dxa"/>
            <w:tcBorders>
              <w:bottom w:val="single" w:sz="6" w:space="0" w:color="000000"/>
            </w:tcBorders>
            <w:shd w:val="clear" w:color="auto" w:fill="auto"/>
          </w:tcPr>
          <w:p w14:paraId="1F933476" w14:textId="77777777" w:rsidR="00253487" w:rsidRPr="00253487" w:rsidRDefault="00253487" w:rsidP="00253487">
            <w:r w:rsidRPr="00253487">
              <w:t>Side</w:t>
            </w:r>
          </w:p>
        </w:tc>
        <w:tc>
          <w:tcPr>
            <w:tcW w:w="811" w:type="dxa"/>
            <w:tcBorders>
              <w:bottom w:val="single" w:sz="6" w:space="0" w:color="000000"/>
            </w:tcBorders>
            <w:shd w:val="clear" w:color="auto" w:fill="auto"/>
          </w:tcPr>
          <w:p w14:paraId="6D5053AD"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3DA7189F" w14:textId="77777777" w:rsidR="00253487" w:rsidRPr="00253487" w:rsidRDefault="00253487" w:rsidP="00253487"/>
        </w:tc>
      </w:tr>
      <w:tr w:rsidR="00253487" w:rsidRPr="00253487" w14:paraId="0C2156F1" w14:textId="77777777" w:rsidTr="000F73DB">
        <w:tc>
          <w:tcPr>
            <w:tcW w:w="3402" w:type="dxa"/>
            <w:gridSpan w:val="2"/>
            <w:tcBorders>
              <w:top w:val="single" w:sz="6" w:space="0" w:color="000000"/>
              <w:bottom w:val="single" w:sz="6" w:space="0" w:color="000000"/>
            </w:tcBorders>
            <w:shd w:val="clear" w:color="auto" w:fill="E6E6E6"/>
          </w:tcPr>
          <w:p w14:paraId="154B1F6A"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7E00E438"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034039D3" w14:textId="77777777" w:rsidR="00253487" w:rsidRDefault="00253487" w:rsidP="00253487">
            <w:r w:rsidRPr="00253487">
              <w:t>Components of Application Messages".</w:t>
            </w:r>
          </w:p>
          <w:p w14:paraId="51F70255" w14:textId="77777777" w:rsidR="00253487" w:rsidRPr="00253487" w:rsidRDefault="00253487" w:rsidP="00253487">
            <w:r w:rsidRPr="00253487">
              <w:t>For NDFs, fixing date (specified in MaturityDate(541)) is required. Fixing time (specified in MaturityTime(1079)) is optional.</w:t>
            </w:r>
          </w:p>
        </w:tc>
      </w:tr>
      <w:tr w:rsidR="00253487" w:rsidRPr="00253487" w14:paraId="3CAE1EAA" w14:textId="77777777" w:rsidTr="000F73DB">
        <w:tc>
          <w:tcPr>
            <w:tcW w:w="3402" w:type="dxa"/>
            <w:gridSpan w:val="2"/>
            <w:tcBorders>
              <w:top w:val="single" w:sz="6" w:space="0" w:color="000000"/>
              <w:bottom w:val="single" w:sz="6" w:space="0" w:color="000000"/>
            </w:tcBorders>
            <w:shd w:val="clear" w:color="auto" w:fill="E6E6E6"/>
          </w:tcPr>
          <w:p w14:paraId="761120C8" w14:textId="77777777" w:rsidR="00253487" w:rsidRPr="00253487" w:rsidRDefault="00253487" w:rsidP="000F73DB">
            <w:pPr>
              <w:jc w:val="left"/>
            </w:pPr>
            <w:r w:rsidRPr="00253487">
              <w:t>component block  &lt;InstrumentExtension&gt;</w:t>
            </w:r>
          </w:p>
        </w:tc>
        <w:tc>
          <w:tcPr>
            <w:tcW w:w="811" w:type="dxa"/>
            <w:tcBorders>
              <w:top w:val="single" w:sz="6" w:space="0" w:color="000000"/>
              <w:bottom w:val="single" w:sz="6" w:space="0" w:color="000000"/>
            </w:tcBorders>
            <w:shd w:val="clear" w:color="auto" w:fill="E6E6E6"/>
          </w:tcPr>
          <w:p w14:paraId="0A23929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1BA8C89" w14:textId="77777777" w:rsidR="00253487" w:rsidRPr="00253487" w:rsidRDefault="00253487" w:rsidP="00253487">
            <w:r w:rsidRPr="00253487">
              <w:t>Insert here the set of "InstrumentExtension" fields defined in "Common Components of Application Messages"</w:t>
            </w:r>
          </w:p>
        </w:tc>
      </w:tr>
      <w:tr w:rsidR="00253487" w:rsidRPr="00253487" w14:paraId="3562EBAA" w14:textId="77777777" w:rsidTr="000F73DB">
        <w:tc>
          <w:tcPr>
            <w:tcW w:w="3402" w:type="dxa"/>
            <w:gridSpan w:val="2"/>
            <w:tcBorders>
              <w:top w:val="single" w:sz="6" w:space="0" w:color="000000"/>
              <w:bottom w:val="single" w:sz="6" w:space="0" w:color="000000"/>
            </w:tcBorders>
            <w:shd w:val="clear" w:color="auto" w:fill="E6E6E6"/>
          </w:tcPr>
          <w:p w14:paraId="7EDB30C0"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39EA438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B2CEBE7" w14:textId="77777777" w:rsidR="00253487" w:rsidRPr="00253487" w:rsidRDefault="00253487" w:rsidP="00253487">
            <w:r w:rsidRPr="00253487">
              <w:t>Insert here the set of "FinancingDetails" fields defined in "Common Components of Application Messages"</w:t>
            </w:r>
          </w:p>
        </w:tc>
      </w:tr>
      <w:tr w:rsidR="00253487" w:rsidRPr="00253487" w14:paraId="23910983" w14:textId="77777777" w:rsidTr="000F73DB">
        <w:tc>
          <w:tcPr>
            <w:tcW w:w="3402" w:type="dxa"/>
            <w:gridSpan w:val="2"/>
            <w:tcBorders>
              <w:top w:val="single" w:sz="6" w:space="0" w:color="000000"/>
              <w:bottom w:val="single" w:sz="6" w:space="0" w:color="000000"/>
            </w:tcBorders>
            <w:shd w:val="clear" w:color="auto" w:fill="E6E6E6"/>
          </w:tcPr>
          <w:p w14:paraId="2EF79E38"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6C7D8C6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78139BF" w14:textId="77777777" w:rsidR="00253487" w:rsidRPr="00253487" w:rsidRDefault="00253487" w:rsidP="00253487"/>
        </w:tc>
      </w:tr>
      <w:tr w:rsidR="00253487" w:rsidRPr="00253487" w14:paraId="37D82764" w14:textId="77777777" w:rsidTr="000F73DB">
        <w:tc>
          <w:tcPr>
            <w:tcW w:w="3402" w:type="dxa"/>
            <w:gridSpan w:val="2"/>
            <w:tcBorders>
              <w:top w:val="single" w:sz="6" w:space="0" w:color="000000"/>
              <w:bottom w:val="single" w:sz="6" w:space="0" w:color="000000"/>
            </w:tcBorders>
            <w:shd w:val="clear" w:color="auto" w:fill="E6E6E6"/>
          </w:tcPr>
          <w:p w14:paraId="0E26B81D" w14:textId="77777777" w:rsidR="00253487" w:rsidRPr="00253487" w:rsidRDefault="00253487" w:rsidP="000F73DB">
            <w:pPr>
              <w:jc w:val="left"/>
            </w:pPr>
            <w:r w:rsidRPr="00253487">
              <w:lastRenderedPageBreak/>
              <w:t>component block  &lt;InstrmtLegGrp&gt;</w:t>
            </w:r>
          </w:p>
        </w:tc>
        <w:tc>
          <w:tcPr>
            <w:tcW w:w="811" w:type="dxa"/>
            <w:tcBorders>
              <w:top w:val="single" w:sz="6" w:space="0" w:color="000000"/>
              <w:bottom w:val="single" w:sz="6" w:space="0" w:color="000000"/>
            </w:tcBorders>
            <w:shd w:val="clear" w:color="auto" w:fill="E6E6E6"/>
          </w:tcPr>
          <w:p w14:paraId="7E71FBF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5DCEF60" w14:textId="77777777" w:rsidR="00253487" w:rsidRPr="00253487" w:rsidRDefault="00253487" w:rsidP="00253487"/>
        </w:tc>
      </w:tr>
      <w:tr w:rsidR="00253487" w:rsidRPr="00253487" w14:paraId="22B72703" w14:textId="77777777" w:rsidTr="000F73DB">
        <w:tc>
          <w:tcPr>
            <w:tcW w:w="652" w:type="dxa"/>
            <w:tcBorders>
              <w:top w:val="single" w:sz="6" w:space="0" w:color="000000"/>
            </w:tcBorders>
            <w:shd w:val="clear" w:color="auto" w:fill="auto"/>
          </w:tcPr>
          <w:p w14:paraId="7A6C085B" w14:textId="77777777" w:rsidR="00253487" w:rsidRPr="00253487" w:rsidRDefault="00253487" w:rsidP="000F73DB">
            <w:pPr>
              <w:jc w:val="center"/>
            </w:pPr>
            <w:r w:rsidRPr="00253487">
              <w:t>53</w:t>
            </w:r>
          </w:p>
        </w:tc>
        <w:tc>
          <w:tcPr>
            <w:tcW w:w="2750" w:type="dxa"/>
            <w:tcBorders>
              <w:top w:val="single" w:sz="6" w:space="0" w:color="000000"/>
            </w:tcBorders>
            <w:shd w:val="clear" w:color="auto" w:fill="auto"/>
          </w:tcPr>
          <w:p w14:paraId="1D8993E1" w14:textId="77777777" w:rsidR="00253487" w:rsidRPr="00253487" w:rsidRDefault="00253487" w:rsidP="00253487">
            <w:r w:rsidRPr="00253487">
              <w:t>Quantity</w:t>
            </w:r>
          </w:p>
        </w:tc>
        <w:tc>
          <w:tcPr>
            <w:tcW w:w="811" w:type="dxa"/>
            <w:tcBorders>
              <w:top w:val="single" w:sz="6" w:space="0" w:color="000000"/>
            </w:tcBorders>
            <w:shd w:val="clear" w:color="auto" w:fill="auto"/>
          </w:tcPr>
          <w:p w14:paraId="41FAEC4A"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5247ACA5" w14:textId="77777777" w:rsidR="00253487" w:rsidRPr="00253487" w:rsidRDefault="00253487" w:rsidP="00253487">
            <w:r w:rsidRPr="00253487">
              <w:t>Total quantity (e.g. number of shares) allocated to all accounts, or that is Ready-To-Book</w:t>
            </w:r>
          </w:p>
        </w:tc>
      </w:tr>
      <w:tr w:rsidR="00253487" w:rsidRPr="00253487" w14:paraId="1E3735E7" w14:textId="77777777" w:rsidTr="000F73DB">
        <w:tc>
          <w:tcPr>
            <w:tcW w:w="652" w:type="dxa"/>
            <w:shd w:val="clear" w:color="auto" w:fill="auto"/>
          </w:tcPr>
          <w:p w14:paraId="6760553C" w14:textId="77777777" w:rsidR="00253487" w:rsidRPr="00253487" w:rsidRDefault="00253487" w:rsidP="000F73DB">
            <w:pPr>
              <w:jc w:val="center"/>
            </w:pPr>
            <w:r w:rsidRPr="00253487">
              <w:t>854</w:t>
            </w:r>
          </w:p>
        </w:tc>
        <w:tc>
          <w:tcPr>
            <w:tcW w:w="2750" w:type="dxa"/>
            <w:shd w:val="clear" w:color="auto" w:fill="auto"/>
          </w:tcPr>
          <w:p w14:paraId="75B2D302" w14:textId="77777777" w:rsidR="00253487" w:rsidRPr="00253487" w:rsidRDefault="00253487" w:rsidP="00253487">
            <w:r w:rsidRPr="00253487">
              <w:t>QtyType</w:t>
            </w:r>
          </w:p>
        </w:tc>
        <w:tc>
          <w:tcPr>
            <w:tcW w:w="811" w:type="dxa"/>
            <w:shd w:val="clear" w:color="auto" w:fill="auto"/>
          </w:tcPr>
          <w:p w14:paraId="6855E95D" w14:textId="77777777" w:rsidR="00253487" w:rsidRPr="00253487" w:rsidRDefault="00253487" w:rsidP="000F73DB">
            <w:pPr>
              <w:jc w:val="center"/>
            </w:pPr>
            <w:r w:rsidRPr="00253487">
              <w:t>N</w:t>
            </w:r>
          </w:p>
        </w:tc>
        <w:tc>
          <w:tcPr>
            <w:tcW w:w="4859" w:type="dxa"/>
            <w:shd w:val="clear" w:color="auto" w:fill="auto"/>
          </w:tcPr>
          <w:p w14:paraId="42E67585" w14:textId="77777777" w:rsidR="00253487" w:rsidRPr="00253487" w:rsidRDefault="00253487" w:rsidP="00253487"/>
        </w:tc>
      </w:tr>
      <w:tr w:rsidR="00253487" w:rsidRPr="00253487" w14:paraId="22CAE43C" w14:textId="77777777" w:rsidTr="000F73DB">
        <w:tc>
          <w:tcPr>
            <w:tcW w:w="652" w:type="dxa"/>
            <w:shd w:val="clear" w:color="auto" w:fill="auto"/>
          </w:tcPr>
          <w:p w14:paraId="471B9671" w14:textId="77777777" w:rsidR="00253487" w:rsidRPr="00253487" w:rsidRDefault="00253487" w:rsidP="000F73DB">
            <w:pPr>
              <w:jc w:val="center"/>
            </w:pPr>
            <w:r w:rsidRPr="00253487">
              <w:t>30</w:t>
            </w:r>
          </w:p>
        </w:tc>
        <w:tc>
          <w:tcPr>
            <w:tcW w:w="2750" w:type="dxa"/>
            <w:shd w:val="clear" w:color="auto" w:fill="auto"/>
          </w:tcPr>
          <w:p w14:paraId="08673762" w14:textId="77777777" w:rsidR="00253487" w:rsidRPr="00253487" w:rsidRDefault="00253487" w:rsidP="00253487">
            <w:r w:rsidRPr="00253487">
              <w:t>LastMkt</w:t>
            </w:r>
          </w:p>
        </w:tc>
        <w:tc>
          <w:tcPr>
            <w:tcW w:w="811" w:type="dxa"/>
            <w:shd w:val="clear" w:color="auto" w:fill="auto"/>
          </w:tcPr>
          <w:p w14:paraId="7AC46544" w14:textId="77777777" w:rsidR="00253487" w:rsidRPr="00253487" w:rsidRDefault="00253487" w:rsidP="000F73DB">
            <w:pPr>
              <w:jc w:val="center"/>
            </w:pPr>
            <w:r w:rsidRPr="00253487">
              <w:t>N</w:t>
            </w:r>
          </w:p>
        </w:tc>
        <w:tc>
          <w:tcPr>
            <w:tcW w:w="4859" w:type="dxa"/>
            <w:shd w:val="clear" w:color="auto" w:fill="auto"/>
          </w:tcPr>
          <w:p w14:paraId="5B6DEA85" w14:textId="77777777" w:rsidR="00253487" w:rsidRPr="00253487" w:rsidRDefault="00253487" w:rsidP="00253487">
            <w:r w:rsidRPr="00253487">
              <w:t>Market of the executions.</w:t>
            </w:r>
          </w:p>
        </w:tc>
      </w:tr>
      <w:tr w:rsidR="00253487" w:rsidRPr="00253487" w14:paraId="79C16F8D" w14:textId="77777777" w:rsidTr="000F73DB">
        <w:tc>
          <w:tcPr>
            <w:tcW w:w="652" w:type="dxa"/>
            <w:shd w:val="clear" w:color="auto" w:fill="auto"/>
          </w:tcPr>
          <w:p w14:paraId="5CA28532" w14:textId="77777777" w:rsidR="00253487" w:rsidRPr="00253487" w:rsidRDefault="00253487" w:rsidP="000F73DB">
            <w:pPr>
              <w:jc w:val="center"/>
            </w:pPr>
            <w:r w:rsidRPr="00253487">
              <w:t>229</w:t>
            </w:r>
          </w:p>
        </w:tc>
        <w:tc>
          <w:tcPr>
            <w:tcW w:w="2750" w:type="dxa"/>
            <w:shd w:val="clear" w:color="auto" w:fill="auto"/>
          </w:tcPr>
          <w:p w14:paraId="61DCC03B" w14:textId="77777777" w:rsidR="00253487" w:rsidRPr="00253487" w:rsidRDefault="00253487" w:rsidP="00253487">
            <w:r w:rsidRPr="00253487">
              <w:t>TradeOriginationDate</w:t>
            </w:r>
          </w:p>
        </w:tc>
        <w:tc>
          <w:tcPr>
            <w:tcW w:w="811" w:type="dxa"/>
            <w:shd w:val="clear" w:color="auto" w:fill="auto"/>
          </w:tcPr>
          <w:p w14:paraId="6CC774F1" w14:textId="77777777" w:rsidR="00253487" w:rsidRPr="00253487" w:rsidRDefault="00253487" w:rsidP="000F73DB">
            <w:pPr>
              <w:jc w:val="center"/>
            </w:pPr>
            <w:r w:rsidRPr="00253487">
              <w:t>N</w:t>
            </w:r>
          </w:p>
        </w:tc>
        <w:tc>
          <w:tcPr>
            <w:tcW w:w="4859" w:type="dxa"/>
            <w:shd w:val="clear" w:color="auto" w:fill="auto"/>
          </w:tcPr>
          <w:p w14:paraId="3ADE35C4" w14:textId="77777777" w:rsidR="00253487" w:rsidRPr="00253487" w:rsidRDefault="00253487" w:rsidP="00253487"/>
        </w:tc>
      </w:tr>
      <w:tr w:rsidR="00253487" w:rsidRPr="00253487" w14:paraId="58400EB1" w14:textId="77777777" w:rsidTr="000F73DB">
        <w:tc>
          <w:tcPr>
            <w:tcW w:w="652" w:type="dxa"/>
            <w:shd w:val="clear" w:color="auto" w:fill="auto"/>
          </w:tcPr>
          <w:p w14:paraId="0CE15BC7" w14:textId="77777777" w:rsidR="00253487" w:rsidRPr="00253487" w:rsidRDefault="00253487" w:rsidP="000F73DB">
            <w:pPr>
              <w:jc w:val="center"/>
            </w:pPr>
            <w:r w:rsidRPr="00253487">
              <w:t>336</w:t>
            </w:r>
          </w:p>
        </w:tc>
        <w:tc>
          <w:tcPr>
            <w:tcW w:w="2750" w:type="dxa"/>
            <w:shd w:val="clear" w:color="auto" w:fill="auto"/>
          </w:tcPr>
          <w:p w14:paraId="3C8A95F8" w14:textId="77777777" w:rsidR="00253487" w:rsidRPr="00253487" w:rsidRDefault="00253487" w:rsidP="00253487">
            <w:r w:rsidRPr="00253487">
              <w:t>TradingSessionID</w:t>
            </w:r>
          </w:p>
        </w:tc>
        <w:tc>
          <w:tcPr>
            <w:tcW w:w="811" w:type="dxa"/>
            <w:shd w:val="clear" w:color="auto" w:fill="auto"/>
          </w:tcPr>
          <w:p w14:paraId="2BA8192C" w14:textId="77777777" w:rsidR="00253487" w:rsidRPr="00253487" w:rsidRDefault="00253487" w:rsidP="000F73DB">
            <w:pPr>
              <w:jc w:val="center"/>
            </w:pPr>
            <w:r w:rsidRPr="00253487">
              <w:t>N</w:t>
            </w:r>
          </w:p>
        </w:tc>
        <w:tc>
          <w:tcPr>
            <w:tcW w:w="4859" w:type="dxa"/>
            <w:shd w:val="clear" w:color="auto" w:fill="auto"/>
          </w:tcPr>
          <w:p w14:paraId="6ADA6ACC" w14:textId="77777777" w:rsidR="00253487" w:rsidRPr="00253487" w:rsidRDefault="00253487" w:rsidP="00253487"/>
        </w:tc>
      </w:tr>
      <w:tr w:rsidR="00253487" w:rsidRPr="00253487" w14:paraId="0803E916" w14:textId="77777777" w:rsidTr="000F73DB">
        <w:tc>
          <w:tcPr>
            <w:tcW w:w="652" w:type="dxa"/>
            <w:shd w:val="clear" w:color="auto" w:fill="auto"/>
          </w:tcPr>
          <w:p w14:paraId="2C807C6F" w14:textId="77777777" w:rsidR="00253487" w:rsidRPr="00253487" w:rsidRDefault="00253487" w:rsidP="000F73DB">
            <w:pPr>
              <w:jc w:val="center"/>
            </w:pPr>
            <w:r w:rsidRPr="00253487">
              <w:t>625</w:t>
            </w:r>
          </w:p>
        </w:tc>
        <w:tc>
          <w:tcPr>
            <w:tcW w:w="2750" w:type="dxa"/>
            <w:shd w:val="clear" w:color="auto" w:fill="auto"/>
          </w:tcPr>
          <w:p w14:paraId="583289E3" w14:textId="77777777" w:rsidR="00253487" w:rsidRPr="00253487" w:rsidRDefault="00253487" w:rsidP="00253487">
            <w:r w:rsidRPr="00253487">
              <w:t>TradingSessionSubID</w:t>
            </w:r>
          </w:p>
        </w:tc>
        <w:tc>
          <w:tcPr>
            <w:tcW w:w="811" w:type="dxa"/>
            <w:shd w:val="clear" w:color="auto" w:fill="auto"/>
          </w:tcPr>
          <w:p w14:paraId="25E0A1F5" w14:textId="77777777" w:rsidR="00253487" w:rsidRPr="00253487" w:rsidRDefault="00253487" w:rsidP="000F73DB">
            <w:pPr>
              <w:jc w:val="center"/>
            </w:pPr>
            <w:r w:rsidRPr="00253487">
              <w:t>N</w:t>
            </w:r>
          </w:p>
        </w:tc>
        <w:tc>
          <w:tcPr>
            <w:tcW w:w="4859" w:type="dxa"/>
            <w:shd w:val="clear" w:color="auto" w:fill="auto"/>
          </w:tcPr>
          <w:p w14:paraId="35B1FB56" w14:textId="77777777" w:rsidR="00253487" w:rsidRPr="00253487" w:rsidRDefault="00253487" w:rsidP="00253487"/>
        </w:tc>
      </w:tr>
      <w:tr w:rsidR="00253487" w:rsidRPr="00253487" w14:paraId="25A87C31" w14:textId="77777777" w:rsidTr="000F73DB">
        <w:tc>
          <w:tcPr>
            <w:tcW w:w="652" w:type="dxa"/>
            <w:shd w:val="clear" w:color="auto" w:fill="auto"/>
          </w:tcPr>
          <w:p w14:paraId="1911B87A" w14:textId="77777777" w:rsidR="00253487" w:rsidRPr="00253487" w:rsidRDefault="00253487" w:rsidP="000F73DB">
            <w:pPr>
              <w:jc w:val="center"/>
            </w:pPr>
            <w:r w:rsidRPr="00253487">
              <w:t>423</w:t>
            </w:r>
          </w:p>
        </w:tc>
        <w:tc>
          <w:tcPr>
            <w:tcW w:w="2750" w:type="dxa"/>
            <w:shd w:val="clear" w:color="auto" w:fill="auto"/>
          </w:tcPr>
          <w:p w14:paraId="57DEDEBC" w14:textId="77777777" w:rsidR="00253487" w:rsidRPr="00253487" w:rsidRDefault="00253487" w:rsidP="00253487">
            <w:r w:rsidRPr="00253487">
              <w:t>PriceType</w:t>
            </w:r>
          </w:p>
        </w:tc>
        <w:tc>
          <w:tcPr>
            <w:tcW w:w="811" w:type="dxa"/>
            <w:shd w:val="clear" w:color="auto" w:fill="auto"/>
          </w:tcPr>
          <w:p w14:paraId="1C13B7E7" w14:textId="77777777" w:rsidR="00253487" w:rsidRPr="00253487" w:rsidRDefault="00253487" w:rsidP="000F73DB">
            <w:pPr>
              <w:jc w:val="center"/>
            </w:pPr>
            <w:r w:rsidRPr="00253487">
              <w:t>N</w:t>
            </w:r>
          </w:p>
        </w:tc>
        <w:tc>
          <w:tcPr>
            <w:tcW w:w="4859" w:type="dxa"/>
            <w:shd w:val="clear" w:color="auto" w:fill="auto"/>
          </w:tcPr>
          <w:p w14:paraId="3B82D815" w14:textId="77777777" w:rsidR="00253487" w:rsidRPr="00253487" w:rsidRDefault="00253487" w:rsidP="00253487"/>
        </w:tc>
      </w:tr>
      <w:tr w:rsidR="00253487" w:rsidRPr="00253487" w14:paraId="6EC92634" w14:textId="77777777" w:rsidTr="000F73DB">
        <w:tc>
          <w:tcPr>
            <w:tcW w:w="652" w:type="dxa"/>
            <w:shd w:val="clear" w:color="auto" w:fill="auto"/>
          </w:tcPr>
          <w:p w14:paraId="4BB1201E" w14:textId="77777777" w:rsidR="00253487" w:rsidRPr="00253487" w:rsidRDefault="00253487" w:rsidP="000F73DB">
            <w:pPr>
              <w:jc w:val="center"/>
            </w:pPr>
            <w:r w:rsidRPr="00253487">
              <w:t>6</w:t>
            </w:r>
          </w:p>
        </w:tc>
        <w:tc>
          <w:tcPr>
            <w:tcW w:w="2750" w:type="dxa"/>
            <w:shd w:val="clear" w:color="auto" w:fill="auto"/>
          </w:tcPr>
          <w:p w14:paraId="652A0134" w14:textId="77777777" w:rsidR="00253487" w:rsidRPr="00253487" w:rsidRDefault="00253487" w:rsidP="00253487">
            <w:r w:rsidRPr="00253487">
              <w:t>AvgPx</w:t>
            </w:r>
          </w:p>
        </w:tc>
        <w:tc>
          <w:tcPr>
            <w:tcW w:w="811" w:type="dxa"/>
            <w:shd w:val="clear" w:color="auto" w:fill="auto"/>
          </w:tcPr>
          <w:p w14:paraId="177D0DB9" w14:textId="77777777" w:rsidR="00253487" w:rsidRPr="00253487" w:rsidRDefault="00253487" w:rsidP="000F73DB">
            <w:pPr>
              <w:jc w:val="center"/>
            </w:pPr>
            <w:r w:rsidRPr="00253487">
              <w:t>Y</w:t>
            </w:r>
          </w:p>
        </w:tc>
        <w:tc>
          <w:tcPr>
            <w:tcW w:w="4859" w:type="dxa"/>
            <w:shd w:val="clear" w:color="auto" w:fill="auto"/>
          </w:tcPr>
          <w:p w14:paraId="33841FEA" w14:textId="77777777" w:rsidR="00253487" w:rsidRPr="00253487" w:rsidRDefault="00253487" w:rsidP="00253487">
            <w:r w:rsidRPr="00253487">
              <w:t>For FX orders, should be the "all-in" rate (spot rate adjusted for forward points), expressed in terms of Currency(15).</w:t>
            </w:r>
          </w:p>
        </w:tc>
      </w:tr>
      <w:tr w:rsidR="00253487" w:rsidRPr="00253487" w14:paraId="15061A72" w14:textId="77777777" w:rsidTr="000F73DB">
        <w:tc>
          <w:tcPr>
            <w:tcW w:w="652" w:type="dxa"/>
            <w:tcBorders>
              <w:bottom w:val="single" w:sz="6" w:space="0" w:color="000000"/>
            </w:tcBorders>
            <w:shd w:val="clear" w:color="auto" w:fill="auto"/>
          </w:tcPr>
          <w:p w14:paraId="35CB7CB2" w14:textId="77777777" w:rsidR="00253487" w:rsidRPr="00253487" w:rsidRDefault="00253487" w:rsidP="000F73DB">
            <w:pPr>
              <w:jc w:val="center"/>
            </w:pPr>
            <w:r w:rsidRPr="00253487">
              <w:t>860</w:t>
            </w:r>
          </w:p>
        </w:tc>
        <w:tc>
          <w:tcPr>
            <w:tcW w:w="2750" w:type="dxa"/>
            <w:tcBorders>
              <w:bottom w:val="single" w:sz="6" w:space="0" w:color="000000"/>
            </w:tcBorders>
            <w:shd w:val="clear" w:color="auto" w:fill="auto"/>
          </w:tcPr>
          <w:p w14:paraId="5A7B9067" w14:textId="77777777" w:rsidR="00253487" w:rsidRPr="00253487" w:rsidRDefault="00253487" w:rsidP="00253487">
            <w:r w:rsidRPr="00253487">
              <w:t>AvgParPx</w:t>
            </w:r>
          </w:p>
        </w:tc>
        <w:tc>
          <w:tcPr>
            <w:tcW w:w="811" w:type="dxa"/>
            <w:tcBorders>
              <w:bottom w:val="single" w:sz="6" w:space="0" w:color="000000"/>
            </w:tcBorders>
            <w:shd w:val="clear" w:color="auto" w:fill="auto"/>
          </w:tcPr>
          <w:p w14:paraId="515FB428"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F8F3C38" w14:textId="77777777" w:rsidR="00253487" w:rsidRPr="00253487" w:rsidRDefault="00253487" w:rsidP="00253487"/>
        </w:tc>
      </w:tr>
      <w:tr w:rsidR="00253487" w:rsidRPr="00253487" w14:paraId="1C121725" w14:textId="77777777" w:rsidTr="000F73DB">
        <w:tc>
          <w:tcPr>
            <w:tcW w:w="3402" w:type="dxa"/>
            <w:gridSpan w:val="2"/>
            <w:tcBorders>
              <w:top w:val="single" w:sz="6" w:space="0" w:color="000000"/>
              <w:bottom w:val="single" w:sz="6" w:space="0" w:color="000000"/>
            </w:tcBorders>
            <w:shd w:val="clear" w:color="auto" w:fill="E6E6E6"/>
          </w:tcPr>
          <w:p w14:paraId="263142AF"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4AD8010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BAD2284"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543F5C92" w14:textId="77777777" w:rsidTr="000F73DB">
        <w:tc>
          <w:tcPr>
            <w:tcW w:w="652" w:type="dxa"/>
            <w:tcBorders>
              <w:top w:val="single" w:sz="6" w:space="0" w:color="000000"/>
            </w:tcBorders>
            <w:shd w:val="clear" w:color="auto" w:fill="auto"/>
          </w:tcPr>
          <w:p w14:paraId="7D0E9D36" w14:textId="77777777" w:rsidR="00253487" w:rsidRPr="00253487" w:rsidRDefault="00253487" w:rsidP="000F73DB">
            <w:pPr>
              <w:jc w:val="center"/>
            </w:pPr>
            <w:r w:rsidRPr="00253487">
              <w:t>15</w:t>
            </w:r>
          </w:p>
        </w:tc>
        <w:tc>
          <w:tcPr>
            <w:tcW w:w="2750" w:type="dxa"/>
            <w:tcBorders>
              <w:top w:val="single" w:sz="6" w:space="0" w:color="000000"/>
            </w:tcBorders>
            <w:shd w:val="clear" w:color="auto" w:fill="auto"/>
          </w:tcPr>
          <w:p w14:paraId="34B2185B" w14:textId="77777777" w:rsidR="00253487" w:rsidRPr="00253487" w:rsidRDefault="00253487" w:rsidP="00253487">
            <w:r w:rsidRPr="00253487">
              <w:t>Currency</w:t>
            </w:r>
          </w:p>
        </w:tc>
        <w:tc>
          <w:tcPr>
            <w:tcW w:w="811" w:type="dxa"/>
            <w:tcBorders>
              <w:top w:val="single" w:sz="6" w:space="0" w:color="000000"/>
            </w:tcBorders>
            <w:shd w:val="clear" w:color="auto" w:fill="auto"/>
          </w:tcPr>
          <w:p w14:paraId="2F5D18BA"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18A5DDB" w14:textId="77777777" w:rsidR="00253487" w:rsidRPr="00253487" w:rsidRDefault="00253487" w:rsidP="00253487">
            <w:r w:rsidRPr="00253487">
              <w:t>Currency of AvgPx. Should be the currency of the local market or exchange where the trade was conducted.</w:t>
            </w:r>
          </w:p>
        </w:tc>
      </w:tr>
      <w:tr w:rsidR="00253487" w:rsidRPr="00253487" w14:paraId="09E28331" w14:textId="77777777" w:rsidTr="000F73DB">
        <w:tc>
          <w:tcPr>
            <w:tcW w:w="652" w:type="dxa"/>
            <w:tcBorders>
              <w:bottom w:val="single" w:sz="6" w:space="0" w:color="000000"/>
            </w:tcBorders>
            <w:shd w:val="clear" w:color="auto" w:fill="auto"/>
          </w:tcPr>
          <w:p w14:paraId="1DCF27DB" w14:textId="77777777" w:rsidR="00253487" w:rsidRPr="00253487" w:rsidRDefault="00253487" w:rsidP="000F73DB">
            <w:pPr>
              <w:jc w:val="center"/>
            </w:pPr>
            <w:r w:rsidRPr="00253487">
              <w:t>74</w:t>
            </w:r>
          </w:p>
        </w:tc>
        <w:tc>
          <w:tcPr>
            <w:tcW w:w="2750" w:type="dxa"/>
            <w:tcBorders>
              <w:bottom w:val="single" w:sz="6" w:space="0" w:color="000000"/>
            </w:tcBorders>
            <w:shd w:val="clear" w:color="auto" w:fill="auto"/>
          </w:tcPr>
          <w:p w14:paraId="2F38B5BB" w14:textId="77777777" w:rsidR="00253487" w:rsidRPr="00253487" w:rsidRDefault="00253487" w:rsidP="00253487">
            <w:r w:rsidRPr="00253487">
              <w:t>AvgPxPrecision</w:t>
            </w:r>
          </w:p>
        </w:tc>
        <w:tc>
          <w:tcPr>
            <w:tcW w:w="811" w:type="dxa"/>
            <w:tcBorders>
              <w:bottom w:val="single" w:sz="6" w:space="0" w:color="000000"/>
            </w:tcBorders>
            <w:shd w:val="clear" w:color="auto" w:fill="auto"/>
          </w:tcPr>
          <w:p w14:paraId="2DA0911D"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3EBD8A2" w14:textId="77777777" w:rsidR="00253487" w:rsidRPr="00253487" w:rsidRDefault="00253487" w:rsidP="00253487">
            <w:r w:rsidRPr="00253487">
              <w:t>Absence of this field indicates that default precision arranged by the broker/institution is to be used</w:t>
            </w:r>
          </w:p>
        </w:tc>
      </w:tr>
      <w:tr w:rsidR="00253487" w:rsidRPr="00253487" w14:paraId="7610BB4C" w14:textId="77777777" w:rsidTr="000F73DB">
        <w:tc>
          <w:tcPr>
            <w:tcW w:w="3402" w:type="dxa"/>
            <w:gridSpan w:val="2"/>
            <w:tcBorders>
              <w:top w:val="single" w:sz="6" w:space="0" w:color="000000"/>
              <w:bottom w:val="single" w:sz="6" w:space="0" w:color="000000"/>
            </w:tcBorders>
            <w:shd w:val="clear" w:color="auto" w:fill="E6E6E6"/>
          </w:tcPr>
          <w:p w14:paraId="51CF9517"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2397663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23994DE" w14:textId="77777777" w:rsidR="00253487" w:rsidRPr="00253487" w:rsidRDefault="00253487" w:rsidP="00253487">
            <w:r w:rsidRPr="00253487">
              <w:t>Insert here the set of "Parties" (firm identification) fields defined in "Common Components of Application Messages"</w:t>
            </w:r>
          </w:p>
        </w:tc>
      </w:tr>
      <w:tr w:rsidR="00253487" w:rsidRPr="00253487" w14:paraId="392756CD" w14:textId="77777777" w:rsidTr="000F73DB">
        <w:tc>
          <w:tcPr>
            <w:tcW w:w="652" w:type="dxa"/>
            <w:tcBorders>
              <w:top w:val="single" w:sz="6" w:space="0" w:color="000000"/>
            </w:tcBorders>
            <w:shd w:val="clear" w:color="auto" w:fill="auto"/>
          </w:tcPr>
          <w:p w14:paraId="7AEE4AB8" w14:textId="77777777" w:rsidR="00253487" w:rsidRPr="00253487" w:rsidRDefault="00253487" w:rsidP="000F73DB">
            <w:pPr>
              <w:jc w:val="center"/>
            </w:pPr>
            <w:r w:rsidRPr="00253487">
              <w:t>75</w:t>
            </w:r>
          </w:p>
        </w:tc>
        <w:tc>
          <w:tcPr>
            <w:tcW w:w="2750" w:type="dxa"/>
            <w:tcBorders>
              <w:top w:val="single" w:sz="6" w:space="0" w:color="000000"/>
            </w:tcBorders>
            <w:shd w:val="clear" w:color="auto" w:fill="auto"/>
          </w:tcPr>
          <w:p w14:paraId="22B56C35" w14:textId="77777777" w:rsidR="00253487" w:rsidRPr="00253487" w:rsidRDefault="00253487" w:rsidP="00253487">
            <w:r w:rsidRPr="00253487">
              <w:t>TradeDate</w:t>
            </w:r>
          </w:p>
        </w:tc>
        <w:tc>
          <w:tcPr>
            <w:tcW w:w="811" w:type="dxa"/>
            <w:tcBorders>
              <w:top w:val="single" w:sz="6" w:space="0" w:color="000000"/>
            </w:tcBorders>
            <w:shd w:val="clear" w:color="auto" w:fill="auto"/>
          </w:tcPr>
          <w:p w14:paraId="2504EE5E"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49396011" w14:textId="77777777" w:rsidR="00253487" w:rsidRPr="00253487" w:rsidRDefault="00253487" w:rsidP="00253487"/>
        </w:tc>
      </w:tr>
      <w:tr w:rsidR="00253487" w:rsidRPr="00253487" w14:paraId="125558C2" w14:textId="77777777" w:rsidTr="000F73DB">
        <w:tc>
          <w:tcPr>
            <w:tcW w:w="652" w:type="dxa"/>
            <w:shd w:val="clear" w:color="auto" w:fill="auto"/>
          </w:tcPr>
          <w:p w14:paraId="3539BC28" w14:textId="77777777" w:rsidR="00253487" w:rsidRPr="00253487" w:rsidRDefault="00253487" w:rsidP="000F73DB">
            <w:pPr>
              <w:jc w:val="center"/>
            </w:pPr>
            <w:r w:rsidRPr="00253487">
              <w:t>60</w:t>
            </w:r>
          </w:p>
        </w:tc>
        <w:tc>
          <w:tcPr>
            <w:tcW w:w="2750" w:type="dxa"/>
            <w:shd w:val="clear" w:color="auto" w:fill="auto"/>
          </w:tcPr>
          <w:p w14:paraId="02F42187" w14:textId="77777777" w:rsidR="00253487" w:rsidRPr="00253487" w:rsidRDefault="00253487" w:rsidP="00253487">
            <w:r w:rsidRPr="00253487">
              <w:t>TransactTime</w:t>
            </w:r>
          </w:p>
        </w:tc>
        <w:tc>
          <w:tcPr>
            <w:tcW w:w="811" w:type="dxa"/>
            <w:shd w:val="clear" w:color="auto" w:fill="auto"/>
          </w:tcPr>
          <w:p w14:paraId="6AB6E718" w14:textId="77777777" w:rsidR="00253487" w:rsidRPr="00253487" w:rsidRDefault="00253487" w:rsidP="000F73DB">
            <w:pPr>
              <w:jc w:val="center"/>
            </w:pPr>
            <w:r w:rsidRPr="00253487">
              <w:t>N</w:t>
            </w:r>
          </w:p>
        </w:tc>
        <w:tc>
          <w:tcPr>
            <w:tcW w:w="4859" w:type="dxa"/>
            <w:shd w:val="clear" w:color="auto" w:fill="auto"/>
          </w:tcPr>
          <w:p w14:paraId="05CC86A0" w14:textId="77777777" w:rsidR="00253487" w:rsidRPr="00253487" w:rsidRDefault="00253487" w:rsidP="00253487">
            <w:r w:rsidRPr="00253487">
              <w:t>Date/time when allocation is generated</w:t>
            </w:r>
          </w:p>
        </w:tc>
      </w:tr>
      <w:tr w:rsidR="00253487" w:rsidRPr="00253487" w14:paraId="116B5606" w14:textId="77777777" w:rsidTr="000F73DB">
        <w:tc>
          <w:tcPr>
            <w:tcW w:w="652" w:type="dxa"/>
            <w:shd w:val="clear" w:color="auto" w:fill="auto"/>
          </w:tcPr>
          <w:p w14:paraId="6F3AB987" w14:textId="77777777" w:rsidR="00253487" w:rsidRPr="00253487" w:rsidRDefault="00253487" w:rsidP="000F73DB">
            <w:pPr>
              <w:jc w:val="center"/>
            </w:pPr>
            <w:r w:rsidRPr="00253487">
              <w:t>63</w:t>
            </w:r>
          </w:p>
        </w:tc>
        <w:tc>
          <w:tcPr>
            <w:tcW w:w="2750" w:type="dxa"/>
            <w:shd w:val="clear" w:color="auto" w:fill="auto"/>
          </w:tcPr>
          <w:p w14:paraId="3AEC72F1" w14:textId="77777777" w:rsidR="00253487" w:rsidRPr="00253487" w:rsidRDefault="00253487" w:rsidP="00253487">
            <w:r w:rsidRPr="00253487">
              <w:t>SettlType</w:t>
            </w:r>
          </w:p>
        </w:tc>
        <w:tc>
          <w:tcPr>
            <w:tcW w:w="811" w:type="dxa"/>
            <w:shd w:val="clear" w:color="auto" w:fill="auto"/>
          </w:tcPr>
          <w:p w14:paraId="1C026DFB" w14:textId="77777777" w:rsidR="00253487" w:rsidRPr="00253487" w:rsidRDefault="00253487" w:rsidP="000F73DB">
            <w:pPr>
              <w:jc w:val="center"/>
            </w:pPr>
            <w:r w:rsidRPr="00253487">
              <w:t>N</w:t>
            </w:r>
          </w:p>
        </w:tc>
        <w:tc>
          <w:tcPr>
            <w:tcW w:w="4859" w:type="dxa"/>
            <w:shd w:val="clear" w:color="auto" w:fill="auto"/>
          </w:tcPr>
          <w:p w14:paraId="2441F546" w14:textId="77777777" w:rsidR="00253487" w:rsidRPr="00253487" w:rsidRDefault="00253487" w:rsidP="00253487"/>
        </w:tc>
      </w:tr>
      <w:tr w:rsidR="00253487" w:rsidRPr="00253487" w14:paraId="0271325B" w14:textId="77777777" w:rsidTr="000F73DB">
        <w:tc>
          <w:tcPr>
            <w:tcW w:w="652" w:type="dxa"/>
            <w:shd w:val="clear" w:color="auto" w:fill="auto"/>
          </w:tcPr>
          <w:p w14:paraId="5DCFE49E" w14:textId="77777777" w:rsidR="00253487" w:rsidRPr="00253487" w:rsidRDefault="00253487" w:rsidP="000F73DB">
            <w:pPr>
              <w:jc w:val="center"/>
            </w:pPr>
            <w:r w:rsidRPr="00253487">
              <w:t>64</w:t>
            </w:r>
          </w:p>
        </w:tc>
        <w:tc>
          <w:tcPr>
            <w:tcW w:w="2750" w:type="dxa"/>
            <w:shd w:val="clear" w:color="auto" w:fill="auto"/>
          </w:tcPr>
          <w:p w14:paraId="0B826355" w14:textId="77777777" w:rsidR="00253487" w:rsidRPr="00253487" w:rsidRDefault="00253487" w:rsidP="00253487">
            <w:r w:rsidRPr="00253487">
              <w:t>SettlDate</w:t>
            </w:r>
          </w:p>
        </w:tc>
        <w:tc>
          <w:tcPr>
            <w:tcW w:w="811" w:type="dxa"/>
            <w:shd w:val="clear" w:color="auto" w:fill="auto"/>
          </w:tcPr>
          <w:p w14:paraId="242976DE" w14:textId="77777777" w:rsidR="00253487" w:rsidRPr="00253487" w:rsidRDefault="00253487" w:rsidP="000F73DB">
            <w:pPr>
              <w:jc w:val="center"/>
            </w:pPr>
            <w:r w:rsidRPr="00253487">
              <w:t>N</w:t>
            </w:r>
          </w:p>
        </w:tc>
        <w:tc>
          <w:tcPr>
            <w:tcW w:w="4859" w:type="dxa"/>
            <w:shd w:val="clear" w:color="auto" w:fill="auto"/>
          </w:tcPr>
          <w:p w14:paraId="65C1E4F5" w14:textId="77777777" w:rsidR="00253487" w:rsidRDefault="00253487" w:rsidP="00253487">
            <w:r w:rsidRPr="00253487">
              <w:t>Takes precedence over SettlType value and conditionally required/omitted for specific SettlType values.</w:t>
            </w:r>
          </w:p>
          <w:p w14:paraId="5A7981B0" w14:textId="77777777" w:rsidR="00253487" w:rsidRPr="00253487" w:rsidRDefault="00253487" w:rsidP="00253487">
            <w:r w:rsidRPr="00253487">
              <w:t>Required for NDFs to specify the "value date".</w:t>
            </w:r>
          </w:p>
        </w:tc>
      </w:tr>
      <w:tr w:rsidR="00253487" w:rsidRPr="00253487" w14:paraId="007B593E" w14:textId="77777777" w:rsidTr="000F73DB">
        <w:tc>
          <w:tcPr>
            <w:tcW w:w="652" w:type="dxa"/>
            <w:shd w:val="clear" w:color="auto" w:fill="auto"/>
          </w:tcPr>
          <w:p w14:paraId="4BA5725F" w14:textId="77777777" w:rsidR="00253487" w:rsidRPr="00253487" w:rsidRDefault="00253487" w:rsidP="000F73DB">
            <w:pPr>
              <w:jc w:val="center"/>
            </w:pPr>
            <w:r w:rsidRPr="00253487">
              <w:t>775</w:t>
            </w:r>
          </w:p>
        </w:tc>
        <w:tc>
          <w:tcPr>
            <w:tcW w:w="2750" w:type="dxa"/>
            <w:shd w:val="clear" w:color="auto" w:fill="auto"/>
          </w:tcPr>
          <w:p w14:paraId="252191E3" w14:textId="77777777" w:rsidR="00253487" w:rsidRPr="00253487" w:rsidRDefault="00253487" w:rsidP="00253487">
            <w:r w:rsidRPr="00253487">
              <w:t>BookingType</w:t>
            </w:r>
          </w:p>
        </w:tc>
        <w:tc>
          <w:tcPr>
            <w:tcW w:w="811" w:type="dxa"/>
            <w:shd w:val="clear" w:color="auto" w:fill="auto"/>
          </w:tcPr>
          <w:p w14:paraId="13E6871C" w14:textId="77777777" w:rsidR="00253487" w:rsidRPr="00253487" w:rsidRDefault="00253487" w:rsidP="000F73DB">
            <w:pPr>
              <w:jc w:val="center"/>
            </w:pPr>
            <w:r w:rsidRPr="00253487">
              <w:t>N</w:t>
            </w:r>
          </w:p>
        </w:tc>
        <w:tc>
          <w:tcPr>
            <w:tcW w:w="4859" w:type="dxa"/>
            <w:shd w:val="clear" w:color="auto" w:fill="auto"/>
          </w:tcPr>
          <w:p w14:paraId="0DDA0841" w14:textId="77777777" w:rsidR="00253487" w:rsidRPr="00253487" w:rsidRDefault="00253487" w:rsidP="00253487">
            <w:r w:rsidRPr="00253487">
              <w:t>Method for booking. Used to provide notification that this is to be booked out as an OTC derivative (e.g. CFD or similar). Absence of this field implies regular booking.</w:t>
            </w:r>
          </w:p>
        </w:tc>
      </w:tr>
      <w:tr w:rsidR="00253487" w:rsidRPr="00253487" w14:paraId="79A1575D" w14:textId="77777777" w:rsidTr="000F73DB">
        <w:tc>
          <w:tcPr>
            <w:tcW w:w="652" w:type="dxa"/>
            <w:shd w:val="clear" w:color="auto" w:fill="auto"/>
          </w:tcPr>
          <w:p w14:paraId="171B58C5" w14:textId="77777777" w:rsidR="00253487" w:rsidRPr="00253487" w:rsidRDefault="00253487" w:rsidP="000F73DB">
            <w:pPr>
              <w:jc w:val="center"/>
            </w:pPr>
            <w:r w:rsidRPr="00253487">
              <w:t>381</w:t>
            </w:r>
          </w:p>
        </w:tc>
        <w:tc>
          <w:tcPr>
            <w:tcW w:w="2750" w:type="dxa"/>
            <w:shd w:val="clear" w:color="auto" w:fill="auto"/>
          </w:tcPr>
          <w:p w14:paraId="0F294EB8" w14:textId="77777777" w:rsidR="00253487" w:rsidRPr="00253487" w:rsidRDefault="00253487" w:rsidP="00253487">
            <w:r w:rsidRPr="00253487">
              <w:t>GrossTradeAmt</w:t>
            </w:r>
          </w:p>
        </w:tc>
        <w:tc>
          <w:tcPr>
            <w:tcW w:w="811" w:type="dxa"/>
            <w:shd w:val="clear" w:color="auto" w:fill="auto"/>
          </w:tcPr>
          <w:p w14:paraId="3EBD9CF5" w14:textId="77777777" w:rsidR="00253487" w:rsidRPr="00253487" w:rsidRDefault="00253487" w:rsidP="000F73DB">
            <w:pPr>
              <w:jc w:val="center"/>
            </w:pPr>
            <w:r w:rsidRPr="00253487">
              <w:t>N</w:t>
            </w:r>
          </w:p>
        </w:tc>
        <w:tc>
          <w:tcPr>
            <w:tcW w:w="4859" w:type="dxa"/>
            <w:shd w:val="clear" w:color="auto" w:fill="auto"/>
          </w:tcPr>
          <w:p w14:paraId="0B3B365D" w14:textId="77777777" w:rsidR="00253487" w:rsidRPr="00253487" w:rsidRDefault="00253487" w:rsidP="00253487">
            <w:r w:rsidRPr="00253487">
              <w:t>Expressed in same currency as AvgPx(6). (Quantity(53) * AvgPx(6) or AvgParPx(860)) or sum of (AllocQty(80) * AllocAvgPx(153) or AllocPrice(366)). For Fixed Income, AvgParPx(860) is used when AvgPx(6) is not expressed as "percent of par" price.</w:t>
            </w:r>
          </w:p>
        </w:tc>
      </w:tr>
      <w:tr w:rsidR="00253487" w:rsidRPr="00253487" w14:paraId="333FFDB6" w14:textId="77777777" w:rsidTr="000F73DB">
        <w:tc>
          <w:tcPr>
            <w:tcW w:w="652" w:type="dxa"/>
            <w:shd w:val="clear" w:color="auto" w:fill="auto"/>
          </w:tcPr>
          <w:p w14:paraId="3DA172DC" w14:textId="77777777" w:rsidR="00253487" w:rsidRPr="00253487" w:rsidRDefault="00253487" w:rsidP="000F73DB">
            <w:pPr>
              <w:jc w:val="center"/>
            </w:pPr>
            <w:r w:rsidRPr="00253487">
              <w:t>238</w:t>
            </w:r>
          </w:p>
        </w:tc>
        <w:tc>
          <w:tcPr>
            <w:tcW w:w="2750" w:type="dxa"/>
            <w:shd w:val="clear" w:color="auto" w:fill="auto"/>
          </w:tcPr>
          <w:p w14:paraId="75C0474C" w14:textId="77777777" w:rsidR="00253487" w:rsidRPr="00253487" w:rsidRDefault="00253487" w:rsidP="00253487">
            <w:r w:rsidRPr="00253487">
              <w:t>Concession</w:t>
            </w:r>
          </w:p>
        </w:tc>
        <w:tc>
          <w:tcPr>
            <w:tcW w:w="811" w:type="dxa"/>
            <w:shd w:val="clear" w:color="auto" w:fill="auto"/>
          </w:tcPr>
          <w:p w14:paraId="6C7C2598" w14:textId="77777777" w:rsidR="00253487" w:rsidRPr="00253487" w:rsidRDefault="00253487" w:rsidP="000F73DB">
            <w:pPr>
              <w:jc w:val="center"/>
            </w:pPr>
            <w:r w:rsidRPr="00253487">
              <w:t>N</w:t>
            </w:r>
          </w:p>
        </w:tc>
        <w:tc>
          <w:tcPr>
            <w:tcW w:w="4859" w:type="dxa"/>
            <w:shd w:val="clear" w:color="auto" w:fill="auto"/>
          </w:tcPr>
          <w:p w14:paraId="71BB2324" w14:textId="77777777" w:rsidR="00253487" w:rsidRPr="00253487" w:rsidRDefault="00253487" w:rsidP="00253487"/>
        </w:tc>
      </w:tr>
      <w:tr w:rsidR="00253487" w:rsidRPr="00253487" w14:paraId="09113935" w14:textId="77777777" w:rsidTr="000F73DB">
        <w:tc>
          <w:tcPr>
            <w:tcW w:w="652" w:type="dxa"/>
            <w:shd w:val="clear" w:color="auto" w:fill="auto"/>
          </w:tcPr>
          <w:p w14:paraId="38F4FCAB" w14:textId="77777777" w:rsidR="00253487" w:rsidRPr="00253487" w:rsidRDefault="00253487" w:rsidP="000F73DB">
            <w:pPr>
              <w:jc w:val="center"/>
            </w:pPr>
            <w:r w:rsidRPr="00253487">
              <w:t>237</w:t>
            </w:r>
          </w:p>
        </w:tc>
        <w:tc>
          <w:tcPr>
            <w:tcW w:w="2750" w:type="dxa"/>
            <w:shd w:val="clear" w:color="auto" w:fill="auto"/>
          </w:tcPr>
          <w:p w14:paraId="298E05E3" w14:textId="77777777" w:rsidR="00253487" w:rsidRPr="00253487" w:rsidRDefault="00253487" w:rsidP="00253487">
            <w:r w:rsidRPr="00253487">
              <w:t>TotalTakedown</w:t>
            </w:r>
          </w:p>
        </w:tc>
        <w:tc>
          <w:tcPr>
            <w:tcW w:w="811" w:type="dxa"/>
            <w:shd w:val="clear" w:color="auto" w:fill="auto"/>
          </w:tcPr>
          <w:p w14:paraId="4884A02B" w14:textId="77777777" w:rsidR="00253487" w:rsidRPr="00253487" w:rsidRDefault="00253487" w:rsidP="000F73DB">
            <w:pPr>
              <w:jc w:val="center"/>
            </w:pPr>
            <w:r w:rsidRPr="00253487">
              <w:t>N</w:t>
            </w:r>
          </w:p>
        </w:tc>
        <w:tc>
          <w:tcPr>
            <w:tcW w:w="4859" w:type="dxa"/>
            <w:shd w:val="clear" w:color="auto" w:fill="auto"/>
          </w:tcPr>
          <w:p w14:paraId="23016F22" w14:textId="77777777" w:rsidR="00253487" w:rsidRPr="00253487" w:rsidRDefault="00253487" w:rsidP="00253487"/>
        </w:tc>
      </w:tr>
      <w:tr w:rsidR="00253487" w:rsidRPr="00253487" w14:paraId="2B83D186" w14:textId="77777777" w:rsidTr="000F73DB">
        <w:tc>
          <w:tcPr>
            <w:tcW w:w="652" w:type="dxa"/>
            <w:shd w:val="clear" w:color="auto" w:fill="auto"/>
          </w:tcPr>
          <w:p w14:paraId="74CC4F29" w14:textId="77777777" w:rsidR="00253487" w:rsidRPr="00253487" w:rsidRDefault="00253487" w:rsidP="000F73DB">
            <w:pPr>
              <w:jc w:val="center"/>
            </w:pPr>
            <w:r w:rsidRPr="00253487">
              <w:t>118</w:t>
            </w:r>
          </w:p>
        </w:tc>
        <w:tc>
          <w:tcPr>
            <w:tcW w:w="2750" w:type="dxa"/>
            <w:shd w:val="clear" w:color="auto" w:fill="auto"/>
          </w:tcPr>
          <w:p w14:paraId="5D05DED7" w14:textId="77777777" w:rsidR="00253487" w:rsidRPr="00253487" w:rsidRDefault="00253487" w:rsidP="00253487">
            <w:r w:rsidRPr="00253487">
              <w:t>NetMoney</w:t>
            </w:r>
          </w:p>
        </w:tc>
        <w:tc>
          <w:tcPr>
            <w:tcW w:w="811" w:type="dxa"/>
            <w:shd w:val="clear" w:color="auto" w:fill="auto"/>
          </w:tcPr>
          <w:p w14:paraId="4542BD31" w14:textId="77777777" w:rsidR="00253487" w:rsidRPr="00253487" w:rsidRDefault="00253487" w:rsidP="000F73DB">
            <w:pPr>
              <w:jc w:val="center"/>
            </w:pPr>
            <w:r w:rsidRPr="00253487">
              <w:t>N</w:t>
            </w:r>
          </w:p>
        </w:tc>
        <w:tc>
          <w:tcPr>
            <w:tcW w:w="4859" w:type="dxa"/>
            <w:shd w:val="clear" w:color="auto" w:fill="auto"/>
          </w:tcPr>
          <w:p w14:paraId="2C60C789" w14:textId="77777777" w:rsidR="00253487" w:rsidRDefault="00253487" w:rsidP="00253487">
            <w:r w:rsidRPr="00253487">
              <w:t xml:space="preserve">Expressed in same currency as AvgPx. Sum of </w:t>
            </w:r>
            <w:r w:rsidRPr="00253487">
              <w:lastRenderedPageBreak/>
              <w:t>AllocNetMoney.</w:t>
            </w:r>
          </w:p>
          <w:p w14:paraId="17D3983B" w14:textId="77777777" w:rsidR="00253487" w:rsidRPr="00253487" w:rsidRDefault="00253487" w:rsidP="00253487">
            <w:r w:rsidRPr="00253487">
              <w:t>For FX expressed in terms of Currency(15).</w:t>
            </w:r>
          </w:p>
        </w:tc>
      </w:tr>
      <w:tr w:rsidR="00253487" w:rsidRPr="00253487" w14:paraId="32BD7978" w14:textId="77777777" w:rsidTr="000F73DB">
        <w:tc>
          <w:tcPr>
            <w:tcW w:w="652" w:type="dxa"/>
            <w:shd w:val="clear" w:color="auto" w:fill="auto"/>
          </w:tcPr>
          <w:p w14:paraId="7B09BD18" w14:textId="77777777" w:rsidR="00253487" w:rsidRPr="00253487" w:rsidRDefault="00253487" w:rsidP="000F73DB">
            <w:pPr>
              <w:jc w:val="center"/>
            </w:pPr>
            <w:r w:rsidRPr="00253487">
              <w:lastRenderedPageBreak/>
              <w:t>77</w:t>
            </w:r>
          </w:p>
        </w:tc>
        <w:tc>
          <w:tcPr>
            <w:tcW w:w="2750" w:type="dxa"/>
            <w:shd w:val="clear" w:color="auto" w:fill="auto"/>
          </w:tcPr>
          <w:p w14:paraId="3FA8437F" w14:textId="77777777" w:rsidR="00253487" w:rsidRPr="00253487" w:rsidRDefault="00253487" w:rsidP="00253487">
            <w:r w:rsidRPr="00253487">
              <w:t>PositionEffect</w:t>
            </w:r>
          </w:p>
        </w:tc>
        <w:tc>
          <w:tcPr>
            <w:tcW w:w="811" w:type="dxa"/>
            <w:shd w:val="clear" w:color="auto" w:fill="auto"/>
          </w:tcPr>
          <w:p w14:paraId="353229B1" w14:textId="77777777" w:rsidR="00253487" w:rsidRPr="00253487" w:rsidRDefault="00253487" w:rsidP="000F73DB">
            <w:pPr>
              <w:jc w:val="center"/>
            </w:pPr>
            <w:r w:rsidRPr="00253487">
              <w:t>N</w:t>
            </w:r>
          </w:p>
        </w:tc>
        <w:tc>
          <w:tcPr>
            <w:tcW w:w="4859" w:type="dxa"/>
            <w:shd w:val="clear" w:color="auto" w:fill="auto"/>
          </w:tcPr>
          <w:p w14:paraId="60763ADF" w14:textId="77777777" w:rsidR="00253487" w:rsidRPr="00253487" w:rsidRDefault="00253487" w:rsidP="00253487"/>
        </w:tc>
      </w:tr>
      <w:tr w:rsidR="00253487" w:rsidRPr="00253487" w14:paraId="6D263399" w14:textId="77777777" w:rsidTr="000F73DB">
        <w:tc>
          <w:tcPr>
            <w:tcW w:w="652" w:type="dxa"/>
            <w:shd w:val="clear" w:color="auto" w:fill="auto"/>
          </w:tcPr>
          <w:p w14:paraId="29E9BF1F" w14:textId="77777777" w:rsidR="00253487" w:rsidRPr="00253487" w:rsidRDefault="00253487" w:rsidP="000F73DB">
            <w:pPr>
              <w:jc w:val="center"/>
            </w:pPr>
            <w:r w:rsidRPr="00253487">
              <w:t>754</w:t>
            </w:r>
          </w:p>
        </w:tc>
        <w:tc>
          <w:tcPr>
            <w:tcW w:w="2750" w:type="dxa"/>
            <w:shd w:val="clear" w:color="auto" w:fill="auto"/>
          </w:tcPr>
          <w:p w14:paraId="0755C987" w14:textId="77777777" w:rsidR="00253487" w:rsidRPr="00253487" w:rsidRDefault="00253487" w:rsidP="00253487">
            <w:r w:rsidRPr="00253487">
              <w:t>AutoAcceptIndicator</w:t>
            </w:r>
          </w:p>
        </w:tc>
        <w:tc>
          <w:tcPr>
            <w:tcW w:w="811" w:type="dxa"/>
            <w:shd w:val="clear" w:color="auto" w:fill="auto"/>
          </w:tcPr>
          <w:p w14:paraId="0120FB8A" w14:textId="77777777" w:rsidR="00253487" w:rsidRPr="00253487" w:rsidRDefault="00253487" w:rsidP="000F73DB">
            <w:pPr>
              <w:jc w:val="center"/>
            </w:pPr>
            <w:r w:rsidRPr="00253487">
              <w:t>N</w:t>
            </w:r>
          </w:p>
        </w:tc>
        <w:tc>
          <w:tcPr>
            <w:tcW w:w="4859" w:type="dxa"/>
            <w:shd w:val="clear" w:color="auto" w:fill="auto"/>
          </w:tcPr>
          <w:p w14:paraId="695E9926" w14:textId="77777777" w:rsidR="00253487" w:rsidRPr="00253487" w:rsidRDefault="00253487" w:rsidP="00253487">
            <w:r w:rsidRPr="00253487">
              <w:t>Indicates if Allocation has been automatically accepted on behalf of the Carry Firm by the Clearing House</w:t>
            </w:r>
          </w:p>
        </w:tc>
      </w:tr>
      <w:tr w:rsidR="00253487" w:rsidRPr="00253487" w14:paraId="703E9A6F" w14:textId="77777777" w:rsidTr="000F73DB">
        <w:tc>
          <w:tcPr>
            <w:tcW w:w="652" w:type="dxa"/>
            <w:shd w:val="clear" w:color="auto" w:fill="auto"/>
          </w:tcPr>
          <w:p w14:paraId="6D96765B" w14:textId="77777777" w:rsidR="00253487" w:rsidRPr="00253487" w:rsidRDefault="00253487" w:rsidP="000F73DB">
            <w:pPr>
              <w:jc w:val="center"/>
            </w:pPr>
            <w:r w:rsidRPr="00253487">
              <w:t>58</w:t>
            </w:r>
          </w:p>
        </w:tc>
        <w:tc>
          <w:tcPr>
            <w:tcW w:w="2750" w:type="dxa"/>
            <w:shd w:val="clear" w:color="auto" w:fill="auto"/>
          </w:tcPr>
          <w:p w14:paraId="404771FA" w14:textId="77777777" w:rsidR="00253487" w:rsidRPr="00253487" w:rsidRDefault="00253487" w:rsidP="00253487">
            <w:r w:rsidRPr="00253487">
              <w:t>Text</w:t>
            </w:r>
          </w:p>
        </w:tc>
        <w:tc>
          <w:tcPr>
            <w:tcW w:w="811" w:type="dxa"/>
            <w:shd w:val="clear" w:color="auto" w:fill="auto"/>
          </w:tcPr>
          <w:p w14:paraId="0FEC5379" w14:textId="77777777" w:rsidR="00253487" w:rsidRPr="00253487" w:rsidRDefault="00253487" w:rsidP="000F73DB">
            <w:pPr>
              <w:jc w:val="center"/>
            </w:pPr>
            <w:r w:rsidRPr="00253487">
              <w:t>N</w:t>
            </w:r>
          </w:p>
        </w:tc>
        <w:tc>
          <w:tcPr>
            <w:tcW w:w="4859" w:type="dxa"/>
            <w:shd w:val="clear" w:color="auto" w:fill="auto"/>
          </w:tcPr>
          <w:p w14:paraId="784AFFA7" w14:textId="77777777" w:rsidR="00253487" w:rsidRPr="00253487" w:rsidRDefault="00253487" w:rsidP="00253487"/>
        </w:tc>
      </w:tr>
      <w:tr w:rsidR="00253487" w:rsidRPr="00253487" w14:paraId="28544D4D" w14:textId="77777777" w:rsidTr="000F73DB">
        <w:tc>
          <w:tcPr>
            <w:tcW w:w="652" w:type="dxa"/>
            <w:shd w:val="clear" w:color="auto" w:fill="auto"/>
          </w:tcPr>
          <w:p w14:paraId="2CB77C67" w14:textId="77777777" w:rsidR="00253487" w:rsidRPr="00253487" w:rsidRDefault="00253487" w:rsidP="000F73DB">
            <w:pPr>
              <w:jc w:val="center"/>
            </w:pPr>
            <w:r w:rsidRPr="00253487">
              <w:t>354</w:t>
            </w:r>
          </w:p>
        </w:tc>
        <w:tc>
          <w:tcPr>
            <w:tcW w:w="2750" w:type="dxa"/>
            <w:shd w:val="clear" w:color="auto" w:fill="auto"/>
          </w:tcPr>
          <w:p w14:paraId="162C3A6F" w14:textId="77777777" w:rsidR="00253487" w:rsidRPr="00253487" w:rsidRDefault="00253487" w:rsidP="00253487">
            <w:r w:rsidRPr="00253487">
              <w:t>EncodedTextLen</w:t>
            </w:r>
          </w:p>
        </w:tc>
        <w:tc>
          <w:tcPr>
            <w:tcW w:w="811" w:type="dxa"/>
            <w:shd w:val="clear" w:color="auto" w:fill="auto"/>
          </w:tcPr>
          <w:p w14:paraId="39CA84F3" w14:textId="77777777" w:rsidR="00253487" w:rsidRPr="00253487" w:rsidRDefault="00253487" w:rsidP="000F73DB">
            <w:pPr>
              <w:jc w:val="center"/>
            </w:pPr>
            <w:r w:rsidRPr="00253487">
              <w:t>N</w:t>
            </w:r>
          </w:p>
        </w:tc>
        <w:tc>
          <w:tcPr>
            <w:tcW w:w="4859" w:type="dxa"/>
            <w:shd w:val="clear" w:color="auto" w:fill="auto"/>
          </w:tcPr>
          <w:p w14:paraId="295B22D7" w14:textId="77777777" w:rsidR="00253487" w:rsidRPr="00253487" w:rsidRDefault="00253487" w:rsidP="00253487">
            <w:r w:rsidRPr="00253487">
              <w:t>Must be set if EncodedText field is specified and must immediately precede it.</w:t>
            </w:r>
          </w:p>
        </w:tc>
      </w:tr>
      <w:tr w:rsidR="00253487" w:rsidRPr="00253487" w14:paraId="57E4B74F" w14:textId="77777777" w:rsidTr="000F73DB">
        <w:tc>
          <w:tcPr>
            <w:tcW w:w="652" w:type="dxa"/>
            <w:shd w:val="clear" w:color="auto" w:fill="auto"/>
          </w:tcPr>
          <w:p w14:paraId="4526497B" w14:textId="77777777" w:rsidR="00253487" w:rsidRPr="00253487" w:rsidRDefault="00253487" w:rsidP="000F73DB">
            <w:pPr>
              <w:jc w:val="center"/>
            </w:pPr>
            <w:r w:rsidRPr="00253487">
              <w:t>355</w:t>
            </w:r>
          </w:p>
        </w:tc>
        <w:tc>
          <w:tcPr>
            <w:tcW w:w="2750" w:type="dxa"/>
            <w:shd w:val="clear" w:color="auto" w:fill="auto"/>
          </w:tcPr>
          <w:p w14:paraId="68DDCA99" w14:textId="77777777" w:rsidR="00253487" w:rsidRPr="00253487" w:rsidRDefault="00253487" w:rsidP="00253487">
            <w:r w:rsidRPr="00253487">
              <w:t>EncodedText</w:t>
            </w:r>
          </w:p>
        </w:tc>
        <w:tc>
          <w:tcPr>
            <w:tcW w:w="811" w:type="dxa"/>
            <w:shd w:val="clear" w:color="auto" w:fill="auto"/>
          </w:tcPr>
          <w:p w14:paraId="1FB24466" w14:textId="77777777" w:rsidR="00253487" w:rsidRPr="00253487" w:rsidRDefault="00253487" w:rsidP="000F73DB">
            <w:pPr>
              <w:jc w:val="center"/>
            </w:pPr>
            <w:r w:rsidRPr="00253487">
              <w:t>N</w:t>
            </w:r>
          </w:p>
        </w:tc>
        <w:tc>
          <w:tcPr>
            <w:tcW w:w="4859" w:type="dxa"/>
            <w:shd w:val="clear" w:color="auto" w:fill="auto"/>
          </w:tcPr>
          <w:p w14:paraId="14F6B75A"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6CA77D9F" w14:textId="77777777" w:rsidTr="000F73DB">
        <w:tc>
          <w:tcPr>
            <w:tcW w:w="652" w:type="dxa"/>
            <w:shd w:val="clear" w:color="auto" w:fill="auto"/>
          </w:tcPr>
          <w:p w14:paraId="7C5933B4" w14:textId="77777777" w:rsidR="00253487" w:rsidRPr="00253487" w:rsidRDefault="00253487" w:rsidP="000F73DB">
            <w:pPr>
              <w:jc w:val="center"/>
            </w:pPr>
            <w:r w:rsidRPr="00253487">
              <w:t>157</w:t>
            </w:r>
          </w:p>
        </w:tc>
        <w:tc>
          <w:tcPr>
            <w:tcW w:w="2750" w:type="dxa"/>
            <w:shd w:val="clear" w:color="auto" w:fill="auto"/>
          </w:tcPr>
          <w:p w14:paraId="052170B6" w14:textId="77777777" w:rsidR="00253487" w:rsidRPr="00253487" w:rsidRDefault="00253487" w:rsidP="00253487">
            <w:r w:rsidRPr="00253487">
              <w:t>NumDaysInterest</w:t>
            </w:r>
          </w:p>
        </w:tc>
        <w:tc>
          <w:tcPr>
            <w:tcW w:w="811" w:type="dxa"/>
            <w:shd w:val="clear" w:color="auto" w:fill="auto"/>
          </w:tcPr>
          <w:p w14:paraId="6EEDB461" w14:textId="77777777" w:rsidR="00253487" w:rsidRPr="00253487" w:rsidRDefault="00253487" w:rsidP="000F73DB">
            <w:pPr>
              <w:jc w:val="center"/>
            </w:pPr>
            <w:r w:rsidRPr="00253487">
              <w:t>N</w:t>
            </w:r>
          </w:p>
        </w:tc>
        <w:tc>
          <w:tcPr>
            <w:tcW w:w="4859" w:type="dxa"/>
            <w:shd w:val="clear" w:color="auto" w:fill="auto"/>
          </w:tcPr>
          <w:p w14:paraId="302DEB45" w14:textId="77777777" w:rsidR="00253487" w:rsidRPr="00253487" w:rsidRDefault="00253487" w:rsidP="00253487">
            <w:r w:rsidRPr="00253487">
              <w:t>Applicable for Convertible Bonds and fixed income</w:t>
            </w:r>
          </w:p>
        </w:tc>
      </w:tr>
      <w:tr w:rsidR="00253487" w:rsidRPr="00253487" w14:paraId="2D41D3E9" w14:textId="77777777" w:rsidTr="000F73DB">
        <w:tc>
          <w:tcPr>
            <w:tcW w:w="652" w:type="dxa"/>
            <w:shd w:val="clear" w:color="auto" w:fill="auto"/>
          </w:tcPr>
          <w:p w14:paraId="708B2882" w14:textId="77777777" w:rsidR="00253487" w:rsidRPr="00253487" w:rsidRDefault="00253487" w:rsidP="000F73DB">
            <w:pPr>
              <w:jc w:val="center"/>
            </w:pPr>
            <w:r w:rsidRPr="00253487">
              <w:t>158</w:t>
            </w:r>
          </w:p>
        </w:tc>
        <w:tc>
          <w:tcPr>
            <w:tcW w:w="2750" w:type="dxa"/>
            <w:shd w:val="clear" w:color="auto" w:fill="auto"/>
          </w:tcPr>
          <w:p w14:paraId="259DE4DC" w14:textId="77777777" w:rsidR="00253487" w:rsidRPr="00253487" w:rsidRDefault="00253487" w:rsidP="00253487">
            <w:r w:rsidRPr="00253487">
              <w:t>AccruedInterestRate</w:t>
            </w:r>
          </w:p>
        </w:tc>
        <w:tc>
          <w:tcPr>
            <w:tcW w:w="811" w:type="dxa"/>
            <w:shd w:val="clear" w:color="auto" w:fill="auto"/>
          </w:tcPr>
          <w:p w14:paraId="35619979" w14:textId="77777777" w:rsidR="00253487" w:rsidRPr="00253487" w:rsidRDefault="00253487" w:rsidP="000F73DB">
            <w:pPr>
              <w:jc w:val="center"/>
            </w:pPr>
            <w:r w:rsidRPr="00253487">
              <w:t>N</w:t>
            </w:r>
          </w:p>
        </w:tc>
        <w:tc>
          <w:tcPr>
            <w:tcW w:w="4859" w:type="dxa"/>
            <w:shd w:val="clear" w:color="auto" w:fill="auto"/>
          </w:tcPr>
          <w:p w14:paraId="7C4990B8" w14:textId="77777777" w:rsidR="00253487" w:rsidRPr="00253487" w:rsidRDefault="00253487" w:rsidP="00253487">
            <w:r w:rsidRPr="00253487">
              <w:t>Applicable for Convertible Bonds and fixed income</w:t>
            </w:r>
          </w:p>
        </w:tc>
      </w:tr>
      <w:tr w:rsidR="00253487" w:rsidRPr="00253487" w14:paraId="6A300361" w14:textId="77777777" w:rsidTr="000F73DB">
        <w:tc>
          <w:tcPr>
            <w:tcW w:w="652" w:type="dxa"/>
            <w:shd w:val="clear" w:color="auto" w:fill="auto"/>
          </w:tcPr>
          <w:p w14:paraId="516B6F3B" w14:textId="77777777" w:rsidR="00253487" w:rsidRPr="00253487" w:rsidRDefault="00253487" w:rsidP="000F73DB">
            <w:pPr>
              <w:jc w:val="center"/>
            </w:pPr>
            <w:r w:rsidRPr="00253487">
              <w:t>159</w:t>
            </w:r>
          </w:p>
        </w:tc>
        <w:tc>
          <w:tcPr>
            <w:tcW w:w="2750" w:type="dxa"/>
            <w:shd w:val="clear" w:color="auto" w:fill="auto"/>
          </w:tcPr>
          <w:p w14:paraId="2196FF41" w14:textId="77777777" w:rsidR="00253487" w:rsidRPr="00253487" w:rsidRDefault="00253487" w:rsidP="00253487">
            <w:r w:rsidRPr="00253487">
              <w:t>AccruedInterestAmt</w:t>
            </w:r>
          </w:p>
        </w:tc>
        <w:tc>
          <w:tcPr>
            <w:tcW w:w="811" w:type="dxa"/>
            <w:shd w:val="clear" w:color="auto" w:fill="auto"/>
          </w:tcPr>
          <w:p w14:paraId="38CB2BC4" w14:textId="77777777" w:rsidR="00253487" w:rsidRPr="00253487" w:rsidRDefault="00253487" w:rsidP="000F73DB">
            <w:pPr>
              <w:jc w:val="center"/>
            </w:pPr>
            <w:r w:rsidRPr="00253487">
              <w:t>N</w:t>
            </w:r>
          </w:p>
        </w:tc>
        <w:tc>
          <w:tcPr>
            <w:tcW w:w="4859" w:type="dxa"/>
            <w:shd w:val="clear" w:color="auto" w:fill="auto"/>
          </w:tcPr>
          <w:p w14:paraId="655ADF29" w14:textId="77777777" w:rsidR="00253487" w:rsidRPr="00253487" w:rsidRDefault="00253487" w:rsidP="00253487">
            <w:r w:rsidRPr="00253487">
              <w:t>Sum of AllocAccruedInterestAmt within repeating group.</w:t>
            </w:r>
          </w:p>
        </w:tc>
      </w:tr>
      <w:tr w:rsidR="00253487" w:rsidRPr="00253487" w14:paraId="0FA56012" w14:textId="77777777" w:rsidTr="000F73DB">
        <w:tc>
          <w:tcPr>
            <w:tcW w:w="652" w:type="dxa"/>
            <w:shd w:val="clear" w:color="auto" w:fill="auto"/>
          </w:tcPr>
          <w:p w14:paraId="4EFE981F" w14:textId="77777777" w:rsidR="00253487" w:rsidRPr="00253487" w:rsidRDefault="00253487" w:rsidP="000F73DB">
            <w:pPr>
              <w:jc w:val="center"/>
            </w:pPr>
            <w:r w:rsidRPr="00253487">
              <w:t>540</w:t>
            </w:r>
          </w:p>
        </w:tc>
        <w:tc>
          <w:tcPr>
            <w:tcW w:w="2750" w:type="dxa"/>
            <w:shd w:val="clear" w:color="auto" w:fill="auto"/>
          </w:tcPr>
          <w:p w14:paraId="181ECF15" w14:textId="77777777" w:rsidR="00253487" w:rsidRPr="00253487" w:rsidRDefault="00253487" w:rsidP="00253487">
            <w:r w:rsidRPr="00253487">
              <w:t>TotalAccruedInterestAmt</w:t>
            </w:r>
          </w:p>
        </w:tc>
        <w:tc>
          <w:tcPr>
            <w:tcW w:w="811" w:type="dxa"/>
            <w:shd w:val="clear" w:color="auto" w:fill="auto"/>
          </w:tcPr>
          <w:p w14:paraId="70FB08BB" w14:textId="77777777" w:rsidR="00253487" w:rsidRPr="00253487" w:rsidRDefault="00253487" w:rsidP="000F73DB">
            <w:pPr>
              <w:jc w:val="center"/>
            </w:pPr>
            <w:r w:rsidRPr="00253487">
              <w:t>N</w:t>
            </w:r>
          </w:p>
        </w:tc>
        <w:tc>
          <w:tcPr>
            <w:tcW w:w="4859" w:type="dxa"/>
            <w:shd w:val="clear" w:color="auto" w:fill="auto"/>
          </w:tcPr>
          <w:p w14:paraId="698ADF4C" w14:textId="77777777" w:rsidR="00253487" w:rsidRPr="00253487" w:rsidRDefault="00253487" w:rsidP="00253487">
            <w:r w:rsidRPr="00253487">
              <w:t>(Deprecated in FIX.4.4)</w:t>
            </w:r>
          </w:p>
        </w:tc>
      </w:tr>
      <w:tr w:rsidR="00253487" w:rsidRPr="00253487" w14:paraId="0E695DFE" w14:textId="77777777" w:rsidTr="000F73DB">
        <w:tc>
          <w:tcPr>
            <w:tcW w:w="652" w:type="dxa"/>
            <w:shd w:val="clear" w:color="auto" w:fill="auto"/>
          </w:tcPr>
          <w:p w14:paraId="566356DF" w14:textId="77777777" w:rsidR="00253487" w:rsidRPr="00253487" w:rsidRDefault="00253487" w:rsidP="000F73DB">
            <w:pPr>
              <w:jc w:val="center"/>
            </w:pPr>
            <w:r w:rsidRPr="00253487">
              <w:t>738</w:t>
            </w:r>
          </w:p>
        </w:tc>
        <w:tc>
          <w:tcPr>
            <w:tcW w:w="2750" w:type="dxa"/>
            <w:shd w:val="clear" w:color="auto" w:fill="auto"/>
          </w:tcPr>
          <w:p w14:paraId="3C089C07" w14:textId="77777777" w:rsidR="00253487" w:rsidRPr="00253487" w:rsidRDefault="00253487" w:rsidP="00253487">
            <w:r w:rsidRPr="00253487">
              <w:t>InterestAtMaturity</w:t>
            </w:r>
          </w:p>
        </w:tc>
        <w:tc>
          <w:tcPr>
            <w:tcW w:w="811" w:type="dxa"/>
            <w:shd w:val="clear" w:color="auto" w:fill="auto"/>
          </w:tcPr>
          <w:p w14:paraId="31568B6A" w14:textId="77777777" w:rsidR="00253487" w:rsidRPr="00253487" w:rsidRDefault="00253487" w:rsidP="000F73DB">
            <w:pPr>
              <w:jc w:val="center"/>
            </w:pPr>
            <w:r w:rsidRPr="00253487">
              <w:t>N</w:t>
            </w:r>
          </w:p>
        </w:tc>
        <w:tc>
          <w:tcPr>
            <w:tcW w:w="4859" w:type="dxa"/>
            <w:shd w:val="clear" w:color="auto" w:fill="auto"/>
          </w:tcPr>
          <w:p w14:paraId="602F374D" w14:textId="77777777" w:rsidR="00253487" w:rsidRPr="00253487" w:rsidRDefault="00253487" w:rsidP="00253487"/>
        </w:tc>
      </w:tr>
      <w:tr w:rsidR="00253487" w:rsidRPr="00253487" w14:paraId="18118662" w14:textId="77777777" w:rsidTr="000F73DB">
        <w:tc>
          <w:tcPr>
            <w:tcW w:w="652" w:type="dxa"/>
            <w:shd w:val="clear" w:color="auto" w:fill="auto"/>
          </w:tcPr>
          <w:p w14:paraId="7B4784A7" w14:textId="77777777" w:rsidR="00253487" w:rsidRPr="00253487" w:rsidRDefault="00253487" w:rsidP="000F73DB">
            <w:pPr>
              <w:jc w:val="center"/>
            </w:pPr>
            <w:r w:rsidRPr="00253487">
              <w:t>920</w:t>
            </w:r>
          </w:p>
        </w:tc>
        <w:tc>
          <w:tcPr>
            <w:tcW w:w="2750" w:type="dxa"/>
            <w:shd w:val="clear" w:color="auto" w:fill="auto"/>
          </w:tcPr>
          <w:p w14:paraId="01B90165" w14:textId="77777777" w:rsidR="00253487" w:rsidRPr="00253487" w:rsidRDefault="00253487" w:rsidP="00253487">
            <w:r w:rsidRPr="00253487">
              <w:t>EndAccruedInterestAmt</w:t>
            </w:r>
          </w:p>
        </w:tc>
        <w:tc>
          <w:tcPr>
            <w:tcW w:w="811" w:type="dxa"/>
            <w:shd w:val="clear" w:color="auto" w:fill="auto"/>
          </w:tcPr>
          <w:p w14:paraId="31772395" w14:textId="77777777" w:rsidR="00253487" w:rsidRPr="00253487" w:rsidRDefault="00253487" w:rsidP="000F73DB">
            <w:pPr>
              <w:jc w:val="center"/>
            </w:pPr>
            <w:r w:rsidRPr="00253487">
              <w:t>N</w:t>
            </w:r>
          </w:p>
        </w:tc>
        <w:tc>
          <w:tcPr>
            <w:tcW w:w="4859" w:type="dxa"/>
            <w:shd w:val="clear" w:color="auto" w:fill="auto"/>
          </w:tcPr>
          <w:p w14:paraId="429CE532" w14:textId="77777777" w:rsidR="00253487" w:rsidRPr="00253487" w:rsidRDefault="00253487" w:rsidP="00253487">
            <w:r w:rsidRPr="00253487">
              <w:t>For repurchase agreements the accrued interest on termination.</w:t>
            </w:r>
          </w:p>
        </w:tc>
      </w:tr>
      <w:tr w:rsidR="00253487" w:rsidRPr="00253487" w14:paraId="5C7434FC" w14:textId="77777777" w:rsidTr="000F73DB">
        <w:tc>
          <w:tcPr>
            <w:tcW w:w="652" w:type="dxa"/>
            <w:shd w:val="clear" w:color="auto" w:fill="auto"/>
          </w:tcPr>
          <w:p w14:paraId="735D218F" w14:textId="77777777" w:rsidR="00253487" w:rsidRPr="00253487" w:rsidRDefault="00253487" w:rsidP="000F73DB">
            <w:pPr>
              <w:jc w:val="center"/>
            </w:pPr>
            <w:r w:rsidRPr="00253487">
              <w:t>921</w:t>
            </w:r>
          </w:p>
        </w:tc>
        <w:tc>
          <w:tcPr>
            <w:tcW w:w="2750" w:type="dxa"/>
            <w:shd w:val="clear" w:color="auto" w:fill="auto"/>
          </w:tcPr>
          <w:p w14:paraId="56DD617C" w14:textId="77777777" w:rsidR="00253487" w:rsidRPr="00253487" w:rsidRDefault="00253487" w:rsidP="00253487">
            <w:r w:rsidRPr="00253487">
              <w:t>StartCash</w:t>
            </w:r>
          </w:p>
        </w:tc>
        <w:tc>
          <w:tcPr>
            <w:tcW w:w="811" w:type="dxa"/>
            <w:shd w:val="clear" w:color="auto" w:fill="auto"/>
          </w:tcPr>
          <w:p w14:paraId="05F1B9AD" w14:textId="77777777" w:rsidR="00253487" w:rsidRPr="00253487" w:rsidRDefault="00253487" w:rsidP="000F73DB">
            <w:pPr>
              <w:jc w:val="center"/>
            </w:pPr>
            <w:r w:rsidRPr="00253487">
              <w:t>N</w:t>
            </w:r>
          </w:p>
        </w:tc>
        <w:tc>
          <w:tcPr>
            <w:tcW w:w="4859" w:type="dxa"/>
            <w:shd w:val="clear" w:color="auto" w:fill="auto"/>
          </w:tcPr>
          <w:p w14:paraId="256CDD58" w14:textId="77777777" w:rsidR="00253487" w:rsidRPr="00253487" w:rsidRDefault="00253487" w:rsidP="00253487">
            <w:r w:rsidRPr="00253487">
              <w:t>For repurchase agreements the start (dirty) cash consideration</w:t>
            </w:r>
          </w:p>
        </w:tc>
      </w:tr>
      <w:tr w:rsidR="00253487" w:rsidRPr="00253487" w14:paraId="18D907C5" w14:textId="77777777" w:rsidTr="000F73DB">
        <w:tc>
          <w:tcPr>
            <w:tcW w:w="652" w:type="dxa"/>
            <w:shd w:val="clear" w:color="auto" w:fill="auto"/>
          </w:tcPr>
          <w:p w14:paraId="71219457" w14:textId="77777777" w:rsidR="00253487" w:rsidRPr="00253487" w:rsidRDefault="00253487" w:rsidP="000F73DB">
            <w:pPr>
              <w:jc w:val="center"/>
            </w:pPr>
            <w:r w:rsidRPr="00253487">
              <w:t>922</w:t>
            </w:r>
          </w:p>
        </w:tc>
        <w:tc>
          <w:tcPr>
            <w:tcW w:w="2750" w:type="dxa"/>
            <w:shd w:val="clear" w:color="auto" w:fill="auto"/>
          </w:tcPr>
          <w:p w14:paraId="3044C3EB" w14:textId="77777777" w:rsidR="00253487" w:rsidRPr="00253487" w:rsidRDefault="00253487" w:rsidP="00253487">
            <w:r w:rsidRPr="00253487">
              <w:t>EndCash</w:t>
            </w:r>
          </w:p>
        </w:tc>
        <w:tc>
          <w:tcPr>
            <w:tcW w:w="811" w:type="dxa"/>
            <w:shd w:val="clear" w:color="auto" w:fill="auto"/>
          </w:tcPr>
          <w:p w14:paraId="591CE104" w14:textId="77777777" w:rsidR="00253487" w:rsidRPr="00253487" w:rsidRDefault="00253487" w:rsidP="000F73DB">
            <w:pPr>
              <w:jc w:val="center"/>
            </w:pPr>
            <w:r w:rsidRPr="00253487">
              <w:t>N</w:t>
            </w:r>
          </w:p>
        </w:tc>
        <w:tc>
          <w:tcPr>
            <w:tcW w:w="4859" w:type="dxa"/>
            <w:shd w:val="clear" w:color="auto" w:fill="auto"/>
          </w:tcPr>
          <w:p w14:paraId="43F13DB4" w14:textId="77777777" w:rsidR="00253487" w:rsidRPr="00253487" w:rsidRDefault="00253487" w:rsidP="00253487">
            <w:r w:rsidRPr="00253487">
              <w:t>For repurchase agreements the end (dirty) cash consideration</w:t>
            </w:r>
          </w:p>
        </w:tc>
      </w:tr>
      <w:tr w:rsidR="00253487" w:rsidRPr="00253487" w14:paraId="30170B4B" w14:textId="77777777" w:rsidTr="000F73DB">
        <w:tc>
          <w:tcPr>
            <w:tcW w:w="652" w:type="dxa"/>
            <w:tcBorders>
              <w:bottom w:val="single" w:sz="6" w:space="0" w:color="000000"/>
            </w:tcBorders>
            <w:shd w:val="clear" w:color="auto" w:fill="auto"/>
          </w:tcPr>
          <w:p w14:paraId="590BE130" w14:textId="77777777" w:rsidR="00253487" w:rsidRPr="00253487" w:rsidRDefault="00253487" w:rsidP="000F73DB">
            <w:pPr>
              <w:jc w:val="center"/>
            </w:pPr>
            <w:r w:rsidRPr="00253487">
              <w:t>650</w:t>
            </w:r>
          </w:p>
        </w:tc>
        <w:tc>
          <w:tcPr>
            <w:tcW w:w="2750" w:type="dxa"/>
            <w:tcBorders>
              <w:bottom w:val="single" w:sz="6" w:space="0" w:color="000000"/>
            </w:tcBorders>
            <w:shd w:val="clear" w:color="auto" w:fill="auto"/>
          </w:tcPr>
          <w:p w14:paraId="37CAD95C" w14:textId="77777777" w:rsidR="00253487" w:rsidRPr="00253487" w:rsidRDefault="00253487" w:rsidP="00253487">
            <w:r w:rsidRPr="00253487">
              <w:t>LegalConfirm</w:t>
            </w:r>
          </w:p>
        </w:tc>
        <w:tc>
          <w:tcPr>
            <w:tcW w:w="811" w:type="dxa"/>
            <w:tcBorders>
              <w:bottom w:val="single" w:sz="6" w:space="0" w:color="000000"/>
            </w:tcBorders>
            <w:shd w:val="clear" w:color="auto" w:fill="auto"/>
          </w:tcPr>
          <w:p w14:paraId="7C017FFA"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09786B1" w14:textId="77777777" w:rsidR="00253487" w:rsidRPr="00253487" w:rsidRDefault="00253487" w:rsidP="00253487"/>
        </w:tc>
      </w:tr>
      <w:tr w:rsidR="00253487" w:rsidRPr="00253487" w14:paraId="647A3E03" w14:textId="77777777" w:rsidTr="000F73DB">
        <w:tc>
          <w:tcPr>
            <w:tcW w:w="3402" w:type="dxa"/>
            <w:gridSpan w:val="2"/>
            <w:tcBorders>
              <w:top w:val="single" w:sz="6" w:space="0" w:color="000000"/>
              <w:bottom w:val="single" w:sz="6" w:space="0" w:color="000000"/>
            </w:tcBorders>
            <w:shd w:val="clear" w:color="auto" w:fill="E6E6E6"/>
          </w:tcPr>
          <w:p w14:paraId="7F1911A9"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7FC7834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404BAAD" w14:textId="77777777" w:rsidR="00253487" w:rsidRPr="00253487" w:rsidRDefault="00253487" w:rsidP="00253487"/>
        </w:tc>
      </w:tr>
      <w:tr w:rsidR="00253487" w:rsidRPr="00253487" w14:paraId="183A0707" w14:textId="77777777" w:rsidTr="000F73DB">
        <w:tc>
          <w:tcPr>
            <w:tcW w:w="3402" w:type="dxa"/>
            <w:gridSpan w:val="2"/>
            <w:tcBorders>
              <w:top w:val="single" w:sz="6" w:space="0" w:color="000000"/>
              <w:bottom w:val="single" w:sz="6" w:space="0" w:color="000000"/>
            </w:tcBorders>
            <w:shd w:val="clear" w:color="auto" w:fill="E6E6E6"/>
          </w:tcPr>
          <w:p w14:paraId="40A9D7A6" w14:textId="77777777" w:rsidR="00253487" w:rsidRPr="00253487" w:rsidRDefault="00253487" w:rsidP="000F73DB">
            <w:pPr>
              <w:jc w:val="left"/>
            </w:pPr>
            <w:r w:rsidRPr="00253487">
              <w:t>component block  &lt;YieldData&gt;</w:t>
            </w:r>
          </w:p>
        </w:tc>
        <w:tc>
          <w:tcPr>
            <w:tcW w:w="811" w:type="dxa"/>
            <w:tcBorders>
              <w:top w:val="single" w:sz="6" w:space="0" w:color="000000"/>
              <w:bottom w:val="single" w:sz="6" w:space="0" w:color="000000"/>
            </w:tcBorders>
            <w:shd w:val="clear" w:color="auto" w:fill="E6E6E6"/>
          </w:tcPr>
          <w:p w14:paraId="4EC2DDF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4CAEEDB" w14:textId="77777777" w:rsidR="00253487" w:rsidRPr="00253487" w:rsidRDefault="00253487" w:rsidP="00253487"/>
        </w:tc>
      </w:tr>
      <w:tr w:rsidR="00253487" w:rsidRPr="00253487" w14:paraId="1DD17B16" w14:textId="77777777" w:rsidTr="000F73DB">
        <w:tc>
          <w:tcPr>
            <w:tcW w:w="3402" w:type="dxa"/>
            <w:gridSpan w:val="2"/>
            <w:tcBorders>
              <w:top w:val="single" w:sz="6" w:space="0" w:color="000000"/>
              <w:bottom w:val="single" w:sz="6" w:space="0" w:color="000000"/>
            </w:tcBorders>
            <w:shd w:val="clear" w:color="auto" w:fill="E6E6E6"/>
          </w:tcPr>
          <w:p w14:paraId="052C4541" w14:textId="77777777" w:rsidR="00253487" w:rsidRPr="00253487" w:rsidRDefault="00253487" w:rsidP="000F73DB">
            <w:pPr>
              <w:jc w:val="left"/>
            </w:pPr>
            <w:r w:rsidRPr="00253487">
              <w:t>component block  &lt;PositionAmountData&gt;</w:t>
            </w:r>
          </w:p>
        </w:tc>
        <w:tc>
          <w:tcPr>
            <w:tcW w:w="811" w:type="dxa"/>
            <w:tcBorders>
              <w:top w:val="single" w:sz="6" w:space="0" w:color="000000"/>
              <w:bottom w:val="single" w:sz="6" w:space="0" w:color="000000"/>
            </w:tcBorders>
            <w:shd w:val="clear" w:color="auto" w:fill="E6E6E6"/>
          </w:tcPr>
          <w:p w14:paraId="0E697A7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F8B4B37" w14:textId="77777777" w:rsidR="00253487" w:rsidRPr="00253487" w:rsidRDefault="00253487" w:rsidP="00253487">
            <w:r w:rsidRPr="00253487">
              <w:t>Insert here here the set of "Position Amount Data" fields defined in "Common Components of Application Messages"</w:t>
            </w:r>
          </w:p>
        </w:tc>
      </w:tr>
      <w:tr w:rsidR="00253487" w:rsidRPr="00253487" w14:paraId="1A8AB06B" w14:textId="77777777" w:rsidTr="000F73DB">
        <w:tc>
          <w:tcPr>
            <w:tcW w:w="652" w:type="dxa"/>
            <w:tcBorders>
              <w:top w:val="single" w:sz="6" w:space="0" w:color="000000"/>
            </w:tcBorders>
            <w:shd w:val="clear" w:color="auto" w:fill="auto"/>
          </w:tcPr>
          <w:p w14:paraId="086BC972" w14:textId="77777777" w:rsidR="00253487" w:rsidRPr="00253487" w:rsidRDefault="00253487" w:rsidP="000F73DB">
            <w:pPr>
              <w:jc w:val="center"/>
            </w:pPr>
            <w:r w:rsidRPr="00253487">
              <w:t>892</w:t>
            </w:r>
          </w:p>
        </w:tc>
        <w:tc>
          <w:tcPr>
            <w:tcW w:w="2750" w:type="dxa"/>
            <w:tcBorders>
              <w:top w:val="single" w:sz="6" w:space="0" w:color="000000"/>
            </w:tcBorders>
            <w:shd w:val="clear" w:color="auto" w:fill="auto"/>
          </w:tcPr>
          <w:p w14:paraId="2A1BD4B6" w14:textId="77777777" w:rsidR="00253487" w:rsidRPr="00253487" w:rsidRDefault="00253487" w:rsidP="00253487">
            <w:r w:rsidRPr="00253487">
              <w:t>TotNoAllocs</w:t>
            </w:r>
          </w:p>
        </w:tc>
        <w:tc>
          <w:tcPr>
            <w:tcW w:w="811" w:type="dxa"/>
            <w:tcBorders>
              <w:top w:val="single" w:sz="6" w:space="0" w:color="000000"/>
            </w:tcBorders>
            <w:shd w:val="clear" w:color="auto" w:fill="auto"/>
          </w:tcPr>
          <w:p w14:paraId="08BC09BC"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0CE2CF1" w14:textId="77777777" w:rsidR="00253487" w:rsidRDefault="00253487" w:rsidP="00253487">
            <w:r w:rsidRPr="00253487">
              <w:t>Indicates total number of allocation groups (used to support fragmentation). Must equal the sum of all NoAllocs values across all message fragments making up this allocation instruction.</w:t>
            </w:r>
          </w:p>
          <w:p w14:paraId="709EE381" w14:textId="77777777" w:rsidR="00253487" w:rsidRPr="00253487" w:rsidRDefault="00253487" w:rsidP="00253487">
            <w:r w:rsidRPr="00253487">
              <w:t>Only required where message has been fragmented.</w:t>
            </w:r>
          </w:p>
        </w:tc>
      </w:tr>
      <w:tr w:rsidR="00253487" w:rsidRPr="00253487" w14:paraId="14209B02" w14:textId="77777777" w:rsidTr="000F73DB">
        <w:tc>
          <w:tcPr>
            <w:tcW w:w="652" w:type="dxa"/>
            <w:tcBorders>
              <w:bottom w:val="single" w:sz="6" w:space="0" w:color="000000"/>
            </w:tcBorders>
            <w:shd w:val="clear" w:color="auto" w:fill="auto"/>
          </w:tcPr>
          <w:p w14:paraId="559EC9B8" w14:textId="77777777" w:rsidR="00253487" w:rsidRPr="00253487" w:rsidRDefault="00253487" w:rsidP="000F73DB">
            <w:pPr>
              <w:jc w:val="center"/>
            </w:pPr>
            <w:r w:rsidRPr="00253487">
              <w:t>893</w:t>
            </w:r>
          </w:p>
        </w:tc>
        <w:tc>
          <w:tcPr>
            <w:tcW w:w="2750" w:type="dxa"/>
            <w:tcBorders>
              <w:bottom w:val="single" w:sz="6" w:space="0" w:color="000000"/>
            </w:tcBorders>
            <w:shd w:val="clear" w:color="auto" w:fill="auto"/>
          </w:tcPr>
          <w:p w14:paraId="47AD714F" w14:textId="77777777" w:rsidR="00253487" w:rsidRPr="00253487" w:rsidRDefault="00253487" w:rsidP="00253487">
            <w:r w:rsidRPr="00253487">
              <w:t>LastFragment</w:t>
            </w:r>
          </w:p>
        </w:tc>
        <w:tc>
          <w:tcPr>
            <w:tcW w:w="811" w:type="dxa"/>
            <w:tcBorders>
              <w:bottom w:val="single" w:sz="6" w:space="0" w:color="000000"/>
            </w:tcBorders>
            <w:shd w:val="clear" w:color="auto" w:fill="auto"/>
          </w:tcPr>
          <w:p w14:paraId="63E0B8E4"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F21F0D3" w14:textId="77777777" w:rsidR="00253487" w:rsidRPr="00253487" w:rsidRDefault="00253487" w:rsidP="00253487">
            <w:r w:rsidRPr="00253487">
              <w:t>Indicates whether this is the last fragment in a sequence of message fragments. Only required where message has been fragmented.</w:t>
            </w:r>
          </w:p>
        </w:tc>
      </w:tr>
      <w:tr w:rsidR="00253487" w:rsidRPr="00253487" w14:paraId="28712126" w14:textId="77777777" w:rsidTr="000F73DB">
        <w:tc>
          <w:tcPr>
            <w:tcW w:w="3402" w:type="dxa"/>
            <w:gridSpan w:val="2"/>
            <w:tcBorders>
              <w:top w:val="single" w:sz="6" w:space="0" w:color="000000"/>
              <w:bottom w:val="single" w:sz="6" w:space="0" w:color="000000"/>
            </w:tcBorders>
            <w:shd w:val="clear" w:color="auto" w:fill="E6E6E6"/>
          </w:tcPr>
          <w:p w14:paraId="41E752B9" w14:textId="77777777" w:rsidR="00253487" w:rsidRPr="00253487" w:rsidRDefault="00253487" w:rsidP="000F73DB">
            <w:pPr>
              <w:jc w:val="left"/>
            </w:pPr>
            <w:r w:rsidRPr="00253487">
              <w:t>component block  &lt;AllocGrp&gt;</w:t>
            </w:r>
          </w:p>
        </w:tc>
        <w:tc>
          <w:tcPr>
            <w:tcW w:w="811" w:type="dxa"/>
            <w:tcBorders>
              <w:top w:val="single" w:sz="6" w:space="0" w:color="000000"/>
              <w:bottom w:val="single" w:sz="6" w:space="0" w:color="000000"/>
            </w:tcBorders>
            <w:shd w:val="clear" w:color="auto" w:fill="E6E6E6"/>
          </w:tcPr>
          <w:p w14:paraId="625D697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4A49190" w14:textId="77777777" w:rsidR="00253487" w:rsidRPr="00253487" w:rsidRDefault="00253487" w:rsidP="00253487">
            <w:r w:rsidRPr="00253487">
              <w:t>Conditionally required except when AllocTransType = Cancel, or when AllocType = "Ready-to-book" or "Warehouse instruction"</w:t>
            </w:r>
          </w:p>
        </w:tc>
      </w:tr>
      <w:tr w:rsidR="00253487" w:rsidRPr="00253487" w14:paraId="593B780E" w14:textId="77777777" w:rsidTr="000F73DB">
        <w:tc>
          <w:tcPr>
            <w:tcW w:w="3402" w:type="dxa"/>
            <w:gridSpan w:val="2"/>
            <w:tcBorders>
              <w:top w:val="single" w:sz="6" w:space="0" w:color="000000"/>
              <w:bottom w:val="single" w:sz="6" w:space="0" w:color="000000"/>
            </w:tcBorders>
            <w:shd w:val="clear" w:color="auto" w:fill="E6E6E6"/>
          </w:tcPr>
          <w:p w14:paraId="17116E7F" w14:textId="77777777" w:rsidR="00253487" w:rsidRPr="00253487" w:rsidRDefault="00253487" w:rsidP="000F73DB">
            <w:pPr>
              <w:jc w:val="left"/>
            </w:pPr>
            <w:r w:rsidRPr="00253487">
              <w:t>component block  &lt;RateSource&gt;</w:t>
            </w:r>
          </w:p>
        </w:tc>
        <w:tc>
          <w:tcPr>
            <w:tcW w:w="811" w:type="dxa"/>
            <w:tcBorders>
              <w:top w:val="single" w:sz="6" w:space="0" w:color="000000"/>
              <w:bottom w:val="single" w:sz="6" w:space="0" w:color="000000"/>
            </w:tcBorders>
            <w:shd w:val="clear" w:color="auto" w:fill="E6E6E6"/>
          </w:tcPr>
          <w:p w14:paraId="12C8C0C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A974B95" w14:textId="77777777" w:rsidR="00253487" w:rsidRPr="00253487" w:rsidRDefault="00253487" w:rsidP="00253487"/>
        </w:tc>
      </w:tr>
      <w:tr w:rsidR="00253487" w:rsidRPr="00253487" w14:paraId="12AC8FC8" w14:textId="77777777" w:rsidTr="000F73DB">
        <w:tc>
          <w:tcPr>
            <w:tcW w:w="3402" w:type="dxa"/>
            <w:gridSpan w:val="2"/>
            <w:tcBorders>
              <w:top w:val="single" w:sz="6" w:space="0" w:color="000000"/>
              <w:bottom w:val="double" w:sz="6" w:space="0" w:color="000000"/>
            </w:tcBorders>
            <w:shd w:val="clear" w:color="auto" w:fill="E6E6E6"/>
          </w:tcPr>
          <w:p w14:paraId="5979A4A0" w14:textId="77777777" w:rsidR="00253487" w:rsidRPr="00253487" w:rsidRDefault="00253487" w:rsidP="000F73DB">
            <w:pPr>
              <w:jc w:val="left"/>
            </w:pPr>
            <w:r w:rsidRPr="00253487">
              <w:lastRenderedPageBreak/>
              <w:t>StandardTrailer</w:t>
            </w:r>
          </w:p>
        </w:tc>
        <w:tc>
          <w:tcPr>
            <w:tcW w:w="811" w:type="dxa"/>
            <w:tcBorders>
              <w:top w:val="single" w:sz="6" w:space="0" w:color="000000"/>
              <w:bottom w:val="double" w:sz="6" w:space="0" w:color="000000"/>
            </w:tcBorders>
            <w:shd w:val="clear" w:color="auto" w:fill="E6E6E6"/>
          </w:tcPr>
          <w:p w14:paraId="2AAD6B6A"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59FE7A74" w14:textId="77777777" w:rsidR="00253487" w:rsidRPr="00253487" w:rsidRDefault="00253487" w:rsidP="00253487"/>
        </w:tc>
      </w:tr>
    </w:tbl>
    <w:bookmarkEnd w:id="124"/>
    <w:p w14:paraId="0114A4C1" w14:textId="77777777" w:rsidR="009E3F16" w:rsidRDefault="009E3F16" w:rsidP="00253487">
      <w:r>
        <w:t>Note:  Req’d = “Y*” indicates that the field is not required for AllocTransType=Cancel</w:t>
      </w:r>
    </w:p>
    <w:p w14:paraId="10014354" w14:textId="77777777" w:rsidR="009E3F16" w:rsidRDefault="009E3F16">
      <w:r>
        <w:t>Note:  Req’d = “Y**” indicates that the field is not required for AllocTransType=Cancel, nor is it required for AllocReportType="Warehouse recap".</w:t>
      </w:r>
    </w:p>
    <w:p w14:paraId="1B809E5F"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66493C47" w14:textId="77777777">
        <w:tc>
          <w:tcPr>
            <w:tcW w:w="9576" w:type="dxa"/>
            <w:tcBorders>
              <w:bottom w:val="nil"/>
            </w:tcBorders>
            <w:shd w:val="pct25" w:color="auto" w:fill="FFFFFF"/>
          </w:tcPr>
          <w:p w14:paraId="304871F9" w14:textId="77777777" w:rsidR="009E3F16" w:rsidRDefault="009E3F16">
            <w:pPr>
              <w:pStyle w:val="Heading5"/>
            </w:pPr>
            <w:r>
              <w:rPr>
                <w:rFonts w:ascii="Times New Roman" w:hAnsi="Times New Roman"/>
                <w:sz w:val="24"/>
              </w:rPr>
              <w:t xml:space="preserve">FIXML Definition for this message – see </w:t>
            </w:r>
            <w:hyperlink r:id="rId29"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47C6F581" w14:textId="77777777">
        <w:tc>
          <w:tcPr>
            <w:tcW w:w="9576" w:type="dxa"/>
            <w:shd w:val="pct12" w:color="auto" w:fill="FFFFFF"/>
          </w:tcPr>
          <w:p w14:paraId="229A57AF"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FIXML element AllocRpt</w:t>
            </w:r>
          </w:p>
          <w:p w14:paraId="16229551"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36C52EBB"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p w14:paraId="459E7FBE" w14:textId="77777777" w:rsidR="009E3F16" w:rsidRDefault="009E3F16">
      <w:pPr>
        <w:pStyle w:val="Heading2"/>
      </w:pPr>
      <w:r>
        <w:br w:type="page"/>
      </w:r>
      <w:bookmarkStart w:id="125" w:name="_Toc227925022"/>
      <w:r>
        <w:lastRenderedPageBreak/>
        <w:t>Allocation Report Ack (aka Allocation Claim Ack)</w:t>
      </w:r>
      <w:bookmarkEnd w:id="125"/>
    </w:p>
    <w:p w14:paraId="6C97849F" w14:textId="77777777" w:rsidR="009E3F16" w:rsidRDefault="009E3F16">
      <w:pPr>
        <w:pStyle w:val="NormalIndent"/>
      </w:pPr>
      <w:r>
        <w:t>The Allocation Report Ack message is used to acknowledge the receipt of and provide status for an Allocation Report message.</w:t>
      </w:r>
    </w:p>
    <w:p w14:paraId="0BC7B77C" w14:textId="77777777" w:rsidR="009E3F16" w:rsidRDefault="009E3F16">
      <w:pPr>
        <w:pStyle w:val="NormalIndent"/>
      </w:pPr>
      <w:r>
        <w:t>It is possible that multiple Allocation Report Ack messages can be generated for a single Allocation Report message to acknowledge the receipt and then to detail the acceptance or rejection of the Allocation Report message.</w:t>
      </w:r>
    </w:p>
    <w:p w14:paraId="07D6BCEF" w14:textId="77777777" w:rsidR="009E3F16" w:rsidRDefault="009E3F16">
      <w:pPr>
        <w:pStyle w:val="NormalIndent"/>
      </w:pPr>
      <w:r>
        <w:t>It is recommended, when appropriate, that the MatchStatus field be used in the Allocation Report Ack to denote whether any financial details provided in the Allocation Report with AllocStatus of ‘Accepted’ were matched by the Initiator.  If a match takes place and succeeds, then the match status will be '0-Compared and affirmed'. If the match takes place and fails, or no match takes place, then the match status will be '1-Uncompared or unaffirmed'.</w:t>
      </w:r>
    </w:p>
    <w:p w14:paraId="541AC8BB" w14:textId="77777777" w:rsidR="009E3F16" w:rsidRDefault="009E3F16"/>
    <w:p w14:paraId="229398B5" w14:textId="77777777" w:rsidR="009E3F16" w:rsidRDefault="009E3F16">
      <w:pPr>
        <w:jc w:val="center"/>
        <w:outlineLvl w:val="0"/>
      </w:pPr>
      <w:r>
        <w:rPr>
          <w:b/>
          <w:sz w:val="24"/>
        </w:rPr>
        <w:t>Allocation Report Ack (aka Allocation Claim Ack)-</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3086DFE8"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13562B60" w14:textId="77777777" w:rsidR="00253487" w:rsidRPr="000F73DB" w:rsidRDefault="00253487" w:rsidP="000F73DB">
            <w:pPr>
              <w:jc w:val="center"/>
              <w:rPr>
                <w:b/>
                <w:i/>
              </w:rPr>
            </w:pPr>
            <w:bookmarkStart w:id="126" w:name="Msg_AllocationReportAck"/>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6BCAD09F"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5EB2604A"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7C24F2E3" w14:textId="77777777" w:rsidR="00253487" w:rsidRPr="000F73DB" w:rsidRDefault="00253487" w:rsidP="000F73DB">
            <w:pPr>
              <w:jc w:val="center"/>
              <w:rPr>
                <w:b/>
                <w:i/>
              </w:rPr>
            </w:pPr>
            <w:r w:rsidRPr="000F73DB">
              <w:rPr>
                <w:b/>
                <w:i/>
              </w:rPr>
              <w:t>Comments</w:t>
            </w:r>
          </w:p>
        </w:tc>
      </w:tr>
      <w:tr w:rsidR="00253487" w:rsidRPr="00253487" w14:paraId="2836DA05" w14:textId="77777777" w:rsidTr="000F73DB">
        <w:tc>
          <w:tcPr>
            <w:tcW w:w="3402" w:type="dxa"/>
            <w:gridSpan w:val="2"/>
            <w:tcBorders>
              <w:top w:val="single" w:sz="6" w:space="0" w:color="000000"/>
              <w:bottom w:val="single" w:sz="6" w:space="0" w:color="000000"/>
            </w:tcBorders>
            <w:shd w:val="clear" w:color="auto" w:fill="E6E6E6"/>
          </w:tcPr>
          <w:p w14:paraId="4148A16C"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1A65736B"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10998C7" w14:textId="77777777" w:rsidR="00253487" w:rsidRPr="00253487" w:rsidRDefault="00253487" w:rsidP="00253487">
            <w:r w:rsidRPr="00253487">
              <w:t>MsgType = AT</w:t>
            </w:r>
          </w:p>
        </w:tc>
      </w:tr>
      <w:tr w:rsidR="00253487" w:rsidRPr="00253487" w14:paraId="6AE4D81C" w14:textId="77777777" w:rsidTr="000F73DB">
        <w:tc>
          <w:tcPr>
            <w:tcW w:w="652" w:type="dxa"/>
            <w:tcBorders>
              <w:top w:val="single" w:sz="6" w:space="0" w:color="000000"/>
            </w:tcBorders>
            <w:shd w:val="clear" w:color="auto" w:fill="auto"/>
          </w:tcPr>
          <w:p w14:paraId="5B56AF7B" w14:textId="77777777" w:rsidR="00253487" w:rsidRPr="00253487" w:rsidRDefault="00253487" w:rsidP="000F73DB">
            <w:pPr>
              <w:jc w:val="center"/>
            </w:pPr>
            <w:r w:rsidRPr="00253487">
              <w:t>755</w:t>
            </w:r>
          </w:p>
        </w:tc>
        <w:tc>
          <w:tcPr>
            <w:tcW w:w="2750" w:type="dxa"/>
            <w:tcBorders>
              <w:top w:val="single" w:sz="6" w:space="0" w:color="000000"/>
            </w:tcBorders>
            <w:shd w:val="clear" w:color="auto" w:fill="auto"/>
          </w:tcPr>
          <w:p w14:paraId="2796EE55" w14:textId="77777777" w:rsidR="00253487" w:rsidRPr="00253487" w:rsidRDefault="00253487" w:rsidP="00253487">
            <w:r w:rsidRPr="00253487">
              <w:t>AllocReportID</w:t>
            </w:r>
          </w:p>
        </w:tc>
        <w:tc>
          <w:tcPr>
            <w:tcW w:w="811" w:type="dxa"/>
            <w:tcBorders>
              <w:top w:val="single" w:sz="6" w:space="0" w:color="000000"/>
            </w:tcBorders>
            <w:shd w:val="clear" w:color="auto" w:fill="auto"/>
          </w:tcPr>
          <w:p w14:paraId="6441F4E4"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515CA9A4" w14:textId="77777777" w:rsidR="00253487" w:rsidRPr="00253487" w:rsidRDefault="00253487" w:rsidP="00253487"/>
        </w:tc>
      </w:tr>
      <w:tr w:rsidR="00253487" w:rsidRPr="00253487" w14:paraId="1267D35D" w14:textId="77777777" w:rsidTr="000F73DB">
        <w:tc>
          <w:tcPr>
            <w:tcW w:w="652" w:type="dxa"/>
            <w:shd w:val="clear" w:color="auto" w:fill="auto"/>
          </w:tcPr>
          <w:p w14:paraId="68439AB6" w14:textId="77777777" w:rsidR="00253487" w:rsidRPr="00253487" w:rsidRDefault="00253487" w:rsidP="000F73DB">
            <w:pPr>
              <w:jc w:val="center"/>
            </w:pPr>
            <w:r w:rsidRPr="00253487">
              <w:t>70</w:t>
            </w:r>
          </w:p>
        </w:tc>
        <w:tc>
          <w:tcPr>
            <w:tcW w:w="2750" w:type="dxa"/>
            <w:shd w:val="clear" w:color="auto" w:fill="auto"/>
          </w:tcPr>
          <w:p w14:paraId="049331BB" w14:textId="77777777" w:rsidR="00253487" w:rsidRPr="00253487" w:rsidRDefault="00253487" w:rsidP="00253487">
            <w:r w:rsidRPr="00253487">
              <w:t>AllocID</w:t>
            </w:r>
          </w:p>
        </w:tc>
        <w:tc>
          <w:tcPr>
            <w:tcW w:w="811" w:type="dxa"/>
            <w:shd w:val="clear" w:color="auto" w:fill="auto"/>
          </w:tcPr>
          <w:p w14:paraId="1DE77ED8" w14:textId="77777777" w:rsidR="00253487" w:rsidRPr="00253487" w:rsidRDefault="00253487" w:rsidP="000F73DB">
            <w:pPr>
              <w:jc w:val="center"/>
            </w:pPr>
            <w:r w:rsidRPr="00253487">
              <w:t>N</w:t>
            </w:r>
          </w:p>
        </w:tc>
        <w:tc>
          <w:tcPr>
            <w:tcW w:w="4859" w:type="dxa"/>
            <w:shd w:val="clear" w:color="auto" w:fill="auto"/>
          </w:tcPr>
          <w:p w14:paraId="54F9E8E1" w14:textId="77777777" w:rsidR="00253487" w:rsidRPr="00253487" w:rsidRDefault="00253487" w:rsidP="00253487"/>
        </w:tc>
      </w:tr>
      <w:tr w:rsidR="00253487" w:rsidRPr="00253487" w14:paraId="28BC41A8" w14:textId="77777777" w:rsidTr="000F73DB">
        <w:tc>
          <w:tcPr>
            <w:tcW w:w="652" w:type="dxa"/>
            <w:shd w:val="clear" w:color="auto" w:fill="auto"/>
          </w:tcPr>
          <w:p w14:paraId="34243F2C" w14:textId="77777777" w:rsidR="00253487" w:rsidRPr="00253487" w:rsidRDefault="00253487" w:rsidP="000F73DB">
            <w:pPr>
              <w:jc w:val="center"/>
            </w:pPr>
            <w:r w:rsidRPr="00253487">
              <w:t>715</w:t>
            </w:r>
          </w:p>
        </w:tc>
        <w:tc>
          <w:tcPr>
            <w:tcW w:w="2750" w:type="dxa"/>
            <w:shd w:val="clear" w:color="auto" w:fill="auto"/>
          </w:tcPr>
          <w:p w14:paraId="6D985126" w14:textId="77777777" w:rsidR="00253487" w:rsidRPr="00253487" w:rsidRDefault="00253487" w:rsidP="00253487">
            <w:r w:rsidRPr="00253487">
              <w:t>ClearingBusinessDate</w:t>
            </w:r>
          </w:p>
        </w:tc>
        <w:tc>
          <w:tcPr>
            <w:tcW w:w="811" w:type="dxa"/>
            <w:shd w:val="clear" w:color="auto" w:fill="auto"/>
          </w:tcPr>
          <w:p w14:paraId="076E1AAA" w14:textId="77777777" w:rsidR="00253487" w:rsidRPr="00253487" w:rsidRDefault="00253487" w:rsidP="000F73DB">
            <w:pPr>
              <w:jc w:val="center"/>
            </w:pPr>
            <w:r w:rsidRPr="00253487">
              <w:t>N</w:t>
            </w:r>
          </w:p>
        </w:tc>
        <w:tc>
          <w:tcPr>
            <w:tcW w:w="4859" w:type="dxa"/>
            <w:shd w:val="clear" w:color="auto" w:fill="auto"/>
          </w:tcPr>
          <w:p w14:paraId="2601A8FA" w14:textId="77777777" w:rsidR="00253487" w:rsidRPr="00253487" w:rsidRDefault="00253487" w:rsidP="00253487">
            <w:r w:rsidRPr="00253487">
              <w:t>Indicates Clearing Business Date for which transaction will be settled.</w:t>
            </w:r>
          </w:p>
        </w:tc>
      </w:tr>
      <w:tr w:rsidR="00253487" w:rsidRPr="00253487" w14:paraId="3E11E92F" w14:textId="77777777" w:rsidTr="000F73DB">
        <w:tc>
          <w:tcPr>
            <w:tcW w:w="652" w:type="dxa"/>
            <w:shd w:val="clear" w:color="auto" w:fill="auto"/>
          </w:tcPr>
          <w:p w14:paraId="592FA4C5" w14:textId="77777777" w:rsidR="00253487" w:rsidRPr="00253487" w:rsidRDefault="00253487" w:rsidP="000F73DB">
            <w:pPr>
              <w:jc w:val="center"/>
            </w:pPr>
            <w:r w:rsidRPr="00253487">
              <w:t>819</w:t>
            </w:r>
          </w:p>
        </w:tc>
        <w:tc>
          <w:tcPr>
            <w:tcW w:w="2750" w:type="dxa"/>
            <w:shd w:val="clear" w:color="auto" w:fill="auto"/>
          </w:tcPr>
          <w:p w14:paraId="13D0F222" w14:textId="77777777" w:rsidR="00253487" w:rsidRPr="00253487" w:rsidRDefault="00253487" w:rsidP="00253487">
            <w:r w:rsidRPr="00253487">
              <w:t>AvgPxIndicator</w:t>
            </w:r>
          </w:p>
        </w:tc>
        <w:tc>
          <w:tcPr>
            <w:tcW w:w="811" w:type="dxa"/>
            <w:shd w:val="clear" w:color="auto" w:fill="auto"/>
          </w:tcPr>
          <w:p w14:paraId="51E5D0A7" w14:textId="77777777" w:rsidR="00253487" w:rsidRPr="00253487" w:rsidRDefault="00253487" w:rsidP="000F73DB">
            <w:pPr>
              <w:jc w:val="center"/>
            </w:pPr>
            <w:r w:rsidRPr="00253487">
              <w:t>N</w:t>
            </w:r>
          </w:p>
        </w:tc>
        <w:tc>
          <w:tcPr>
            <w:tcW w:w="4859" w:type="dxa"/>
            <w:shd w:val="clear" w:color="auto" w:fill="auto"/>
          </w:tcPr>
          <w:p w14:paraId="78826963" w14:textId="77777777" w:rsidR="00253487" w:rsidRPr="00253487" w:rsidRDefault="00253487" w:rsidP="00253487">
            <w:r w:rsidRPr="00253487">
              <w:t>Indicates if an allocation is to be average priced. Is also used to indicate if average price allocation group is complete or incomplete.</w:t>
            </w:r>
          </w:p>
        </w:tc>
      </w:tr>
      <w:tr w:rsidR="00253487" w:rsidRPr="00253487" w14:paraId="51712DA3" w14:textId="77777777" w:rsidTr="000F73DB">
        <w:tc>
          <w:tcPr>
            <w:tcW w:w="652" w:type="dxa"/>
            <w:shd w:val="clear" w:color="auto" w:fill="auto"/>
          </w:tcPr>
          <w:p w14:paraId="502B9168" w14:textId="77777777" w:rsidR="00253487" w:rsidRPr="00253487" w:rsidRDefault="00253487" w:rsidP="000F73DB">
            <w:pPr>
              <w:jc w:val="center"/>
            </w:pPr>
            <w:r w:rsidRPr="00253487">
              <w:t>53</w:t>
            </w:r>
          </w:p>
        </w:tc>
        <w:tc>
          <w:tcPr>
            <w:tcW w:w="2750" w:type="dxa"/>
            <w:shd w:val="clear" w:color="auto" w:fill="auto"/>
          </w:tcPr>
          <w:p w14:paraId="32761AC0" w14:textId="77777777" w:rsidR="00253487" w:rsidRPr="00253487" w:rsidRDefault="00253487" w:rsidP="00253487">
            <w:r w:rsidRPr="00253487">
              <w:t>Quantity</w:t>
            </w:r>
          </w:p>
        </w:tc>
        <w:tc>
          <w:tcPr>
            <w:tcW w:w="811" w:type="dxa"/>
            <w:shd w:val="clear" w:color="auto" w:fill="auto"/>
          </w:tcPr>
          <w:p w14:paraId="77ECF4AA" w14:textId="77777777" w:rsidR="00253487" w:rsidRPr="00253487" w:rsidRDefault="00253487" w:rsidP="000F73DB">
            <w:pPr>
              <w:jc w:val="center"/>
            </w:pPr>
            <w:r w:rsidRPr="00253487">
              <w:t>N</w:t>
            </w:r>
          </w:p>
        </w:tc>
        <w:tc>
          <w:tcPr>
            <w:tcW w:w="4859" w:type="dxa"/>
            <w:shd w:val="clear" w:color="auto" w:fill="auto"/>
          </w:tcPr>
          <w:p w14:paraId="58731172" w14:textId="77777777" w:rsidR="00253487" w:rsidRPr="00253487" w:rsidRDefault="00253487" w:rsidP="00253487"/>
        </w:tc>
      </w:tr>
      <w:tr w:rsidR="00253487" w:rsidRPr="00253487" w14:paraId="13F3E55E" w14:textId="77777777" w:rsidTr="000F73DB">
        <w:tc>
          <w:tcPr>
            <w:tcW w:w="652" w:type="dxa"/>
            <w:tcBorders>
              <w:bottom w:val="single" w:sz="6" w:space="0" w:color="000000"/>
            </w:tcBorders>
            <w:shd w:val="clear" w:color="auto" w:fill="auto"/>
          </w:tcPr>
          <w:p w14:paraId="7DF09D47" w14:textId="77777777" w:rsidR="00253487" w:rsidRPr="00253487" w:rsidRDefault="00253487" w:rsidP="000F73DB">
            <w:pPr>
              <w:jc w:val="center"/>
            </w:pPr>
            <w:r w:rsidRPr="00253487">
              <w:t>71</w:t>
            </w:r>
          </w:p>
        </w:tc>
        <w:tc>
          <w:tcPr>
            <w:tcW w:w="2750" w:type="dxa"/>
            <w:tcBorders>
              <w:bottom w:val="single" w:sz="6" w:space="0" w:color="000000"/>
            </w:tcBorders>
            <w:shd w:val="clear" w:color="auto" w:fill="auto"/>
          </w:tcPr>
          <w:p w14:paraId="12CEAF8C" w14:textId="77777777" w:rsidR="00253487" w:rsidRPr="00253487" w:rsidRDefault="00253487" w:rsidP="00253487">
            <w:r w:rsidRPr="00253487">
              <w:t>AllocTransType</w:t>
            </w:r>
          </w:p>
        </w:tc>
        <w:tc>
          <w:tcPr>
            <w:tcW w:w="811" w:type="dxa"/>
            <w:tcBorders>
              <w:bottom w:val="single" w:sz="6" w:space="0" w:color="000000"/>
            </w:tcBorders>
            <w:shd w:val="clear" w:color="auto" w:fill="auto"/>
          </w:tcPr>
          <w:p w14:paraId="1E313FFD"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270943D" w14:textId="77777777" w:rsidR="00253487" w:rsidRPr="00253487" w:rsidRDefault="00253487" w:rsidP="00253487"/>
        </w:tc>
      </w:tr>
      <w:tr w:rsidR="00253487" w:rsidRPr="00253487" w14:paraId="75F0C6DC" w14:textId="77777777" w:rsidTr="000F73DB">
        <w:tc>
          <w:tcPr>
            <w:tcW w:w="3402" w:type="dxa"/>
            <w:gridSpan w:val="2"/>
            <w:tcBorders>
              <w:top w:val="single" w:sz="6" w:space="0" w:color="000000"/>
              <w:bottom w:val="single" w:sz="6" w:space="0" w:color="000000"/>
            </w:tcBorders>
            <w:shd w:val="clear" w:color="auto" w:fill="E6E6E6"/>
          </w:tcPr>
          <w:p w14:paraId="0EB30EA2"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06451B4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433E54F" w14:textId="77777777" w:rsidR="00253487" w:rsidRPr="00253487" w:rsidRDefault="00253487" w:rsidP="00253487">
            <w:r w:rsidRPr="00253487">
              <w:t>Insert here the set of "Parties" (firm identification) fields defined in "Common Components of Application Messages"</w:t>
            </w:r>
          </w:p>
        </w:tc>
      </w:tr>
      <w:tr w:rsidR="00253487" w:rsidRPr="00253487" w14:paraId="212DAF7A" w14:textId="77777777" w:rsidTr="000F73DB">
        <w:tc>
          <w:tcPr>
            <w:tcW w:w="652" w:type="dxa"/>
            <w:tcBorders>
              <w:top w:val="single" w:sz="6" w:space="0" w:color="000000"/>
            </w:tcBorders>
            <w:shd w:val="clear" w:color="auto" w:fill="auto"/>
          </w:tcPr>
          <w:p w14:paraId="3109EAD9" w14:textId="77777777" w:rsidR="00253487" w:rsidRPr="00253487" w:rsidRDefault="00253487" w:rsidP="000F73DB">
            <w:pPr>
              <w:jc w:val="center"/>
            </w:pPr>
            <w:r w:rsidRPr="00253487">
              <w:t>793</w:t>
            </w:r>
          </w:p>
        </w:tc>
        <w:tc>
          <w:tcPr>
            <w:tcW w:w="2750" w:type="dxa"/>
            <w:tcBorders>
              <w:top w:val="single" w:sz="6" w:space="0" w:color="000000"/>
            </w:tcBorders>
            <w:shd w:val="clear" w:color="auto" w:fill="auto"/>
          </w:tcPr>
          <w:p w14:paraId="6483434C" w14:textId="77777777" w:rsidR="00253487" w:rsidRPr="00253487" w:rsidRDefault="00253487" w:rsidP="00253487">
            <w:r w:rsidRPr="00253487">
              <w:t>SecondaryAllocID</w:t>
            </w:r>
          </w:p>
        </w:tc>
        <w:tc>
          <w:tcPr>
            <w:tcW w:w="811" w:type="dxa"/>
            <w:tcBorders>
              <w:top w:val="single" w:sz="6" w:space="0" w:color="000000"/>
            </w:tcBorders>
            <w:shd w:val="clear" w:color="auto" w:fill="auto"/>
          </w:tcPr>
          <w:p w14:paraId="1AB9AADB"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FDC4AC7" w14:textId="77777777" w:rsidR="00253487" w:rsidRPr="00253487" w:rsidRDefault="00253487" w:rsidP="00253487">
            <w:r w:rsidRPr="00253487">
              <w:t>Optional second identifier for the allocation report being acknowledged (need not be unique)</w:t>
            </w:r>
          </w:p>
        </w:tc>
      </w:tr>
      <w:tr w:rsidR="00253487" w:rsidRPr="00253487" w14:paraId="7C54A3A0" w14:textId="77777777" w:rsidTr="000F73DB">
        <w:tc>
          <w:tcPr>
            <w:tcW w:w="652" w:type="dxa"/>
            <w:shd w:val="clear" w:color="auto" w:fill="auto"/>
          </w:tcPr>
          <w:p w14:paraId="70B1A679" w14:textId="77777777" w:rsidR="00253487" w:rsidRPr="00253487" w:rsidRDefault="00253487" w:rsidP="000F73DB">
            <w:pPr>
              <w:jc w:val="center"/>
            </w:pPr>
            <w:r w:rsidRPr="00253487">
              <w:t>75</w:t>
            </w:r>
          </w:p>
        </w:tc>
        <w:tc>
          <w:tcPr>
            <w:tcW w:w="2750" w:type="dxa"/>
            <w:shd w:val="clear" w:color="auto" w:fill="auto"/>
          </w:tcPr>
          <w:p w14:paraId="6A4C50E9" w14:textId="77777777" w:rsidR="00253487" w:rsidRPr="00253487" w:rsidRDefault="00253487" w:rsidP="00253487">
            <w:r w:rsidRPr="00253487">
              <w:t>TradeDate</w:t>
            </w:r>
          </w:p>
        </w:tc>
        <w:tc>
          <w:tcPr>
            <w:tcW w:w="811" w:type="dxa"/>
            <w:shd w:val="clear" w:color="auto" w:fill="auto"/>
          </w:tcPr>
          <w:p w14:paraId="0CC8FCA6" w14:textId="77777777" w:rsidR="00253487" w:rsidRPr="00253487" w:rsidRDefault="00253487" w:rsidP="000F73DB">
            <w:pPr>
              <w:jc w:val="center"/>
            </w:pPr>
            <w:r w:rsidRPr="00253487">
              <w:t>N</w:t>
            </w:r>
          </w:p>
        </w:tc>
        <w:tc>
          <w:tcPr>
            <w:tcW w:w="4859" w:type="dxa"/>
            <w:shd w:val="clear" w:color="auto" w:fill="auto"/>
          </w:tcPr>
          <w:p w14:paraId="15912567" w14:textId="77777777" w:rsidR="00253487" w:rsidRPr="00253487" w:rsidRDefault="00253487" w:rsidP="00253487"/>
        </w:tc>
      </w:tr>
      <w:tr w:rsidR="00253487" w:rsidRPr="00253487" w14:paraId="22CDEE5D" w14:textId="77777777" w:rsidTr="000F73DB">
        <w:tc>
          <w:tcPr>
            <w:tcW w:w="652" w:type="dxa"/>
            <w:shd w:val="clear" w:color="auto" w:fill="auto"/>
          </w:tcPr>
          <w:p w14:paraId="56162EB4" w14:textId="77777777" w:rsidR="00253487" w:rsidRPr="00253487" w:rsidRDefault="00253487" w:rsidP="000F73DB">
            <w:pPr>
              <w:jc w:val="center"/>
            </w:pPr>
            <w:r w:rsidRPr="00253487">
              <w:t>60</w:t>
            </w:r>
          </w:p>
        </w:tc>
        <w:tc>
          <w:tcPr>
            <w:tcW w:w="2750" w:type="dxa"/>
            <w:shd w:val="clear" w:color="auto" w:fill="auto"/>
          </w:tcPr>
          <w:p w14:paraId="2C0A99B7" w14:textId="77777777" w:rsidR="00253487" w:rsidRPr="00253487" w:rsidRDefault="00253487" w:rsidP="00253487">
            <w:r w:rsidRPr="00253487">
              <w:t>TransactTime</w:t>
            </w:r>
          </w:p>
        </w:tc>
        <w:tc>
          <w:tcPr>
            <w:tcW w:w="811" w:type="dxa"/>
            <w:shd w:val="clear" w:color="auto" w:fill="auto"/>
          </w:tcPr>
          <w:p w14:paraId="2DB7D1A8" w14:textId="77777777" w:rsidR="00253487" w:rsidRPr="00253487" w:rsidRDefault="00253487" w:rsidP="000F73DB">
            <w:pPr>
              <w:jc w:val="center"/>
            </w:pPr>
            <w:r w:rsidRPr="00253487">
              <w:t>N</w:t>
            </w:r>
          </w:p>
        </w:tc>
        <w:tc>
          <w:tcPr>
            <w:tcW w:w="4859" w:type="dxa"/>
            <w:shd w:val="clear" w:color="auto" w:fill="auto"/>
          </w:tcPr>
          <w:p w14:paraId="7FF2DB24" w14:textId="77777777" w:rsidR="00253487" w:rsidRPr="00253487" w:rsidRDefault="00253487" w:rsidP="00253487">
            <w:r w:rsidRPr="00253487">
              <w:t>Date/Time Allocation Report Ack generated</w:t>
            </w:r>
          </w:p>
        </w:tc>
      </w:tr>
      <w:tr w:rsidR="00253487" w:rsidRPr="00253487" w14:paraId="366B1713" w14:textId="77777777" w:rsidTr="000F73DB">
        <w:tc>
          <w:tcPr>
            <w:tcW w:w="652" w:type="dxa"/>
            <w:shd w:val="clear" w:color="auto" w:fill="auto"/>
          </w:tcPr>
          <w:p w14:paraId="513E2A0B" w14:textId="77777777" w:rsidR="00253487" w:rsidRPr="00253487" w:rsidRDefault="00253487" w:rsidP="000F73DB">
            <w:pPr>
              <w:jc w:val="center"/>
            </w:pPr>
            <w:r w:rsidRPr="00253487">
              <w:t>87</w:t>
            </w:r>
          </w:p>
        </w:tc>
        <w:tc>
          <w:tcPr>
            <w:tcW w:w="2750" w:type="dxa"/>
            <w:shd w:val="clear" w:color="auto" w:fill="auto"/>
          </w:tcPr>
          <w:p w14:paraId="58DFD40B" w14:textId="77777777" w:rsidR="00253487" w:rsidRPr="00253487" w:rsidRDefault="00253487" w:rsidP="00253487">
            <w:r w:rsidRPr="00253487">
              <w:t>AllocStatus</w:t>
            </w:r>
          </w:p>
        </w:tc>
        <w:tc>
          <w:tcPr>
            <w:tcW w:w="811" w:type="dxa"/>
            <w:shd w:val="clear" w:color="auto" w:fill="auto"/>
          </w:tcPr>
          <w:p w14:paraId="1DD680FE" w14:textId="77777777" w:rsidR="00253487" w:rsidRPr="00253487" w:rsidRDefault="00253487" w:rsidP="000F73DB">
            <w:pPr>
              <w:jc w:val="center"/>
            </w:pPr>
            <w:r w:rsidRPr="00253487">
              <w:t>N</w:t>
            </w:r>
          </w:p>
        </w:tc>
        <w:tc>
          <w:tcPr>
            <w:tcW w:w="4859" w:type="dxa"/>
            <w:shd w:val="clear" w:color="auto" w:fill="auto"/>
          </w:tcPr>
          <w:p w14:paraId="491F3F54" w14:textId="77777777" w:rsidR="00253487" w:rsidRDefault="00253487" w:rsidP="00253487">
            <w:r w:rsidRPr="00253487">
              <w:t>Denotes the status of the allocation report; received (but not yet processed), rejected (at block or account level) or accepted (and processed).</w:t>
            </w:r>
          </w:p>
          <w:p w14:paraId="4ECD560D" w14:textId="77777777" w:rsidR="00253487" w:rsidRPr="00253487" w:rsidRDefault="00253487" w:rsidP="00253487">
            <w:r w:rsidRPr="00253487">
              <w:t>AllocStatus will be conditionally required in a 2-party model when used by a counterparty to convey a change in status. It will be optional in a 3-party model in which only the central counterparty may issue the status of an allocation</w:t>
            </w:r>
          </w:p>
        </w:tc>
      </w:tr>
      <w:tr w:rsidR="00253487" w:rsidRPr="00253487" w14:paraId="52CC21B1" w14:textId="77777777" w:rsidTr="000F73DB">
        <w:tc>
          <w:tcPr>
            <w:tcW w:w="652" w:type="dxa"/>
            <w:shd w:val="clear" w:color="auto" w:fill="auto"/>
          </w:tcPr>
          <w:p w14:paraId="45611263" w14:textId="77777777" w:rsidR="00253487" w:rsidRPr="00253487" w:rsidRDefault="00253487" w:rsidP="000F73DB">
            <w:pPr>
              <w:jc w:val="center"/>
            </w:pPr>
            <w:r w:rsidRPr="00253487">
              <w:t>88</w:t>
            </w:r>
          </w:p>
        </w:tc>
        <w:tc>
          <w:tcPr>
            <w:tcW w:w="2750" w:type="dxa"/>
            <w:shd w:val="clear" w:color="auto" w:fill="auto"/>
          </w:tcPr>
          <w:p w14:paraId="380B3BAE" w14:textId="77777777" w:rsidR="00253487" w:rsidRPr="00253487" w:rsidRDefault="00253487" w:rsidP="00253487">
            <w:r w:rsidRPr="00253487">
              <w:t>AllocRejCode</w:t>
            </w:r>
          </w:p>
        </w:tc>
        <w:tc>
          <w:tcPr>
            <w:tcW w:w="811" w:type="dxa"/>
            <w:shd w:val="clear" w:color="auto" w:fill="auto"/>
          </w:tcPr>
          <w:p w14:paraId="21FD4247" w14:textId="77777777" w:rsidR="00253487" w:rsidRPr="00253487" w:rsidRDefault="00253487" w:rsidP="000F73DB">
            <w:pPr>
              <w:jc w:val="center"/>
            </w:pPr>
            <w:r w:rsidRPr="00253487">
              <w:t>N</w:t>
            </w:r>
          </w:p>
        </w:tc>
        <w:tc>
          <w:tcPr>
            <w:tcW w:w="4859" w:type="dxa"/>
            <w:shd w:val="clear" w:color="auto" w:fill="auto"/>
          </w:tcPr>
          <w:p w14:paraId="0BE45CE3" w14:textId="77777777" w:rsidR="00253487" w:rsidRPr="00253487" w:rsidRDefault="00253487" w:rsidP="00253487">
            <w:r w:rsidRPr="00253487">
              <w:t>Required for AllocStatus = 1 ( block level reject) and for AllocStatus 2 (account level reject) if the individual accounts and reject reasons are not provided in this message</w:t>
            </w:r>
          </w:p>
        </w:tc>
      </w:tr>
      <w:tr w:rsidR="00253487" w:rsidRPr="00253487" w14:paraId="7FD6C9F6" w14:textId="77777777" w:rsidTr="000F73DB">
        <w:tc>
          <w:tcPr>
            <w:tcW w:w="652" w:type="dxa"/>
            <w:shd w:val="clear" w:color="auto" w:fill="auto"/>
          </w:tcPr>
          <w:p w14:paraId="7C356A19" w14:textId="77777777" w:rsidR="00253487" w:rsidRPr="00253487" w:rsidRDefault="00253487" w:rsidP="000F73DB">
            <w:pPr>
              <w:jc w:val="center"/>
            </w:pPr>
            <w:r w:rsidRPr="00253487">
              <w:lastRenderedPageBreak/>
              <w:t>794</w:t>
            </w:r>
          </w:p>
        </w:tc>
        <w:tc>
          <w:tcPr>
            <w:tcW w:w="2750" w:type="dxa"/>
            <w:shd w:val="clear" w:color="auto" w:fill="auto"/>
          </w:tcPr>
          <w:p w14:paraId="28344961" w14:textId="77777777" w:rsidR="00253487" w:rsidRPr="00253487" w:rsidRDefault="00253487" w:rsidP="00253487">
            <w:r w:rsidRPr="00253487">
              <w:t>AllocReportType</w:t>
            </w:r>
          </w:p>
        </w:tc>
        <w:tc>
          <w:tcPr>
            <w:tcW w:w="811" w:type="dxa"/>
            <w:shd w:val="clear" w:color="auto" w:fill="auto"/>
          </w:tcPr>
          <w:p w14:paraId="78EFD14C" w14:textId="77777777" w:rsidR="00253487" w:rsidRPr="00253487" w:rsidRDefault="00253487" w:rsidP="000F73DB">
            <w:pPr>
              <w:jc w:val="center"/>
            </w:pPr>
            <w:r w:rsidRPr="00253487">
              <w:t>N</w:t>
            </w:r>
          </w:p>
        </w:tc>
        <w:tc>
          <w:tcPr>
            <w:tcW w:w="4859" w:type="dxa"/>
            <w:shd w:val="clear" w:color="auto" w:fill="auto"/>
          </w:tcPr>
          <w:p w14:paraId="233D4041" w14:textId="77777777" w:rsidR="00253487" w:rsidRPr="00253487" w:rsidRDefault="00253487" w:rsidP="00253487"/>
        </w:tc>
      </w:tr>
      <w:tr w:rsidR="00253487" w:rsidRPr="00253487" w14:paraId="1C1735B7" w14:textId="77777777" w:rsidTr="000F73DB">
        <w:tc>
          <w:tcPr>
            <w:tcW w:w="652" w:type="dxa"/>
            <w:shd w:val="clear" w:color="auto" w:fill="auto"/>
          </w:tcPr>
          <w:p w14:paraId="6E0EE617" w14:textId="77777777" w:rsidR="00253487" w:rsidRPr="00253487" w:rsidRDefault="00253487" w:rsidP="000F73DB">
            <w:pPr>
              <w:jc w:val="center"/>
            </w:pPr>
            <w:r w:rsidRPr="00253487">
              <w:t>808</w:t>
            </w:r>
          </w:p>
        </w:tc>
        <w:tc>
          <w:tcPr>
            <w:tcW w:w="2750" w:type="dxa"/>
            <w:shd w:val="clear" w:color="auto" w:fill="auto"/>
          </w:tcPr>
          <w:p w14:paraId="4C9DE6C8" w14:textId="77777777" w:rsidR="00253487" w:rsidRPr="00253487" w:rsidRDefault="00253487" w:rsidP="00253487">
            <w:r w:rsidRPr="00253487">
              <w:t>AllocIntermedReqType</w:t>
            </w:r>
          </w:p>
        </w:tc>
        <w:tc>
          <w:tcPr>
            <w:tcW w:w="811" w:type="dxa"/>
            <w:shd w:val="clear" w:color="auto" w:fill="auto"/>
          </w:tcPr>
          <w:p w14:paraId="60AB6C2F" w14:textId="77777777" w:rsidR="00253487" w:rsidRPr="00253487" w:rsidRDefault="00253487" w:rsidP="000F73DB">
            <w:pPr>
              <w:jc w:val="center"/>
            </w:pPr>
            <w:r w:rsidRPr="00253487">
              <w:t>N</w:t>
            </w:r>
          </w:p>
        </w:tc>
        <w:tc>
          <w:tcPr>
            <w:tcW w:w="4859" w:type="dxa"/>
            <w:shd w:val="clear" w:color="auto" w:fill="auto"/>
          </w:tcPr>
          <w:p w14:paraId="2B6225A3" w14:textId="77777777" w:rsidR="00253487" w:rsidRDefault="00253487" w:rsidP="00253487">
            <w:r w:rsidRPr="00253487">
              <w:t>Required if AllocReportType = 8 (Request to Intermediary)</w:t>
            </w:r>
          </w:p>
          <w:p w14:paraId="6F4A9A88" w14:textId="77777777" w:rsidR="00253487" w:rsidRPr="00253487" w:rsidRDefault="00253487" w:rsidP="00253487">
            <w:r w:rsidRPr="00253487">
              <w:t>Indicates status that is requested to be transmitted to counterparty by the intermediary (i.e. clearing house)</w:t>
            </w:r>
          </w:p>
        </w:tc>
      </w:tr>
      <w:tr w:rsidR="00253487" w:rsidRPr="00253487" w14:paraId="1900A4C2" w14:textId="77777777" w:rsidTr="000F73DB">
        <w:tc>
          <w:tcPr>
            <w:tcW w:w="652" w:type="dxa"/>
            <w:shd w:val="clear" w:color="auto" w:fill="auto"/>
          </w:tcPr>
          <w:p w14:paraId="41746CF2" w14:textId="77777777" w:rsidR="00253487" w:rsidRPr="00253487" w:rsidRDefault="00253487" w:rsidP="000F73DB">
            <w:pPr>
              <w:jc w:val="center"/>
            </w:pPr>
            <w:r w:rsidRPr="00253487">
              <w:t>573</w:t>
            </w:r>
          </w:p>
        </w:tc>
        <w:tc>
          <w:tcPr>
            <w:tcW w:w="2750" w:type="dxa"/>
            <w:shd w:val="clear" w:color="auto" w:fill="auto"/>
          </w:tcPr>
          <w:p w14:paraId="2A8453FC" w14:textId="77777777" w:rsidR="00253487" w:rsidRPr="00253487" w:rsidRDefault="00253487" w:rsidP="00253487">
            <w:r w:rsidRPr="00253487">
              <w:t>MatchStatus</w:t>
            </w:r>
          </w:p>
        </w:tc>
        <w:tc>
          <w:tcPr>
            <w:tcW w:w="811" w:type="dxa"/>
            <w:shd w:val="clear" w:color="auto" w:fill="auto"/>
          </w:tcPr>
          <w:p w14:paraId="3196BCBF" w14:textId="77777777" w:rsidR="00253487" w:rsidRPr="00253487" w:rsidRDefault="00253487" w:rsidP="000F73DB">
            <w:pPr>
              <w:jc w:val="center"/>
            </w:pPr>
            <w:r w:rsidRPr="00253487">
              <w:t>N</w:t>
            </w:r>
          </w:p>
        </w:tc>
        <w:tc>
          <w:tcPr>
            <w:tcW w:w="4859" w:type="dxa"/>
            <w:shd w:val="clear" w:color="auto" w:fill="auto"/>
          </w:tcPr>
          <w:p w14:paraId="7ED3A8D3" w14:textId="77777777" w:rsidR="00253487" w:rsidRPr="00253487" w:rsidRDefault="00253487" w:rsidP="00253487">
            <w:r w:rsidRPr="00253487">
              <w:t>Denotes whether the financial details provided on the Allocation Report were successfully matched.</w:t>
            </w:r>
          </w:p>
        </w:tc>
      </w:tr>
      <w:tr w:rsidR="00253487" w:rsidRPr="00253487" w14:paraId="1CCAC7BE" w14:textId="77777777" w:rsidTr="000F73DB">
        <w:tc>
          <w:tcPr>
            <w:tcW w:w="652" w:type="dxa"/>
            <w:shd w:val="clear" w:color="auto" w:fill="auto"/>
          </w:tcPr>
          <w:p w14:paraId="48BD74ED" w14:textId="77777777" w:rsidR="00253487" w:rsidRPr="00253487" w:rsidRDefault="00253487" w:rsidP="000F73DB">
            <w:pPr>
              <w:jc w:val="center"/>
            </w:pPr>
            <w:r w:rsidRPr="00253487">
              <w:t>460</w:t>
            </w:r>
          </w:p>
        </w:tc>
        <w:tc>
          <w:tcPr>
            <w:tcW w:w="2750" w:type="dxa"/>
            <w:shd w:val="clear" w:color="auto" w:fill="auto"/>
          </w:tcPr>
          <w:p w14:paraId="273B88C2" w14:textId="77777777" w:rsidR="00253487" w:rsidRPr="00253487" w:rsidRDefault="00253487" w:rsidP="00253487">
            <w:r w:rsidRPr="00253487">
              <w:t>Product</w:t>
            </w:r>
          </w:p>
        </w:tc>
        <w:tc>
          <w:tcPr>
            <w:tcW w:w="811" w:type="dxa"/>
            <w:shd w:val="clear" w:color="auto" w:fill="auto"/>
          </w:tcPr>
          <w:p w14:paraId="31FA3A18" w14:textId="77777777" w:rsidR="00253487" w:rsidRPr="00253487" w:rsidRDefault="00253487" w:rsidP="000F73DB">
            <w:pPr>
              <w:jc w:val="center"/>
            </w:pPr>
            <w:r w:rsidRPr="00253487">
              <w:t>N</w:t>
            </w:r>
          </w:p>
        </w:tc>
        <w:tc>
          <w:tcPr>
            <w:tcW w:w="4859" w:type="dxa"/>
            <w:shd w:val="clear" w:color="auto" w:fill="auto"/>
          </w:tcPr>
          <w:p w14:paraId="6793665C" w14:textId="77777777" w:rsidR="00253487" w:rsidRPr="00253487" w:rsidRDefault="00253487" w:rsidP="00253487"/>
        </w:tc>
      </w:tr>
      <w:tr w:rsidR="00253487" w:rsidRPr="00253487" w14:paraId="358FABF7" w14:textId="77777777" w:rsidTr="000F73DB">
        <w:tc>
          <w:tcPr>
            <w:tcW w:w="652" w:type="dxa"/>
            <w:shd w:val="clear" w:color="auto" w:fill="auto"/>
          </w:tcPr>
          <w:p w14:paraId="2A5D8237" w14:textId="77777777" w:rsidR="00253487" w:rsidRPr="00253487" w:rsidRDefault="00253487" w:rsidP="000F73DB">
            <w:pPr>
              <w:jc w:val="center"/>
            </w:pPr>
            <w:r w:rsidRPr="00253487">
              <w:t>167</w:t>
            </w:r>
          </w:p>
        </w:tc>
        <w:tc>
          <w:tcPr>
            <w:tcW w:w="2750" w:type="dxa"/>
            <w:shd w:val="clear" w:color="auto" w:fill="auto"/>
          </w:tcPr>
          <w:p w14:paraId="605948AD" w14:textId="77777777" w:rsidR="00253487" w:rsidRPr="00253487" w:rsidRDefault="00253487" w:rsidP="00253487">
            <w:r w:rsidRPr="00253487">
              <w:t>SecurityType</w:t>
            </w:r>
          </w:p>
        </w:tc>
        <w:tc>
          <w:tcPr>
            <w:tcW w:w="811" w:type="dxa"/>
            <w:shd w:val="clear" w:color="auto" w:fill="auto"/>
          </w:tcPr>
          <w:p w14:paraId="5C4606BD" w14:textId="77777777" w:rsidR="00253487" w:rsidRPr="00253487" w:rsidRDefault="00253487" w:rsidP="000F73DB">
            <w:pPr>
              <w:jc w:val="center"/>
            </w:pPr>
            <w:r w:rsidRPr="00253487">
              <w:t>N</w:t>
            </w:r>
          </w:p>
        </w:tc>
        <w:tc>
          <w:tcPr>
            <w:tcW w:w="4859" w:type="dxa"/>
            <w:shd w:val="clear" w:color="auto" w:fill="auto"/>
          </w:tcPr>
          <w:p w14:paraId="057D5E1A" w14:textId="77777777" w:rsidR="00253487" w:rsidRPr="00253487" w:rsidRDefault="00253487" w:rsidP="00253487"/>
        </w:tc>
      </w:tr>
      <w:tr w:rsidR="00253487" w:rsidRPr="00253487" w14:paraId="26FCE629" w14:textId="77777777" w:rsidTr="000F73DB">
        <w:tc>
          <w:tcPr>
            <w:tcW w:w="652" w:type="dxa"/>
            <w:shd w:val="clear" w:color="auto" w:fill="auto"/>
          </w:tcPr>
          <w:p w14:paraId="63C4F620" w14:textId="77777777" w:rsidR="00253487" w:rsidRPr="00253487" w:rsidRDefault="00253487" w:rsidP="000F73DB">
            <w:pPr>
              <w:jc w:val="center"/>
            </w:pPr>
            <w:r w:rsidRPr="00253487">
              <w:t>58</w:t>
            </w:r>
          </w:p>
        </w:tc>
        <w:tc>
          <w:tcPr>
            <w:tcW w:w="2750" w:type="dxa"/>
            <w:shd w:val="clear" w:color="auto" w:fill="auto"/>
          </w:tcPr>
          <w:p w14:paraId="162309D6" w14:textId="77777777" w:rsidR="00253487" w:rsidRPr="00253487" w:rsidRDefault="00253487" w:rsidP="00253487">
            <w:r w:rsidRPr="00253487">
              <w:t>Text</w:t>
            </w:r>
          </w:p>
        </w:tc>
        <w:tc>
          <w:tcPr>
            <w:tcW w:w="811" w:type="dxa"/>
            <w:shd w:val="clear" w:color="auto" w:fill="auto"/>
          </w:tcPr>
          <w:p w14:paraId="593D12E9" w14:textId="77777777" w:rsidR="00253487" w:rsidRPr="00253487" w:rsidRDefault="00253487" w:rsidP="000F73DB">
            <w:pPr>
              <w:jc w:val="center"/>
            </w:pPr>
            <w:r w:rsidRPr="00253487">
              <w:t>N</w:t>
            </w:r>
          </w:p>
        </w:tc>
        <w:tc>
          <w:tcPr>
            <w:tcW w:w="4859" w:type="dxa"/>
            <w:shd w:val="clear" w:color="auto" w:fill="auto"/>
          </w:tcPr>
          <w:p w14:paraId="170B4904" w14:textId="77777777" w:rsidR="00253487" w:rsidRPr="00253487" w:rsidRDefault="00253487" w:rsidP="00253487">
            <w:r w:rsidRPr="00253487">
              <w:t>Can include explanation for AllocRejCode = 7 (other)</w:t>
            </w:r>
          </w:p>
        </w:tc>
      </w:tr>
      <w:tr w:rsidR="00253487" w:rsidRPr="00253487" w14:paraId="1933A715" w14:textId="77777777" w:rsidTr="000F73DB">
        <w:tc>
          <w:tcPr>
            <w:tcW w:w="652" w:type="dxa"/>
            <w:shd w:val="clear" w:color="auto" w:fill="auto"/>
          </w:tcPr>
          <w:p w14:paraId="4F168637" w14:textId="77777777" w:rsidR="00253487" w:rsidRPr="00253487" w:rsidRDefault="00253487" w:rsidP="000F73DB">
            <w:pPr>
              <w:jc w:val="center"/>
            </w:pPr>
            <w:r w:rsidRPr="00253487">
              <w:t>354</w:t>
            </w:r>
          </w:p>
        </w:tc>
        <w:tc>
          <w:tcPr>
            <w:tcW w:w="2750" w:type="dxa"/>
            <w:shd w:val="clear" w:color="auto" w:fill="auto"/>
          </w:tcPr>
          <w:p w14:paraId="2E27C539" w14:textId="77777777" w:rsidR="00253487" w:rsidRPr="00253487" w:rsidRDefault="00253487" w:rsidP="00253487">
            <w:r w:rsidRPr="00253487">
              <w:t>EncodedTextLen</w:t>
            </w:r>
          </w:p>
        </w:tc>
        <w:tc>
          <w:tcPr>
            <w:tcW w:w="811" w:type="dxa"/>
            <w:shd w:val="clear" w:color="auto" w:fill="auto"/>
          </w:tcPr>
          <w:p w14:paraId="46C5DBFF" w14:textId="77777777" w:rsidR="00253487" w:rsidRPr="00253487" w:rsidRDefault="00253487" w:rsidP="000F73DB">
            <w:pPr>
              <w:jc w:val="center"/>
            </w:pPr>
            <w:r w:rsidRPr="00253487">
              <w:t>N</w:t>
            </w:r>
          </w:p>
        </w:tc>
        <w:tc>
          <w:tcPr>
            <w:tcW w:w="4859" w:type="dxa"/>
            <w:shd w:val="clear" w:color="auto" w:fill="auto"/>
          </w:tcPr>
          <w:p w14:paraId="2F9599A2" w14:textId="77777777" w:rsidR="00253487" w:rsidRPr="00253487" w:rsidRDefault="00253487" w:rsidP="00253487">
            <w:r w:rsidRPr="00253487">
              <w:t>Must be set if EncodedText field is specified and must immediately precede it.</w:t>
            </w:r>
          </w:p>
        </w:tc>
      </w:tr>
      <w:tr w:rsidR="00253487" w:rsidRPr="00253487" w14:paraId="519F02E4" w14:textId="77777777" w:rsidTr="000F73DB">
        <w:tc>
          <w:tcPr>
            <w:tcW w:w="652" w:type="dxa"/>
            <w:tcBorders>
              <w:bottom w:val="single" w:sz="6" w:space="0" w:color="000000"/>
            </w:tcBorders>
            <w:shd w:val="clear" w:color="auto" w:fill="auto"/>
          </w:tcPr>
          <w:p w14:paraId="6D9D9230"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50FE392B"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43E3F8AB"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BC78DFE"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6A7020D2" w14:textId="77777777" w:rsidTr="000F73DB">
        <w:tc>
          <w:tcPr>
            <w:tcW w:w="3402" w:type="dxa"/>
            <w:gridSpan w:val="2"/>
            <w:tcBorders>
              <w:top w:val="single" w:sz="6" w:space="0" w:color="000000"/>
              <w:bottom w:val="single" w:sz="6" w:space="0" w:color="000000"/>
            </w:tcBorders>
            <w:shd w:val="clear" w:color="auto" w:fill="E6E6E6"/>
          </w:tcPr>
          <w:p w14:paraId="5C3ED8D1" w14:textId="77777777" w:rsidR="00253487" w:rsidRPr="00253487" w:rsidRDefault="00253487" w:rsidP="000F73DB">
            <w:pPr>
              <w:jc w:val="left"/>
            </w:pPr>
            <w:r w:rsidRPr="00253487">
              <w:t>component block  &lt;AllocAckGrp&gt;</w:t>
            </w:r>
          </w:p>
        </w:tc>
        <w:tc>
          <w:tcPr>
            <w:tcW w:w="811" w:type="dxa"/>
            <w:tcBorders>
              <w:top w:val="single" w:sz="6" w:space="0" w:color="000000"/>
              <w:bottom w:val="single" w:sz="6" w:space="0" w:color="000000"/>
            </w:tcBorders>
            <w:shd w:val="clear" w:color="auto" w:fill="E6E6E6"/>
          </w:tcPr>
          <w:p w14:paraId="7210AAA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46FDBFB" w14:textId="77777777" w:rsidR="00253487" w:rsidRDefault="00253487" w:rsidP="00253487">
            <w:r w:rsidRPr="00253487">
              <w:t>This repeating group is optionally used for messages with AllocStatus = 2 (account level reject) to provide details of the individual accounts that caused the rejection, together with reject reasons. This group should not be populated where AllocStatus has any other value.</w:t>
            </w:r>
          </w:p>
          <w:p w14:paraId="5256E3DB" w14:textId="77777777" w:rsidR="00253487" w:rsidRPr="00253487" w:rsidRDefault="00253487" w:rsidP="00253487">
            <w:r w:rsidRPr="00253487">
              <w:t>Indicates number of allocation groups to follow.</w:t>
            </w:r>
          </w:p>
        </w:tc>
      </w:tr>
      <w:tr w:rsidR="00253487" w:rsidRPr="00253487" w14:paraId="2845C339" w14:textId="77777777" w:rsidTr="000F73DB">
        <w:tc>
          <w:tcPr>
            <w:tcW w:w="3402" w:type="dxa"/>
            <w:gridSpan w:val="2"/>
            <w:tcBorders>
              <w:top w:val="single" w:sz="6" w:space="0" w:color="000000"/>
              <w:bottom w:val="double" w:sz="6" w:space="0" w:color="000000"/>
            </w:tcBorders>
            <w:shd w:val="clear" w:color="auto" w:fill="E6E6E6"/>
          </w:tcPr>
          <w:p w14:paraId="6AA81771"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4D982D41"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620D0355" w14:textId="77777777" w:rsidR="00253487" w:rsidRPr="00253487" w:rsidRDefault="00253487" w:rsidP="00253487"/>
        </w:tc>
      </w:tr>
      <w:bookmarkEnd w:id="126"/>
    </w:tbl>
    <w:p w14:paraId="175F3867"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0774A64" w14:textId="77777777">
        <w:tc>
          <w:tcPr>
            <w:tcW w:w="9576" w:type="dxa"/>
            <w:tcBorders>
              <w:bottom w:val="nil"/>
            </w:tcBorders>
            <w:shd w:val="pct25" w:color="auto" w:fill="FFFFFF"/>
          </w:tcPr>
          <w:p w14:paraId="3B0380F7" w14:textId="77777777" w:rsidR="009E3F16" w:rsidRDefault="009E3F16">
            <w:pPr>
              <w:pStyle w:val="Heading5"/>
            </w:pPr>
            <w:r>
              <w:rPr>
                <w:rFonts w:ascii="Times New Roman" w:hAnsi="Times New Roman"/>
                <w:sz w:val="24"/>
              </w:rPr>
              <w:t xml:space="preserve">FIXML Definition for this message – see </w:t>
            </w:r>
            <w:hyperlink r:id="rId30"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14A1EB8C" w14:textId="77777777">
        <w:tc>
          <w:tcPr>
            <w:tcW w:w="9576" w:type="dxa"/>
            <w:shd w:val="pct12" w:color="auto" w:fill="FFFFFF"/>
          </w:tcPr>
          <w:p w14:paraId="4B6D9CD1"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FIXML element AllocRptAck</w:t>
            </w:r>
          </w:p>
          <w:p w14:paraId="4725EA7F"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22D6126F" w14:textId="77777777" w:rsidR="009E3F16" w:rsidRDefault="009E3F16"/>
    <w:p w14:paraId="098DE520" w14:textId="77777777" w:rsidR="009E3F16" w:rsidRDefault="009E3F16">
      <w:pPr>
        <w:pStyle w:val="Heading2"/>
        <w:jc w:val="center"/>
      </w:pPr>
      <w:r>
        <w:br w:type="page"/>
      </w:r>
      <w:bookmarkStart w:id="127" w:name="_Hlt39244557"/>
      <w:bookmarkStart w:id="128" w:name="_Toc513372862"/>
      <w:bookmarkStart w:id="129" w:name="ExampleUsageAllocationsAndReadyToBook"/>
      <w:bookmarkStart w:id="130" w:name="_Toc227925023"/>
      <w:bookmarkEnd w:id="127"/>
      <w:r>
        <w:lastRenderedPageBreak/>
        <w:t>Example Usage of Allocations</w:t>
      </w:r>
      <w:bookmarkEnd w:id="128"/>
      <w:r>
        <w:t xml:space="preserve"> and Ready-To-Book Messaging</w:t>
      </w:r>
      <w:bookmarkEnd w:id="129"/>
      <w:bookmarkEnd w:id="130"/>
    </w:p>
    <w:p w14:paraId="239BA3F7" w14:textId="77777777" w:rsidR="009E3F16" w:rsidRDefault="009E3F16"/>
    <w:p w14:paraId="24EDFC12" w14:textId="77777777" w:rsidR="009E3F16" w:rsidRDefault="009E3F16">
      <w:pPr>
        <w:numPr>
          <w:ilvl w:val="12"/>
          <w:numId w:val="0"/>
        </w:numPr>
      </w:pPr>
      <w:r>
        <w:t xml:space="preserve">The Allocation Instruction message provides the ability to specify how an order or set of orders should be subdivided amongst </w:t>
      </w:r>
      <w:r>
        <w:rPr>
          <w:b/>
          <w:u w:val="single"/>
        </w:rPr>
        <w:t>one or more</w:t>
      </w:r>
      <w:r>
        <w:t xml:space="preserve"> accounts.</w:t>
      </w:r>
    </w:p>
    <w:p w14:paraId="58EC0100" w14:textId="77777777" w:rsidR="009E3F16" w:rsidRDefault="009E3F16">
      <w:pPr>
        <w:numPr>
          <w:ilvl w:val="12"/>
          <w:numId w:val="0"/>
        </w:numPr>
      </w:pPr>
      <w:r>
        <w:t xml:space="preserve">Allocation is typically communicated </w:t>
      </w:r>
      <w:r>
        <w:rPr>
          <w:b/>
          <w:u w:val="single"/>
        </w:rPr>
        <w:t>Post-Trade</w:t>
      </w:r>
      <w:r>
        <w:t xml:space="preserve"> (after fills have been received and processed).  It can, however, also be communicated </w:t>
      </w:r>
      <w:r>
        <w:rPr>
          <w:b/>
          <w:u w:val="single"/>
        </w:rPr>
        <w:t>Pre-Trade</w:t>
      </w:r>
      <w:r>
        <w:t xml:space="preserve"> (at the time the order is being placed) to specify the account(s) and their respective order quantities which make up the order.  This is a regulatory requirement in certain markets and for certain types of securities.</w:t>
      </w:r>
    </w:p>
    <w:p w14:paraId="70EF3B42" w14:textId="77777777" w:rsidR="009E3F16" w:rsidRDefault="009E3F16">
      <w:r>
        <w:t>The Allocation Instruction message can also be sent by the buyside firm after execution to indicate to the sellside firm that one or a combined (aggregated) set of orders are "Ready-To-Book" without specifying individual account breakdowns.  This can be used to trigger post-trade allocation, matching, and settlement processing via other channels (e.g. post-trade industry utilities).  See "Ready-To-Book Processing" subsection below.</w:t>
      </w:r>
    </w:p>
    <w:p w14:paraId="24C14026" w14:textId="77777777" w:rsidR="009E3F16" w:rsidRDefault="009E3F16">
      <w:pPr>
        <w:numPr>
          <w:ilvl w:val="12"/>
          <w:numId w:val="0"/>
        </w:numPr>
      </w:pPr>
      <w:r>
        <w:t>Please refer to the overview section at the start of this category for more details.</w:t>
      </w:r>
    </w:p>
    <w:p w14:paraId="24C6BE4F" w14:textId="77777777" w:rsidR="009E3F16" w:rsidRDefault="009E3F16">
      <w:pPr>
        <w:numPr>
          <w:ilvl w:val="12"/>
          <w:numId w:val="0"/>
        </w:numPr>
      </w:pPr>
    </w:p>
    <w:p w14:paraId="777FA1A1" w14:textId="77777777" w:rsidR="009E3F16" w:rsidRDefault="009E3F16">
      <w:pPr>
        <w:numPr>
          <w:ilvl w:val="12"/>
          <w:numId w:val="0"/>
        </w:numPr>
      </w:pPr>
    </w:p>
    <w:p w14:paraId="7668A1E2" w14:textId="77777777" w:rsidR="009E3F16" w:rsidRDefault="009E3F16">
      <w:pPr>
        <w:pStyle w:val="Heading3"/>
      </w:pPr>
      <w:bookmarkStart w:id="131" w:name="_Toc227925024"/>
      <w:r>
        <w:t>Ready-To-Book Processing:</w:t>
      </w:r>
      <w:bookmarkEnd w:id="131"/>
    </w:p>
    <w:p w14:paraId="271759CF" w14:textId="77777777" w:rsidR="009E3F16" w:rsidRDefault="009E3F16">
      <w:pPr>
        <w:numPr>
          <w:ilvl w:val="12"/>
          <w:numId w:val="0"/>
        </w:numPr>
        <w:outlineLvl w:val="0"/>
      </w:pPr>
      <w:r>
        <w:t>The Ready-To-Book capability of the Allocation Instruction message is designed to provide a clean interface between the "trading" and "booking" spaces.  This allows buyside firms to both trigger and provide suitable references which can be passed down to assist in the matching process within industry utilities (e.g. Virual Matching Utilities) or bilaterally with their sellside counterparts.  Bookable units can be single fills, combinations of fills, single orders, or groups of orders for the same security, side, settlement date, etc.  Automated booking instructions can be communicated either pre-trade or post-trade.</w:t>
      </w:r>
    </w:p>
    <w:p w14:paraId="45DD13AB" w14:textId="77777777" w:rsidR="009E3F16" w:rsidRDefault="009E3F16">
      <w:pPr>
        <w:numPr>
          <w:ilvl w:val="12"/>
          <w:numId w:val="0"/>
        </w:numPr>
        <w:outlineLvl w:val="0"/>
      </w:pPr>
      <w:r>
        <w:t xml:space="preserve">Booking instructions can be communicated </w:t>
      </w:r>
      <w:r>
        <w:rPr>
          <w:b/>
          <w:u w:val="single"/>
        </w:rPr>
        <w:t>Pre-Trade</w:t>
      </w:r>
      <w:r>
        <w:t xml:space="preserve"> (at the time the order is being placed) to convey that as soon as the order is filled it can be considered by the acceptor as ready for booking (e.g. in particular when there is no additional quantity behind).  This can be accomplished by specifying DayBookingInst="auto" on the new order message.  In addition, BookingUnit and PreallocMethod can be used to fine tune the automated booking procedure to be taken.</w:t>
      </w:r>
    </w:p>
    <w:p w14:paraId="4D486D2C" w14:textId="77777777" w:rsidR="009E3F16" w:rsidRDefault="009E3F16">
      <w:pPr>
        <w:numPr>
          <w:ilvl w:val="12"/>
          <w:numId w:val="0"/>
        </w:numPr>
        <w:outlineLvl w:val="0"/>
      </w:pPr>
      <w:r>
        <w:t xml:space="preserve">Booking instructions can also be communicated </w:t>
      </w:r>
      <w:r>
        <w:rPr>
          <w:b/>
          <w:u w:val="single"/>
        </w:rPr>
        <w:t>Post-Trade</w:t>
      </w:r>
      <w:r>
        <w:t xml:space="preserve"> (after fills have been received and processed) to signal that a particular order is now ready for booking or to signal that a set of orders for the same security, side, settlement date, etc., are to be aggregated as single booking unit which is now ready for booking.</w:t>
      </w:r>
    </w:p>
    <w:p w14:paraId="6E9119F5" w14:textId="77777777" w:rsidR="009E3F16" w:rsidRDefault="009E3F16">
      <w:pPr>
        <w:pStyle w:val="NormalIndent"/>
        <w:numPr>
          <w:ilvl w:val="0"/>
          <w:numId w:val="1"/>
        </w:numPr>
      </w:pPr>
      <w:r>
        <w:t xml:space="preserve">Buyside sends a New Order request message </w:t>
      </w:r>
    </w:p>
    <w:p w14:paraId="4F9DB833" w14:textId="77777777" w:rsidR="009E3F16" w:rsidRDefault="009E3F16">
      <w:pPr>
        <w:pStyle w:val="NormalIndent"/>
        <w:numPr>
          <w:ilvl w:val="0"/>
          <w:numId w:val="1"/>
        </w:numPr>
      </w:pPr>
      <w:r>
        <w:t>Sellside sends Execution Report messages for the “New” and resulting fills.</w:t>
      </w:r>
    </w:p>
    <w:p w14:paraId="70B06174" w14:textId="77777777" w:rsidR="009E3F16" w:rsidRDefault="009E3F16">
      <w:pPr>
        <w:pStyle w:val="NormalIndent"/>
        <w:numPr>
          <w:ilvl w:val="0"/>
          <w:numId w:val="1"/>
        </w:numPr>
      </w:pPr>
      <w:r>
        <w:t>Sellside sends Execution Report messages with OrdStatus = “Filled" or "Done For Day".</w:t>
      </w:r>
    </w:p>
    <w:p w14:paraId="399792AE" w14:textId="77777777" w:rsidR="009E3F16" w:rsidRDefault="009E3F16">
      <w:pPr>
        <w:pStyle w:val="NormalIndent"/>
        <w:numPr>
          <w:ilvl w:val="0"/>
          <w:numId w:val="1"/>
        </w:numPr>
      </w:pPr>
      <w:r>
        <w:t>Buyside sends Allocation Instruction message with AllocType="Ready-To-Book "</w:t>
      </w:r>
    </w:p>
    <w:p w14:paraId="06E2FAA6" w14:textId="77777777" w:rsidR="009E3F16" w:rsidRDefault="009E3F16">
      <w:pPr>
        <w:pStyle w:val="NormalIndent"/>
        <w:numPr>
          <w:ilvl w:val="0"/>
          <w:numId w:val="1"/>
        </w:numPr>
        <w:ind w:left="720"/>
      </w:pPr>
      <w:r>
        <w:t>The order id information from the order and execution report processing is referenced within NoOrders repeating group</w:t>
      </w:r>
    </w:p>
    <w:p w14:paraId="4CB67930" w14:textId="77777777" w:rsidR="009E3F16" w:rsidRDefault="009E3F16">
      <w:pPr>
        <w:pStyle w:val="NormalIndent"/>
        <w:numPr>
          <w:ilvl w:val="0"/>
          <w:numId w:val="1"/>
        </w:numPr>
        <w:ind w:left="720"/>
      </w:pPr>
      <w:r>
        <w:t>Note that the NoAllocs repeating group (group of AllocAccount) is not required for Ready-To-Book</w:t>
      </w:r>
    </w:p>
    <w:p w14:paraId="0F53F9D6" w14:textId="77777777" w:rsidR="009E3F16" w:rsidRDefault="009E3F16"/>
    <w:p w14:paraId="23A44097" w14:textId="77777777" w:rsidR="009E3F16" w:rsidRDefault="009E3F16">
      <w:pPr>
        <w:pStyle w:val="table"/>
        <w:ind w:left="720"/>
        <w:outlineLvl w:val="0"/>
        <w:rPr>
          <w:sz w:val="20"/>
        </w:rPr>
      </w:pPr>
      <w:r>
        <w:rPr>
          <w:sz w:val="20"/>
        </w:rPr>
        <w:t>Example flow for AllocType="Ready-To-Book " post-trade processing which books out a single order:</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27B805AE" w14:textId="77777777">
        <w:tc>
          <w:tcPr>
            <w:tcW w:w="1098" w:type="dxa"/>
            <w:tcBorders>
              <w:top w:val="single" w:sz="6" w:space="0" w:color="000000"/>
              <w:bottom w:val="nil"/>
            </w:tcBorders>
            <w:shd w:val="clear" w:color="auto" w:fill="FFFF00"/>
          </w:tcPr>
          <w:p w14:paraId="6F4E9D05" w14:textId="77777777" w:rsidR="009E3F16" w:rsidRDefault="009E3F16">
            <w:pPr>
              <w:pStyle w:val="table"/>
              <w:rPr>
                <w:sz w:val="20"/>
              </w:rPr>
            </w:pPr>
            <w:r>
              <w:rPr>
                <w:sz w:val="20"/>
              </w:rPr>
              <w:t>Initiator</w:t>
            </w:r>
          </w:p>
        </w:tc>
        <w:tc>
          <w:tcPr>
            <w:tcW w:w="540" w:type="dxa"/>
            <w:tcBorders>
              <w:top w:val="single" w:sz="6" w:space="0" w:color="000000"/>
              <w:bottom w:val="nil"/>
            </w:tcBorders>
          </w:tcPr>
          <w:p w14:paraId="35EAC38D" w14:textId="77777777" w:rsidR="009E3F16" w:rsidRDefault="009E3F16">
            <w:pPr>
              <w:pStyle w:val="table"/>
              <w:jc w:val="center"/>
              <w:rPr>
                <w:b/>
                <w:noProof/>
                <w:sz w:val="24"/>
              </w:rPr>
            </w:pPr>
            <w:r>
              <w:rPr>
                <w:b/>
                <w:noProof/>
                <w:sz w:val="24"/>
              </w:rPr>
              <w:sym w:font="Wingdings" w:char="F0E0"/>
            </w:r>
          </w:p>
        </w:tc>
        <w:tc>
          <w:tcPr>
            <w:tcW w:w="5547" w:type="dxa"/>
            <w:tcBorders>
              <w:top w:val="single" w:sz="6" w:space="0" w:color="000000"/>
              <w:bottom w:val="nil"/>
            </w:tcBorders>
          </w:tcPr>
          <w:p w14:paraId="0A5CC015" w14:textId="77777777" w:rsidR="009E3F16" w:rsidRDefault="009E3F16">
            <w:pPr>
              <w:pStyle w:val="table"/>
              <w:rPr>
                <w:sz w:val="20"/>
              </w:rPr>
            </w:pPr>
            <w:r>
              <w:rPr>
                <w:sz w:val="20"/>
              </w:rPr>
              <w:t>New Order-Single (OrderQty=35000, ClOrdID=123)</w:t>
            </w:r>
          </w:p>
        </w:tc>
        <w:tc>
          <w:tcPr>
            <w:tcW w:w="1293" w:type="dxa"/>
            <w:tcBorders>
              <w:top w:val="single" w:sz="6" w:space="0" w:color="000000"/>
              <w:bottom w:val="nil"/>
            </w:tcBorders>
            <w:shd w:val="clear" w:color="auto" w:fill="00FFFF"/>
          </w:tcPr>
          <w:p w14:paraId="2341A086" w14:textId="77777777" w:rsidR="009E3F16" w:rsidRDefault="009E3F16">
            <w:pPr>
              <w:pStyle w:val="table"/>
              <w:rPr>
                <w:sz w:val="20"/>
              </w:rPr>
            </w:pPr>
            <w:r>
              <w:rPr>
                <w:sz w:val="20"/>
              </w:rPr>
              <w:t>Respondent</w:t>
            </w:r>
          </w:p>
        </w:tc>
      </w:tr>
      <w:tr w:rsidR="009E3F16" w14:paraId="11AE522E" w14:textId="77777777">
        <w:tc>
          <w:tcPr>
            <w:tcW w:w="1098" w:type="dxa"/>
            <w:tcBorders>
              <w:top w:val="nil"/>
              <w:bottom w:val="nil"/>
            </w:tcBorders>
            <w:shd w:val="clear" w:color="auto" w:fill="FFFF00"/>
          </w:tcPr>
          <w:p w14:paraId="59BEA53F" w14:textId="77777777" w:rsidR="009E3F16" w:rsidRDefault="009E3F16">
            <w:pPr>
              <w:pStyle w:val="table"/>
              <w:rPr>
                <w:sz w:val="20"/>
              </w:rPr>
            </w:pPr>
          </w:p>
        </w:tc>
        <w:tc>
          <w:tcPr>
            <w:tcW w:w="540" w:type="dxa"/>
            <w:tcBorders>
              <w:bottom w:val="single" w:sz="6" w:space="0" w:color="000000"/>
            </w:tcBorders>
          </w:tcPr>
          <w:p w14:paraId="01D65535" w14:textId="77777777" w:rsidR="009E3F16" w:rsidRDefault="009E3F16">
            <w:pPr>
              <w:pStyle w:val="table"/>
              <w:jc w:val="center"/>
              <w:rPr>
                <w:b/>
                <w:sz w:val="24"/>
              </w:rPr>
            </w:pPr>
            <w:r>
              <w:rPr>
                <w:b/>
                <w:noProof/>
                <w:sz w:val="24"/>
              </w:rPr>
              <w:sym w:font="Wingdings" w:char="F0DF"/>
            </w:r>
          </w:p>
        </w:tc>
        <w:tc>
          <w:tcPr>
            <w:tcW w:w="5547" w:type="dxa"/>
            <w:tcBorders>
              <w:bottom w:val="single" w:sz="6" w:space="0" w:color="000000"/>
            </w:tcBorders>
          </w:tcPr>
          <w:p w14:paraId="168F7446" w14:textId="77777777" w:rsidR="009E3F16" w:rsidRDefault="009E3F16">
            <w:pPr>
              <w:pStyle w:val="table"/>
              <w:rPr>
                <w:sz w:val="20"/>
              </w:rPr>
            </w:pPr>
            <w:r>
              <w:rPr>
                <w:sz w:val="20"/>
              </w:rPr>
              <w:t>Execution Report (ExecType = “0” [New]) (ClOrdID=123, OrderID=ABC)</w:t>
            </w:r>
          </w:p>
        </w:tc>
        <w:tc>
          <w:tcPr>
            <w:tcW w:w="1293" w:type="dxa"/>
            <w:tcBorders>
              <w:top w:val="nil"/>
              <w:bottom w:val="nil"/>
            </w:tcBorders>
            <w:shd w:val="clear" w:color="auto" w:fill="00FFFF"/>
          </w:tcPr>
          <w:p w14:paraId="186C66BE" w14:textId="77777777" w:rsidR="009E3F16" w:rsidRDefault="009E3F16">
            <w:pPr>
              <w:pStyle w:val="table"/>
              <w:rPr>
                <w:sz w:val="20"/>
              </w:rPr>
            </w:pPr>
          </w:p>
        </w:tc>
      </w:tr>
      <w:tr w:rsidR="009E3F16" w14:paraId="78A1ED9A" w14:textId="77777777">
        <w:tc>
          <w:tcPr>
            <w:tcW w:w="1098" w:type="dxa"/>
            <w:tcBorders>
              <w:top w:val="nil"/>
              <w:bottom w:val="nil"/>
            </w:tcBorders>
            <w:shd w:val="clear" w:color="auto" w:fill="FFFF00"/>
          </w:tcPr>
          <w:p w14:paraId="6793694E" w14:textId="77777777" w:rsidR="009E3F16" w:rsidRDefault="009E3F16">
            <w:pPr>
              <w:pStyle w:val="table"/>
              <w:rPr>
                <w:sz w:val="20"/>
              </w:rPr>
            </w:pPr>
          </w:p>
        </w:tc>
        <w:tc>
          <w:tcPr>
            <w:tcW w:w="540" w:type="dxa"/>
            <w:tcBorders>
              <w:top w:val="single" w:sz="6" w:space="0" w:color="000000"/>
              <w:bottom w:val="single" w:sz="6" w:space="0" w:color="000000"/>
            </w:tcBorders>
          </w:tcPr>
          <w:p w14:paraId="1D3BB0D3" w14:textId="77777777" w:rsidR="009E3F16" w:rsidRDefault="009E3F16">
            <w:pPr>
              <w:pStyle w:val="table"/>
              <w:jc w:val="center"/>
              <w:rPr>
                <w:b/>
                <w:sz w:val="24"/>
              </w:rPr>
            </w:pPr>
            <w:r>
              <w:rPr>
                <w:b/>
                <w:noProof/>
                <w:sz w:val="24"/>
              </w:rPr>
              <w:sym w:font="Wingdings" w:char="F0DF"/>
            </w:r>
          </w:p>
        </w:tc>
        <w:tc>
          <w:tcPr>
            <w:tcW w:w="5547" w:type="dxa"/>
            <w:tcBorders>
              <w:top w:val="single" w:sz="6" w:space="0" w:color="000000"/>
              <w:bottom w:val="single" w:sz="6" w:space="0" w:color="000000"/>
            </w:tcBorders>
          </w:tcPr>
          <w:p w14:paraId="15FB602D" w14:textId="77777777" w:rsidR="009E3F16" w:rsidRDefault="009E3F16">
            <w:pPr>
              <w:pStyle w:val="table"/>
              <w:jc w:val="left"/>
              <w:rPr>
                <w:sz w:val="20"/>
              </w:rPr>
            </w:pPr>
            <w:r>
              <w:rPr>
                <w:sz w:val="20"/>
              </w:rPr>
              <w:t>Execution Report (ExecType = “F”)  [Trade] (ClOrdID=123, OrderID=ABC)</w:t>
            </w:r>
          </w:p>
          <w:p w14:paraId="67A569CC" w14:textId="77777777" w:rsidR="009E3F16" w:rsidRDefault="009E3F16">
            <w:pPr>
              <w:pStyle w:val="table"/>
              <w:rPr>
                <w:sz w:val="20"/>
              </w:rPr>
            </w:pPr>
            <w:r>
              <w:rPr>
                <w:sz w:val="20"/>
              </w:rPr>
              <w:t>(optional Execution Report (ExecType = “3”)  [Done for day] (ClOrdID=123, OrderID=ABC)</w:t>
            </w:r>
          </w:p>
          <w:p w14:paraId="4FD8B3F0" w14:textId="77777777" w:rsidR="009E3F16" w:rsidRDefault="009E3F16">
            <w:pPr>
              <w:pStyle w:val="table"/>
              <w:rPr>
                <w:sz w:val="20"/>
              </w:rPr>
            </w:pPr>
            <w:r>
              <w:rPr>
                <w:sz w:val="20"/>
              </w:rPr>
              <w:t>(receive either OrdStatus="Filled" or "Done For Day") and buyside ready for sellside to initiate booking</w:t>
            </w:r>
          </w:p>
        </w:tc>
        <w:tc>
          <w:tcPr>
            <w:tcW w:w="1293" w:type="dxa"/>
            <w:tcBorders>
              <w:top w:val="nil"/>
              <w:bottom w:val="nil"/>
            </w:tcBorders>
            <w:shd w:val="clear" w:color="auto" w:fill="00FFFF"/>
          </w:tcPr>
          <w:p w14:paraId="477BEF8E" w14:textId="77777777" w:rsidR="009E3F16" w:rsidRDefault="009E3F16">
            <w:pPr>
              <w:pStyle w:val="table"/>
              <w:rPr>
                <w:sz w:val="20"/>
              </w:rPr>
            </w:pPr>
          </w:p>
        </w:tc>
      </w:tr>
      <w:tr w:rsidR="009E3F16" w14:paraId="7F1A3B85" w14:textId="77777777">
        <w:tc>
          <w:tcPr>
            <w:tcW w:w="1098" w:type="dxa"/>
            <w:tcBorders>
              <w:top w:val="nil"/>
              <w:bottom w:val="nil"/>
            </w:tcBorders>
            <w:shd w:val="clear" w:color="auto" w:fill="FFFF00"/>
          </w:tcPr>
          <w:p w14:paraId="77253709" w14:textId="77777777" w:rsidR="009E3F16" w:rsidRDefault="009E3F16">
            <w:pPr>
              <w:pStyle w:val="table"/>
              <w:rPr>
                <w:sz w:val="20"/>
              </w:rPr>
            </w:pPr>
          </w:p>
        </w:tc>
        <w:tc>
          <w:tcPr>
            <w:tcW w:w="540" w:type="dxa"/>
            <w:tcBorders>
              <w:top w:val="nil"/>
            </w:tcBorders>
          </w:tcPr>
          <w:p w14:paraId="69BD4B7A" w14:textId="77777777" w:rsidR="009E3F16" w:rsidRDefault="009E3F16">
            <w:pPr>
              <w:pStyle w:val="table"/>
              <w:jc w:val="center"/>
              <w:rPr>
                <w:b/>
                <w:noProof/>
                <w:sz w:val="24"/>
              </w:rPr>
            </w:pPr>
            <w:r>
              <w:rPr>
                <w:b/>
                <w:noProof/>
                <w:sz w:val="24"/>
              </w:rPr>
              <w:sym w:font="Wingdings" w:char="F0E0"/>
            </w:r>
          </w:p>
        </w:tc>
        <w:tc>
          <w:tcPr>
            <w:tcW w:w="5547" w:type="dxa"/>
            <w:tcBorders>
              <w:top w:val="nil"/>
            </w:tcBorders>
          </w:tcPr>
          <w:p w14:paraId="1E05873A" w14:textId="77777777" w:rsidR="009E3F16" w:rsidRDefault="009E3F16">
            <w:pPr>
              <w:pStyle w:val="table"/>
              <w:rPr>
                <w:sz w:val="20"/>
              </w:rPr>
            </w:pPr>
            <w:r>
              <w:rPr>
                <w:sz w:val="20"/>
              </w:rPr>
              <w:t>Allocation Instruction (AllocType="Ready-To-Book ", NoOrders=1, OrderID=ABC, ClOrdID=123)</w:t>
            </w:r>
          </w:p>
        </w:tc>
        <w:tc>
          <w:tcPr>
            <w:tcW w:w="1293" w:type="dxa"/>
            <w:tcBorders>
              <w:top w:val="nil"/>
              <w:bottom w:val="nil"/>
            </w:tcBorders>
            <w:shd w:val="clear" w:color="auto" w:fill="00FFFF"/>
          </w:tcPr>
          <w:p w14:paraId="552171DE" w14:textId="77777777" w:rsidR="009E3F16" w:rsidRDefault="009E3F16">
            <w:pPr>
              <w:pStyle w:val="table"/>
              <w:rPr>
                <w:sz w:val="20"/>
              </w:rPr>
            </w:pPr>
          </w:p>
        </w:tc>
      </w:tr>
      <w:tr w:rsidR="009E3F16" w14:paraId="11F7F1B5" w14:textId="77777777">
        <w:tc>
          <w:tcPr>
            <w:tcW w:w="1098" w:type="dxa"/>
            <w:tcBorders>
              <w:top w:val="nil"/>
              <w:bottom w:val="nil"/>
            </w:tcBorders>
            <w:shd w:val="clear" w:color="auto" w:fill="FFFF00"/>
          </w:tcPr>
          <w:p w14:paraId="2C6A5068" w14:textId="77777777" w:rsidR="009E3F16" w:rsidRDefault="009E3F16">
            <w:pPr>
              <w:pStyle w:val="table"/>
              <w:rPr>
                <w:sz w:val="20"/>
              </w:rPr>
            </w:pPr>
          </w:p>
        </w:tc>
        <w:tc>
          <w:tcPr>
            <w:tcW w:w="540" w:type="dxa"/>
          </w:tcPr>
          <w:p w14:paraId="059B7FA0" w14:textId="77777777" w:rsidR="009E3F16" w:rsidRDefault="009E3F16">
            <w:pPr>
              <w:pStyle w:val="table"/>
              <w:jc w:val="center"/>
              <w:rPr>
                <w:b/>
                <w:noProof/>
                <w:sz w:val="24"/>
              </w:rPr>
            </w:pPr>
            <w:r>
              <w:rPr>
                <w:b/>
                <w:noProof/>
                <w:sz w:val="24"/>
              </w:rPr>
              <w:sym w:font="Wingdings" w:char="F0DF"/>
            </w:r>
          </w:p>
        </w:tc>
        <w:tc>
          <w:tcPr>
            <w:tcW w:w="5547" w:type="dxa"/>
          </w:tcPr>
          <w:p w14:paraId="397BC86F"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5CC523B6" w14:textId="77777777" w:rsidR="009E3F16" w:rsidRDefault="009E3F16">
            <w:pPr>
              <w:pStyle w:val="table"/>
              <w:rPr>
                <w:sz w:val="20"/>
              </w:rPr>
            </w:pPr>
          </w:p>
        </w:tc>
      </w:tr>
      <w:tr w:rsidR="009E3F16" w14:paraId="24580334" w14:textId="77777777">
        <w:tc>
          <w:tcPr>
            <w:tcW w:w="1098" w:type="dxa"/>
            <w:tcBorders>
              <w:top w:val="nil"/>
              <w:bottom w:val="nil"/>
            </w:tcBorders>
            <w:shd w:val="clear" w:color="auto" w:fill="FFFF00"/>
          </w:tcPr>
          <w:p w14:paraId="70007881" w14:textId="77777777" w:rsidR="009E3F16" w:rsidRDefault="009E3F16">
            <w:pPr>
              <w:pStyle w:val="table"/>
              <w:rPr>
                <w:sz w:val="20"/>
              </w:rPr>
            </w:pPr>
          </w:p>
        </w:tc>
        <w:tc>
          <w:tcPr>
            <w:tcW w:w="540" w:type="dxa"/>
          </w:tcPr>
          <w:p w14:paraId="5D1BDF34" w14:textId="77777777" w:rsidR="009E3F16" w:rsidRDefault="009E3F16">
            <w:pPr>
              <w:pStyle w:val="table"/>
              <w:jc w:val="center"/>
              <w:rPr>
                <w:b/>
                <w:noProof/>
                <w:sz w:val="24"/>
              </w:rPr>
            </w:pPr>
            <w:r>
              <w:rPr>
                <w:b/>
                <w:noProof/>
                <w:sz w:val="24"/>
              </w:rPr>
              <w:sym w:font="Wingdings" w:char="F0DF"/>
            </w:r>
          </w:p>
        </w:tc>
        <w:tc>
          <w:tcPr>
            <w:tcW w:w="5547" w:type="dxa"/>
          </w:tcPr>
          <w:p w14:paraId="114EAEED" w14:textId="77777777" w:rsidR="009E3F16" w:rsidRDefault="009E3F16">
            <w:pPr>
              <w:pStyle w:val="table"/>
              <w:rPr>
                <w:sz w:val="20"/>
              </w:rPr>
            </w:pPr>
            <w:r>
              <w:rPr>
                <w:sz w:val="20"/>
              </w:rPr>
              <w:t>Allocation Instruction Ack (AllocStatus="Accepted")</w:t>
            </w:r>
          </w:p>
        </w:tc>
        <w:tc>
          <w:tcPr>
            <w:tcW w:w="1293" w:type="dxa"/>
            <w:tcBorders>
              <w:top w:val="nil"/>
              <w:bottom w:val="nil"/>
            </w:tcBorders>
            <w:shd w:val="clear" w:color="auto" w:fill="00FFFF"/>
          </w:tcPr>
          <w:p w14:paraId="12997631" w14:textId="77777777" w:rsidR="009E3F16" w:rsidRDefault="009E3F16">
            <w:pPr>
              <w:pStyle w:val="table"/>
              <w:rPr>
                <w:sz w:val="20"/>
              </w:rPr>
            </w:pPr>
          </w:p>
        </w:tc>
      </w:tr>
      <w:tr w:rsidR="009E3F16" w14:paraId="14B86857" w14:textId="77777777">
        <w:trPr>
          <w:cantSplit/>
        </w:trPr>
        <w:tc>
          <w:tcPr>
            <w:tcW w:w="1098" w:type="dxa"/>
            <w:tcBorders>
              <w:top w:val="nil"/>
              <w:bottom w:val="single" w:sz="6" w:space="0" w:color="000000"/>
            </w:tcBorders>
            <w:shd w:val="clear" w:color="auto" w:fill="FFFF00"/>
          </w:tcPr>
          <w:p w14:paraId="5F7FADB7" w14:textId="77777777" w:rsidR="009E3F16" w:rsidRDefault="009E3F16">
            <w:pPr>
              <w:pStyle w:val="table"/>
              <w:rPr>
                <w:sz w:val="20"/>
              </w:rPr>
            </w:pPr>
          </w:p>
        </w:tc>
        <w:tc>
          <w:tcPr>
            <w:tcW w:w="6087" w:type="dxa"/>
            <w:gridSpan w:val="2"/>
            <w:tcBorders>
              <w:bottom w:val="single" w:sz="6" w:space="0" w:color="000000"/>
            </w:tcBorders>
          </w:tcPr>
          <w:p w14:paraId="40383ECA" w14:textId="77777777" w:rsidR="009E3F16" w:rsidRDefault="009E3F16">
            <w:pPr>
              <w:pStyle w:val="table"/>
              <w:rPr>
                <w:sz w:val="20"/>
              </w:rPr>
            </w:pPr>
            <w:r>
              <w:rPr>
                <w:sz w:val="20"/>
              </w:rPr>
              <w:t>Post-Trade Matching and Allocation Processing occurs (e.g. via an industry utility)</w:t>
            </w:r>
          </w:p>
        </w:tc>
        <w:tc>
          <w:tcPr>
            <w:tcW w:w="1293" w:type="dxa"/>
            <w:tcBorders>
              <w:top w:val="nil"/>
              <w:bottom w:val="single" w:sz="6" w:space="0" w:color="000000"/>
            </w:tcBorders>
            <w:shd w:val="clear" w:color="auto" w:fill="00FFFF"/>
          </w:tcPr>
          <w:p w14:paraId="48CDA825" w14:textId="77777777" w:rsidR="009E3F16" w:rsidRDefault="009E3F16">
            <w:pPr>
              <w:pStyle w:val="table"/>
              <w:rPr>
                <w:sz w:val="20"/>
              </w:rPr>
            </w:pPr>
          </w:p>
        </w:tc>
      </w:tr>
    </w:tbl>
    <w:p w14:paraId="01877D5E" w14:textId="77777777" w:rsidR="009E3F16" w:rsidRDefault="009E3F16">
      <w:pPr>
        <w:pStyle w:val="NormalIndent"/>
        <w:ind w:left="0"/>
      </w:pPr>
    </w:p>
    <w:p w14:paraId="45E1359F" w14:textId="77777777" w:rsidR="009E3F16" w:rsidRDefault="009E3F16">
      <w:pPr>
        <w:pStyle w:val="table"/>
        <w:ind w:left="720"/>
        <w:outlineLvl w:val="0"/>
        <w:rPr>
          <w:sz w:val="20"/>
        </w:rPr>
      </w:pPr>
      <w:r>
        <w:rPr>
          <w:sz w:val="20"/>
        </w:rPr>
        <w:t>Example flow for AllocType="Ready-To-Book " post-trade processing which books out a number of orders as a single block:</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1DE88A32" w14:textId="77777777">
        <w:tc>
          <w:tcPr>
            <w:tcW w:w="1098" w:type="dxa"/>
            <w:tcBorders>
              <w:top w:val="single" w:sz="6" w:space="0" w:color="000000"/>
              <w:bottom w:val="nil"/>
            </w:tcBorders>
            <w:shd w:val="clear" w:color="auto" w:fill="FFFF00"/>
          </w:tcPr>
          <w:p w14:paraId="6BD2F09F" w14:textId="77777777" w:rsidR="009E3F16" w:rsidRDefault="009E3F16">
            <w:pPr>
              <w:pStyle w:val="table"/>
              <w:rPr>
                <w:sz w:val="20"/>
              </w:rPr>
            </w:pPr>
            <w:r>
              <w:rPr>
                <w:sz w:val="20"/>
              </w:rPr>
              <w:t>Initiator</w:t>
            </w:r>
          </w:p>
        </w:tc>
        <w:tc>
          <w:tcPr>
            <w:tcW w:w="540" w:type="dxa"/>
            <w:tcBorders>
              <w:top w:val="single" w:sz="6" w:space="0" w:color="000000"/>
              <w:bottom w:val="nil"/>
            </w:tcBorders>
          </w:tcPr>
          <w:p w14:paraId="16660398" w14:textId="77777777" w:rsidR="009E3F16" w:rsidRDefault="009E3F16">
            <w:pPr>
              <w:pStyle w:val="table"/>
              <w:jc w:val="center"/>
              <w:rPr>
                <w:b/>
                <w:noProof/>
                <w:sz w:val="24"/>
              </w:rPr>
            </w:pPr>
            <w:r>
              <w:rPr>
                <w:b/>
                <w:noProof/>
                <w:sz w:val="24"/>
              </w:rPr>
              <w:sym w:font="Wingdings" w:char="F0E0"/>
            </w:r>
          </w:p>
        </w:tc>
        <w:tc>
          <w:tcPr>
            <w:tcW w:w="5547" w:type="dxa"/>
            <w:tcBorders>
              <w:top w:val="single" w:sz="6" w:space="0" w:color="000000"/>
              <w:bottom w:val="nil"/>
            </w:tcBorders>
          </w:tcPr>
          <w:p w14:paraId="62A48D32" w14:textId="77777777" w:rsidR="009E3F16" w:rsidRDefault="009E3F16">
            <w:pPr>
              <w:pStyle w:val="table"/>
              <w:rPr>
                <w:sz w:val="20"/>
              </w:rPr>
            </w:pPr>
            <w:r>
              <w:rPr>
                <w:sz w:val="20"/>
              </w:rPr>
              <w:t>New Order-Single (OrderQty=35000, ClOrdID=123, Symbol=IBM, Side=1)</w:t>
            </w:r>
          </w:p>
        </w:tc>
        <w:tc>
          <w:tcPr>
            <w:tcW w:w="1293" w:type="dxa"/>
            <w:tcBorders>
              <w:top w:val="single" w:sz="6" w:space="0" w:color="000000"/>
              <w:bottom w:val="nil"/>
            </w:tcBorders>
            <w:shd w:val="clear" w:color="auto" w:fill="00FFFF"/>
          </w:tcPr>
          <w:p w14:paraId="5DC9B318" w14:textId="77777777" w:rsidR="009E3F16" w:rsidRDefault="009E3F16">
            <w:pPr>
              <w:pStyle w:val="table"/>
              <w:rPr>
                <w:sz w:val="20"/>
              </w:rPr>
            </w:pPr>
            <w:r>
              <w:rPr>
                <w:sz w:val="20"/>
              </w:rPr>
              <w:t>Respondent</w:t>
            </w:r>
          </w:p>
        </w:tc>
      </w:tr>
      <w:tr w:rsidR="009E3F16" w14:paraId="6BFFF182" w14:textId="77777777">
        <w:tc>
          <w:tcPr>
            <w:tcW w:w="1098" w:type="dxa"/>
            <w:tcBorders>
              <w:top w:val="nil"/>
              <w:bottom w:val="nil"/>
            </w:tcBorders>
            <w:shd w:val="clear" w:color="auto" w:fill="FFFF00"/>
          </w:tcPr>
          <w:p w14:paraId="7D0A57E8" w14:textId="77777777" w:rsidR="009E3F16" w:rsidRDefault="009E3F16">
            <w:pPr>
              <w:pStyle w:val="table"/>
              <w:rPr>
                <w:sz w:val="20"/>
              </w:rPr>
            </w:pPr>
          </w:p>
        </w:tc>
        <w:tc>
          <w:tcPr>
            <w:tcW w:w="540" w:type="dxa"/>
            <w:tcBorders>
              <w:bottom w:val="nil"/>
            </w:tcBorders>
          </w:tcPr>
          <w:p w14:paraId="10DB64E2" w14:textId="77777777" w:rsidR="009E3F16" w:rsidRDefault="009E3F16">
            <w:pPr>
              <w:pStyle w:val="table"/>
              <w:jc w:val="center"/>
              <w:rPr>
                <w:b/>
                <w:sz w:val="24"/>
              </w:rPr>
            </w:pPr>
            <w:r>
              <w:rPr>
                <w:b/>
                <w:noProof/>
                <w:sz w:val="24"/>
              </w:rPr>
              <w:sym w:font="Wingdings" w:char="F0DF"/>
            </w:r>
          </w:p>
        </w:tc>
        <w:tc>
          <w:tcPr>
            <w:tcW w:w="5547" w:type="dxa"/>
            <w:tcBorders>
              <w:bottom w:val="nil"/>
            </w:tcBorders>
          </w:tcPr>
          <w:p w14:paraId="4BB9E07B" w14:textId="77777777" w:rsidR="009E3F16" w:rsidRDefault="009E3F16">
            <w:pPr>
              <w:pStyle w:val="table"/>
              <w:rPr>
                <w:sz w:val="20"/>
              </w:rPr>
            </w:pPr>
            <w:r>
              <w:rPr>
                <w:sz w:val="20"/>
              </w:rPr>
              <w:t>Execution Report (ExecType = “0” [New]) (ClOrdID=123, OrderID=ABC)</w:t>
            </w:r>
          </w:p>
        </w:tc>
        <w:tc>
          <w:tcPr>
            <w:tcW w:w="1293" w:type="dxa"/>
            <w:tcBorders>
              <w:top w:val="nil"/>
              <w:bottom w:val="nil"/>
            </w:tcBorders>
            <w:shd w:val="clear" w:color="auto" w:fill="00FFFF"/>
          </w:tcPr>
          <w:p w14:paraId="34E5B93C" w14:textId="77777777" w:rsidR="009E3F16" w:rsidRDefault="009E3F16">
            <w:pPr>
              <w:pStyle w:val="table"/>
              <w:rPr>
                <w:sz w:val="20"/>
              </w:rPr>
            </w:pPr>
          </w:p>
        </w:tc>
      </w:tr>
      <w:tr w:rsidR="009E3F16" w14:paraId="2B6FFC40" w14:textId="77777777">
        <w:tc>
          <w:tcPr>
            <w:tcW w:w="1098" w:type="dxa"/>
            <w:tcBorders>
              <w:top w:val="nil"/>
              <w:bottom w:val="nil"/>
            </w:tcBorders>
            <w:shd w:val="clear" w:color="auto" w:fill="FFFF00"/>
          </w:tcPr>
          <w:p w14:paraId="54E109B4" w14:textId="77777777" w:rsidR="009E3F16" w:rsidRDefault="009E3F16">
            <w:pPr>
              <w:pStyle w:val="table"/>
              <w:rPr>
                <w:sz w:val="20"/>
              </w:rPr>
            </w:pPr>
          </w:p>
        </w:tc>
        <w:tc>
          <w:tcPr>
            <w:tcW w:w="540" w:type="dxa"/>
            <w:tcBorders>
              <w:bottom w:val="nil"/>
            </w:tcBorders>
          </w:tcPr>
          <w:p w14:paraId="583E136F" w14:textId="77777777" w:rsidR="009E3F16" w:rsidRDefault="009E3F16">
            <w:pPr>
              <w:pStyle w:val="table"/>
              <w:jc w:val="center"/>
              <w:rPr>
                <w:b/>
                <w:sz w:val="24"/>
              </w:rPr>
            </w:pPr>
            <w:r>
              <w:rPr>
                <w:b/>
                <w:noProof/>
                <w:sz w:val="24"/>
              </w:rPr>
              <w:sym w:font="Wingdings" w:char="F0DF"/>
            </w:r>
          </w:p>
        </w:tc>
        <w:tc>
          <w:tcPr>
            <w:tcW w:w="5547" w:type="dxa"/>
            <w:tcBorders>
              <w:bottom w:val="nil"/>
            </w:tcBorders>
          </w:tcPr>
          <w:p w14:paraId="607C6961" w14:textId="77777777" w:rsidR="009E3F16" w:rsidRDefault="009E3F16">
            <w:pPr>
              <w:pStyle w:val="table"/>
              <w:jc w:val="left"/>
              <w:rPr>
                <w:sz w:val="20"/>
              </w:rPr>
            </w:pPr>
            <w:r>
              <w:rPr>
                <w:sz w:val="20"/>
              </w:rPr>
              <w:t>Execution Report (ExecType = “F”)  [Trade] (ClOrdID=123, OrderID=ABC)</w:t>
            </w:r>
          </w:p>
          <w:p w14:paraId="1FE3A933" w14:textId="77777777" w:rsidR="009E3F16" w:rsidRDefault="009E3F16">
            <w:pPr>
              <w:pStyle w:val="table"/>
              <w:rPr>
                <w:sz w:val="20"/>
              </w:rPr>
            </w:pPr>
            <w:r>
              <w:rPr>
                <w:sz w:val="20"/>
              </w:rPr>
              <w:t>(optional Execution Report (ExecType = “3”)  [Done for day] (ClOrdID=123, OrderID=ABC)</w:t>
            </w:r>
          </w:p>
        </w:tc>
        <w:tc>
          <w:tcPr>
            <w:tcW w:w="1293" w:type="dxa"/>
            <w:tcBorders>
              <w:top w:val="nil"/>
              <w:bottom w:val="nil"/>
            </w:tcBorders>
            <w:shd w:val="clear" w:color="auto" w:fill="00FFFF"/>
          </w:tcPr>
          <w:p w14:paraId="7BDEBFC6" w14:textId="77777777" w:rsidR="009E3F16" w:rsidRDefault="009E3F16">
            <w:pPr>
              <w:pStyle w:val="table"/>
              <w:rPr>
                <w:sz w:val="20"/>
              </w:rPr>
            </w:pPr>
          </w:p>
        </w:tc>
      </w:tr>
      <w:tr w:rsidR="009E3F16" w14:paraId="0FBC62CD" w14:textId="77777777">
        <w:tc>
          <w:tcPr>
            <w:tcW w:w="1098" w:type="dxa"/>
            <w:tcBorders>
              <w:top w:val="nil"/>
              <w:bottom w:val="nil"/>
            </w:tcBorders>
            <w:shd w:val="clear" w:color="auto" w:fill="FFFF00"/>
          </w:tcPr>
          <w:p w14:paraId="022CFDB1" w14:textId="77777777" w:rsidR="009E3F16" w:rsidRDefault="009E3F16">
            <w:pPr>
              <w:pStyle w:val="table"/>
              <w:rPr>
                <w:sz w:val="20"/>
              </w:rPr>
            </w:pPr>
          </w:p>
        </w:tc>
        <w:tc>
          <w:tcPr>
            <w:tcW w:w="540" w:type="dxa"/>
            <w:tcBorders>
              <w:bottom w:val="nil"/>
            </w:tcBorders>
          </w:tcPr>
          <w:p w14:paraId="130D2BFF" w14:textId="77777777" w:rsidR="009E3F16" w:rsidRDefault="009E3F16">
            <w:pPr>
              <w:pStyle w:val="table"/>
              <w:jc w:val="center"/>
              <w:rPr>
                <w:b/>
                <w:noProof/>
                <w:sz w:val="24"/>
              </w:rPr>
            </w:pPr>
            <w:r>
              <w:rPr>
                <w:b/>
                <w:noProof/>
                <w:sz w:val="24"/>
              </w:rPr>
              <w:sym w:font="Wingdings" w:char="F0E0"/>
            </w:r>
          </w:p>
        </w:tc>
        <w:tc>
          <w:tcPr>
            <w:tcW w:w="5547" w:type="dxa"/>
            <w:tcBorders>
              <w:bottom w:val="nil"/>
            </w:tcBorders>
          </w:tcPr>
          <w:p w14:paraId="7B5D8E0F" w14:textId="77777777" w:rsidR="009E3F16" w:rsidRDefault="009E3F16">
            <w:pPr>
              <w:pStyle w:val="table"/>
              <w:rPr>
                <w:sz w:val="20"/>
              </w:rPr>
            </w:pPr>
            <w:r>
              <w:rPr>
                <w:sz w:val="20"/>
              </w:rPr>
              <w:t>New Order-Single (OrderQty=2000, ClOrdID=456, Symbol=IBM, Side=1)</w:t>
            </w:r>
          </w:p>
        </w:tc>
        <w:tc>
          <w:tcPr>
            <w:tcW w:w="1293" w:type="dxa"/>
            <w:tcBorders>
              <w:top w:val="nil"/>
              <w:bottom w:val="nil"/>
            </w:tcBorders>
            <w:shd w:val="clear" w:color="auto" w:fill="00FFFF"/>
          </w:tcPr>
          <w:p w14:paraId="4F1FBDAD" w14:textId="77777777" w:rsidR="009E3F16" w:rsidRDefault="009E3F16">
            <w:pPr>
              <w:pStyle w:val="table"/>
              <w:rPr>
                <w:sz w:val="20"/>
              </w:rPr>
            </w:pPr>
          </w:p>
        </w:tc>
      </w:tr>
      <w:tr w:rsidR="009E3F16" w14:paraId="45BFA71C" w14:textId="77777777">
        <w:tc>
          <w:tcPr>
            <w:tcW w:w="1098" w:type="dxa"/>
            <w:tcBorders>
              <w:top w:val="nil"/>
              <w:bottom w:val="nil"/>
            </w:tcBorders>
            <w:shd w:val="clear" w:color="auto" w:fill="FFFF00"/>
          </w:tcPr>
          <w:p w14:paraId="49271ADA" w14:textId="77777777" w:rsidR="009E3F16" w:rsidRDefault="009E3F16">
            <w:pPr>
              <w:pStyle w:val="table"/>
              <w:rPr>
                <w:sz w:val="20"/>
              </w:rPr>
            </w:pPr>
          </w:p>
        </w:tc>
        <w:tc>
          <w:tcPr>
            <w:tcW w:w="540" w:type="dxa"/>
            <w:tcBorders>
              <w:bottom w:val="nil"/>
            </w:tcBorders>
          </w:tcPr>
          <w:p w14:paraId="7C3E08DD" w14:textId="77777777" w:rsidR="009E3F16" w:rsidRDefault="009E3F16">
            <w:pPr>
              <w:pStyle w:val="table"/>
              <w:jc w:val="center"/>
              <w:rPr>
                <w:b/>
                <w:sz w:val="24"/>
              </w:rPr>
            </w:pPr>
            <w:r>
              <w:rPr>
                <w:b/>
                <w:noProof/>
                <w:sz w:val="24"/>
              </w:rPr>
              <w:sym w:font="Wingdings" w:char="F0DF"/>
            </w:r>
          </w:p>
        </w:tc>
        <w:tc>
          <w:tcPr>
            <w:tcW w:w="5547" w:type="dxa"/>
            <w:tcBorders>
              <w:bottom w:val="nil"/>
            </w:tcBorders>
          </w:tcPr>
          <w:p w14:paraId="72E70729" w14:textId="77777777" w:rsidR="009E3F16" w:rsidRDefault="009E3F16">
            <w:pPr>
              <w:pStyle w:val="table"/>
              <w:rPr>
                <w:sz w:val="20"/>
              </w:rPr>
            </w:pPr>
            <w:r>
              <w:rPr>
                <w:sz w:val="20"/>
              </w:rPr>
              <w:t>Execution Report (ExecType = “0” [New]) (ClOrdID=456, OrderID=DEF)</w:t>
            </w:r>
          </w:p>
        </w:tc>
        <w:tc>
          <w:tcPr>
            <w:tcW w:w="1293" w:type="dxa"/>
            <w:tcBorders>
              <w:top w:val="nil"/>
              <w:bottom w:val="nil"/>
            </w:tcBorders>
            <w:shd w:val="clear" w:color="auto" w:fill="00FFFF"/>
          </w:tcPr>
          <w:p w14:paraId="240A99EC" w14:textId="77777777" w:rsidR="009E3F16" w:rsidRDefault="009E3F16">
            <w:pPr>
              <w:pStyle w:val="table"/>
              <w:rPr>
                <w:sz w:val="20"/>
              </w:rPr>
            </w:pPr>
          </w:p>
        </w:tc>
      </w:tr>
      <w:tr w:rsidR="009E3F16" w14:paraId="41579FE0" w14:textId="77777777">
        <w:tc>
          <w:tcPr>
            <w:tcW w:w="1098" w:type="dxa"/>
            <w:tcBorders>
              <w:top w:val="nil"/>
              <w:bottom w:val="nil"/>
            </w:tcBorders>
            <w:shd w:val="clear" w:color="auto" w:fill="FFFF00"/>
          </w:tcPr>
          <w:p w14:paraId="647AB5BC" w14:textId="77777777" w:rsidR="009E3F16" w:rsidRDefault="009E3F16">
            <w:pPr>
              <w:pStyle w:val="table"/>
              <w:rPr>
                <w:sz w:val="20"/>
              </w:rPr>
            </w:pPr>
          </w:p>
        </w:tc>
        <w:tc>
          <w:tcPr>
            <w:tcW w:w="540" w:type="dxa"/>
            <w:tcBorders>
              <w:bottom w:val="nil"/>
            </w:tcBorders>
          </w:tcPr>
          <w:p w14:paraId="529AE1F6" w14:textId="77777777" w:rsidR="009E3F16" w:rsidRDefault="009E3F16">
            <w:pPr>
              <w:pStyle w:val="table"/>
              <w:jc w:val="center"/>
              <w:rPr>
                <w:b/>
                <w:sz w:val="24"/>
              </w:rPr>
            </w:pPr>
          </w:p>
        </w:tc>
        <w:tc>
          <w:tcPr>
            <w:tcW w:w="5547" w:type="dxa"/>
            <w:tcBorders>
              <w:bottom w:val="nil"/>
            </w:tcBorders>
          </w:tcPr>
          <w:p w14:paraId="1ADB6D17" w14:textId="77777777" w:rsidR="009E3F16" w:rsidRDefault="009E3F16">
            <w:pPr>
              <w:pStyle w:val="table"/>
              <w:rPr>
                <w:sz w:val="20"/>
              </w:rPr>
            </w:pPr>
          </w:p>
        </w:tc>
        <w:tc>
          <w:tcPr>
            <w:tcW w:w="1293" w:type="dxa"/>
            <w:tcBorders>
              <w:top w:val="nil"/>
              <w:bottom w:val="nil"/>
            </w:tcBorders>
            <w:shd w:val="clear" w:color="auto" w:fill="00FFFF"/>
          </w:tcPr>
          <w:p w14:paraId="6EF4D336" w14:textId="77777777" w:rsidR="009E3F16" w:rsidRDefault="009E3F16">
            <w:pPr>
              <w:pStyle w:val="table"/>
              <w:rPr>
                <w:sz w:val="20"/>
              </w:rPr>
            </w:pPr>
          </w:p>
        </w:tc>
      </w:tr>
      <w:tr w:rsidR="009E3F16" w14:paraId="363179E7" w14:textId="77777777">
        <w:tc>
          <w:tcPr>
            <w:tcW w:w="1098" w:type="dxa"/>
            <w:tcBorders>
              <w:top w:val="nil"/>
              <w:bottom w:val="nil"/>
            </w:tcBorders>
            <w:shd w:val="clear" w:color="auto" w:fill="FFFF00"/>
          </w:tcPr>
          <w:p w14:paraId="599D2585" w14:textId="77777777" w:rsidR="009E3F16" w:rsidRDefault="009E3F16">
            <w:pPr>
              <w:pStyle w:val="table"/>
              <w:rPr>
                <w:sz w:val="20"/>
              </w:rPr>
            </w:pPr>
          </w:p>
        </w:tc>
        <w:tc>
          <w:tcPr>
            <w:tcW w:w="540" w:type="dxa"/>
            <w:tcBorders>
              <w:bottom w:val="single" w:sz="6" w:space="0" w:color="000000"/>
            </w:tcBorders>
          </w:tcPr>
          <w:p w14:paraId="7CB554A7" w14:textId="77777777" w:rsidR="009E3F16" w:rsidRDefault="009E3F16">
            <w:pPr>
              <w:pStyle w:val="table"/>
              <w:jc w:val="center"/>
              <w:rPr>
                <w:b/>
                <w:sz w:val="24"/>
              </w:rPr>
            </w:pPr>
            <w:r>
              <w:rPr>
                <w:b/>
                <w:noProof/>
                <w:sz w:val="24"/>
              </w:rPr>
              <w:sym w:font="Wingdings" w:char="F0DF"/>
            </w:r>
          </w:p>
        </w:tc>
        <w:tc>
          <w:tcPr>
            <w:tcW w:w="5547" w:type="dxa"/>
            <w:tcBorders>
              <w:bottom w:val="single" w:sz="6" w:space="0" w:color="000000"/>
            </w:tcBorders>
          </w:tcPr>
          <w:p w14:paraId="537D75BD" w14:textId="77777777" w:rsidR="009E3F16" w:rsidRDefault="009E3F16">
            <w:pPr>
              <w:pStyle w:val="table"/>
              <w:jc w:val="left"/>
              <w:rPr>
                <w:sz w:val="20"/>
              </w:rPr>
            </w:pPr>
            <w:r>
              <w:rPr>
                <w:sz w:val="20"/>
              </w:rPr>
              <w:t>Execution Report (ExecType = “F”)  [Trade] (ClOrdID=456, OrderID=DEF)</w:t>
            </w:r>
          </w:p>
          <w:p w14:paraId="0F1AC33B" w14:textId="77777777" w:rsidR="009E3F16" w:rsidRDefault="009E3F16">
            <w:pPr>
              <w:pStyle w:val="table"/>
              <w:rPr>
                <w:sz w:val="20"/>
              </w:rPr>
            </w:pPr>
            <w:r>
              <w:rPr>
                <w:sz w:val="20"/>
              </w:rPr>
              <w:t>(optional Execution Report (ExecType = “3”)  [Done for day] (ClOrdID=456, OrderID=DEF)</w:t>
            </w:r>
          </w:p>
          <w:p w14:paraId="10C073AC" w14:textId="77777777" w:rsidR="009E3F16" w:rsidRDefault="009E3F16">
            <w:pPr>
              <w:pStyle w:val="table"/>
              <w:rPr>
                <w:sz w:val="20"/>
              </w:rPr>
            </w:pPr>
            <w:r>
              <w:rPr>
                <w:sz w:val="20"/>
              </w:rPr>
              <w:t>(receive either OrdStatus="Filled" or "Done For Day") for all orders to be combined and buyside ready for sellside to initiate booking</w:t>
            </w:r>
          </w:p>
        </w:tc>
        <w:tc>
          <w:tcPr>
            <w:tcW w:w="1293" w:type="dxa"/>
            <w:tcBorders>
              <w:top w:val="nil"/>
              <w:bottom w:val="nil"/>
            </w:tcBorders>
            <w:shd w:val="clear" w:color="auto" w:fill="00FFFF"/>
          </w:tcPr>
          <w:p w14:paraId="42223AAB" w14:textId="77777777" w:rsidR="009E3F16" w:rsidRDefault="009E3F16">
            <w:pPr>
              <w:pStyle w:val="table"/>
              <w:rPr>
                <w:sz w:val="20"/>
              </w:rPr>
            </w:pPr>
          </w:p>
        </w:tc>
      </w:tr>
      <w:tr w:rsidR="009E3F16" w14:paraId="5AF2334B" w14:textId="77777777">
        <w:tc>
          <w:tcPr>
            <w:tcW w:w="1098" w:type="dxa"/>
            <w:tcBorders>
              <w:top w:val="nil"/>
              <w:bottom w:val="nil"/>
            </w:tcBorders>
            <w:shd w:val="clear" w:color="auto" w:fill="FFFF00"/>
          </w:tcPr>
          <w:p w14:paraId="231E6D35" w14:textId="77777777" w:rsidR="009E3F16" w:rsidRDefault="009E3F16">
            <w:pPr>
              <w:pStyle w:val="table"/>
              <w:rPr>
                <w:sz w:val="20"/>
              </w:rPr>
            </w:pPr>
          </w:p>
        </w:tc>
        <w:tc>
          <w:tcPr>
            <w:tcW w:w="540" w:type="dxa"/>
          </w:tcPr>
          <w:p w14:paraId="61505F5F" w14:textId="77777777" w:rsidR="009E3F16" w:rsidRDefault="009E3F16">
            <w:pPr>
              <w:pStyle w:val="table"/>
              <w:jc w:val="center"/>
              <w:rPr>
                <w:b/>
                <w:noProof/>
                <w:sz w:val="24"/>
              </w:rPr>
            </w:pPr>
            <w:r>
              <w:rPr>
                <w:b/>
                <w:noProof/>
                <w:sz w:val="24"/>
              </w:rPr>
              <w:sym w:font="Wingdings" w:char="F0E0"/>
            </w:r>
          </w:p>
        </w:tc>
        <w:tc>
          <w:tcPr>
            <w:tcW w:w="5547" w:type="dxa"/>
          </w:tcPr>
          <w:p w14:paraId="6367A689" w14:textId="77777777" w:rsidR="009E3F16" w:rsidRDefault="009E3F16">
            <w:pPr>
              <w:pStyle w:val="table"/>
              <w:rPr>
                <w:sz w:val="20"/>
              </w:rPr>
            </w:pPr>
            <w:r>
              <w:rPr>
                <w:sz w:val="20"/>
              </w:rPr>
              <w:t>Allocation Instruction (AllocType="Ready-To-Book ", NoOrders=2, OrderID=ABC, ClOrdID=123, OrderID=DEF, ClOrdID=456)</w:t>
            </w:r>
          </w:p>
        </w:tc>
        <w:tc>
          <w:tcPr>
            <w:tcW w:w="1293" w:type="dxa"/>
            <w:tcBorders>
              <w:top w:val="nil"/>
              <w:bottom w:val="nil"/>
            </w:tcBorders>
            <w:shd w:val="clear" w:color="auto" w:fill="00FFFF"/>
          </w:tcPr>
          <w:p w14:paraId="1A6CCC9C" w14:textId="77777777" w:rsidR="009E3F16" w:rsidRDefault="009E3F16">
            <w:pPr>
              <w:pStyle w:val="table"/>
              <w:rPr>
                <w:sz w:val="20"/>
              </w:rPr>
            </w:pPr>
          </w:p>
        </w:tc>
      </w:tr>
      <w:tr w:rsidR="009E3F16" w14:paraId="2B896A42" w14:textId="77777777">
        <w:tc>
          <w:tcPr>
            <w:tcW w:w="1098" w:type="dxa"/>
            <w:tcBorders>
              <w:top w:val="nil"/>
              <w:bottom w:val="nil"/>
            </w:tcBorders>
            <w:shd w:val="clear" w:color="auto" w:fill="FFFF00"/>
          </w:tcPr>
          <w:p w14:paraId="18A6AE0C" w14:textId="77777777" w:rsidR="009E3F16" w:rsidRDefault="009E3F16">
            <w:pPr>
              <w:pStyle w:val="table"/>
              <w:rPr>
                <w:sz w:val="20"/>
              </w:rPr>
            </w:pPr>
          </w:p>
        </w:tc>
        <w:tc>
          <w:tcPr>
            <w:tcW w:w="540" w:type="dxa"/>
          </w:tcPr>
          <w:p w14:paraId="4D6FC81E" w14:textId="77777777" w:rsidR="009E3F16" w:rsidRDefault="009E3F16">
            <w:pPr>
              <w:pStyle w:val="table"/>
              <w:jc w:val="center"/>
              <w:rPr>
                <w:b/>
                <w:noProof/>
                <w:sz w:val="24"/>
              </w:rPr>
            </w:pPr>
            <w:r>
              <w:rPr>
                <w:b/>
                <w:noProof/>
                <w:sz w:val="24"/>
              </w:rPr>
              <w:sym w:font="Wingdings" w:char="F0DF"/>
            </w:r>
          </w:p>
        </w:tc>
        <w:tc>
          <w:tcPr>
            <w:tcW w:w="5547" w:type="dxa"/>
          </w:tcPr>
          <w:p w14:paraId="545D04DC"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0F903D39" w14:textId="77777777" w:rsidR="009E3F16" w:rsidRDefault="009E3F16">
            <w:pPr>
              <w:pStyle w:val="table"/>
              <w:rPr>
                <w:sz w:val="20"/>
              </w:rPr>
            </w:pPr>
          </w:p>
        </w:tc>
      </w:tr>
      <w:tr w:rsidR="009E3F16" w14:paraId="3CA9B6AE" w14:textId="77777777">
        <w:tc>
          <w:tcPr>
            <w:tcW w:w="1098" w:type="dxa"/>
            <w:tcBorders>
              <w:top w:val="nil"/>
              <w:bottom w:val="nil"/>
            </w:tcBorders>
            <w:shd w:val="clear" w:color="auto" w:fill="FFFF00"/>
          </w:tcPr>
          <w:p w14:paraId="51BE2271" w14:textId="77777777" w:rsidR="009E3F16" w:rsidRDefault="009E3F16">
            <w:pPr>
              <w:pStyle w:val="table"/>
              <w:rPr>
                <w:sz w:val="20"/>
              </w:rPr>
            </w:pPr>
          </w:p>
        </w:tc>
        <w:tc>
          <w:tcPr>
            <w:tcW w:w="540" w:type="dxa"/>
          </w:tcPr>
          <w:p w14:paraId="063C394C" w14:textId="77777777" w:rsidR="009E3F16" w:rsidRDefault="009E3F16">
            <w:pPr>
              <w:pStyle w:val="table"/>
              <w:jc w:val="center"/>
              <w:rPr>
                <w:b/>
                <w:noProof/>
                <w:sz w:val="24"/>
              </w:rPr>
            </w:pPr>
            <w:r>
              <w:rPr>
                <w:b/>
                <w:noProof/>
                <w:sz w:val="24"/>
              </w:rPr>
              <w:sym w:font="Wingdings" w:char="F0DF"/>
            </w:r>
          </w:p>
        </w:tc>
        <w:tc>
          <w:tcPr>
            <w:tcW w:w="5547" w:type="dxa"/>
          </w:tcPr>
          <w:p w14:paraId="4F6ECFD5" w14:textId="77777777" w:rsidR="009E3F16" w:rsidRDefault="009E3F16">
            <w:pPr>
              <w:pStyle w:val="table"/>
              <w:rPr>
                <w:sz w:val="20"/>
              </w:rPr>
            </w:pPr>
            <w:r>
              <w:rPr>
                <w:sz w:val="20"/>
              </w:rPr>
              <w:t>Allocation Instruction Ack (AllocStatus="Accepted")</w:t>
            </w:r>
          </w:p>
        </w:tc>
        <w:tc>
          <w:tcPr>
            <w:tcW w:w="1293" w:type="dxa"/>
            <w:tcBorders>
              <w:top w:val="nil"/>
              <w:bottom w:val="nil"/>
            </w:tcBorders>
            <w:shd w:val="clear" w:color="auto" w:fill="00FFFF"/>
          </w:tcPr>
          <w:p w14:paraId="6927F332" w14:textId="77777777" w:rsidR="009E3F16" w:rsidRDefault="009E3F16">
            <w:pPr>
              <w:pStyle w:val="table"/>
              <w:rPr>
                <w:sz w:val="20"/>
              </w:rPr>
            </w:pPr>
          </w:p>
        </w:tc>
      </w:tr>
      <w:tr w:rsidR="009E3F16" w14:paraId="0CF25E1F" w14:textId="77777777">
        <w:trPr>
          <w:cantSplit/>
        </w:trPr>
        <w:tc>
          <w:tcPr>
            <w:tcW w:w="1098" w:type="dxa"/>
            <w:tcBorders>
              <w:top w:val="nil"/>
              <w:bottom w:val="single" w:sz="6" w:space="0" w:color="000000"/>
            </w:tcBorders>
            <w:shd w:val="clear" w:color="auto" w:fill="FFFF00"/>
          </w:tcPr>
          <w:p w14:paraId="55D2122B" w14:textId="77777777" w:rsidR="009E3F16" w:rsidRDefault="009E3F16">
            <w:pPr>
              <w:pStyle w:val="table"/>
              <w:rPr>
                <w:sz w:val="20"/>
              </w:rPr>
            </w:pPr>
          </w:p>
        </w:tc>
        <w:tc>
          <w:tcPr>
            <w:tcW w:w="6087" w:type="dxa"/>
            <w:gridSpan w:val="2"/>
            <w:tcBorders>
              <w:bottom w:val="single" w:sz="6" w:space="0" w:color="000000"/>
            </w:tcBorders>
          </w:tcPr>
          <w:p w14:paraId="770FD71B" w14:textId="77777777" w:rsidR="009E3F16" w:rsidRDefault="009E3F16">
            <w:pPr>
              <w:pStyle w:val="table"/>
              <w:rPr>
                <w:sz w:val="20"/>
              </w:rPr>
            </w:pPr>
            <w:r>
              <w:rPr>
                <w:sz w:val="20"/>
              </w:rPr>
              <w:t>Post-Trade Matching and Allocation Processing occurs (e.g. via an industry utility)</w:t>
            </w:r>
          </w:p>
        </w:tc>
        <w:tc>
          <w:tcPr>
            <w:tcW w:w="1293" w:type="dxa"/>
            <w:tcBorders>
              <w:top w:val="nil"/>
              <w:bottom w:val="single" w:sz="6" w:space="0" w:color="000000"/>
            </w:tcBorders>
            <w:shd w:val="clear" w:color="auto" w:fill="00FFFF"/>
          </w:tcPr>
          <w:p w14:paraId="35BC1EB2" w14:textId="77777777" w:rsidR="009E3F16" w:rsidRDefault="009E3F16">
            <w:pPr>
              <w:pStyle w:val="table"/>
              <w:rPr>
                <w:sz w:val="20"/>
              </w:rPr>
            </w:pPr>
          </w:p>
        </w:tc>
      </w:tr>
    </w:tbl>
    <w:p w14:paraId="49117B5E" w14:textId="77777777" w:rsidR="009E3F16" w:rsidRDefault="009E3F16">
      <w:pPr>
        <w:numPr>
          <w:ilvl w:val="12"/>
          <w:numId w:val="0"/>
        </w:numPr>
      </w:pPr>
    </w:p>
    <w:p w14:paraId="3EB69027" w14:textId="77777777" w:rsidR="009E3F16" w:rsidRDefault="009E3F16">
      <w:pPr>
        <w:pStyle w:val="Heading3"/>
      </w:pPr>
      <w:bookmarkStart w:id="132" w:name="_Toc227925025"/>
      <w:r>
        <w:t>Pre-Trade Allocation</w:t>
      </w:r>
      <w:bookmarkEnd w:id="132"/>
    </w:p>
    <w:p w14:paraId="7CC4FB2F" w14:textId="77777777" w:rsidR="009E3F16" w:rsidRDefault="009E3F16">
      <w:r>
        <w:t>There are two models for pre-trade allocation in FIX</w:t>
      </w:r>
    </w:p>
    <w:p w14:paraId="2BE5442B" w14:textId="77777777" w:rsidR="009E3F16" w:rsidRDefault="009E3F16">
      <w:pPr>
        <w:pStyle w:val="NormalIndent"/>
        <w:numPr>
          <w:ilvl w:val="0"/>
          <w:numId w:val="16"/>
        </w:numPr>
      </w:pPr>
      <w:r>
        <w:t>Allocating using details on the New Order message (Pre-allocated order).</w:t>
      </w:r>
    </w:p>
    <w:p w14:paraId="1574F679" w14:textId="77777777" w:rsidR="009E3F16" w:rsidRDefault="009E3F16">
      <w:pPr>
        <w:pStyle w:val="NormalIndent"/>
        <w:numPr>
          <w:ilvl w:val="0"/>
          <w:numId w:val="16"/>
        </w:numPr>
      </w:pPr>
      <w:r>
        <w:t>Allocating at the time of placing the order using a separate allocation instruction message (Pre-trade allocation).</w:t>
      </w:r>
    </w:p>
    <w:p w14:paraId="4320330F" w14:textId="77777777" w:rsidR="009E3F16" w:rsidRDefault="009E3F16">
      <w:pPr>
        <w:pStyle w:val="NormalIndent"/>
        <w:numPr>
          <w:ilvl w:val="12"/>
          <w:numId w:val="0"/>
        </w:numPr>
        <w:ind w:left="360"/>
      </w:pPr>
    </w:p>
    <w:p w14:paraId="45539BA5" w14:textId="77777777" w:rsidR="009E3F16" w:rsidRDefault="009E3F16">
      <w:pPr>
        <w:pStyle w:val="Caption"/>
      </w:pPr>
      <w:r>
        <w:t>Example flow for Pre-allocated order</w:t>
      </w:r>
    </w:p>
    <w:p w14:paraId="3386D093" w14:textId="77777777" w:rsidR="009E3F16" w:rsidRDefault="009E3F16">
      <w:pPr>
        <w:pStyle w:val="NormalIndent"/>
        <w:numPr>
          <w:ilvl w:val="12"/>
          <w:numId w:val="0"/>
        </w:numPr>
        <w:ind w:left="360"/>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52A545E5" w14:textId="77777777">
        <w:tc>
          <w:tcPr>
            <w:tcW w:w="1098" w:type="dxa"/>
            <w:tcBorders>
              <w:bottom w:val="nil"/>
            </w:tcBorders>
            <w:shd w:val="clear" w:color="auto" w:fill="FFFF00"/>
          </w:tcPr>
          <w:p w14:paraId="55FC63C1" w14:textId="77777777" w:rsidR="009E3F16" w:rsidRDefault="009E3F16">
            <w:pPr>
              <w:pStyle w:val="table"/>
              <w:rPr>
                <w:sz w:val="20"/>
              </w:rPr>
            </w:pPr>
            <w:r>
              <w:rPr>
                <w:sz w:val="20"/>
              </w:rPr>
              <w:t>Initiator</w:t>
            </w:r>
          </w:p>
        </w:tc>
        <w:tc>
          <w:tcPr>
            <w:tcW w:w="540" w:type="dxa"/>
            <w:tcBorders>
              <w:bottom w:val="nil"/>
            </w:tcBorders>
          </w:tcPr>
          <w:p w14:paraId="4E8BC079" w14:textId="77777777" w:rsidR="009E3F16" w:rsidRDefault="009E3F16">
            <w:pPr>
              <w:pStyle w:val="table"/>
              <w:jc w:val="center"/>
              <w:rPr>
                <w:b/>
                <w:noProof/>
                <w:sz w:val="24"/>
              </w:rPr>
            </w:pPr>
            <w:r>
              <w:rPr>
                <w:b/>
                <w:noProof/>
                <w:sz w:val="24"/>
              </w:rPr>
              <w:sym w:font="Wingdings" w:char="F0E0"/>
            </w:r>
          </w:p>
        </w:tc>
        <w:tc>
          <w:tcPr>
            <w:tcW w:w="5547" w:type="dxa"/>
            <w:tcBorders>
              <w:bottom w:val="nil"/>
            </w:tcBorders>
          </w:tcPr>
          <w:p w14:paraId="6263C83B" w14:textId="77777777" w:rsidR="009E3F16" w:rsidRDefault="009E3F16">
            <w:pPr>
              <w:pStyle w:val="table"/>
              <w:jc w:val="left"/>
              <w:rPr>
                <w:sz w:val="20"/>
              </w:rPr>
            </w:pPr>
            <w:r>
              <w:rPr>
                <w:sz w:val="20"/>
              </w:rPr>
              <w:t>New Order-Single (OrderQty=35000, NoAllocs=2, AllocID=50, AllocAccount=ACCT1, AllocQty=10000, AllocAccount=ACCT2, AllocQty=25000)</w:t>
            </w:r>
          </w:p>
        </w:tc>
        <w:tc>
          <w:tcPr>
            <w:tcW w:w="1293" w:type="dxa"/>
            <w:tcBorders>
              <w:bottom w:val="nil"/>
            </w:tcBorders>
            <w:shd w:val="clear" w:color="auto" w:fill="00FFFF"/>
          </w:tcPr>
          <w:p w14:paraId="29057D51" w14:textId="77777777" w:rsidR="009E3F16" w:rsidRDefault="009E3F16">
            <w:pPr>
              <w:pStyle w:val="table"/>
              <w:rPr>
                <w:sz w:val="20"/>
              </w:rPr>
            </w:pPr>
            <w:r>
              <w:rPr>
                <w:sz w:val="20"/>
              </w:rPr>
              <w:t>Respondent</w:t>
            </w:r>
          </w:p>
        </w:tc>
      </w:tr>
      <w:tr w:rsidR="009E3F16" w14:paraId="713CAA5F" w14:textId="77777777">
        <w:tc>
          <w:tcPr>
            <w:tcW w:w="1098" w:type="dxa"/>
            <w:tcBorders>
              <w:top w:val="nil"/>
              <w:bottom w:val="nil"/>
            </w:tcBorders>
            <w:shd w:val="clear" w:color="auto" w:fill="FFFF00"/>
          </w:tcPr>
          <w:p w14:paraId="2977483F" w14:textId="77777777" w:rsidR="009E3F16" w:rsidRDefault="009E3F16">
            <w:pPr>
              <w:pStyle w:val="table"/>
              <w:rPr>
                <w:sz w:val="20"/>
              </w:rPr>
            </w:pPr>
          </w:p>
        </w:tc>
        <w:tc>
          <w:tcPr>
            <w:tcW w:w="540" w:type="dxa"/>
            <w:tcBorders>
              <w:bottom w:val="nil"/>
            </w:tcBorders>
          </w:tcPr>
          <w:p w14:paraId="601B5B7F" w14:textId="77777777" w:rsidR="009E3F16" w:rsidRDefault="009E3F16">
            <w:pPr>
              <w:pStyle w:val="table"/>
              <w:jc w:val="center"/>
              <w:rPr>
                <w:b/>
                <w:sz w:val="24"/>
              </w:rPr>
            </w:pPr>
            <w:r>
              <w:rPr>
                <w:b/>
                <w:noProof/>
                <w:sz w:val="24"/>
              </w:rPr>
              <w:sym w:font="Wingdings" w:char="F0DF"/>
            </w:r>
          </w:p>
        </w:tc>
        <w:tc>
          <w:tcPr>
            <w:tcW w:w="5547" w:type="dxa"/>
            <w:tcBorders>
              <w:bottom w:val="nil"/>
            </w:tcBorders>
          </w:tcPr>
          <w:p w14:paraId="14920356" w14:textId="77777777" w:rsidR="009E3F16" w:rsidRDefault="009E3F16">
            <w:pPr>
              <w:pStyle w:val="table"/>
              <w:rPr>
                <w:sz w:val="20"/>
              </w:rPr>
            </w:pPr>
            <w:r>
              <w:rPr>
                <w:sz w:val="20"/>
              </w:rPr>
              <w:t>Execution Report (ExecType = “0” [New]</w:t>
            </w:r>
          </w:p>
        </w:tc>
        <w:tc>
          <w:tcPr>
            <w:tcW w:w="1293" w:type="dxa"/>
            <w:tcBorders>
              <w:top w:val="nil"/>
              <w:bottom w:val="nil"/>
            </w:tcBorders>
            <w:shd w:val="clear" w:color="auto" w:fill="00FFFF"/>
          </w:tcPr>
          <w:p w14:paraId="4096B8CF" w14:textId="77777777" w:rsidR="009E3F16" w:rsidRDefault="009E3F16">
            <w:pPr>
              <w:pStyle w:val="table"/>
              <w:rPr>
                <w:sz w:val="20"/>
              </w:rPr>
            </w:pPr>
          </w:p>
        </w:tc>
      </w:tr>
      <w:tr w:rsidR="009E3F16" w14:paraId="7392E646" w14:textId="77777777">
        <w:tc>
          <w:tcPr>
            <w:tcW w:w="1098" w:type="dxa"/>
            <w:tcBorders>
              <w:top w:val="nil"/>
              <w:bottom w:val="nil"/>
            </w:tcBorders>
            <w:shd w:val="clear" w:color="auto" w:fill="FFFF00"/>
          </w:tcPr>
          <w:p w14:paraId="3F610229" w14:textId="77777777" w:rsidR="009E3F16" w:rsidRDefault="009E3F16">
            <w:pPr>
              <w:pStyle w:val="table"/>
              <w:rPr>
                <w:sz w:val="20"/>
              </w:rPr>
            </w:pPr>
          </w:p>
        </w:tc>
        <w:tc>
          <w:tcPr>
            <w:tcW w:w="540" w:type="dxa"/>
            <w:tcBorders>
              <w:bottom w:val="nil"/>
            </w:tcBorders>
          </w:tcPr>
          <w:p w14:paraId="079CBE48" w14:textId="77777777" w:rsidR="009E3F16" w:rsidRDefault="009E3F16">
            <w:pPr>
              <w:pStyle w:val="table"/>
              <w:jc w:val="center"/>
              <w:rPr>
                <w:b/>
                <w:sz w:val="24"/>
              </w:rPr>
            </w:pPr>
          </w:p>
        </w:tc>
        <w:tc>
          <w:tcPr>
            <w:tcW w:w="5547" w:type="dxa"/>
            <w:tcBorders>
              <w:bottom w:val="nil"/>
            </w:tcBorders>
          </w:tcPr>
          <w:p w14:paraId="233C8C67" w14:textId="77777777" w:rsidR="009E3F16" w:rsidRDefault="009E3F16">
            <w:pPr>
              <w:pStyle w:val="table"/>
              <w:rPr>
                <w:sz w:val="20"/>
              </w:rPr>
            </w:pPr>
          </w:p>
        </w:tc>
        <w:tc>
          <w:tcPr>
            <w:tcW w:w="1293" w:type="dxa"/>
            <w:tcBorders>
              <w:top w:val="nil"/>
              <w:bottom w:val="nil"/>
            </w:tcBorders>
            <w:shd w:val="clear" w:color="auto" w:fill="00FFFF"/>
          </w:tcPr>
          <w:p w14:paraId="64E30064" w14:textId="77777777" w:rsidR="009E3F16" w:rsidRDefault="009E3F16">
            <w:pPr>
              <w:pStyle w:val="table"/>
              <w:rPr>
                <w:sz w:val="20"/>
              </w:rPr>
            </w:pPr>
          </w:p>
        </w:tc>
      </w:tr>
      <w:tr w:rsidR="009E3F16" w14:paraId="30921B2C" w14:textId="77777777">
        <w:tc>
          <w:tcPr>
            <w:tcW w:w="1098" w:type="dxa"/>
            <w:tcBorders>
              <w:top w:val="nil"/>
              <w:bottom w:val="nil"/>
            </w:tcBorders>
            <w:shd w:val="clear" w:color="auto" w:fill="FFFF00"/>
          </w:tcPr>
          <w:p w14:paraId="6599057C" w14:textId="77777777" w:rsidR="009E3F16" w:rsidRDefault="009E3F16">
            <w:pPr>
              <w:pStyle w:val="table"/>
              <w:rPr>
                <w:sz w:val="20"/>
              </w:rPr>
            </w:pPr>
          </w:p>
        </w:tc>
        <w:tc>
          <w:tcPr>
            <w:tcW w:w="540" w:type="dxa"/>
            <w:tcBorders>
              <w:bottom w:val="nil"/>
            </w:tcBorders>
          </w:tcPr>
          <w:p w14:paraId="3A746234" w14:textId="77777777" w:rsidR="009E3F16" w:rsidRDefault="009E3F16">
            <w:pPr>
              <w:pStyle w:val="table"/>
              <w:jc w:val="center"/>
              <w:rPr>
                <w:b/>
                <w:sz w:val="24"/>
              </w:rPr>
            </w:pPr>
            <w:r>
              <w:rPr>
                <w:b/>
                <w:noProof/>
                <w:sz w:val="24"/>
              </w:rPr>
              <w:sym w:font="Wingdings" w:char="F0DF"/>
            </w:r>
          </w:p>
        </w:tc>
        <w:tc>
          <w:tcPr>
            <w:tcW w:w="5547" w:type="dxa"/>
            <w:tcBorders>
              <w:bottom w:val="nil"/>
            </w:tcBorders>
          </w:tcPr>
          <w:p w14:paraId="1DE83DE8" w14:textId="77777777" w:rsidR="009E3F16" w:rsidRDefault="009E3F16">
            <w:pPr>
              <w:pStyle w:val="table"/>
              <w:jc w:val="left"/>
              <w:rPr>
                <w:sz w:val="20"/>
              </w:rPr>
            </w:pPr>
            <w:r>
              <w:rPr>
                <w:sz w:val="20"/>
              </w:rPr>
              <w:t>Execution Report (ExecType = “F”)  [Trade]</w:t>
            </w:r>
          </w:p>
          <w:p w14:paraId="719BBF06" w14:textId="77777777" w:rsidR="009E3F16" w:rsidRDefault="009E3F16">
            <w:pPr>
              <w:pStyle w:val="table"/>
              <w:rPr>
                <w:sz w:val="20"/>
              </w:rPr>
            </w:pPr>
            <w:r>
              <w:rPr>
                <w:sz w:val="20"/>
              </w:rPr>
              <w:t>(optional Execution Report (ExecType = “3”)  [Done for day]</w:t>
            </w:r>
          </w:p>
        </w:tc>
        <w:tc>
          <w:tcPr>
            <w:tcW w:w="1293" w:type="dxa"/>
            <w:tcBorders>
              <w:top w:val="nil"/>
              <w:bottom w:val="nil"/>
            </w:tcBorders>
            <w:shd w:val="clear" w:color="auto" w:fill="00FFFF"/>
          </w:tcPr>
          <w:p w14:paraId="7EFC4FE6" w14:textId="77777777" w:rsidR="009E3F16" w:rsidRDefault="009E3F16">
            <w:pPr>
              <w:pStyle w:val="table"/>
              <w:rPr>
                <w:sz w:val="20"/>
              </w:rPr>
            </w:pPr>
          </w:p>
        </w:tc>
      </w:tr>
      <w:tr w:rsidR="009E3F16" w14:paraId="0E0A3117" w14:textId="77777777">
        <w:tc>
          <w:tcPr>
            <w:tcW w:w="1098" w:type="dxa"/>
            <w:tcBorders>
              <w:top w:val="nil"/>
              <w:bottom w:val="nil"/>
            </w:tcBorders>
            <w:shd w:val="clear" w:color="auto" w:fill="FFFF00"/>
          </w:tcPr>
          <w:p w14:paraId="7029411F" w14:textId="77777777" w:rsidR="009E3F16" w:rsidRDefault="009E3F16">
            <w:pPr>
              <w:pStyle w:val="table"/>
              <w:rPr>
                <w:sz w:val="20"/>
              </w:rPr>
            </w:pPr>
          </w:p>
        </w:tc>
        <w:tc>
          <w:tcPr>
            <w:tcW w:w="540" w:type="dxa"/>
          </w:tcPr>
          <w:p w14:paraId="79B42FCE" w14:textId="77777777" w:rsidR="009E3F16" w:rsidRDefault="009E3F16">
            <w:pPr>
              <w:pStyle w:val="table"/>
              <w:jc w:val="center"/>
              <w:rPr>
                <w:b/>
                <w:noProof/>
                <w:sz w:val="24"/>
              </w:rPr>
            </w:pPr>
          </w:p>
        </w:tc>
        <w:tc>
          <w:tcPr>
            <w:tcW w:w="5547" w:type="dxa"/>
          </w:tcPr>
          <w:p w14:paraId="109AE142" w14:textId="77777777" w:rsidR="009E3F16" w:rsidRDefault="009E3F16">
            <w:pPr>
              <w:pStyle w:val="table"/>
              <w:rPr>
                <w:sz w:val="20"/>
              </w:rPr>
            </w:pPr>
          </w:p>
        </w:tc>
        <w:tc>
          <w:tcPr>
            <w:tcW w:w="1293" w:type="dxa"/>
            <w:tcBorders>
              <w:top w:val="nil"/>
              <w:bottom w:val="nil"/>
            </w:tcBorders>
            <w:shd w:val="clear" w:color="auto" w:fill="00FFFF"/>
          </w:tcPr>
          <w:p w14:paraId="20C0585A" w14:textId="77777777" w:rsidR="009E3F16" w:rsidRDefault="009E3F16">
            <w:pPr>
              <w:pStyle w:val="table"/>
              <w:rPr>
                <w:sz w:val="20"/>
              </w:rPr>
            </w:pPr>
          </w:p>
        </w:tc>
      </w:tr>
      <w:tr w:rsidR="009E3F16" w14:paraId="2CC67EE3" w14:textId="77777777">
        <w:tc>
          <w:tcPr>
            <w:tcW w:w="1098" w:type="dxa"/>
            <w:tcBorders>
              <w:top w:val="nil"/>
              <w:bottom w:val="nil"/>
            </w:tcBorders>
            <w:shd w:val="clear" w:color="auto" w:fill="FFFF00"/>
          </w:tcPr>
          <w:p w14:paraId="380A0244" w14:textId="77777777" w:rsidR="009E3F16" w:rsidRDefault="009E3F16">
            <w:pPr>
              <w:pStyle w:val="table"/>
              <w:rPr>
                <w:sz w:val="20"/>
              </w:rPr>
            </w:pPr>
          </w:p>
        </w:tc>
        <w:tc>
          <w:tcPr>
            <w:tcW w:w="540" w:type="dxa"/>
            <w:shd w:val="clear" w:color="auto" w:fill="C0C0C0"/>
          </w:tcPr>
          <w:p w14:paraId="7305CC68" w14:textId="77777777" w:rsidR="009E3F16" w:rsidRDefault="009E3F16">
            <w:pPr>
              <w:pStyle w:val="table"/>
              <w:jc w:val="center"/>
              <w:rPr>
                <w:b/>
                <w:noProof/>
                <w:sz w:val="24"/>
              </w:rPr>
            </w:pPr>
          </w:p>
          <w:p w14:paraId="407FAC97" w14:textId="77777777" w:rsidR="009E3F16" w:rsidRDefault="009E3F16">
            <w:pPr>
              <w:pStyle w:val="table"/>
              <w:jc w:val="center"/>
              <w:rPr>
                <w:b/>
                <w:noProof/>
                <w:sz w:val="24"/>
              </w:rPr>
            </w:pPr>
            <w:r>
              <w:rPr>
                <w:b/>
                <w:noProof/>
                <w:sz w:val="24"/>
              </w:rPr>
              <w:sym w:font="Wingdings" w:char="F0E0"/>
            </w:r>
          </w:p>
        </w:tc>
        <w:tc>
          <w:tcPr>
            <w:tcW w:w="5547" w:type="dxa"/>
            <w:shd w:val="clear" w:color="auto" w:fill="C0C0C0"/>
          </w:tcPr>
          <w:p w14:paraId="7D0CEB9A" w14:textId="77777777" w:rsidR="009E3F16" w:rsidRDefault="009E3F16">
            <w:pPr>
              <w:pStyle w:val="table"/>
              <w:rPr>
                <w:sz w:val="20"/>
              </w:rPr>
            </w:pPr>
            <w:r>
              <w:rPr>
                <w:sz w:val="20"/>
              </w:rPr>
              <w:t>These three messages are optional – used for buyside ready to book notification, e.g. to agree average price, quantity to book or any order combination requirements.</w:t>
            </w:r>
          </w:p>
          <w:p w14:paraId="73B76F79" w14:textId="77777777" w:rsidR="009E3F16" w:rsidRDefault="009E3F16">
            <w:pPr>
              <w:pStyle w:val="table"/>
              <w:rPr>
                <w:sz w:val="20"/>
              </w:rPr>
            </w:pPr>
            <w:r>
              <w:rPr>
                <w:sz w:val="20"/>
              </w:rPr>
              <w:t>Allocation Instruction (AllocType=" Preliminary", AllocAccounts provided without MiscFees or NetMoney)</w:t>
            </w:r>
          </w:p>
        </w:tc>
        <w:tc>
          <w:tcPr>
            <w:tcW w:w="1293" w:type="dxa"/>
            <w:tcBorders>
              <w:top w:val="nil"/>
              <w:bottom w:val="nil"/>
            </w:tcBorders>
            <w:shd w:val="clear" w:color="auto" w:fill="00FFFF"/>
          </w:tcPr>
          <w:p w14:paraId="5F3C70F6" w14:textId="77777777" w:rsidR="009E3F16" w:rsidRDefault="009E3F16">
            <w:pPr>
              <w:pStyle w:val="table"/>
              <w:rPr>
                <w:sz w:val="20"/>
              </w:rPr>
            </w:pPr>
          </w:p>
        </w:tc>
      </w:tr>
      <w:tr w:rsidR="009E3F16" w14:paraId="7E150381" w14:textId="77777777">
        <w:tc>
          <w:tcPr>
            <w:tcW w:w="1098" w:type="dxa"/>
            <w:tcBorders>
              <w:top w:val="nil"/>
              <w:bottom w:val="nil"/>
            </w:tcBorders>
            <w:shd w:val="clear" w:color="auto" w:fill="FFFF00"/>
          </w:tcPr>
          <w:p w14:paraId="55FE850F" w14:textId="77777777" w:rsidR="009E3F16" w:rsidRDefault="009E3F16">
            <w:pPr>
              <w:pStyle w:val="table"/>
              <w:rPr>
                <w:sz w:val="20"/>
              </w:rPr>
            </w:pPr>
          </w:p>
        </w:tc>
        <w:tc>
          <w:tcPr>
            <w:tcW w:w="540" w:type="dxa"/>
            <w:shd w:val="clear" w:color="auto" w:fill="C0C0C0"/>
          </w:tcPr>
          <w:p w14:paraId="20436BF0"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5590A7B5"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297EBC92" w14:textId="77777777" w:rsidR="009E3F16" w:rsidRDefault="009E3F16">
            <w:pPr>
              <w:pStyle w:val="table"/>
              <w:rPr>
                <w:sz w:val="20"/>
              </w:rPr>
            </w:pPr>
          </w:p>
        </w:tc>
      </w:tr>
      <w:tr w:rsidR="009E3F16" w14:paraId="1F211CB8" w14:textId="77777777">
        <w:tc>
          <w:tcPr>
            <w:tcW w:w="1098" w:type="dxa"/>
            <w:tcBorders>
              <w:top w:val="nil"/>
              <w:bottom w:val="nil"/>
            </w:tcBorders>
            <w:shd w:val="clear" w:color="auto" w:fill="FFFF00"/>
          </w:tcPr>
          <w:p w14:paraId="07345D3C" w14:textId="77777777" w:rsidR="009E3F16" w:rsidRDefault="009E3F16">
            <w:pPr>
              <w:pStyle w:val="table"/>
              <w:rPr>
                <w:sz w:val="20"/>
              </w:rPr>
            </w:pPr>
          </w:p>
        </w:tc>
        <w:tc>
          <w:tcPr>
            <w:tcW w:w="540" w:type="dxa"/>
            <w:shd w:val="clear" w:color="auto" w:fill="C0C0C0"/>
          </w:tcPr>
          <w:p w14:paraId="7EE97387"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5D01ECBD" w14:textId="77777777" w:rsidR="009E3F16" w:rsidRDefault="009E3F16">
            <w:pPr>
              <w:pStyle w:val="table"/>
              <w:rPr>
                <w:sz w:val="20"/>
              </w:rPr>
            </w:pPr>
            <w:r>
              <w:rPr>
                <w:sz w:val="20"/>
              </w:rPr>
              <w:t>Allocation Instruction Ack (AllocStatus=Accepted)</w:t>
            </w:r>
          </w:p>
        </w:tc>
        <w:tc>
          <w:tcPr>
            <w:tcW w:w="1293" w:type="dxa"/>
            <w:tcBorders>
              <w:top w:val="nil"/>
              <w:bottom w:val="nil"/>
            </w:tcBorders>
            <w:shd w:val="clear" w:color="auto" w:fill="00FFFF"/>
          </w:tcPr>
          <w:p w14:paraId="2DE401AD" w14:textId="77777777" w:rsidR="009E3F16" w:rsidRDefault="009E3F16">
            <w:pPr>
              <w:pStyle w:val="table"/>
              <w:rPr>
                <w:sz w:val="20"/>
              </w:rPr>
            </w:pPr>
          </w:p>
        </w:tc>
      </w:tr>
      <w:tr w:rsidR="009E3F16" w14:paraId="29B8F0A5" w14:textId="77777777">
        <w:tc>
          <w:tcPr>
            <w:tcW w:w="1098" w:type="dxa"/>
            <w:tcBorders>
              <w:top w:val="nil"/>
              <w:bottom w:val="nil"/>
            </w:tcBorders>
            <w:shd w:val="clear" w:color="auto" w:fill="FFFF00"/>
          </w:tcPr>
          <w:p w14:paraId="545794A3" w14:textId="77777777" w:rsidR="009E3F16" w:rsidRDefault="009E3F16">
            <w:pPr>
              <w:pStyle w:val="table"/>
              <w:rPr>
                <w:sz w:val="20"/>
              </w:rPr>
            </w:pPr>
          </w:p>
        </w:tc>
        <w:tc>
          <w:tcPr>
            <w:tcW w:w="540" w:type="dxa"/>
          </w:tcPr>
          <w:p w14:paraId="3EEE0A3B" w14:textId="77777777" w:rsidR="009E3F16" w:rsidRDefault="009E3F16">
            <w:pPr>
              <w:pStyle w:val="table"/>
              <w:jc w:val="center"/>
              <w:rPr>
                <w:b/>
                <w:noProof/>
                <w:sz w:val="24"/>
              </w:rPr>
            </w:pPr>
          </w:p>
        </w:tc>
        <w:tc>
          <w:tcPr>
            <w:tcW w:w="5547" w:type="dxa"/>
          </w:tcPr>
          <w:p w14:paraId="4D0B4B2E" w14:textId="77777777" w:rsidR="009E3F16" w:rsidRDefault="009E3F16">
            <w:pPr>
              <w:pStyle w:val="table"/>
              <w:rPr>
                <w:sz w:val="20"/>
              </w:rPr>
            </w:pPr>
          </w:p>
        </w:tc>
        <w:tc>
          <w:tcPr>
            <w:tcW w:w="1293" w:type="dxa"/>
            <w:tcBorders>
              <w:top w:val="nil"/>
              <w:bottom w:val="nil"/>
            </w:tcBorders>
            <w:shd w:val="clear" w:color="auto" w:fill="00FFFF"/>
          </w:tcPr>
          <w:p w14:paraId="45500412" w14:textId="77777777" w:rsidR="009E3F16" w:rsidRDefault="009E3F16">
            <w:pPr>
              <w:pStyle w:val="table"/>
              <w:rPr>
                <w:sz w:val="20"/>
              </w:rPr>
            </w:pPr>
          </w:p>
        </w:tc>
      </w:tr>
      <w:tr w:rsidR="009E3F16" w14:paraId="16924149" w14:textId="77777777">
        <w:tc>
          <w:tcPr>
            <w:tcW w:w="1098" w:type="dxa"/>
            <w:tcBorders>
              <w:top w:val="nil"/>
              <w:bottom w:val="nil"/>
            </w:tcBorders>
            <w:shd w:val="clear" w:color="auto" w:fill="FFFF00"/>
          </w:tcPr>
          <w:p w14:paraId="36F4B612" w14:textId="77777777" w:rsidR="009E3F16" w:rsidRDefault="009E3F16">
            <w:pPr>
              <w:pStyle w:val="table"/>
              <w:rPr>
                <w:sz w:val="20"/>
              </w:rPr>
            </w:pPr>
          </w:p>
        </w:tc>
        <w:tc>
          <w:tcPr>
            <w:tcW w:w="540" w:type="dxa"/>
            <w:shd w:val="clear" w:color="auto" w:fill="C0C0C0"/>
          </w:tcPr>
          <w:p w14:paraId="64F998FE" w14:textId="77777777" w:rsidR="009E3F16" w:rsidRDefault="009E3F16">
            <w:pPr>
              <w:pStyle w:val="table"/>
              <w:jc w:val="center"/>
              <w:rPr>
                <w:b/>
                <w:sz w:val="24"/>
              </w:rPr>
            </w:pPr>
            <w:r>
              <w:rPr>
                <w:b/>
                <w:noProof/>
                <w:sz w:val="24"/>
              </w:rPr>
              <w:sym w:font="Wingdings" w:char="F0DF"/>
            </w:r>
          </w:p>
        </w:tc>
        <w:tc>
          <w:tcPr>
            <w:tcW w:w="5547" w:type="dxa"/>
            <w:shd w:val="clear" w:color="auto" w:fill="C0C0C0"/>
          </w:tcPr>
          <w:p w14:paraId="566F3AEA" w14:textId="77777777" w:rsidR="009E3F16" w:rsidRDefault="009E3F16">
            <w:pPr>
              <w:pStyle w:val="table"/>
              <w:rPr>
                <w:sz w:val="20"/>
              </w:rPr>
            </w:pPr>
            <w:r>
              <w:rPr>
                <w:sz w:val="20"/>
              </w:rPr>
              <w:t>These three messages are optional – used for sellside notification.</w:t>
            </w:r>
          </w:p>
          <w:p w14:paraId="0433F967" w14:textId="77777777" w:rsidR="009E3F16" w:rsidRDefault="009E3F16">
            <w:pPr>
              <w:pStyle w:val="table"/>
              <w:jc w:val="left"/>
              <w:rPr>
                <w:sz w:val="20"/>
              </w:rPr>
            </w:pPr>
            <w:r>
              <w:rPr>
                <w:sz w:val="20"/>
              </w:rPr>
              <w:t>Allocation Report (AllocReportType="Sellside Calculated using Preliminary", AllocStatus=Accepted)</w:t>
            </w:r>
          </w:p>
        </w:tc>
        <w:tc>
          <w:tcPr>
            <w:tcW w:w="1293" w:type="dxa"/>
            <w:tcBorders>
              <w:top w:val="nil"/>
              <w:bottom w:val="nil"/>
            </w:tcBorders>
            <w:shd w:val="clear" w:color="auto" w:fill="00FFFF"/>
          </w:tcPr>
          <w:p w14:paraId="58F3A874" w14:textId="77777777" w:rsidR="009E3F16" w:rsidRDefault="009E3F16">
            <w:pPr>
              <w:pStyle w:val="table"/>
              <w:rPr>
                <w:sz w:val="20"/>
              </w:rPr>
            </w:pPr>
          </w:p>
        </w:tc>
      </w:tr>
      <w:tr w:rsidR="009E3F16" w14:paraId="6DE9CFBE" w14:textId="77777777">
        <w:tc>
          <w:tcPr>
            <w:tcW w:w="1098" w:type="dxa"/>
            <w:tcBorders>
              <w:top w:val="nil"/>
              <w:bottom w:val="nil"/>
            </w:tcBorders>
            <w:shd w:val="clear" w:color="auto" w:fill="FFFF00"/>
          </w:tcPr>
          <w:p w14:paraId="03DF4A84" w14:textId="77777777" w:rsidR="009E3F16" w:rsidRDefault="009E3F16">
            <w:pPr>
              <w:pStyle w:val="table"/>
              <w:rPr>
                <w:sz w:val="20"/>
              </w:rPr>
            </w:pPr>
          </w:p>
        </w:tc>
        <w:tc>
          <w:tcPr>
            <w:tcW w:w="540" w:type="dxa"/>
            <w:shd w:val="clear" w:color="auto" w:fill="C0C0C0"/>
          </w:tcPr>
          <w:p w14:paraId="283A57E3" w14:textId="77777777" w:rsidR="009E3F16" w:rsidRDefault="009E3F16">
            <w:pPr>
              <w:pStyle w:val="table"/>
              <w:jc w:val="center"/>
              <w:rPr>
                <w:b/>
                <w:sz w:val="24"/>
              </w:rPr>
            </w:pPr>
            <w:r>
              <w:rPr>
                <w:b/>
                <w:noProof/>
                <w:sz w:val="24"/>
              </w:rPr>
              <w:sym w:font="Wingdings" w:char="F0E0"/>
            </w:r>
          </w:p>
        </w:tc>
        <w:tc>
          <w:tcPr>
            <w:tcW w:w="5547" w:type="dxa"/>
            <w:shd w:val="clear" w:color="auto" w:fill="C0C0C0"/>
          </w:tcPr>
          <w:p w14:paraId="614A6034" w14:textId="77777777" w:rsidR="009E3F16" w:rsidRDefault="009E3F16">
            <w:pPr>
              <w:pStyle w:val="table"/>
              <w:rPr>
                <w:sz w:val="20"/>
              </w:rPr>
            </w:pPr>
            <w:r>
              <w:rPr>
                <w:sz w:val="20"/>
              </w:rPr>
              <w:t>Allocation Report Ack (AllocStatus=Received Not Yet Processed)</w:t>
            </w:r>
          </w:p>
        </w:tc>
        <w:tc>
          <w:tcPr>
            <w:tcW w:w="1293" w:type="dxa"/>
            <w:tcBorders>
              <w:top w:val="nil"/>
              <w:bottom w:val="nil"/>
            </w:tcBorders>
            <w:shd w:val="clear" w:color="auto" w:fill="00FFFF"/>
          </w:tcPr>
          <w:p w14:paraId="7D598254" w14:textId="77777777" w:rsidR="009E3F16" w:rsidRDefault="009E3F16">
            <w:pPr>
              <w:pStyle w:val="table"/>
              <w:rPr>
                <w:sz w:val="20"/>
              </w:rPr>
            </w:pPr>
          </w:p>
        </w:tc>
      </w:tr>
      <w:tr w:rsidR="009E3F16" w14:paraId="4C8BA83F" w14:textId="77777777">
        <w:tc>
          <w:tcPr>
            <w:tcW w:w="1098" w:type="dxa"/>
            <w:tcBorders>
              <w:top w:val="nil"/>
            </w:tcBorders>
            <w:shd w:val="clear" w:color="auto" w:fill="FFFF00"/>
          </w:tcPr>
          <w:p w14:paraId="3DD39659" w14:textId="77777777" w:rsidR="009E3F16" w:rsidRDefault="009E3F16">
            <w:pPr>
              <w:pStyle w:val="table"/>
              <w:rPr>
                <w:sz w:val="20"/>
              </w:rPr>
            </w:pPr>
          </w:p>
        </w:tc>
        <w:tc>
          <w:tcPr>
            <w:tcW w:w="540" w:type="dxa"/>
            <w:shd w:val="clear" w:color="auto" w:fill="C0C0C0"/>
          </w:tcPr>
          <w:p w14:paraId="793BA494" w14:textId="77777777" w:rsidR="009E3F16" w:rsidRDefault="009E3F16">
            <w:pPr>
              <w:pStyle w:val="table"/>
              <w:jc w:val="center"/>
              <w:rPr>
                <w:b/>
                <w:sz w:val="24"/>
              </w:rPr>
            </w:pPr>
            <w:r>
              <w:rPr>
                <w:b/>
                <w:noProof/>
                <w:sz w:val="24"/>
              </w:rPr>
              <w:sym w:font="Wingdings" w:char="F0E0"/>
            </w:r>
          </w:p>
        </w:tc>
        <w:tc>
          <w:tcPr>
            <w:tcW w:w="5547" w:type="dxa"/>
            <w:shd w:val="clear" w:color="auto" w:fill="C0C0C0"/>
          </w:tcPr>
          <w:p w14:paraId="0025B037" w14:textId="77777777" w:rsidR="009E3F16" w:rsidRDefault="009E3F16">
            <w:pPr>
              <w:pStyle w:val="table"/>
              <w:rPr>
                <w:sz w:val="20"/>
              </w:rPr>
            </w:pPr>
            <w:r>
              <w:rPr>
                <w:sz w:val="20"/>
              </w:rPr>
              <w:t>Allocation Report Ack (AllocStatus=Accepted or Rejected)</w:t>
            </w:r>
          </w:p>
        </w:tc>
        <w:tc>
          <w:tcPr>
            <w:tcW w:w="1293" w:type="dxa"/>
            <w:tcBorders>
              <w:top w:val="nil"/>
            </w:tcBorders>
            <w:shd w:val="clear" w:color="auto" w:fill="00FFFF"/>
          </w:tcPr>
          <w:p w14:paraId="40E5D791" w14:textId="77777777" w:rsidR="009E3F16" w:rsidRDefault="009E3F16">
            <w:pPr>
              <w:pStyle w:val="table"/>
              <w:rPr>
                <w:sz w:val="20"/>
              </w:rPr>
            </w:pPr>
          </w:p>
        </w:tc>
      </w:tr>
    </w:tbl>
    <w:p w14:paraId="24C2678F" w14:textId="77777777" w:rsidR="009E3F16" w:rsidRDefault="009E3F16">
      <w:pPr>
        <w:pStyle w:val="NormalIndent"/>
        <w:numPr>
          <w:ilvl w:val="12"/>
          <w:numId w:val="0"/>
        </w:numPr>
        <w:ind w:left="360"/>
      </w:pPr>
      <w:r>
        <w:t>Note this same flow can be used for other kinds of New Order message, e.g. New Order List.</w:t>
      </w:r>
    </w:p>
    <w:p w14:paraId="510B974A" w14:textId="77777777" w:rsidR="009E3F16" w:rsidRDefault="009E3F16">
      <w:pPr>
        <w:pStyle w:val="NormalIndent"/>
        <w:numPr>
          <w:ilvl w:val="12"/>
          <w:numId w:val="0"/>
        </w:numPr>
        <w:ind w:left="360"/>
      </w:pPr>
    </w:p>
    <w:p w14:paraId="44B7D084" w14:textId="77777777" w:rsidR="009E3F16" w:rsidRDefault="009E3F16">
      <w:pPr>
        <w:pStyle w:val="Caption"/>
        <w:keepNext/>
      </w:pPr>
      <w:r>
        <w:lastRenderedPageBreak/>
        <w:t>Example flow for rejection of Pre-allocated order</w:t>
      </w:r>
    </w:p>
    <w:p w14:paraId="5AC7419A" w14:textId="77777777" w:rsidR="009E3F16" w:rsidRDefault="009E3F16">
      <w:pPr>
        <w:pStyle w:val="NormalIndent"/>
        <w:keepNext/>
        <w:numPr>
          <w:ilvl w:val="12"/>
          <w:numId w:val="0"/>
        </w:numPr>
        <w:ind w:left="360"/>
      </w:pPr>
      <w:r>
        <w:t>There are two ways to reject the allocation details on a pre-allocated order. The first is simply to reject the entire order:</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764D4145" w14:textId="77777777">
        <w:tc>
          <w:tcPr>
            <w:tcW w:w="1098" w:type="dxa"/>
            <w:tcBorders>
              <w:bottom w:val="nil"/>
            </w:tcBorders>
            <w:shd w:val="clear" w:color="auto" w:fill="FFFF00"/>
          </w:tcPr>
          <w:p w14:paraId="292C8F22" w14:textId="77777777" w:rsidR="009E3F16" w:rsidRDefault="009E3F16">
            <w:pPr>
              <w:pStyle w:val="table"/>
              <w:rPr>
                <w:sz w:val="20"/>
              </w:rPr>
            </w:pPr>
            <w:r>
              <w:rPr>
                <w:sz w:val="20"/>
              </w:rPr>
              <w:t>Initiator</w:t>
            </w:r>
          </w:p>
          <w:p w14:paraId="2D7BCB31" w14:textId="77777777" w:rsidR="009E3F16" w:rsidRDefault="009E3F16">
            <w:pPr>
              <w:pStyle w:val="table"/>
              <w:rPr>
                <w:sz w:val="20"/>
              </w:rPr>
            </w:pPr>
          </w:p>
        </w:tc>
        <w:tc>
          <w:tcPr>
            <w:tcW w:w="540" w:type="dxa"/>
            <w:tcBorders>
              <w:bottom w:val="nil"/>
            </w:tcBorders>
          </w:tcPr>
          <w:p w14:paraId="012EE75A" w14:textId="77777777" w:rsidR="009E3F16" w:rsidRDefault="009E3F16">
            <w:pPr>
              <w:pStyle w:val="table"/>
              <w:jc w:val="center"/>
              <w:rPr>
                <w:b/>
                <w:noProof/>
                <w:sz w:val="24"/>
              </w:rPr>
            </w:pPr>
            <w:r>
              <w:rPr>
                <w:b/>
                <w:noProof/>
                <w:sz w:val="24"/>
              </w:rPr>
              <w:sym w:font="Wingdings" w:char="F0E0"/>
            </w:r>
          </w:p>
        </w:tc>
        <w:tc>
          <w:tcPr>
            <w:tcW w:w="5547" w:type="dxa"/>
            <w:tcBorders>
              <w:bottom w:val="nil"/>
            </w:tcBorders>
          </w:tcPr>
          <w:p w14:paraId="7F6E2548" w14:textId="77777777" w:rsidR="009E3F16" w:rsidRDefault="009E3F16">
            <w:pPr>
              <w:pStyle w:val="table"/>
              <w:jc w:val="left"/>
              <w:rPr>
                <w:sz w:val="20"/>
              </w:rPr>
            </w:pPr>
            <w:r>
              <w:rPr>
                <w:sz w:val="20"/>
              </w:rPr>
              <w:t>New Order-Single (OrderQty=35000, NoAllocs=2, AllocID = 100, AllocAccount=ACCT1, AllocQty=10000, AllocAccount=ACCT2, AllocQty=25000)</w:t>
            </w:r>
          </w:p>
        </w:tc>
        <w:tc>
          <w:tcPr>
            <w:tcW w:w="1293" w:type="dxa"/>
            <w:tcBorders>
              <w:bottom w:val="nil"/>
            </w:tcBorders>
            <w:shd w:val="clear" w:color="auto" w:fill="00FFFF"/>
          </w:tcPr>
          <w:p w14:paraId="3F994733" w14:textId="77777777" w:rsidR="009E3F16" w:rsidRDefault="009E3F16">
            <w:pPr>
              <w:pStyle w:val="table"/>
              <w:rPr>
                <w:sz w:val="20"/>
              </w:rPr>
            </w:pPr>
            <w:r>
              <w:rPr>
                <w:sz w:val="20"/>
              </w:rPr>
              <w:t>Respondent</w:t>
            </w:r>
          </w:p>
        </w:tc>
      </w:tr>
      <w:tr w:rsidR="009E3F16" w14:paraId="5C224F8A" w14:textId="77777777">
        <w:tc>
          <w:tcPr>
            <w:tcW w:w="1098" w:type="dxa"/>
            <w:tcBorders>
              <w:top w:val="nil"/>
            </w:tcBorders>
            <w:shd w:val="clear" w:color="auto" w:fill="FFFF00"/>
          </w:tcPr>
          <w:p w14:paraId="0CCDFACA" w14:textId="77777777" w:rsidR="009E3F16" w:rsidRDefault="009E3F16">
            <w:pPr>
              <w:pStyle w:val="table"/>
              <w:rPr>
                <w:sz w:val="20"/>
              </w:rPr>
            </w:pPr>
          </w:p>
        </w:tc>
        <w:tc>
          <w:tcPr>
            <w:tcW w:w="540" w:type="dxa"/>
          </w:tcPr>
          <w:p w14:paraId="551AE1A3" w14:textId="77777777" w:rsidR="009E3F16" w:rsidRDefault="009E3F16">
            <w:pPr>
              <w:pStyle w:val="table"/>
              <w:jc w:val="center"/>
              <w:rPr>
                <w:b/>
                <w:sz w:val="24"/>
              </w:rPr>
            </w:pPr>
            <w:r>
              <w:rPr>
                <w:b/>
                <w:noProof/>
                <w:sz w:val="24"/>
              </w:rPr>
              <w:sym w:font="Wingdings" w:char="F0DF"/>
            </w:r>
          </w:p>
        </w:tc>
        <w:tc>
          <w:tcPr>
            <w:tcW w:w="5547" w:type="dxa"/>
          </w:tcPr>
          <w:p w14:paraId="034F0448" w14:textId="77777777" w:rsidR="009E3F16" w:rsidRDefault="009E3F16">
            <w:pPr>
              <w:pStyle w:val="table"/>
              <w:rPr>
                <w:sz w:val="20"/>
              </w:rPr>
            </w:pPr>
            <w:r>
              <w:rPr>
                <w:sz w:val="20"/>
              </w:rPr>
              <w:t>Execution Report (ExecType = “8” [Rejected]</w:t>
            </w:r>
          </w:p>
        </w:tc>
        <w:tc>
          <w:tcPr>
            <w:tcW w:w="1293" w:type="dxa"/>
            <w:tcBorders>
              <w:top w:val="nil"/>
            </w:tcBorders>
            <w:shd w:val="clear" w:color="auto" w:fill="00FFFF"/>
          </w:tcPr>
          <w:p w14:paraId="0963FE60" w14:textId="77777777" w:rsidR="009E3F16" w:rsidRDefault="009E3F16">
            <w:pPr>
              <w:pStyle w:val="table"/>
              <w:rPr>
                <w:sz w:val="20"/>
              </w:rPr>
            </w:pPr>
          </w:p>
        </w:tc>
      </w:tr>
    </w:tbl>
    <w:p w14:paraId="2B52477A" w14:textId="77777777" w:rsidR="009E3F16" w:rsidRDefault="009E3F16">
      <w:pPr>
        <w:pStyle w:val="NormalIndent"/>
        <w:numPr>
          <w:ilvl w:val="12"/>
          <w:numId w:val="0"/>
        </w:numPr>
        <w:ind w:left="360"/>
      </w:pPr>
      <w:r>
        <w:t>The second is to send an Allocation Instruction Ack message:</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1935F5C7" w14:textId="77777777">
        <w:tc>
          <w:tcPr>
            <w:tcW w:w="1098" w:type="dxa"/>
            <w:tcBorders>
              <w:bottom w:val="nil"/>
            </w:tcBorders>
            <w:shd w:val="clear" w:color="auto" w:fill="FFFF00"/>
          </w:tcPr>
          <w:p w14:paraId="0E8CE286" w14:textId="77777777" w:rsidR="009E3F16" w:rsidRDefault="009E3F16">
            <w:pPr>
              <w:pStyle w:val="table"/>
              <w:rPr>
                <w:sz w:val="20"/>
              </w:rPr>
            </w:pPr>
            <w:r>
              <w:rPr>
                <w:sz w:val="20"/>
              </w:rPr>
              <w:t>Initiator</w:t>
            </w:r>
          </w:p>
        </w:tc>
        <w:tc>
          <w:tcPr>
            <w:tcW w:w="540" w:type="dxa"/>
            <w:tcBorders>
              <w:bottom w:val="nil"/>
            </w:tcBorders>
          </w:tcPr>
          <w:p w14:paraId="4DDAE1EE" w14:textId="77777777" w:rsidR="009E3F16" w:rsidRDefault="009E3F16">
            <w:pPr>
              <w:pStyle w:val="table"/>
              <w:jc w:val="center"/>
              <w:rPr>
                <w:b/>
                <w:noProof/>
                <w:sz w:val="24"/>
              </w:rPr>
            </w:pPr>
            <w:r>
              <w:rPr>
                <w:b/>
                <w:noProof/>
                <w:sz w:val="24"/>
              </w:rPr>
              <w:sym w:font="Wingdings" w:char="F0E0"/>
            </w:r>
          </w:p>
        </w:tc>
        <w:tc>
          <w:tcPr>
            <w:tcW w:w="5547" w:type="dxa"/>
            <w:tcBorders>
              <w:bottom w:val="nil"/>
            </w:tcBorders>
          </w:tcPr>
          <w:p w14:paraId="611A4A97" w14:textId="77777777" w:rsidR="009E3F16" w:rsidRDefault="009E3F16">
            <w:pPr>
              <w:pStyle w:val="table"/>
              <w:jc w:val="left"/>
              <w:rPr>
                <w:sz w:val="20"/>
              </w:rPr>
            </w:pPr>
            <w:r>
              <w:rPr>
                <w:sz w:val="20"/>
              </w:rPr>
              <w:t>New Order-Single (OrderQty=35000, NoAllocs=2, AllocID = 100, AllocAccount=ACCT1, AllocQty=10000, AllocAccount=ACCT2, AllocQty=25000)</w:t>
            </w:r>
          </w:p>
        </w:tc>
        <w:tc>
          <w:tcPr>
            <w:tcW w:w="1293" w:type="dxa"/>
            <w:tcBorders>
              <w:bottom w:val="nil"/>
            </w:tcBorders>
            <w:shd w:val="clear" w:color="auto" w:fill="00FFFF"/>
          </w:tcPr>
          <w:p w14:paraId="48AC689C" w14:textId="77777777" w:rsidR="009E3F16" w:rsidRDefault="009E3F16">
            <w:pPr>
              <w:pStyle w:val="table"/>
              <w:rPr>
                <w:sz w:val="20"/>
              </w:rPr>
            </w:pPr>
            <w:r>
              <w:rPr>
                <w:sz w:val="20"/>
              </w:rPr>
              <w:t>Respondent</w:t>
            </w:r>
          </w:p>
        </w:tc>
      </w:tr>
      <w:tr w:rsidR="009E3F16" w14:paraId="42560E30" w14:textId="77777777">
        <w:tc>
          <w:tcPr>
            <w:tcW w:w="1098" w:type="dxa"/>
            <w:tcBorders>
              <w:top w:val="nil"/>
              <w:bottom w:val="nil"/>
            </w:tcBorders>
            <w:shd w:val="clear" w:color="auto" w:fill="FFFF00"/>
          </w:tcPr>
          <w:p w14:paraId="4622833F" w14:textId="77777777" w:rsidR="009E3F16" w:rsidRDefault="009E3F16">
            <w:pPr>
              <w:pStyle w:val="table"/>
              <w:rPr>
                <w:sz w:val="20"/>
              </w:rPr>
            </w:pPr>
          </w:p>
        </w:tc>
        <w:tc>
          <w:tcPr>
            <w:tcW w:w="540" w:type="dxa"/>
            <w:tcBorders>
              <w:bottom w:val="nil"/>
            </w:tcBorders>
          </w:tcPr>
          <w:p w14:paraId="3511EB51" w14:textId="77777777" w:rsidR="009E3F16" w:rsidRDefault="009E3F16">
            <w:pPr>
              <w:pStyle w:val="table"/>
              <w:jc w:val="center"/>
              <w:rPr>
                <w:b/>
                <w:sz w:val="24"/>
              </w:rPr>
            </w:pPr>
            <w:r>
              <w:rPr>
                <w:b/>
                <w:noProof/>
                <w:sz w:val="24"/>
              </w:rPr>
              <w:sym w:font="Wingdings" w:char="F0DF"/>
            </w:r>
          </w:p>
        </w:tc>
        <w:tc>
          <w:tcPr>
            <w:tcW w:w="5547" w:type="dxa"/>
            <w:tcBorders>
              <w:bottom w:val="nil"/>
            </w:tcBorders>
          </w:tcPr>
          <w:p w14:paraId="0B7D5DB1" w14:textId="77777777" w:rsidR="009E3F16" w:rsidRDefault="009E3F16">
            <w:pPr>
              <w:pStyle w:val="table"/>
              <w:rPr>
                <w:sz w:val="20"/>
              </w:rPr>
            </w:pPr>
            <w:r>
              <w:rPr>
                <w:sz w:val="20"/>
              </w:rPr>
              <w:t>Execution Report (ExecType = “0” [New]</w:t>
            </w:r>
          </w:p>
        </w:tc>
        <w:tc>
          <w:tcPr>
            <w:tcW w:w="1293" w:type="dxa"/>
            <w:tcBorders>
              <w:top w:val="nil"/>
              <w:bottom w:val="nil"/>
            </w:tcBorders>
            <w:shd w:val="clear" w:color="auto" w:fill="00FFFF"/>
          </w:tcPr>
          <w:p w14:paraId="63800BEA" w14:textId="77777777" w:rsidR="009E3F16" w:rsidRDefault="009E3F16">
            <w:pPr>
              <w:pStyle w:val="table"/>
              <w:rPr>
                <w:sz w:val="20"/>
              </w:rPr>
            </w:pPr>
          </w:p>
        </w:tc>
      </w:tr>
      <w:tr w:rsidR="009E3F16" w14:paraId="6F6B442C" w14:textId="77777777">
        <w:tc>
          <w:tcPr>
            <w:tcW w:w="1098" w:type="dxa"/>
            <w:tcBorders>
              <w:top w:val="nil"/>
              <w:bottom w:val="nil"/>
            </w:tcBorders>
            <w:shd w:val="clear" w:color="auto" w:fill="FFFF00"/>
          </w:tcPr>
          <w:p w14:paraId="7A6B1CC7" w14:textId="77777777" w:rsidR="009E3F16" w:rsidRDefault="009E3F16">
            <w:pPr>
              <w:pStyle w:val="table"/>
              <w:rPr>
                <w:sz w:val="20"/>
              </w:rPr>
            </w:pPr>
          </w:p>
        </w:tc>
        <w:tc>
          <w:tcPr>
            <w:tcW w:w="540" w:type="dxa"/>
            <w:tcBorders>
              <w:bottom w:val="nil"/>
            </w:tcBorders>
          </w:tcPr>
          <w:p w14:paraId="7A3BFA39" w14:textId="77777777" w:rsidR="009E3F16" w:rsidRDefault="009E3F16">
            <w:pPr>
              <w:pStyle w:val="table"/>
              <w:jc w:val="center"/>
              <w:rPr>
                <w:b/>
                <w:sz w:val="24"/>
              </w:rPr>
            </w:pPr>
          </w:p>
        </w:tc>
        <w:tc>
          <w:tcPr>
            <w:tcW w:w="5547" w:type="dxa"/>
            <w:tcBorders>
              <w:bottom w:val="nil"/>
            </w:tcBorders>
          </w:tcPr>
          <w:p w14:paraId="69FB4754" w14:textId="77777777" w:rsidR="009E3F16" w:rsidRDefault="009E3F16">
            <w:pPr>
              <w:pStyle w:val="table"/>
              <w:rPr>
                <w:sz w:val="20"/>
              </w:rPr>
            </w:pPr>
          </w:p>
        </w:tc>
        <w:tc>
          <w:tcPr>
            <w:tcW w:w="1293" w:type="dxa"/>
            <w:tcBorders>
              <w:top w:val="nil"/>
              <w:bottom w:val="nil"/>
            </w:tcBorders>
            <w:shd w:val="clear" w:color="auto" w:fill="00FFFF"/>
          </w:tcPr>
          <w:p w14:paraId="67EC4DA3" w14:textId="77777777" w:rsidR="009E3F16" w:rsidRDefault="009E3F16">
            <w:pPr>
              <w:pStyle w:val="table"/>
              <w:rPr>
                <w:sz w:val="20"/>
              </w:rPr>
            </w:pPr>
          </w:p>
        </w:tc>
      </w:tr>
      <w:tr w:rsidR="009E3F16" w14:paraId="00C912D4" w14:textId="77777777">
        <w:tc>
          <w:tcPr>
            <w:tcW w:w="1098" w:type="dxa"/>
            <w:tcBorders>
              <w:top w:val="nil"/>
              <w:bottom w:val="nil"/>
            </w:tcBorders>
            <w:shd w:val="clear" w:color="auto" w:fill="FFFF00"/>
          </w:tcPr>
          <w:p w14:paraId="012343A6" w14:textId="77777777" w:rsidR="009E3F16" w:rsidRDefault="009E3F16">
            <w:pPr>
              <w:pStyle w:val="table"/>
              <w:rPr>
                <w:sz w:val="20"/>
              </w:rPr>
            </w:pPr>
          </w:p>
        </w:tc>
        <w:tc>
          <w:tcPr>
            <w:tcW w:w="540" w:type="dxa"/>
          </w:tcPr>
          <w:p w14:paraId="40E6EDED" w14:textId="77777777" w:rsidR="009E3F16" w:rsidRDefault="009E3F16">
            <w:pPr>
              <w:pStyle w:val="table"/>
              <w:jc w:val="center"/>
              <w:rPr>
                <w:b/>
                <w:sz w:val="24"/>
              </w:rPr>
            </w:pPr>
            <w:r>
              <w:rPr>
                <w:b/>
                <w:noProof/>
                <w:sz w:val="24"/>
              </w:rPr>
              <w:sym w:font="Wingdings" w:char="F0DF"/>
            </w:r>
          </w:p>
        </w:tc>
        <w:tc>
          <w:tcPr>
            <w:tcW w:w="5547" w:type="dxa"/>
          </w:tcPr>
          <w:p w14:paraId="764286E5" w14:textId="77777777" w:rsidR="009E3F16" w:rsidRDefault="009E3F16">
            <w:pPr>
              <w:pStyle w:val="table"/>
              <w:jc w:val="left"/>
              <w:rPr>
                <w:sz w:val="20"/>
              </w:rPr>
            </w:pPr>
            <w:r>
              <w:rPr>
                <w:sz w:val="20"/>
              </w:rPr>
              <w:t>Execution Report (ExecType = “F”)  [Trade]</w:t>
            </w:r>
          </w:p>
          <w:p w14:paraId="713DF6C6" w14:textId="77777777" w:rsidR="009E3F16" w:rsidRDefault="009E3F16">
            <w:pPr>
              <w:pStyle w:val="table"/>
              <w:rPr>
                <w:sz w:val="20"/>
              </w:rPr>
            </w:pPr>
            <w:r>
              <w:rPr>
                <w:sz w:val="20"/>
              </w:rPr>
              <w:t>(optional Execution Report (ExecType = “3”)  [Done for day]</w:t>
            </w:r>
          </w:p>
        </w:tc>
        <w:tc>
          <w:tcPr>
            <w:tcW w:w="1293" w:type="dxa"/>
            <w:tcBorders>
              <w:top w:val="nil"/>
              <w:bottom w:val="nil"/>
            </w:tcBorders>
            <w:shd w:val="clear" w:color="auto" w:fill="00FFFF"/>
          </w:tcPr>
          <w:p w14:paraId="7131063C" w14:textId="77777777" w:rsidR="009E3F16" w:rsidRDefault="009E3F16">
            <w:pPr>
              <w:pStyle w:val="table"/>
              <w:rPr>
                <w:sz w:val="20"/>
              </w:rPr>
            </w:pPr>
          </w:p>
        </w:tc>
      </w:tr>
      <w:tr w:rsidR="009E3F16" w14:paraId="24680115" w14:textId="77777777">
        <w:tc>
          <w:tcPr>
            <w:tcW w:w="1098" w:type="dxa"/>
            <w:tcBorders>
              <w:top w:val="nil"/>
              <w:bottom w:val="nil"/>
            </w:tcBorders>
            <w:shd w:val="clear" w:color="auto" w:fill="FFFF00"/>
          </w:tcPr>
          <w:p w14:paraId="3CE3F933" w14:textId="77777777" w:rsidR="009E3F16" w:rsidRDefault="009E3F16">
            <w:pPr>
              <w:pStyle w:val="table"/>
              <w:rPr>
                <w:sz w:val="20"/>
              </w:rPr>
            </w:pPr>
          </w:p>
        </w:tc>
        <w:tc>
          <w:tcPr>
            <w:tcW w:w="540" w:type="dxa"/>
          </w:tcPr>
          <w:p w14:paraId="10DBFD7C" w14:textId="77777777" w:rsidR="009E3F16" w:rsidRDefault="009E3F16">
            <w:pPr>
              <w:pStyle w:val="table"/>
              <w:jc w:val="center"/>
              <w:rPr>
                <w:b/>
                <w:noProof/>
                <w:sz w:val="24"/>
              </w:rPr>
            </w:pPr>
            <w:r>
              <w:rPr>
                <w:b/>
                <w:noProof/>
                <w:sz w:val="24"/>
              </w:rPr>
              <w:sym w:font="Wingdings" w:char="F0DF"/>
            </w:r>
          </w:p>
        </w:tc>
        <w:tc>
          <w:tcPr>
            <w:tcW w:w="5547" w:type="dxa"/>
          </w:tcPr>
          <w:p w14:paraId="629848D3" w14:textId="77777777" w:rsidR="009E3F16" w:rsidRDefault="009E3F16">
            <w:pPr>
              <w:pStyle w:val="table"/>
              <w:jc w:val="left"/>
              <w:rPr>
                <w:sz w:val="20"/>
              </w:rPr>
            </w:pPr>
            <w:r>
              <w:rPr>
                <w:sz w:val="20"/>
              </w:rPr>
              <w:t>Allocation Instruction Ack (AllocID = 100, AllocStatus=Received)</w:t>
            </w:r>
          </w:p>
        </w:tc>
        <w:tc>
          <w:tcPr>
            <w:tcW w:w="1293" w:type="dxa"/>
            <w:tcBorders>
              <w:top w:val="nil"/>
              <w:bottom w:val="nil"/>
            </w:tcBorders>
            <w:shd w:val="clear" w:color="auto" w:fill="00FFFF"/>
          </w:tcPr>
          <w:p w14:paraId="072EAB23" w14:textId="77777777" w:rsidR="009E3F16" w:rsidRDefault="009E3F16">
            <w:pPr>
              <w:pStyle w:val="table"/>
              <w:rPr>
                <w:sz w:val="20"/>
              </w:rPr>
            </w:pPr>
          </w:p>
        </w:tc>
      </w:tr>
      <w:tr w:rsidR="009E3F16" w14:paraId="50C28A5A" w14:textId="77777777">
        <w:tc>
          <w:tcPr>
            <w:tcW w:w="1098" w:type="dxa"/>
            <w:tcBorders>
              <w:top w:val="nil"/>
            </w:tcBorders>
            <w:shd w:val="clear" w:color="auto" w:fill="FFFF00"/>
          </w:tcPr>
          <w:p w14:paraId="44FE5247" w14:textId="77777777" w:rsidR="009E3F16" w:rsidRDefault="009E3F16">
            <w:pPr>
              <w:pStyle w:val="table"/>
              <w:rPr>
                <w:sz w:val="20"/>
              </w:rPr>
            </w:pPr>
          </w:p>
        </w:tc>
        <w:tc>
          <w:tcPr>
            <w:tcW w:w="540" w:type="dxa"/>
          </w:tcPr>
          <w:p w14:paraId="6BA74ADA" w14:textId="77777777" w:rsidR="009E3F16" w:rsidRDefault="009E3F16">
            <w:pPr>
              <w:pStyle w:val="table"/>
              <w:jc w:val="center"/>
              <w:rPr>
                <w:b/>
                <w:sz w:val="24"/>
              </w:rPr>
            </w:pPr>
            <w:r>
              <w:rPr>
                <w:b/>
                <w:noProof/>
                <w:sz w:val="24"/>
              </w:rPr>
              <w:sym w:font="Wingdings" w:char="F0DF"/>
            </w:r>
          </w:p>
        </w:tc>
        <w:tc>
          <w:tcPr>
            <w:tcW w:w="5547" w:type="dxa"/>
          </w:tcPr>
          <w:p w14:paraId="0BEF7DF7" w14:textId="77777777" w:rsidR="009E3F16" w:rsidRDefault="009E3F16">
            <w:pPr>
              <w:pStyle w:val="table"/>
              <w:rPr>
                <w:sz w:val="20"/>
              </w:rPr>
            </w:pPr>
            <w:r>
              <w:rPr>
                <w:sz w:val="20"/>
              </w:rPr>
              <w:t>Allocation Instruction Ack (AllocID = 100, AllocStatus=Block level reject or Account level reject)</w:t>
            </w:r>
          </w:p>
        </w:tc>
        <w:tc>
          <w:tcPr>
            <w:tcW w:w="1293" w:type="dxa"/>
            <w:tcBorders>
              <w:top w:val="nil"/>
            </w:tcBorders>
            <w:shd w:val="clear" w:color="auto" w:fill="00FFFF"/>
          </w:tcPr>
          <w:p w14:paraId="7DC02E70" w14:textId="77777777" w:rsidR="009E3F16" w:rsidRDefault="009E3F16">
            <w:pPr>
              <w:pStyle w:val="table"/>
              <w:rPr>
                <w:sz w:val="20"/>
              </w:rPr>
            </w:pPr>
          </w:p>
        </w:tc>
      </w:tr>
    </w:tbl>
    <w:p w14:paraId="52428EB6" w14:textId="77777777" w:rsidR="009E3F16" w:rsidRDefault="009E3F16">
      <w:pPr>
        <w:pStyle w:val="NormalIndent"/>
        <w:numPr>
          <w:ilvl w:val="12"/>
          <w:numId w:val="0"/>
        </w:numPr>
        <w:ind w:left="360"/>
      </w:pPr>
    </w:p>
    <w:p w14:paraId="5E69CB29" w14:textId="77777777" w:rsidR="009E3F16" w:rsidRDefault="009E3F16">
      <w:pPr>
        <w:pStyle w:val="Caption"/>
      </w:pPr>
      <w:r>
        <w:t>Example flow for Pre-Trade Allocation (using Allocation Instruction message)</w:t>
      </w:r>
    </w:p>
    <w:p w14:paraId="1BA3C514" w14:textId="77777777" w:rsidR="009E3F16" w:rsidRDefault="009E3F16">
      <w:pPr>
        <w:pStyle w:val="NormalIndent"/>
        <w:numPr>
          <w:ilvl w:val="12"/>
          <w:numId w:val="0"/>
        </w:numPr>
        <w:ind w:left="360"/>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0A7CB2C7" w14:textId="77777777">
        <w:tc>
          <w:tcPr>
            <w:tcW w:w="1098" w:type="dxa"/>
            <w:tcBorders>
              <w:bottom w:val="nil"/>
            </w:tcBorders>
            <w:shd w:val="clear" w:color="auto" w:fill="FFFF00"/>
          </w:tcPr>
          <w:p w14:paraId="74CC5A4B" w14:textId="77777777" w:rsidR="009E3F16" w:rsidRDefault="009E3F16">
            <w:pPr>
              <w:pStyle w:val="table"/>
              <w:rPr>
                <w:sz w:val="20"/>
              </w:rPr>
            </w:pPr>
            <w:r>
              <w:rPr>
                <w:sz w:val="20"/>
              </w:rPr>
              <w:t>Initiator</w:t>
            </w:r>
          </w:p>
        </w:tc>
        <w:tc>
          <w:tcPr>
            <w:tcW w:w="540" w:type="dxa"/>
            <w:tcBorders>
              <w:bottom w:val="nil"/>
            </w:tcBorders>
          </w:tcPr>
          <w:p w14:paraId="5EB0DAC4" w14:textId="77777777" w:rsidR="009E3F16" w:rsidRDefault="009E3F16">
            <w:pPr>
              <w:pStyle w:val="table"/>
              <w:jc w:val="center"/>
              <w:rPr>
                <w:b/>
                <w:noProof/>
                <w:sz w:val="24"/>
              </w:rPr>
            </w:pPr>
            <w:r>
              <w:rPr>
                <w:b/>
                <w:noProof/>
                <w:sz w:val="24"/>
              </w:rPr>
              <w:sym w:font="Wingdings" w:char="F0E0"/>
            </w:r>
          </w:p>
        </w:tc>
        <w:tc>
          <w:tcPr>
            <w:tcW w:w="5547" w:type="dxa"/>
            <w:tcBorders>
              <w:bottom w:val="nil"/>
            </w:tcBorders>
          </w:tcPr>
          <w:p w14:paraId="41C58438" w14:textId="77777777" w:rsidR="009E3F16" w:rsidRDefault="009E3F16">
            <w:pPr>
              <w:pStyle w:val="table"/>
              <w:jc w:val="left"/>
              <w:rPr>
                <w:sz w:val="20"/>
              </w:rPr>
            </w:pPr>
            <w:r>
              <w:rPr>
                <w:sz w:val="20"/>
              </w:rPr>
              <w:t>New Order-Single (OrderQty=35000)</w:t>
            </w:r>
          </w:p>
        </w:tc>
        <w:tc>
          <w:tcPr>
            <w:tcW w:w="1293" w:type="dxa"/>
            <w:tcBorders>
              <w:bottom w:val="nil"/>
            </w:tcBorders>
            <w:shd w:val="clear" w:color="auto" w:fill="00FFFF"/>
          </w:tcPr>
          <w:p w14:paraId="516E2B37" w14:textId="77777777" w:rsidR="009E3F16" w:rsidRDefault="009E3F16">
            <w:pPr>
              <w:pStyle w:val="table"/>
              <w:rPr>
                <w:sz w:val="20"/>
              </w:rPr>
            </w:pPr>
            <w:r>
              <w:rPr>
                <w:sz w:val="20"/>
              </w:rPr>
              <w:t>Respondent</w:t>
            </w:r>
          </w:p>
        </w:tc>
      </w:tr>
      <w:tr w:rsidR="009E3F16" w14:paraId="6683BA5C" w14:textId="77777777">
        <w:tc>
          <w:tcPr>
            <w:tcW w:w="1098" w:type="dxa"/>
            <w:tcBorders>
              <w:top w:val="nil"/>
              <w:bottom w:val="nil"/>
            </w:tcBorders>
            <w:shd w:val="clear" w:color="auto" w:fill="FFFF00"/>
          </w:tcPr>
          <w:p w14:paraId="6CE32EF1" w14:textId="77777777" w:rsidR="009E3F16" w:rsidRDefault="009E3F16">
            <w:pPr>
              <w:pStyle w:val="table"/>
              <w:rPr>
                <w:sz w:val="20"/>
              </w:rPr>
            </w:pPr>
          </w:p>
        </w:tc>
        <w:tc>
          <w:tcPr>
            <w:tcW w:w="540" w:type="dxa"/>
            <w:tcBorders>
              <w:bottom w:val="nil"/>
            </w:tcBorders>
          </w:tcPr>
          <w:p w14:paraId="628CCBA9" w14:textId="77777777" w:rsidR="009E3F16" w:rsidRDefault="009E3F16">
            <w:pPr>
              <w:pStyle w:val="table"/>
              <w:jc w:val="center"/>
              <w:rPr>
                <w:b/>
                <w:sz w:val="24"/>
              </w:rPr>
            </w:pPr>
            <w:r>
              <w:rPr>
                <w:b/>
                <w:noProof/>
                <w:sz w:val="24"/>
              </w:rPr>
              <w:sym w:font="Wingdings" w:char="F0DF"/>
            </w:r>
          </w:p>
        </w:tc>
        <w:tc>
          <w:tcPr>
            <w:tcW w:w="5547" w:type="dxa"/>
            <w:tcBorders>
              <w:bottom w:val="nil"/>
            </w:tcBorders>
          </w:tcPr>
          <w:p w14:paraId="4E6DF2D4" w14:textId="77777777" w:rsidR="009E3F16" w:rsidRDefault="009E3F16">
            <w:pPr>
              <w:pStyle w:val="table"/>
              <w:rPr>
                <w:sz w:val="20"/>
              </w:rPr>
            </w:pPr>
            <w:r>
              <w:rPr>
                <w:sz w:val="20"/>
              </w:rPr>
              <w:t>Execution Report (ExecType = “0” [New]</w:t>
            </w:r>
          </w:p>
        </w:tc>
        <w:tc>
          <w:tcPr>
            <w:tcW w:w="1293" w:type="dxa"/>
            <w:tcBorders>
              <w:top w:val="nil"/>
              <w:bottom w:val="nil"/>
            </w:tcBorders>
            <w:shd w:val="clear" w:color="auto" w:fill="00FFFF"/>
          </w:tcPr>
          <w:p w14:paraId="6B098016" w14:textId="77777777" w:rsidR="009E3F16" w:rsidRDefault="009E3F16">
            <w:pPr>
              <w:pStyle w:val="table"/>
              <w:rPr>
                <w:sz w:val="20"/>
              </w:rPr>
            </w:pPr>
          </w:p>
        </w:tc>
      </w:tr>
      <w:tr w:rsidR="009E3F16" w14:paraId="42E23ACD" w14:textId="77777777">
        <w:tc>
          <w:tcPr>
            <w:tcW w:w="1098" w:type="dxa"/>
            <w:tcBorders>
              <w:top w:val="nil"/>
              <w:bottom w:val="nil"/>
            </w:tcBorders>
            <w:shd w:val="clear" w:color="auto" w:fill="FFFF00"/>
          </w:tcPr>
          <w:p w14:paraId="66914AB0" w14:textId="77777777" w:rsidR="009E3F16" w:rsidRDefault="009E3F16">
            <w:pPr>
              <w:pStyle w:val="table"/>
              <w:rPr>
                <w:sz w:val="20"/>
              </w:rPr>
            </w:pPr>
          </w:p>
        </w:tc>
        <w:tc>
          <w:tcPr>
            <w:tcW w:w="540" w:type="dxa"/>
            <w:tcBorders>
              <w:bottom w:val="nil"/>
            </w:tcBorders>
          </w:tcPr>
          <w:p w14:paraId="6EEB3806" w14:textId="77777777" w:rsidR="009E3F16" w:rsidRDefault="009E3F16">
            <w:pPr>
              <w:pStyle w:val="table"/>
              <w:jc w:val="center"/>
              <w:rPr>
                <w:b/>
                <w:sz w:val="24"/>
              </w:rPr>
            </w:pPr>
          </w:p>
        </w:tc>
        <w:tc>
          <w:tcPr>
            <w:tcW w:w="5547" w:type="dxa"/>
            <w:tcBorders>
              <w:bottom w:val="nil"/>
            </w:tcBorders>
          </w:tcPr>
          <w:p w14:paraId="50D12235" w14:textId="77777777" w:rsidR="009E3F16" w:rsidRDefault="009E3F16">
            <w:pPr>
              <w:pStyle w:val="table"/>
              <w:rPr>
                <w:sz w:val="20"/>
              </w:rPr>
            </w:pPr>
          </w:p>
        </w:tc>
        <w:tc>
          <w:tcPr>
            <w:tcW w:w="1293" w:type="dxa"/>
            <w:tcBorders>
              <w:top w:val="nil"/>
              <w:bottom w:val="nil"/>
            </w:tcBorders>
            <w:shd w:val="clear" w:color="auto" w:fill="00FFFF"/>
          </w:tcPr>
          <w:p w14:paraId="021A37FB" w14:textId="77777777" w:rsidR="009E3F16" w:rsidRDefault="009E3F16">
            <w:pPr>
              <w:pStyle w:val="table"/>
              <w:rPr>
                <w:sz w:val="20"/>
              </w:rPr>
            </w:pPr>
          </w:p>
        </w:tc>
      </w:tr>
      <w:tr w:rsidR="009E3F16" w14:paraId="0F33E6A8" w14:textId="77777777">
        <w:tc>
          <w:tcPr>
            <w:tcW w:w="1098" w:type="dxa"/>
            <w:tcBorders>
              <w:top w:val="nil"/>
              <w:bottom w:val="nil"/>
            </w:tcBorders>
            <w:shd w:val="clear" w:color="auto" w:fill="FFFF00"/>
          </w:tcPr>
          <w:p w14:paraId="7BF6A12A" w14:textId="77777777" w:rsidR="009E3F16" w:rsidRDefault="009E3F16">
            <w:pPr>
              <w:pStyle w:val="table"/>
              <w:rPr>
                <w:sz w:val="20"/>
              </w:rPr>
            </w:pPr>
          </w:p>
        </w:tc>
        <w:tc>
          <w:tcPr>
            <w:tcW w:w="540" w:type="dxa"/>
          </w:tcPr>
          <w:p w14:paraId="3F91BF2B" w14:textId="77777777" w:rsidR="009E3F16" w:rsidRDefault="009E3F16">
            <w:pPr>
              <w:pStyle w:val="table"/>
              <w:jc w:val="center"/>
              <w:rPr>
                <w:b/>
                <w:noProof/>
                <w:sz w:val="24"/>
              </w:rPr>
            </w:pPr>
            <w:r>
              <w:rPr>
                <w:b/>
                <w:noProof/>
                <w:sz w:val="24"/>
              </w:rPr>
              <w:sym w:font="Wingdings" w:char="F0E0"/>
            </w:r>
          </w:p>
        </w:tc>
        <w:tc>
          <w:tcPr>
            <w:tcW w:w="5547" w:type="dxa"/>
          </w:tcPr>
          <w:p w14:paraId="555FB8A6" w14:textId="77777777" w:rsidR="009E3F16" w:rsidRDefault="009E3F16">
            <w:pPr>
              <w:pStyle w:val="table"/>
              <w:rPr>
                <w:sz w:val="20"/>
              </w:rPr>
            </w:pPr>
            <w:r>
              <w:rPr>
                <w:sz w:val="20"/>
              </w:rPr>
              <w:t>Allocation Instruction (AllocType=" Preliminary", AllocAccounts provided without MiscFees or NetMoney)</w:t>
            </w:r>
          </w:p>
        </w:tc>
        <w:tc>
          <w:tcPr>
            <w:tcW w:w="1293" w:type="dxa"/>
            <w:tcBorders>
              <w:top w:val="nil"/>
              <w:bottom w:val="nil"/>
            </w:tcBorders>
            <w:shd w:val="clear" w:color="auto" w:fill="00FFFF"/>
          </w:tcPr>
          <w:p w14:paraId="543BA4F3" w14:textId="77777777" w:rsidR="009E3F16" w:rsidRDefault="009E3F16">
            <w:pPr>
              <w:pStyle w:val="table"/>
              <w:rPr>
                <w:sz w:val="20"/>
              </w:rPr>
            </w:pPr>
          </w:p>
        </w:tc>
      </w:tr>
      <w:tr w:rsidR="009E3F16" w14:paraId="62F9845E" w14:textId="77777777">
        <w:tc>
          <w:tcPr>
            <w:tcW w:w="1098" w:type="dxa"/>
            <w:tcBorders>
              <w:top w:val="nil"/>
              <w:bottom w:val="nil"/>
            </w:tcBorders>
            <w:shd w:val="clear" w:color="auto" w:fill="FFFF00"/>
          </w:tcPr>
          <w:p w14:paraId="55246F7B" w14:textId="77777777" w:rsidR="009E3F16" w:rsidRDefault="009E3F16">
            <w:pPr>
              <w:pStyle w:val="table"/>
              <w:rPr>
                <w:sz w:val="20"/>
              </w:rPr>
            </w:pPr>
          </w:p>
        </w:tc>
        <w:tc>
          <w:tcPr>
            <w:tcW w:w="540" w:type="dxa"/>
          </w:tcPr>
          <w:p w14:paraId="71D5A137" w14:textId="77777777" w:rsidR="009E3F16" w:rsidRDefault="009E3F16">
            <w:pPr>
              <w:pStyle w:val="table"/>
              <w:jc w:val="center"/>
              <w:rPr>
                <w:b/>
                <w:noProof/>
                <w:sz w:val="24"/>
              </w:rPr>
            </w:pPr>
            <w:r>
              <w:rPr>
                <w:b/>
                <w:noProof/>
                <w:sz w:val="24"/>
              </w:rPr>
              <w:sym w:font="Wingdings" w:char="F0DF"/>
            </w:r>
          </w:p>
        </w:tc>
        <w:tc>
          <w:tcPr>
            <w:tcW w:w="5547" w:type="dxa"/>
          </w:tcPr>
          <w:p w14:paraId="2B96AB86"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4E3F06ED" w14:textId="77777777" w:rsidR="009E3F16" w:rsidRDefault="009E3F16">
            <w:pPr>
              <w:pStyle w:val="table"/>
              <w:rPr>
                <w:sz w:val="20"/>
              </w:rPr>
            </w:pPr>
          </w:p>
        </w:tc>
      </w:tr>
      <w:tr w:rsidR="009E3F16" w14:paraId="3DEE5CA4" w14:textId="77777777">
        <w:tc>
          <w:tcPr>
            <w:tcW w:w="1098" w:type="dxa"/>
            <w:tcBorders>
              <w:top w:val="nil"/>
              <w:bottom w:val="nil"/>
            </w:tcBorders>
            <w:shd w:val="clear" w:color="auto" w:fill="FFFF00"/>
          </w:tcPr>
          <w:p w14:paraId="1957F4ED" w14:textId="77777777" w:rsidR="009E3F16" w:rsidRDefault="009E3F16">
            <w:pPr>
              <w:pStyle w:val="table"/>
              <w:rPr>
                <w:sz w:val="20"/>
              </w:rPr>
            </w:pPr>
          </w:p>
        </w:tc>
        <w:tc>
          <w:tcPr>
            <w:tcW w:w="540" w:type="dxa"/>
          </w:tcPr>
          <w:p w14:paraId="5E5BD55A" w14:textId="77777777" w:rsidR="009E3F16" w:rsidRDefault="009E3F16">
            <w:pPr>
              <w:pStyle w:val="table"/>
              <w:jc w:val="center"/>
              <w:rPr>
                <w:b/>
                <w:noProof/>
                <w:sz w:val="24"/>
              </w:rPr>
            </w:pPr>
            <w:r>
              <w:rPr>
                <w:b/>
                <w:noProof/>
                <w:sz w:val="24"/>
              </w:rPr>
              <w:sym w:font="Wingdings" w:char="F0DF"/>
            </w:r>
          </w:p>
        </w:tc>
        <w:tc>
          <w:tcPr>
            <w:tcW w:w="5547" w:type="dxa"/>
          </w:tcPr>
          <w:p w14:paraId="0414D2D0" w14:textId="77777777" w:rsidR="009E3F16" w:rsidRDefault="009E3F16">
            <w:pPr>
              <w:pStyle w:val="table"/>
              <w:rPr>
                <w:sz w:val="20"/>
              </w:rPr>
            </w:pPr>
            <w:r>
              <w:rPr>
                <w:sz w:val="20"/>
              </w:rPr>
              <w:t>Allocation Instruction Ack (AllocStatus=Accepted)</w:t>
            </w:r>
          </w:p>
        </w:tc>
        <w:tc>
          <w:tcPr>
            <w:tcW w:w="1293" w:type="dxa"/>
            <w:tcBorders>
              <w:top w:val="nil"/>
              <w:bottom w:val="nil"/>
            </w:tcBorders>
            <w:shd w:val="clear" w:color="auto" w:fill="00FFFF"/>
          </w:tcPr>
          <w:p w14:paraId="2DE8255E" w14:textId="77777777" w:rsidR="009E3F16" w:rsidRDefault="009E3F16">
            <w:pPr>
              <w:pStyle w:val="table"/>
              <w:rPr>
                <w:sz w:val="20"/>
              </w:rPr>
            </w:pPr>
          </w:p>
        </w:tc>
      </w:tr>
      <w:tr w:rsidR="009E3F16" w14:paraId="7256CC8B" w14:textId="77777777">
        <w:tc>
          <w:tcPr>
            <w:tcW w:w="1098" w:type="dxa"/>
            <w:tcBorders>
              <w:top w:val="nil"/>
              <w:bottom w:val="nil"/>
            </w:tcBorders>
            <w:shd w:val="clear" w:color="auto" w:fill="FFFF00"/>
          </w:tcPr>
          <w:p w14:paraId="7C64E314" w14:textId="77777777" w:rsidR="009E3F16" w:rsidRDefault="009E3F16">
            <w:pPr>
              <w:pStyle w:val="table"/>
              <w:rPr>
                <w:sz w:val="20"/>
              </w:rPr>
            </w:pPr>
          </w:p>
        </w:tc>
        <w:tc>
          <w:tcPr>
            <w:tcW w:w="540" w:type="dxa"/>
            <w:tcBorders>
              <w:bottom w:val="nil"/>
            </w:tcBorders>
          </w:tcPr>
          <w:p w14:paraId="45687EDC" w14:textId="77777777" w:rsidR="009E3F16" w:rsidRDefault="009E3F16">
            <w:pPr>
              <w:pStyle w:val="table"/>
              <w:jc w:val="center"/>
              <w:rPr>
                <w:b/>
                <w:noProof/>
                <w:sz w:val="24"/>
              </w:rPr>
            </w:pPr>
          </w:p>
        </w:tc>
        <w:tc>
          <w:tcPr>
            <w:tcW w:w="5547" w:type="dxa"/>
            <w:tcBorders>
              <w:bottom w:val="nil"/>
            </w:tcBorders>
          </w:tcPr>
          <w:p w14:paraId="54D79CDB" w14:textId="77777777" w:rsidR="009E3F16" w:rsidRDefault="009E3F16">
            <w:pPr>
              <w:pStyle w:val="table"/>
              <w:jc w:val="left"/>
              <w:rPr>
                <w:sz w:val="20"/>
              </w:rPr>
            </w:pPr>
          </w:p>
        </w:tc>
        <w:tc>
          <w:tcPr>
            <w:tcW w:w="1293" w:type="dxa"/>
            <w:tcBorders>
              <w:top w:val="nil"/>
              <w:bottom w:val="nil"/>
            </w:tcBorders>
            <w:shd w:val="clear" w:color="auto" w:fill="00FFFF"/>
          </w:tcPr>
          <w:p w14:paraId="6EA95CB7" w14:textId="77777777" w:rsidR="009E3F16" w:rsidRDefault="009E3F16">
            <w:pPr>
              <w:pStyle w:val="table"/>
              <w:rPr>
                <w:sz w:val="20"/>
              </w:rPr>
            </w:pPr>
          </w:p>
        </w:tc>
      </w:tr>
      <w:tr w:rsidR="009E3F16" w14:paraId="592CE2BD" w14:textId="77777777">
        <w:tc>
          <w:tcPr>
            <w:tcW w:w="1098" w:type="dxa"/>
            <w:tcBorders>
              <w:top w:val="nil"/>
            </w:tcBorders>
            <w:shd w:val="clear" w:color="auto" w:fill="FFFF00"/>
          </w:tcPr>
          <w:p w14:paraId="06F1D847" w14:textId="77777777" w:rsidR="009E3F16" w:rsidRDefault="009E3F16">
            <w:pPr>
              <w:pStyle w:val="table"/>
              <w:rPr>
                <w:sz w:val="20"/>
              </w:rPr>
            </w:pPr>
          </w:p>
        </w:tc>
        <w:tc>
          <w:tcPr>
            <w:tcW w:w="540" w:type="dxa"/>
          </w:tcPr>
          <w:p w14:paraId="0702BEF0" w14:textId="77777777" w:rsidR="009E3F16" w:rsidRDefault="009E3F16">
            <w:pPr>
              <w:pStyle w:val="table"/>
              <w:jc w:val="center"/>
              <w:rPr>
                <w:b/>
                <w:sz w:val="24"/>
              </w:rPr>
            </w:pPr>
            <w:r>
              <w:rPr>
                <w:b/>
                <w:noProof/>
                <w:sz w:val="24"/>
              </w:rPr>
              <w:sym w:font="Wingdings" w:char="F0DF"/>
            </w:r>
          </w:p>
        </w:tc>
        <w:tc>
          <w:tcPr>
            <w:tcW w:w="5547" w:type="dxa"/>
          </w:tcPr>
          <w:p w14:paraId="0F63B7EF" w14:textId="77777777" w:rsidR="009E3F16" w:rsidRDefault="009E3F16">
            <w:pPr>
              <w:pStyle w:val="table"/>
              <w:jc w:val="left"/>
              <w:rPr>
                <w:sz w:val="20"/>
              </w:rPr>
            </w:pPr>
            <w:r>
              <w:rPr>
                <w:sz w:val="20"/>
              </w:rPr>
              <w:t>Execution Report (ExecType = “F”)  [Trade]</w:t>
            </w:r>
          </w:p>
          <w:p w14:paraId="7F940EE2" w14:textId="77777777" w:rsidR="009E3F16" w:rsidRDefault="009E3F16">
            <w:pPr>
              <w:pStyle w:val="table"/>
              <w:rPr>
                <w:sz w:val="20"/>
              </w:rPr>
            </w:pPr>
            <w:r>
              <w:rPr>
                <w:sz w:val="20"/>
              </w:rPr>
              <w:t>(optional Execution Report (ExecType = “3”)  [Done for day]</w:t>
            </w:r>
          </w:p>
        </w:tc>
        <w:tc>
          <w:tcPr>
            <w:tcW w:w="1293" w:type="dxa"/>
            <w:tcBorders>
              <w:top w:val="nil"/>
            </w:tcBorders>
            <w:shd w:val="clear" w:color="auto" w:fill="00FFFF"/>
          </w:tcPr>
          <w:p w14:paraId="6E0BE3BE" w14:textId="77777777" w:rsidR="009E3F16" w:rsidRDefault="009E3F16">
            <w:pPr>
              <w:pStyle w:val="table"/>
              <w:rPr>
                <w:sz w:val="20"/>
              </w:rPr>
            </w:pPr>
          </w:p>
        </w:tc>
      </w:tr>
    </w:tbl>
    <w:p w14:paraId="2A034A19" w14:textId="77777777" w:rsidR="009E3F16" w:rsidRDefault="009E3F16">
      <w:pPr>
        <w:pStyle w:val="NormalIndent"/>
        <w:numPr>
          <w:ilvl w:val="12"/>
          <w:numId w:val="0"/>
        </w:numPr>
        <w:ind w:left="360"/>
      </w:pPr>
      <w:r>
        <w:t xml:space="preserve">Note the Allocation Instruction can be sent any time after the New Order message, at the same time or even before (though only if the sellside is able to queue the message until the order arrives). </w:t>
      </w:r>
    </w:p>
    <w:p w14:paraId="5B3E67F6" w14:textId="77777777" w:rsidR="009E3F16" w:rsidRDefault="009E3F16">
      <w:pPr>
        <w:pStyle w:val="NormalIndent"/>
      </w:pPr>
      <w:r>
        <w:t>The message initiator may optionally send an Allocation Instruction message of type 'Ready to book' (if this is provided, the respondent should respond by accepting or rejecting the message before proceeding to the next step). The purpose of this message is to confirm the average price and quantity to allocate (especially if multiple orders are to be combined for booking).</w:t>
      </w:r>
    </w:p>
    <w:p w14:paraId="04274221" w14:textId="77777777" w:rsidR="009E3F16" w:rsidRDefault="009E3F16">
      <w:pPr>
        <w:pStyle w:val="NormalIndent"/>
        <w:numPr>
          <w:ilvl w:val="12"/>
          <w:numId w:val="0"/>
        </w:numPr>
        <w:ind w:left="360"/>
      </w:pPr>
      <w:r>
        <w:lastRenderedPageBreak/>
        <w:t>Message flows for rejection of allocation details when communicated pre-trade are the same as for post-trade allocations and are covered in the next section.</w:t>
      </w:r>
    </w:p>
    <w:p w14:paraId="7120A5D5" w14:textId="77777777" w:rsidR="009E3F16" w:rsidRDefault="009E3F16">
      <w:pPr>
        <w:pStyle w:val="NormalIndent"/>
        <w:numPr>
          <w:ilvl w:val="12"/>
          <w:numId w:val="0"/>
        </w:numPr>
        <w:ind w:left="360"/>
      </w:pPr>
    </w:p>
    <w:p w14:paraId="0C86BEEA" w14:textId="77777777" w:rsidR="009E3F16" w:rsidRDefault="009E3F16">
      <w:pPr>
        <w:pStyle w:val="Heading3"/>
      </w:pPr>
      <w:bookmarkStart w:id="133" w:name="_Toc227925026"/>
      <w:r>
        <w:t>Post-Trade Allocation</w:t>
      </w:r>
      <w:bookmarkEnd w:id="133"/>
    </w:p>
    <w:p w14:paraId="2856C517" w14:textId="77777777" w:rsidR="009E3F16" w:rsidRDefault="009E3F16">
      <w:pPr>
        <w:pStyle w:val="NormalIndent"/>
        <w:rPr>
          <w:b/>
          <w:sz w:val="24"/>
        </w:rPr>
      </w:pPr>
      <w:r>
        <w:t>Post trade allocations can be computed via one of two methods:</w:t>
      </w:r>
    </w:p>
    <w:p w14:paraId="23D3D208" w14:textId="77777777" w:rsidR="009E3F16" w:rsidRDefault="009E3F16">
      <w:pPr>
        <w:pStyle w:val="NormalIndent"/>
        <w:numPr>
          <w:ilvl w:val="0"/>
          <w:numId w:val="32"/>
        </w:numPr>
      </w:pPr>
      <w:r>
        <w:rPr>
          <w:b/>
        </w:rPr>
        <w:t>Using Average Price:</w:t>
      </w:r>
      <w:r>
        <w:t xml:space="preserve">  Each AllocAccount has a single AllocAvgPx (e.g. US and European) (see examples 1-1, 2-1, 3-1)</w:t>
      </w:r>
    </w:p>
    <w:p w14:paraId="102D4C1C" w14:textId="77777777" w:rsidR="009E3F16" w:rsidRDefault="009E3F16">
      <w:pPr>
        <w:pStyle w:val="NormalIndent"/>
        <w:numPr>
          <w:ilvl w:val="0"/>
          <w:numId w:val="32"/>
        </w:numPr>
      </w:pPr>
      <w:r>
        <w:rPr>
          <w:b/>
        </w:rPr>
        <w:t>Using Executed Price:</w:t>
      </w:r>
      <w:r>
        <w:t xml:space="preserve">  Combination of each AllocAccount </w:t>
      </w:r>
      <w:r>
        <w:rPr>
          <w:b/>
          <w:u w:val="single"/>
        </w:rPr>
        <w:t>and</w:t>
      </w:r>
      <w:r>
        <w:t xml:space="preserve"> AllocPrice (unique LastPx) (e.g. </w:t>
      </w:r>
      <w:smartTag w:uri="urn:schemas-microsoft-com:office:smarttags" w:element="country-region">
        <w:smartTag w:uri="urn:schemas-microsoft-com:office:smarttags" w:element="place">
          <w:r>
            <w:t>Japan</w:t>
          </w:r>
        </w:smartTag>
      </w:smartTag>
      <w:r>
        <w:t>) (see examples 1-2, 2-2, 3-2)</w:t>
      </w:r>
    </w:p>
    <w:p w14:paraId="34CD816D" w14:textId="77777777" w:rsidR="009E3F16" w:rsidRDefault="009E3F16">
      <w:pPr>
        <w:pStyle w:val="NormalIndent"/>
      </w:pPr>
    </w:p>
    <w:p w14:paraId="4AEAEF5D" w14:textId="77777777" w:rsidR="009E3F16" w:rsidRDefault="009E3F16">
      <w:pPr>
        <w:pStyle w:val="NormalIndent"/>
      </w:pPr>
      <w:r>
        <w:t>Post-Trade Allocation supports three different message flows:</w:t>
      </w:r>
    </w:p>
    <w:p w14:paraId="31EDA88A" w14:textId="77777777" w:rsidR="009E3F16" w:rsidRDefault="009E3F16">
      <w:pPr>
        <w:pStyle w:val="NormalIndent"/>
        <w:numPr>
          <w:ilvl w:val="0"/>
          <w:numId w:val="33"/>
        </w:numPr>
        <w:rPr>
          <w:b/>
        </w:rPr>
      </w:pPr>
      <w:r>
        <w:rPr>
          <w:b/>
        </w:rPr>
        <w:t>Buyside initiated with buyside-computed Misc Fees and NetMoney (see examples 1-1 and 1-2)</w:t>
      </w:r>
    </w:p>
    <w:p w14:paraId="0567833D" w14:textId="77777777" w:rsidR="009E3F16" w:rsidRDefault="009E3F16">
      <w:pPr>
        <w:pStyle w:val="table"/>
        <w:ind w:left="720"/>
        <w:outlineLvl w:val="0"/>
        <w:rPr>
          <w:sz w:val="20"/>
        </w:rPr>
      </w:pPr>
      <w:r>
        <w:rPr>
          <w:sz w:val="20"/>
        </w:rPr>
        <w:t>The typical flow for US domestic trading (withNetMoney and MiscFees provided by the buyside) is as follows:</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5A931678" w14:textId="77777777">
        <w:tc>
          <w:tcPr>
            <w:tcW w:w="1098" w:type="dxa"/>
            <w:tcBorders>
              <w:bottom w:val="nil"/>
            </w:tcBorders>
            <w:shd w:val="clear" w:color="auto" w:fill="FFFF00"/>
          </w:tcPr>
          <w:p w14:paraId="6F226B1D" w14:textId="77777777" w:rsidR="009E3F16" w:rsidRDefault="009E3F16">
            <w:pPr>
              <w:pStyle w:val="table"/>
              <w:rPr>
                <w:sz w:val="20"/>
              </w:rPr>
            </w:pPr>
            <w:r>
              <w:rPr>
                <w:sz w:val="20"/>
              </w:rPr>
              <w:t>Initiator</w:t>
            </w:r>
          </w:p>
        </w:tc>
        <w:tc>
          <w:tcPr>
            <w:tcW w:w="540" w:type="dxa"/>
          </w:tcPr>
          <w:p w14:paraId="16741AF8" w14:textId="77777777" w:rsidR="009E3F16" w:rsidRDefault="009E3F16">
            <w:pPr>
              <w:pStyle w:val="table"/>
              <w:jc w:val="center"/>
              <w:rPr>
                <w:b/>
                <w:sz w:val="24"/>
              </w:rPr>
            </w:pPr>
            <w:r>
              <w:rPr>
                <w:b/>
                <w:noProof/>
                <w:sz w:val="24"/>
              </w:rPr>
              <w:sym w:font="Wingdings" w:char="F0E0"/>
            </w:r>
          </w:p>
        </w:tc>
        <w:tc>
          <w:tcPr>
            <w:tcW w:w="5547" w:type="dxa"/>
          </w:tcPr>
          <w:p w14:paraId="7F3B5111" w14:textId="77777777" w:rsidR="009E3F16" w:rsidRDefault="009E3F16">
            <w:pPr>
              <w:pStyle w:val="table"/>
              <w:rPr>
                <w:sz w:val="20"/>
              </w:rPr>
            </w:pPr>
            <w:r>
              <w:rPr>
                <w:sz w:val="20"/>
              </w:rPr>
              <w:t>Allocation Instruction (AllocType=" Calculated")</w:t>
            </w:r>
          </w:p>
        </w:tc>
        <w:tc>
          <w:tcPr>
            <w:tcW w:w="1293" w:type="dxa"/>
            <w:tcBorders>
              <w:bottom w:val="nil"/>
            </w:tcBorders>
            <w:shd w:val="clear" w:color="auto" w:fill="00FFFF"/>
          </w:tcPr>
          <w:p w14:paraId="21A1E320" w14:textId="77777777" w:rsidR="009E3F16" w:rsidRDefault="009E3F16">
            <w:pPr>
              <w:pStyle w:val="table"/>
              <w:rPr>
                <w:sz w:val="20"/>
              </w:rPr>
            </w:pPr>
            <w:r>
              <w:rPr>
                <w:sz w:val="20"/>
              </w:rPr>
              <w:t>Respondent</w:t>
            </w:r>
          </w:p>
        </w:tc>
      </w:tr>
      <w:tr w:rsidR="009E3F16" w14:paraId="3061CAA9" w14:textId="77777777">
        <w:tc>
          <w:tcPr>
            <w:tcW w:w="1098" w:type="dxa"/>
            <w:tcBorders>
              <w:top w:val="nil"/>
              <w:bottom w:val="nil"/>
            </w:tcBorders>
            <w:shd w:val="clear" w:color="auto" w:fill="FFFF00"/>
          </w:tcPr>
          <w:p w14:paraId="57D1DD3F" w14:textId="77777777" w:rsidR="009E3F16" w:rsidRDefault="009E3F16">
            <w:pPr>
              <w:pStyle w:val="table"/>
              <w:rPr>
                <w:sz w:val="20"/>
              </w:rPr>
            </w:pPr>
          </w:p>
        </w:tc>
        <w:tc>
          <w:tcPr>
            <w:tcW w:w="540" w:type="dxa"/>
            <w:tcBorders>
              <w:bottom w:val="nil"/>
            </w:tcBorders>
          </w:tcPr>
          <w:p w14:paraId="2921AA0E" w14:textId="77777777" w:rsidR="009E3F16" w:rsidRDefault="009E3F16">
            <w:pPr>
              <w:pStyle w:val="table"/>
              <w:jc w:val="center"/>
              <w:rPr>
                <w:b/>
                <w:sz w:val="24"/>
              </w:rPr>
            </w:pPr>
            <w:r>
              <w:rPr>
                <w:b/>
                <w:noProof/>
                <w:sz w:val="24"/>
              </w:rPr>
              <w:sym w:font="Wingdings" w:char="F0DF"/>
            </w:r>
          </w:p>
        </w:tc>
        <w:tc>
          <w:tcPr>
            <w:tcW w:w="5547" w:type="dxa"/>
            <w:tcBorders>
              <w:bottom w:val="nil"/>
            </w:tcBorders>
          </w:tcPr>
          <w:p w14:paraId="0B85B1B5"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22FF1F55" w14:textId="77777777" w:rsidR="009E3F16" w:rsidRDefault="009E3F16">
            <w:pPr>
              <w:pStyle w:val="table"/>
              <w:rPr>
                <w:sz w:val="20"/>
              </w:rPr>
            </w:pPr>
          </w:p>
        </w:tc>
      </w:tr>
      <w:tr w:rsidR="009E3F16" w14:paraId="5E9B1C27" w14:textId="77777777">
        <w:tc>
          <w:tcPr>
            <w:tcW w:w="1098" w:type="dxa"/>
            <w:tcBorders>
              <w:top w:val="nil"/>
              <w:bottom w:val="single" w:sz="6" w:space="0" w:color="000000"/>
            </w:tcBorders>
            <w:shd w:val="clear" w:color="auto" w:fill="FFFF00"/>
          </w:tcPr>
          <w:p w14:paraId="32A87383" w14:textId="77777777" w:rsidR="009E3F16" w:rsidRDefault="009E3F16">
            <w:pPr>
              <w:pStyle w:val="table"/>
              <w:rPr>
                <w:sz w:val="20"/>
              </w:rPr>
            </w:pPr>
          </w:p>
        </w:tc>
        <w:tc>
          <w:tcPr>
            <w:tcW w:w="540" w:type="dxa"/>
            <w:tcBorders>
              <w:bottom w:val="single" w:sz="6" w:space="0" w:color="000000"/>
            </w:tcBorders>
          </w:tcPr>
          <w:p w14:paraId="03643253" w14:textId="77777777" w:rsidR="009E3F16" w:rsidRDefault="009E3F16">
            <w:pPr>
              <w:pStyle w:val="table"/>
              <w:jc w:val="center"/>
              <w:rPr>
                <w:b/>
                <w:sz w:val="24"/>
              </w:rPr>
            </w:pPr>
            <w:r>
              <w:rPr>
                <w:b/>
                <w:noProof/>
                <w:sz w:val="24"/>
              </w:rPr>
              <w:sym w:font="Wingdings" w:char="F0DF"/>
            </w:r>
          </w:p>
        </w:tc>
        <w:tc>
          <w:tcPr>
            <w:tcW w:w="5547" w:type="dxa"/>
            <w:tcBorders>
              <w:bottom w:val="single" w:sz="6" w:space="0" w:color="000000"/>
            </w:tcBorders>
          </w:tcPr>
          <w:p w14:paraId="35EB4370" w14:textId="77777777" w:rsidR="009E3F16" w:rsidRDefault="009E3F16">
            <w:pPr>
              <w:pStyle w:val="table"/>
              <w:rPr>
                <w:sz w:val="20"/>
              </w:rPr>
            </w:pPr>
            <w:r>
              <w:rPr>
                <w:sz w:val="20"/>
              </w:rPr>
              <w:t>Allocation Instruction Ack (AllocStatus=Accepted)</w:t>
            </w:r>
          </w:p>
        </w:tc>
        <w:tc>
          <w:tcPr>
            <w:tcW w:w="1293" w:type="dxa"/>
            <w:tcBorders>
              <w:top w:val="nil"/>
              <w:bottom w:val="single" w:sz="6" w:space="0" w:color="000000"/>
            </w:tcBorders>
            <w:shd w:val="clear" w:color="auto" w:fill="00FFFF"/>
          </w:tcPr>
          <w:p w14:paraId="1D86FCC0" w14:textId="77777777" w:rsidR="009E3F16" w:rsidRDefault="009E3F16">
            <w:pPr>
              <w:pStyle w:val="table"/>
              <w:rPr>
                <w:sz w:val="20"/>
              </w:rPr>
            </w:pPr>
          </w:p>
        </w:tc>
      </w:tr>
    </w:tbl>
    <w:p w14:paraId="7F93EC2A" w14:textId="77777777" w:rsidR="009E3F16" w:rsidRDefault="009E3F16">
      <w:pPr>
        <w:pStyle w:val="table"/>
        <w:ind w:left="720"/>
        <w:rPr>
          <w:sz w:val="20"/>
        </w:rPr>
      </w:pPr>
    </w:p>
    <w:p w14:paraId="68D80BF4" w14:textId="77777777" w:rsidR="009E3F16" w:rsidRDefault="009E3F16">
      <w:pPr>
        <w:pStyle w:val="NormalIndent"/>
        <w:numPr>
          <w:ilvl w:val="0"/>
          <w:numId w:val="33"/>
        </w:numPr>
        <w:rPr>
          <w:b/>
        </w:rPr>
      </w:pPr>
      <w:r>
        <w:rPr>
          <w:b/>
        </w:rPr>
        <w:t>Buyside-initiated with Misc Fee computation by the sellside firm (see examples 2-1 and 2-2)</w:t>
      </w:r>
    </w:p>
    <w:p w14:paraId="434F83DB" w14:textId="77777777" w:rsidR="009E3F16" w:rsidRDefault="009E3F16">
      <w:pPr>
        <w:pStyle w:val="table"/>
        <w:ind w:left="720"/>
        <w:outlineLvl w:val="0"/>
        <w:rPr>
          <w:sz w:val="20"/>
        </w:rPr>
      </w:pPr>
      <w:r>
        <w:rPr>
          <w:sz w:val="20"/>
        </w:rPr>
        <w:t>The typical flow for international equity trading is as follows:</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788CEF04" w14:textId="77777777">
        <w:tc>
          <w:tcPr>
            <w:tcW w:w="1098" w:type="dxa"/>
            <w:tcBorders>
              <w:bottom w:val="nil"/>
            </w:tcBorders>
            <w:shd w:val="clear" w:color="auto" w:fill="FFFF00"/>
          </w:tcPr>
          <w:p w14:paraId="5C8237D5" w14:textId="77777777" w:rsidR="009E3F16" w:rsidRDefault="009E3F16">
            <w:pPr>
              <w:pStyle w:val="table"/>
              <w:rPr>
                <w:sz w:val="20"/>
              </w:rPr>
            </w:pPr>
            <w:r>
              <w:rPr>
                <w:sz w:val="20"/>
              </w:rPr>
              <w:t>Initiator</w:t>
            </w:r>
          </w:p>
        </w:tc>
        <w:tc>
          <w:tcPr>
            <w:tcW w:w="540" w:type="dxa"/>
          </w:tcPr>
          <w:p w14:paraId="0AA4C6F7" w14:textId="77777777" w:rsidR="009E3F16" w:rsidRDefault="009E3F16">
            <w:pPr>
              <w:pStyle w:val="table"/>
              <w:jc w:val="center"/>
              <w:rPr>
                <w:b/>
                <w:sz w:val="24"/>
              </w:rPr>
            </w:pPr>
            <w:r>
              <w:rPr>
                <w:b/>
                <w:noProof/>
                <w:sz w:val="24"/>
              </w:rPr>
              <w:sym w:font="Wingdings" w:char="F0E0"/>
            </w:r>
          </w:p>
        </w:tc>
        <w:tc>
          <w:tcPr>
            <w:tcW w:w="5547" w:type="dxa"/>
          </w:tcPr>
          <w:p w14:paraId="6E71AA60" w14:textId="77777777" w:rsidR="009E3F16" w:rsidRDefault="009E3F16">
            <w:pPr>
              <w:pStyle w:val="table"/>
              <w:rPr>
                <w:sz w:val="20"/>
              </w:rPr>
            </w:pPr>
            <w:r>
              <w:rPr>
                <w:sz w:val="20"/>
              </w:rPr>
              <w:t>Allocation Instruction (AllocType=" Preliminary", AllocAccounts provided without MiscFees or NetMoney)</w:t>
            </w:r>
          </w:p>
        </w:tc>
        <w:tc>
          <w:tcPr>
            <w:tcW w:w="1293" w:type="dxa"/>
            <w:tcBorders>
              <w:bottom w:val="nil"/>
            </w:tcBorders>
            <w:shd w:val="clear" w:color="auto" w:fill="00FFFF"/>
          </w:tcPr>
          <w:p w14:paraId="19A20B01" w14:textId="77777777" w:rsidR="009E3F16" w:rsidRDefault="009E3F16">
            <w:pPr>
              <w:pStyle w:val="table"/>
              <w:rPr>
                <w:sz w:val="20"/>
              </w:rPr>
            </w:pPr>
            <w:r>
              <w:rPr>
                <w:sz w:val="20"/>
              </w:rPr>
              <w:t>Respondent</w:t>
            </w:r>
          </w:p>
        </w:tc>
      </w:tr>
      <w:tr w:rsidR="009E3F16" w14:paraId="1CFC5481" w14:textId="77777777">
        <w:tc>
          <w:tcPr>
            <w:tcW w:w="1098" w:type="dxa"/>
            <w:tcBorders>
              <w:top w:val="nil"/>
              <w:bottom w:val="nil"/>
            </w:tcBorders>
            <w:shd w:val="clear" w:color="auto" w:fill="FFFF00"/>
          </w:tcPr>
          <w:p w14:paraId="51BA5B7F" w14:textId="77777777" w:rsidR="009E3F16" w:rsidRDefault="009E3F16">
            <w:pPr>
              <w:pStyle w:val="table"/>
              <w:rPr>
                <w:sz w:val="20"/>
              </w:rPr>
            </w:pPr>
          </w:p>
        </w:tc>
        <w:tc>
          <w:tcPr>
            <w:tcW w:w="540" w:type="dxa"/>
          </w:tcPr>
          <w:p w14:paraId="7554F877" w14:textId="77777777" w:rsidR="009E3F16" w:rsidRDefault="009E3F16">
            <w:pPr>
              <w:pStyle w:val="table"/>
              <w:jc w:val="center"/>
              <w:rPr>
                <w:b/>
                <w:noProof/>
                <w:sz w:val="24"/>
              </w:rPr>
            </w:pPr>
            <w:r>
              <w:rPr>
                <w:b/>
                <w:noProof/>
                <w:sz w:val="24"/>
              </w:rPr>
              <w:sym w:font="Wingdings" w:char="F0DF"/>
            </w:r>
          </w:p>
        </w:tc>
        <w:tc>
          <w:tcPr>
            <w:tcW w:w="5547" w:type="dxa"/>
          </w:tcPr>
          <w:p w14:paraId="57CCEB8F"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6B75B060" w14:textId="77777777" w:rsidR="009E3F16" w:rsidRDefault="009E3F16">
            <w:pPr>
              <w:pStyle w:val="table"/>
              <w:rPr>
                <w:sz w:val="20"/>
              </w:rPr>
            </w:pPr>
          </w:p>
        </w:tc>
      </w:tr>
      <w:tr w:rsidR="009E3F16" w14:paraId="786B1459" w14:textId="77777777">
        <w:tc>
          <w:tcPr>
            <w:tcW w:w="1098" w:type="dxa"/>
            <w:tcBorders>
              <w:top w:val="nil"/>
              <w:bottom w:val="single" w:sz="6" w:space="0" w:color="000000"/>
            </w:tcBorders>
            <w:shd w:val="clear" w:color="auto" w:fill="FFFF00"/>
          </w:tcPr>
          <w:p w14:paraId="174295A2" w14:textId="77777777" w:rsidR="009E3F16" w:rsidRDefault="009E3F16">
            <w:pPr>
              <w:pStyle w:val="table"/>
              <w:rPr>
                <w:sz w:val="20"/>
              </w:rPr>
            </w:pPr>
          </w:p>
        </w:tc>
        <w:tc>
          <w:tcPr>
            <w:tcW w:w="540" w:type="dxa"/>
            <w:tcBorders>
              <w:bottom w:val="single" w:sz="6" w:space="0" w:color="000000"/>
            </w:tcBorders>
          </w:tcPr>
          <w:p w14:paraId="7073273D" w14:textId="77777777" w:rsidR="009E3F16" w:rsidRDefault="009E3F16">
            <w:pPr>
              <w:pStyle w:val="table"/>
              <w:jc w:val="center"/>
              <w:rPr>
                <w:b/>
                <w:sz w:val="24"/>
              </w:rPr>
            </w:pPr>
            <w:r>
              <w:rPr>
                <w:b/>
                <w:noProof/>
                <w:sz w:val="24"/>
              </w:rPr>
              <w:sym w:font="Wingdings" w:char="F0DF"/>
            </w:r>
          </w:p>
        </w:tc>
        <w:tc>
          <w:tcPr>
            <w:tcW w:w="5547" w:type="dxa"/>
            <w:tcBorders>
              <w:bottom w:val="single" w:sz="6" w:space="0" w:color="000000"/>
            </w:tcBorders>
          </w:tcPr>
          <w:p w14:paraId="0CB542A1" w14:textId="77777777" w:rsidR="009E3F16" w:rsidRDefault="009E3F16">
            <w:pPr>
              <w:pStyle w:val="table"/>
              <w:rPr>
                <w:sz w:val="20"/>
              </w:rPr>
            </w:pPr>
            <w:r>
              <w:rPr>
                <w:sz w:val="20"/>
              </w:rPr>
              <w:t>Allocation Instruction ACK (AllocStatus=Accepted)</w:t>
            </w:r>
          </w:p>
        </w:tc>
        <w:tc>
          <w:tcPr>
            <w:tcW w:w="1293" w:type="dxa"/>
            <w:tcBorders>
              <w:top w:val="nil"/>
              <w:bottom w:val="single" w:sz="6" w:space="0" w:color="000000"/>
            </w:tcBorders>
            <w:shd w:val="clear" w:color="auto" w:fill="00FFFF"/>
          </w:tcPr>
          <w:p w14:paraId="20C9CA85" w14:textId="77777777" w:rsidR="009E3F16" w:rsidRDefault="009E3F16">
            <w:pPr>
              <w:pStyle w:val="table"/>
              <w:rPr>
                <w:sz w:val="20"/>
              </w:rPr>
            </w:pPr>
          </w:p>
        </w:tc>
      </w:tr>
    </w:tbl>
    <w:p w14:paraId="3EF897D6" w14:textId="77777777" w:rsidR="009E3F16" w:rsidRDefault="009E3F16">
      <w:pPr>
        <w:pStyle w:val="table"/>
        <w:ind w:left="720"/>
        <w:rPr>
          <w:sz w:val="20"/>
        </w:rPr>
      </w:pPr>
    </w:p>
    <w:p w14:paraId="61E5D02C" w14:textId="77777777" w:rsidR="009E3F16" w:rsidRDefault="009E3F16">
      <w:pPr>
        <w:pStyle w:val="NormalIndent"/>
        <w:numPr>
          <w:ilvl w:val="0"/>
          <w:numId w:val="33"/>
        </w:numPr>
        <w:rPr>
          <w:b/>
        </w:rPr>
      </w:pPr>
      <w:r>
        <w:rPr>
          <w:b/>
        </w:rPr>
        <w:t>Sellside-initiated  (see examples 3-1 and 3-2)</w:t>
      </w:r>
    </w:p>
    <w:p w14:paraId="4870033F" w14:textId="77777777" w:rsidR="009E3F16" w:rsidRDefault="009E3F16">
      <w:pPr>
        <w:pStyle w:val="table"/>
        <w:ind w:left="720"/>
        <w:outlineLvl w:val="0"/>
        <w:rPr>
          <w:sz w:val="20"/>
        </w:rPr>
      </w:pPr>
      <w:r>
        <w:rPr>
          <w:sz w:val="20"/>
        </w:rPr>
        <w:t>The typical flow for sellside-initiated (unsolicited by the buyside) is as follows:</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5E659091" w14:textId="77777777">
        <w:tc>
          <w:tcPr>
            <w:tcW w:w="1098" w:type="dxa"/>
            <w:tcBorders>
              <w:top w:val="single" w:sz="6" w:space="0" w:color="000000"/>
              <w:bottom w:val="nil"/>
            </w:tcBorders>
            <w:shd w:val="clear" w:color="auto" w:fill="FFFF00"/>
          </w:tcPr>
          <w:p w14:paraId="0C396ADF" w14:textId="77777777" w:rsidR="009E3F16" w:rsidRDefault="009E3F16">
            <w:pPr>
              <w:pStyle w:val="table"/>
              <w:rPr>
                <w:sz w:val="20"/>
              </w:rPr>
            </w:pPr>
            <w:r>
              <w:rPr>
                <w:sz w:val="20"/>
              </w:rPr>
              <w:t>Initiator</w:t>
            </w:r>
          </w:p>
        </w:tc>
        <w:tc>
          <w:tcPr>
            <w:tcW w:w="540" w:type="dxa"/>
          </w:tcPr>
          <w:p w14:paraId="11C59E78" w14:textId="77777777" w:rsidR="009E3F16" w:rsidRDefault="009E3F16">
            <w:pPr>
              <w:pStyle w:val="table"/>
              <w:jc w:val="center"/>
              <w:rPr>
                <w:b/>
                <w:noProof/>
                <w:sz w:val="24"/>
              </w:rPr>
            </w:pPr>
            <w:r>
              <w:rPr>
                <w:b/>
                <w:noProof/>
                <w:sz w:val="24"/>
              </w:rPr>
              <w:sym w:font="Wingdings" w:char="F0DF"/>
            </w:r>
          </w:p>
        </w:tc>
        <w:tc>
          <w:tcPr>
            <w:tcW w:w="5547" w:type="dxa"/>
          </w:tcPr>
          <w:p w14:paraId="655D1092" w14:textId="77777777" w:rsidR="009E3F16" w:rsidRDefault="009E3F16">
            <w:pPr>
              <w:pStyle w:val="table"/>
              <w:rPr>
                <w:sz w:val="20"/>
              </w:rPr>
            </w:pPr>
            <w:r>
              <w:rPr>
                <w:sz w:val="20"/>
              </w:rPr>
              <w:t>Allocation Report (AllocReportType="Sellside Calculated without Preliminary"</w:t>
            </w:r>
          </w:p>
        </w:tc>
        <w:tc>
          <w:tcPr>
            <w:tcW w:w="1293" w:type="dxa"/>
            <w:tcBorders>
              <w:top w:val="single" w:sz="6" w:space="0" w:color="000000"/>
              <w:bottom w:val="nil"/>
            </w:tcBorders>
            <w:shd w:val="clear" w:color="auto" w:fill="00FFFF"/>
          </w:tcPr>
          <w:p w14:paraId="3E51ACF9" w14:textId="77777777" w:rsidR="009E3F16" w:rsidRDefault="009E3F16">
            <w:pPr>
              <w:pStyle w:val="table"/>
              <w:rPr>
                <w:sz w:val="20"/>
              </w:rPr>
            </w:pPr>
            <w:r>
              <w:rPr>
                <w:sz w:val="20"/>
              </w:rPr>
              <w:t>Respondent</w:t>
            </w:r>
          </w:p>
        </w:tc>
      </w:tr>
      <w:tr w:rsidR="009E3F16" w14:paraId="25AD588A" w14:textId="77777777">
        <w:tc>
          <w:tcPr>
            <w:tcW w:w="1098" w:type="dxa"/>
            <w:tcBorders>
              <w:top w:val="nil"/>
              <w:bottom w:val="nil"/>
            </w:tcBorders>
            <w:shd w:val="clear" w:color="auto" w:fill="FFFF00"/>
          </w:tcPr>
          <w:p w14:paraId="7967E8C8" w14:textId="77777777" w:rsidR="009E3F16" w:rsidRDefault="009E3F16">
            <w:pPr>
              <w:pStyle w:val="table"/>
              <w:rPr>
                <w:sz w:val="20"/>
              </w:rPr>
            </w:pPr>
          </w:p>
        </w:tc>
        <w:tc>
          <w:tcPr>
            <w:tcW w:w="540" w:type="dxa"/>
          </w:tcPr>
          <w:p w14:paraId="225A4641" w14:textId="77777777" w:rsidR="009E3F16" w:rsidRDefault="009E3F16">
            <w:pPr>
              <w:pStyle w:val="table"/>
              <w:jc w:val="center"/>
              <w:rPr>
                <w:b/>
                <w:sz w:val="24"/>
              </w:rPr>
            </w:pPr>
            <w:r>
              <w:rPr>
                <w:b/>
                <w:noProof/>
                <w:sz w:val="24"/>
              </w:rPr>
              <w:sym w:font="Wingdings" w:char="F0E0"/>
            </w:r>
          </w:p>
        </w:tc>
        <w:tc>
          <w:tcPr>
            <w:tcW w:w="5547" w:type="dxa"/>
          </w:tcPr>
          <w:p w14:paraId="7C46005B" w14:textId="77777777" w:rsidR="009E3F16" w:rsidRDefault="009E3F16">
            <w:pPr>
              <w:pStyle w:val="table"/>
              <w:rPr>
                <w:sz w:val="20"/>
              </w:rPr>
            </w:pPr>
            <w:r>
              <w:rPr>
                <w:sz w:val="20"/>
              </w:rPr>
              <w:t>Allocation Report Ack (AllocStatus=Received Not Yet Processed)</w:t>
            </w:r>
          </w:p>
        </w:tc>
        <w:tc>
          <w:tcPr>
            <w:tcW w:w="1293" w:type="dxa"/>
            <w:tcBorders>
              <w:top w:val="nil"/>
              <w:bottom w:val="nil"/>
            </w:tcBorders>
            <w:shd w:val="clear" w:color="auto" w:fill="00FFFF"/>
          </w:tcPr>
          <w:p w14:paraId="24888D9C" w14:textId="77777777" w:rsidR="009E3F16" w:rsidRDefault="009E3F16">
            <w:pPr>
              <w:pStyle w:val="table"/>
              <w:rPr>
                <w:sz w:val="20"/>
              </w:rPr>
            </w:pPr>
          </w:p>
        </w:tc>
      </w:tr>
      <w:tr w:rsidR="009E3F16" w14:paraId="160002F7" w14:textId="77777777">
        <w:tc>
          <w:tcPr>
            <w:tcW w:w="1098" w:type="dxa"/>
            <w:tcBorders>
              <w:top w:val="nil"/>
              <w:bottom w:val="single" w:sz="6" w:space="0" w:color="000000"/>
            </w:tcBorders>
            <w:shd w:val="clear" w:color="auto" w:fill="FFFF00"/>
          </w:tcPr>
          <w:p w14:paraId="062A68D3" w14:textId="77777777" w:rsidR="009E3F16" w:rsidRDefault="009E3F16">
            <w:pPr>
              <w:pStyle w:val="table"/>
              <w:rPr>
                <w:sz w:val="20"/>
              </w:rPr>
            </w:pPr>
          </w:p>
        </w:tc>
        <w:tc>
          <w:tcPr>
            <w:tcW w:w="540" w:type="dxa"/>
          </w:tcPr>
          <w:p w14:paraId="24040D18" w14:textId="77777777" w:rsidR="009E3F16" w:rsidRDefault="009E3F16">
            <w:pPr>
              <w:pStyle w:val="table"/>
              <w:jc w:val="center"/>
              <w:rPr>
                <w:b/>
                <w:sz w:val="24"/>
              </w:rPr>
            </w:pPr>
            <w:r>
              <w:rPr>
                <w:b/>
                <w:noProof/>
                <w:sz w:val="24"/>
              </w:rPr>
              <w:sym w:font="Wingdings" w:char="F0E0"/>
            </w:r>
          </w:p>
        </w:tc>
        <w:tc>
          <w:tcPr>
            <w:tcW w:w="5547" w:type="dxa"/>
          </w:tcPr>
          <w:p w14:paraId="4A770C2A" w14:textId="77777777" w:rsidR="009E3F16" w:rsidRDefault="009E3F16">
            <w:pPr>
              <w:pStyle w:val="table"/>
              <w:rPr>
                <w:sz w:val="20"/>
              </w:rPr>
            </w:pPr>
            <w:r>
              <w:rPr>
                <w:sz w:val="20"/>
              </w:rPr>
              <w:t>Allocation Report Ack (AllocStatus=Accepted)</w:t>
            </w:r>
          </w:p>
        </w:tc>
        <w:tc>
          <w:tcPr>
            <w:tcW w:w="1293" w:type="dxa"/>
            <w:tcBorders>
              <w:top w:val="nil"/>
              <w:bottom w:val="single" w:sz="6" w:space="0" w:color="000000"/>
            </w:tcBorders>
            <w:shd w:val="clear" w:color="auto" w:fill="00FFFF"/>
          </w:tcPr>
          <w:p w14:paraId="541A74CF" w14:textId="77777777" w:rsidR="009E3F16" w:rsidRDefault="009E3F16">
            <w:pPr>
              <w:pStyle w:val="table"/>
              <w:rPr>
                <w:sz w:val="20"/>
              </w:rPr>
            </w:pPr>
          </w:p>
        </w:tc>
      </w:tr>
    </w:tbl>
    <w:p w14:paraId="197E8870" w14:textId="77777777" w:rsidR="009E3F16" w:rsidRDefault="009E3F16">
      <w:pPr>
        <w:pStyle w:val="NormalIndent"/>
      </w:pPr>
      <w:r>
        <w:t>Note in all three of these flows, the following should be noted:</w:t>
      </w:r>
    </w:p>
    <w:p w14:paraId="2644E7D6" w14:textId="77777777" w:rsidR="009E3F16" w:rsidRDefault="009E3F16">
      <w:pPr>
        <w:pStyle w:val="NormalIndent"/>
        <w:numPr>
          <w:ilvl w:val="0"/>
          <w:numId w:val="5"/>
        </w:numPr>
      </w:pPr>
      <w:r>
        <w:t>The buyside may send fee and expense information (MiscFees) on the allocation instruction, or may elect not to do this. Either way, the sellside does not respond back with fee and expense information on the Allocation Instruction Ack; such information is transmitted via the Confirmation message. This is different to the flows used in earlier versions of FIX where the sellside was able to respond using an allocation message populated with the MiscFees.</w:t>
      </w:r>
    </w:p>
    <w:p w14:paraId="3C7ECA98" w14:textId="77777777" w:rsidR="009E3F16" w:rsidRDefault="009E3F16">
      <w:pPr>
        <w:pStyle w:val="NormalIndent"/>
        <w:numPr>
          <w:ilvl w:val="0"/>
          <w:numId w:val="5"/>
        </w:numPr>
      </w:pPr>
      <w:r>
        <w:lastRenderedPageBreak/>
        <w:t>Settlement instructions have been removed from the flow (see Settlement Instructions section for further details). However, there is a Parties block in the NoAllocs group of the Allocation Instruction message which can be used to transmit settlement location information (equivalent to ISO15022 PSET field).</w:t>
      </w:r>
    </w:p>
    <w:p w14:paraId="672EF87E" w14:textId="77777777" w:rsidR="009E3F16" w:rsidRDefault="009E3F16">
      <w:pPr>
        <w:pStyle w:val="NormalIndent"/>
      </w:pPr>
    </w:p>
    <w:p w14:paraId="0FFFDA5C" w14:textId="77777777" w:rsidR="009E3F16" w:rsidRDefault="009E3F16">
      <w:pPr>
        <w:pStyle w:val="Heading3"/>
      </w:pPr>
      <w:bookmarkStart w:id="134" w:name="_Toc227925027"/>
      <w:r>
        <w:t>Rejection Scenarios</w:t>
      </w:r>
      <w:bookmarkEnd w:id="134"/>
    </w:p>
    <w:p w14:paraId="6568B411" w14:textId="77777777" w:rsidR="009E3F16" w:rsidRDefault="009E3F16">
      <w:pPr>
        <w:pStyle w:val="NormalIndent"/>
      </w:pPr>
    </w:p>
    <w:p w14:paraId="7CD0D64D" w14:textId="77777777" w:rsidR="009E3F16" w:rsidRDefault="009E3F16">
      <w:pPr>
        <w:pStyle w:val="table"/>
        <w:keepNext/>
        <w:ind w:left="720"/>
        <w:outlineLvl w:val="0"/>
        <w:rPr>
          <w:sz w:val="20"/>
        </w:rPr>
      </w:pPr>
      <w:r>
        <w:rPr>
          <w:sz w:val="20"/>
        </w:rPr>
        <w:t>To reject an entire Allocation Instruction, use an Allocation Instruction Ack of status 'Block level reject'.</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681EB187" w14:textId="77777777">
        <w:tc>
          <w:tcPr>
            <w:tcW w:w="1098" w:type="dxa"/>
            <w:tcBorders>
              <w:bottom w:val="nil"/>
            </w:tcBorders>
            <w:shd w:val="clear" w:color="auto" w:fill="FFFF00"/>
          </w:tcPr>
          <w:p w14:paraId="72BA37EA" w14:textId="77777777" w:rsidR="009E3F16" w:rsidRDefault="009E3F16">
            <w:pPr>
              <w:pStyle w:val="table"/>
              <w:keepNext/>
              <w:rPr>
                <w:sz w:val="20"/>
              </w:rPr>
            </w:pPr>
            <w:r>
              <w:rPr>
                <w:sz w:val="20"/>
              </w:rPr>
              <w:t>Initiator</w:t>
            </w:r>
          </w:p>
        </w:tc>
        <w:tc>
          <w:tcPr>
            <w:tcW w:w="540" w:type="dxa"/>
          </w:tcPr>
          <w:p w14:paraId="6CFFF43B" w14:textId="77777777" w:rsidR="009E3F16" w:rsidRDefault="009E3F16">
            <w:pPr>
              <w:pStyle w:val="table"/>
              <w:keepNext/>
              <w:jc w:val="center"/>
              <w:rPr>
                <w:b/>
                <w:sz w:val="24"/>
              </w:rPr>
            </w:pPr>
            <w:r>
              <w:rPr>
                <w:b/>
                <w:noProof/>
                <w:sz w:val="24"/>
              </w:rPr>
              <w:sym w:font="Wingdings" w:char="F0E0"/>
            </w:r>
          </w:p>
        </w:tc>
        <w:tc>
          <w:tcPr>
            <w:tcW w:w="5547" w:type="dxa"/>
          </w:tcPr>
          <w:p w14:paraId="32496EC0" w14:textId="77777777" w:rsidR="009E3F16" w:rsidRDefault="009E3F16">
            <w:pPr>
              <w:pStyle w:val="table"/>
              <w:keepNext/>
              <w:jc w:val="left"/>
              <w:rPr>
                <w:sz w:val="20"/>
              </w:rPr>
            </w:pPr>
            <w:r>
              <w:rPr>
                <w:sz w:val="20"/>
              </w:rPr>
              <w:t>Allocation Instruction (AllocTransType = New)</w:t>
            </w:r>
          </w:p>
        </w:tc>
        <w:tc>
          <w:tcPr>
            <w:tcW w:w="1293" w:type="dxa"/>
            <w:tcBorders>
              <w:bottom w:val="nil"/>
            </w:tcBorders>
            <w:shd w:val="clear" w:color="auto" w:fill="00FFFF"/>
          </w:tcPr>
          <w:p w14:paraId="462A8435" w14:textId="77777777" w:rsidR="009E3F16" w:rsidRDefault="009E3F16">
            <w:pPr>
              <w:pStyle w:val="table"/>
              <w:keepNext/>
              <w:rPr>
                <w:sz w:val="20"/>
              </w:rPr>
            </w:pPr>
            <w:r>
              <w:rPr>
                <w:sz w:val="20"/>
              </w:rPr>
              <w:t>Respondent</w:t>
            </w:r>
          </w:p>
        </w:tc>
      </w:tr>
      <w:tr w:rsidR="009E3F16" w14:paraId="202B3029" w14:textId="77777777">
        <w:tc>
          <w:tcPr>
            <w:tcW w:w="1098" w:type="dxa"/>
            <w:tcBorders>
              <w:top w:val="nil"/>
              <w:bottom w:val="nil"/>
            </w:tcBorders>
            <w:shd w:val="clear" w:color="auto" w:fill="FFFF00"/>
          </w:tcPr>
          <w:p w14:paraId="7C8D84CC" w14:textId="77777777" w:rsidR="009E3F16" w:rsidRDefault="009E3F16">
            <w:pPr>
              <w:pStyle w:val="table"/>
              <w:rPr>
                <w:sz w:val="20"/>
              </w:rPr>
            </w:pPr>
          </w:p>
        </w:tc>
        <w:tc>
          <w:tcPr>
            <w:tcW w:w="540" w:type="dxa"/>
          </w:tcPr>
          <w:p w14:paraId="5C2C7082" w14:textId="77777777" w:rsidR="009E3F16" w:rsidRDefault="009E3F16">
            <w:pPr>
              <w:pStyle w:val="table"/>
              <w:jc w:val="center"/>
              <w:rPr>
                <w:b/>
                <w:noProof/>
                <w:sz w:val="24"/>
              </w:rPr>
            </w:pPr>
            <w:r>
              <w:rPr>
                <w:b/>
                <w:noProof/>
                <w:sz w:val="24"/>
              </w:rPr>
              <w:sym w:font="Wingdings" w:char="F0DF"/>
            </w:r>
          </w:p>
        </w:tc>
        <w:tc>
          <w:tcPr>
            <w:tcW w:w="5547" w:type="dxa"/>
          </w:tcPr>
          <w:p w14:paraId="2FE5025F"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7F98B380" w14:textId="77777777" w:rsidR="009E3F16" w:rsidRDefault="009E3F16">
            <w:pPr>
              <w:pStyle w:val="table"/>
              <w:rPr>
                <w:sz w:val="20"/>
              </w:rPr>
            </w:pPr>
          </w:p>
        </w:tc>
      </w:tr>
      <w:tr w:rsidR="009E3F16" w14:paraId="2E365CF0" w14:textId="77777777">
        <w:tc>
          <w:tcPr>
            <w:tcW w:w="1098" w:type="dxa"/>
            <w:tcBorders>
              <w:top w:val="nil"/>
              <w:bottom w:val="nil"/>
            </w:tcBorders>
            <w:shd w:val="clear" w:color="auto" w:fill="FFFF00"/>
          </w:tcPr>
          <w:p w14:paraId="33E355B5" w14:textId="77777777" w:rsidR="009E3F16" w:rsidRDefault="009E3F16">
            <w:pPr>
              <w:pStyle w:val="table"/>
              <w:rPr>
                <w:sz w:val="20"/>
              </w:rPr>
            </w:pPr>
          </w:p>
        </w:tc>
        <w:tc>
          <w:tcPr>
            <w:tcW w:w="540" w:type="dxa"/>
          </w:tcPr>
          <w:p w14:paraId="335BDF2A" w14:textId="77777777" w:rsidR="009E3F16" w:rsidRDefault="009E3F16">
            <w:pPr>
              <w:pStyle w:val="table"/>
              <w:jc w:val="center"/>
              <w:rPr>
                <w:b/>
                <w:sz w:val="24"/>
              </w:rPr>
            </w:pPr>
            <w:r>
              <w:rPr>
                <w:b/>
                <w:noProof/>
                <w:sz w:val="24"/>
              </w:rPr>
              <w:sym w:font="Wingdings" w:char="F0DF"/>
            </w:r>
          </w:p>
        </w:tc>
        <w:tc>
          <w:tcPr>
            <w:tcW w:w="5547" w:type="dxa"/>
          </w:tcPr>
          <w:p w14:paraId="668D2300" w14:textId="77777777" w:rsidR="009E3F16" w:rsidRDefault="009E3F16">
            <w:pPr>
              <w:pStyle w:val="table"/>
              <w:rPr>
                <w:sz w:val="20"/>
              </w:rPr>
            </w:pPr>
            <w:r>
              <w:rPr>
                <w:sz w:val="20"/>
              </w:rPr>
              <w:t>Allocation Instruction Ack (AllocStatus=Block level reject)</w:t>
            </w:r>
          </w:p>
        </w:tc>
        <w:tc>
          <w:tcPr>
            <w:tcW w:w="1293" w:type="dxa"/>
            <w:tcBorders>
              <w:top w:val="nil"/>
              <w:bottom w:val="nil"/>
            </w:tcBorders>
            <w:shd w:val="clear" w:color="auto" w:fill="00FFFF"/>
          </w:tcPr>
          <w:p w14:paraId="4F84A18C" w14:textId="77777777" w:rsidR="009E3F16" w:rsidRDefault="009E3F16">
            <w:pPr>
              <w:pStyle w:val="table"/>
              <w:rPr>
                <w:sz w:val="20"/>
              </w:rPr>
            </w:pPr>
          </w:p>
        </w:tc>
      </w:tr>
      <w:tr w:rsidR="009E3F16" w14:paraId="08F65A2D" w14:textId="77777777">
        <w:tc>
          <w:tcPr>
            <w:tcW w:w="1098" w:type="dxa"/>
            <w:tcBorders>
              <w:top w:val="nil"/>
              <w:bottom w:val="nil"/>
            </w:tcBorders>
            <w:shd w:val="clear" w:color="auto" w:fill="FFFF00"/>
          </w:tcPr>
          <w:p w14:paraId="76983E4C" w14:textId="77777777" w:rsidR="009E3F16" w:rsidRDefault="009E3F16">
            <w:pPr>
              <w:pStyle w:val="table"/>
              <w:rPr>
                <w:sz w:val="20"/>
              </w:rPr>
            </w:pPr>
          </w:p>
        </w:tc>
        <w:tc>
          <w:tcPr>
            <w:tcW w:w="540" w:type="dxa"/>
            <w:shd w:val="clear" w:color="auto" w:fill="C0C0C0"/>
          </w:tcPr>
          <w:p w14:paraId="499AE504" w14:textId="77777777" w:rsidR="009E3F16" w:rsidRDefault="009E3F16">
            <w:pPr>
              <w:pStyle w:val="table"/>
              <w:rPr>
                <w:b/>
                <w:noProof/>
                <w:sz w:val="24"/>
              </w:rPr>
            </w:pPr>
            <w:r>
              <w:rPr>
                <w:b/>
                <w:noProof/>
                <w:sz w:val="24"/>
              </w:rPr>
              <w:sym w:font="Wingdings" w:char="F0E0"/>
            </w:r>
          </w:p>
        </w:tc>
        <w:tc>
          <w:tcPr>
            <w:tcW w:w="5547" w:type="dxa"/>
            <w:shd w:val="clear" w:color="auto" w:fill="C0C0C0"/>
          </w:tcPr>
          <w:p w14:paraId="5650AA96" w14:textId="77777777" w:rsidR="009E3F16" w:rsidRDefault="009E3F16">
            <w:pPr>
              <w:pStyle w:val="table"/>
              <w:jc w:val="left"/>
              <w:rPr>
                <w:sz w:val="20"/>
              </w:rPr>
            </w:pPr>
            <w:r>
              <w:rPr>
                <w:sz w:val="20"/>
              </w:rPr>
              <w:t>The corrected allocation details are communicated using a new Allocation Instruction</w:t>
            </w:r>
          </w:p>
          <w:p w14:paraId="6FAD180D" w14:textId="77777777" w:rsidR="009E3F16" w:rsidRDefault="009E3F16">
            <w:pPr>
              <w:pStyle w:val="table"/>
              <w:rPr>
                <w:sz w:val="20"/>
              </w:rPr>
            </w:pPr>
            <w:r>
              <w:rPr>
                <w:sz w:val="20"/>
              </w:rPr>
              <w:t>Allocation Instruction (AllocTransType = New)</w:t>
            </w:r>
          </w:p>
        </w:tc>
        <w:tc>
          <w:tcPr>
            <w:tcW w:w="1293" w:type="dxa"/>
            <w:tcBorders>
              <w:top w:val="nil"/>
              <w:bottom w:val="nil"/>
            </w:tcBorders>
            <w:shd w:val="clear" w:color="auto" w:fill="00FFFF"/>
          </w:tcPr>
          <w:p w14:paraId="5E80A993" w14:textId="77777777" w:rsidR="009E3F16" w:rsidRDefault="009E3F16">
            <w:pPr>
              <w:pStyle w:val="table"/>
              <w:rPr>
                <w:sz w:val="20"/>
              </w:rPr>
            </w:pPr>
          </w:p>
        </w:tc>
      </w:tr>
      <w:tr w:rsidR="009E3F16" w14:paraId="299C7369" w14:textId="77777777">
        <w:tc>
          <w:tcPr>
            <w:tcW w:w="1098" w:type="dxa"/>
            <w:tcBorders>
              <w:top w:val="nil"/>
              <w:bottom w:val="nil"/>
            </w:tcBorders>
            <w:shd w:val="clear" w:color="auto" w:fill="FFFF00"/>
          </w:tcPr>
          <w:p w14:paraId="6DEE27CB" w14:textId="77777777" w:rsidR="009E3F16" w:rsidRDefault="009E3F16">
            <w:pPr>
              <w:pStyle w:val="table"/>
              <w:rPr>
                <w:sz w:val="20"/>
              </w:rPr>
            </w:pPr>
          </w:p>
        </w:tc>
        <w:tc>
          <w:tcPr>
            <w:tcW w:w="540" w:type="dxa"/>
            <w:shd w:val="clear" w:color="auto" w:fill="C0C0C0"/>
          </w:tcPr>
          <w:p w14:paraId="64798078"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244260D3"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21894157" w14:textId="77777777" w:rsidR="009E3F16" w:rsidRDefault="009E3F16">
            <w:pPr>
              <w:pStyle w:val="table"/>
              <w:rPr>
                <w:sz w:val="20"/>
              </w:rPr>
            </w:pPr>
          </w:p>
        </w:tc>
      </w:tr>
      <w:tr w:rsidR="009E3F16" w14:paraId="49D386B7" w14:textId="77777777">
        <w:tc>
          <w:tcPr>
            <w:tcW w:w="1098" w:type="dxa"/>
            <w:tcBorders>
              <w:top w:val="nil"/>
            </w:tcBorders>
            <w:shd w:val="clear" w:color="auto" w:fill="FFFF00"/>
          </w:tcPr>
          <w:p w14:paraId="72043D96" w14:textId="77777777" w:rsidR="009E3F16" w:rsidRDefault="009E3F16">
            <w:pPr>
              <w:pStyle w:val="table"/>
              <w:rPr>
                <w:sz w:val="20"/>
              </w:rPr>
            </w:pPr>
          </w:p>
        </w:tc>
        <w:tc>
          <w:tcPr>
            <w:tcW w:w="540" w:type="dxa"/>
            <w:shd w:val="clear" w:color="auto" w:fill="C0C0C0"/>
          </w:tcPr>
          <w:p w14:paraId="27BB9768"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62AC4A9E" w14:textId="77777777" w:rsidR="009E3F16" w:rsidRDefault="009E3F16">
            <w:pPr>
              <w:pStyle w:val="table"/>
              <w:rPr>
                <w:sz w:val="20"/>
              </w:rPr>
            </w:pPr>
            <w:r>
              <w:rPr>
                <w:sz w:val="20"/>
              </w:rPr>
              <w:t>Allocation Instruction Ack (AllocStatus=Accepted)</w:t>
            </w:r>
          </w:p>
        </w:tc>
        <w:tc>
          <w:tcPr>
            <w:tcW w:w="1293" w:type="dxa"/>
            <w:tcBorders>
              <w:top w:val="nil"/>
            </w:tcBorders>
            <w:shd w:val="clear" w:color="auto" w:fill="00FFFF"/>
          </w:tcPr>
          <w:p w14:paraId="06B78770" w14:textId="77777777" w:rsidR="009E3F16" w:rsidRDefault="009E3F16">
            <w:pPr>
              <w:pStyle w:val="table"/>
              <w:rPr>
                <w:sz w:val="20"/>
              </w:rPr>
            </w:pPr>
          </w:p>
        </w:tc>
      </w:tr>
    </w:tbl>
    <w:p w14:paraId="52E3E8B4" w14:textId="77777777" w:rsidR="009E3F16" w:rsidRDefault="009E3F16">
      <w:pPr>
        <w:pStyle w:val="NormalIndent"/>
      </w:pPr>
    </w:p>
    <w:p w14:paraId="0C633383" w14:textId="77777777" w:rsidR="009E3F16" w:rsidRDefault="009E3F16">
      <w:pPr>
        <w:pStyle w:val="table"/>
        <w:ind w:left="720"/>
        <w:outlineLvl w:val="0"/>
        <w:rPr>
          <w:sz w:val="20"/>
        </w:rPr>
      </w:pPr>
      <w:r>
        <w:rPr>
          <w:sz w:val="20"/>
        </w:rPr>
        <w:t>To reject one or more of the allocation account details in an Allocation Instruction, use an Allocation Instruction Ack of status 'Account level reject'.</w:t>
      </w: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98"/>
        <w:gridCol w:w="540"/>
        <w:gridCol w:w="5547"/>
        <w:gridCol w:w="1293"/>
      </w:tblGrid>
      <w:tr w:rsidR="009E3F16" w14:paraId="3BA22C50" w14:textId="77777777">
        <w:tc>
          <w:tcPr>
            <w:tcW w:w="1098" w:type="dxa"/>
            <w:tcBorders>
              <w:bottom w:val="nil"/>
            </w:tcBorders>
            <w:shd w:val="clear" w:color="auto" w:fill="FFFF00"/>
          </w:tcPr>
          <w:p w14:paraId="54BBCE34" w14:textId="77777777" w:rsidR="009E3F16" w:rsidRDefault="009E3F16">
            <w:pPr>
              <w:pStyle w:val="table"/>
              <w:rPr>
                <w:sz w:val="20"/>
              </w:rPr>
            </w:pPr>
            <w:r>
              <w:rPr>
                <w:sz w:val="20"/>
              </w:rPr>
              <w:t>Initiator</w:t>
            </w:r>
          </w:p>
        </w:tc>
        <w:tc>
          <w:tcPr>
            <w:tcW w:w="540" w:type="dxa"/>
          </w:tcPr>
          <w:p w14:paraId="43E281C6" w14:textId="77777777" w:rsidR="009E3F16" w:rsidRDefault="009E3F16">
            <w:pPr>
              <w:pStyle w:val="table"/>
              <w:jc w:val="center"/>
              <w:rPr>
                <w:b/>
                <w:sz w:val="24"/>
              </w:rPr>
            </w:pPr>
            <w:r>
              <w:rPr>
                <w:b/>
                <w:noProof/>
                <w:sz w:val="24"/>
              </w:rPr>
              <w:sym w:font="Wingdings" w:char="F0E0"/>
            </w:r>
          </w:p>
        </w:tc>
        <w:tc>
          <w:tcPr>
            <w:tcW w:w="5547" w:type="dxa"/>
          </w:tcPr>
          <w:p w14:paraId="63995D72" w14:textId="77777777" w:rsidR="009E3F16" w:rsidRDefault="009E3F16">
            <w:pPr>
              <w:pStyle w:val="table"/>
              <w:jc w:val="left"/>
              <w:rPr>
                <w:sz w:val="20"/>
              </w:rPr>
            </w:pPr>
            <w:r>
              <w:rPr>
                <w:sz w:val="20"/>
              </w:rPr>
              <w:t>Allocation Instruction (AllocTransType = New)</w:t>
            </w:r>
          </w:p>
        </w:tc>
        <w:tc>
          <w:tcPr>
            <w:tcW w:w="1293" w:type="dxa"/>
            <w:tcBorders>
              <w:bottom w:val="nil"/>
            </w:tcBorders>
            <w:shd w:val="clear" w:color="auto" w:fill="00FFFF"/>
          </w:tcPr>
          <w:p w14:paraId="0DA2DA6C" w14:textId="77777777" w:rsidR="009E3F16" w:rsidRDefault="009E3F16">
            <w:pPr>
              <w:pStyle w:val="table"/>
              <w:rPr>
                <w:sz w:val="20"/>
              </w:rPr>
            </w:pPr>
            <w:r>
              <w:rPr>
                <w:sz w:val="20"/>
              </w:rPr>
              <w:t>Respondent</w:t>
            </w:r>
          </w:p>
        </w:tc>
      </w:tr>
      <w:tr w:rsidR="009E3F16" w14:paraId="79271D06" w14:textId="77777777">
        <w:tc>
          <w:tcPr>
            <w:tcW w:w="1098" w:type="dxa"/>
            <w:tcBorders>
              <w:top w:val="nil"/>
              <w:bottom w:val="nil"/>
            </w:tcBorders>
            <w:shd w:val="clear" w:color="auto" w:fill="FFFF00"/>
          </w:tcPr>
          <w:p w14:paraId="578AD30D" w14:textId="77777777" w:rsidR="009E3F16" w:rsidRDefault="009E3F16">
            <w:pPr>
              <w:pStyle w:val="table"/>
              <w:rPr>
                <w:sz w:val="20"/>
              </w:rPr>
            </w:pPr>
          </w:p>
        </w:tc>
        <w:tc>
          <w:tcPr>
            <w:tcW w:w="540" w:type="dxa"/>
          </w:tcPr>
          <w:p w14:paraId="03CF7956" w14:textId="77777777" w:rsidR="009E3F16" w:rsidRDefault="009E3F16">
            <w:pPr>
              <w:pStyle w:val="table"/>
              <w:jc w:val="center"/>
              <w:rPr>
                <w:b/>
                <w:noProof/>
                <w:sz w:val="24"/>
              </w:rPr>
            </w:pPr>
            <w:r>
              <w:rPr>
                <w:b/>
                <w:noProof/>
                <w:sz w:val="24"/>
              </w:rPr>
              <w:sym w:font="Wingdings" w:char="F0DF"/>
            </w:r>
          </w:p>
        </w:tc>
        <w:tc>
          <w:tcPr>
            <w:tcW w:w="5547" w:type="dxa"/>
          </w:tcPr>
          <w:p w14:paraId="496E8307"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2FA57285" w14:textId="77777777" w:rsidR="009E3F16" w:rsidRDefault="009E3F16">
            <w:pPr>
              <w:pStyle w:val="table"/>
              <w:rPr>
                <w:sz w:val="20"/>
              </w:rPr>
            </w:pPr>
          </w:p>
        </w:tc>
      </w:tr>
      <w:tr w:rsidR="009E3F16" w14:paraId="3C4B7A50" w14:textId="77777777">
        <w:tc>
          <w:tcPr>
            <w:tcW w:w="1098" w:type="dxa"/>
            <w:tcBorders>
              <w:top w:val="nil"/>
              <w:bottom w:val="nil"/>
            </w:tcBorders>
            <w:shd w:val="clear" w:color="auto" w:fill="FFFF00"/>
          </w:tcPr>
          <w:p w14:paraId="6C915EAC" w14:textId="77777777" w:rsidR="009E3F16" w:rsidRDefault="009E3F16">
            <w:pPr>
              <w:pStyle w:val="table"/>
              <w:rPr>
                <w:sz w:val="20"/>
              </w:rPr>
            </w:pPr>
          </w:p>
        </w:tc>
        <w:tc>
          <w:tcPr>
            <w:tcW w:w="540" w:type="dxa"/>
          </w:tcPr>
          <w:p w14:paraId="1FE9D11E" w14:textId="77777777" w:rsidR="009E3F16" w:rsidRDefault="009E3F16">
            <w:pPr>
              <w:pStyle w:val="table"/>
              <w:jc w:val="center"/>
              <w:rPr>
                <w:b/>
                <w:sz w:val="24"/>
              </w:rPr>
            </w:pPr>
            <w:r>
              <w:rPr>
                <w:b/>
                <w:noProof/>
                <w:sz w:val="24"/>
              </w:rPr>
              <w:sym w:font="Wingdings" w:char="F0DF"/>
            </w:r>
          </w:p>
        </w:tc>
        <w:tc>
          <w:tcPr>
            <w:tcW w:w="5547" w:type="dxa"/>
          </w:tcPr>
          <w:p w14:paraId="68081D46" w14:textId="77777777" w:rsidR="009E3F16" w:rsidRDefault="009E3F16">
            <w:pPr>
              <w:pStyle w:val="table"/>
              <w:rPr>
                <w:sz w:val="20"/>
              </w:rPr>
            </w:pPr>
            <w:r>
              <w:rPr>
                <w:sz w:val="20"/>
              </w:rPr>
              <w:t>Allocation Instruction Ack (AllocStatus=Account level reject)</w:t>
            </w:r>
          </w:p>
        </w:tc>
        <w:tc>
          <w:tcPr>
            <w:tcW w:w="1293" w:type="dxa"/>
            <w:tcBorders>
              <w:top w:val="nil"/>
              <w:bottom w:val="nil"/>
            </w:tcBorders>
            <w:shd w:val="clear" w:color="auto" w:fill="00FFFF"/>
          </w:tcPr>
          <w:p w14:paraId="1A57FB2C" w14:textId="77777777" w:rsidR="009E3F16" w:rsidRDefault="009E3F16">
            <w:pPr>
              <w:pStyle w:val="table"/>
              <w:rPr>
                <w:sz w:val="20"/>
              </w:rPr>
            </w:pPr>
          </w:p>
        </w:tc>
      </w:tr>
      <w:tr w:rsidR="009E3F16" w14:paraId="3E927682" w14:textId="77777777">
        <w:tc>
          <w:tcPr>
            <w:tcW w:w="1098" w:type="dxa"/>
            <w:tcBorders>
              <w:top w:val="nil"/>
              <w:bottom w:val="nil"/>
            </w:tcBorders>
            <w:shd w:val="clear" w:color="auto" w:fill="FFFF00"/>
          </w:tcPr>
          <w:p w14:paraId="36A012CC" w14:textId="77777777" w:rsidR="009E3F16" w:rsidRDefault="009E3F16">
            <w:pPr>
              <w:pStyle w:val="table"/>
              <w:rPr>
                <w:sz w:val="20"/>
              </w:rPr>
            </w:pPr>
          </w:p>
        </w:tc>
        <w:tc>
          <w:tcPr>
            <w:tcW w:w="540" w:type="dxa"/>
          </w:tcPr>
          <w:p w14:paraId="35FDFDBE" w14:textId="77777777" w:rsidR="009E3F16" w:rsidRDefault="009E3F16">
            <w:pPr>
              <w:pStyle w:val="table"/>
              <w:jc w:val="center"/>
              <w:rPr>
                <w:b/>
                <w:sz w:val="24"/>
              </w:rPr>
            </w:pPr>
          </w:p>
        </w:tc>
        <w:tc>
          <w:tcPr>
            <w:tcW w:w="5547" w:type="dxa"/>
          </w:tcPr>
          <w:p w14:paraId="6BFC2F7F" w14:textId="77777777" w:rsidR="009E3F16" w:rsidRDefault="009E3F16">
            <w:pPr>
              <w:pStyle w:val="table"/>
              <w:jc w:val="left"/>
              <w:rPr>
                <w:i/>
                <w:sz w:val="20"/>
              </w:rPr>
            </w:pPr>
            <w:r>
              <w:rPr>
                <w:i/>
                <w:sz w:val="20"/>
              </w:rPr>
              <w:t>The corrected allocation details are communicated either by using a 'replace' Allocation Instruction</w:t>
            </w:r>
          </w:p>
        </w:tc>
        <w:tc>
          <w:tcPr>
            <w:tcW w:w="1293" w:type="dxa"/>
            <w:tcBorders>
              <w:top w:val="nil"/>
              <w:bottom w:val="nil"/>
            </w:tcBorders>
            <w:shd w:val="clear" w:color="auto" w:fill="00FFFF"/>
          </w:tcPr>
          <w:p w14:paraId="44B7144C" w14:textId="77777777" w:rsidR="009E3F16" w:rsidRDefault="009E3F16">
            <w:pPr>
              <w:pStyle w:val="table"/>
              <w:rPr>
                <w:sz w:val="20"/>
              </w:rPr>
            </w:pPr>
          </w:p>
        </w:tc>
      </w:tr>
      <w:tr w:rsidR="009E3F16" w14:paraId="46E61821" w14:textId="77777777">
        <w:tc>
          <w:tcPr>
            <w:tcW w:w="1098" w:type="dxa"/>
            <w:tcBorders>
              <w:top w:val="nil"/>
              <w:bottom w:val="nil"/>
            </w:tcBorders>
            <w:shd w:val="clear" w:color="auto" w:fill="FFFF00"/>
          </w:tcPr>
          <w:p w14:paraId="13D93D55" w14:textId="77777777" w:rsidR="009E3F16" w:rsidRDefault="009E3F16">
            <w:pPr>
              <w:pStyle w:val="table"/>
              <w:rPr>
                <w:sz w:val="20"/>
              </w:rPr>
            </w:pPr>
          </w:p>
        </w:tc>
        <w:tc>
          <w:tcPr>
            <w:tcW w:w="540" w:type="dxa"/>
            <w:shd w:val="clear" w:color="auto" w:fill="C0C0C0"/>
          </w:tcPr>
          <w:p w14:paraId="1012B322" w14:textId="77777777" w:rsidR="009E3F16" w:rsidRDefault="009E3F16">
            <w:pPr>
              <w:pStyle w:val="table"/>
              <w:rPr>
                <w:b/>
                <w:noProof/>
                <w:sz w:val="24"/>
              </w:rPr>
            </w:pPr>
            <w:r>
              <w:rPr>
                <w:b/>
                <w:noProof/>
                <w:sz w:val="24"/>
              </w:rPr>
              <w:sym w:font="Wingdings" w:char="F0E0"/>
            </w:r>
          </w:p>
        </w:tc>
        <w:tc>
          <w:tcPr>
            <w:tcW w:w="5547" w:type="dxa"/>
            <w:shd w:val="clear" w:color="auto" w:fill="C0C0C0"/>
          </w:tcPr>
          <w:p w14:paraId="386EDD3E" w14:textId="77777777" w:rsidR="009E3F16" w:rsidRDefault="009E3F16">
            <w:pPr>
              <w:pStyle w:val="table"/>
              <w:rPr>
                <w:sz w:val="20"/>
              </w:rPr>
            </w:pPr>
            <w:r>
              <w:rPr>
                <w:sz w:val="20"/>
              </w:rPr>
              <w:t>Allocation Instruction (AllocTransType = Replace)</w:t>
            </w:r>
          </w:p>
        </w:tc>
        <w:tc>
          <w:tcPr>
            <w:tcW w:w="1293" w:type="dxa"/>
            <w:tcBorders>
              <w:top w:val="nil"/>
              <w:bottom w:val="nil"/>
            </w:tcBorders>
            <w:shd w:val="clear" w:color="auto" w:fill="00FFFF"/>
          </w:tcPr>
          <w:p w14:paraId="102A6EB7" w14:textId="77777777" w:rsidR="009E3F16" w:rsidRDefault="009E3F16">
            <w:pPr>
              <w:pStyle w:val="table"/>
              <w:rPr>
                <w:sz w:val="20"/>
              </w:rPr>
            </w:pPr>
          </w:p>
        </w:tc>
      </w:tr>
      <w:tr w:rsidR="009E3F16" w14:paraId="4D99C91B" w14:textId="77777777">
        <w:tc>
          <w:tcPr>
            <w:tcW w:w="1098" w:type="dxa"/>
            <w:tcBorders>
              <w:top w:val="nil"/>
              <w:bottom w:val="nil"/>
            </w:tcBorders>
            <w:shd w:val="clear" w:color="auto" w:fill="FFFF00"/>
          </w:tcPr>
          <w:p w14:paraId="043885EE" w14:textId="77777777" w:rsidR="009E3F16" w:rsidRDefault="009E3F16">
            <w:pPr>
              <w:pStyle w:val="table"/>
              <w:rPr>
                <w:sz w:val="20"/>
              </w:rPr>
            </w:pPr>
          </w:p>
        </w:tc>
        <w:tc>
          <w:tcPr>
            <w:tcW w:w="540" w:type="dxa"/>
            <w:shd w:val="clear" w:color="auto" w:fill="C0C0C0"/>
          </w:tcPr>
          <w:p w14:paraId="0776AA12"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6E672743"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065A346C" w14:textId="77777777" w:rsidR="009E3F16" w:rsidRDefault="009E3F16">
            <w:pPr>
              <w:pStyle w:val="table"/>
              <w:rPr>
                <w:sz w:val="20"/>
              </w:rPr>
            </w:pPr>
          </w:p>
        </w:tc>
      </w:tr>
      <w:tr w:rsidR="009E3F16" w14:paraId="7522F080" w14:textId="77777777">
        <w:tc>
          <w:tcPr>
            <w:tcW w:w="1098" w:type="dxa"/>
            <w:tcBorders>
              <w:top w:val="nil"/>
              <w:bottom w:val="nil"/>
            </w:tcBorders>
            <w:shd w:val="clear" w:color="auto" w:fill="FFFF00"/>
          </w:tcPr>
          <w:p w14:paraId="1FC501A7" w14:textId="77777777" w:rsidR="009E3F16" w:rsidRDefault="009E3F16">
            <w:pPr>
              <w:pStyle w:val="table"/>
              <w:rPr>
                <w:sz w:val="20"/>
              </w:rPr>
            </w:pPr>
          </w:p>
        </w:tc>
        <w:tc>
          <w:tcPr>
            <w:tcW w:w="540" w:type="dxa"/>
            <w:shd w:val="clear" w:color="auto" w:fill="C0C0C0"/>
          </w:tcPr>
          <w:p w14:paraId="63DD2C46"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36F853A5" w14:textId="77777777" w:rsidR="009E3F16" w:rsidRDefault="009E3F16">
            <w:pPr>
              <w:pStyle w:val="table"/>
              <w:rPr>
                <w:sz w:val="20"/>
              </w:rPr>
            </w:pPr>
            <w:r>
              <w:rPr>
                <w:sz w:val="20"/>
              </w:rPr>
              <w:t>Allocation Instruction Ack (AllocStatus=Accepted)</w:t>
            </w:r>
          </w:p>
        </w:tc>
        <w:tc>
          <w:tcPr>
            <w:tcW w:w="1293" w:type="dxa"/>
            <w:tcBorders>
              <w:top w:val="nil"/>
              <w:bottom w:val="nil"/>
            </w:tcBorders>
            <w:shd w:val="clear" w:color="auto" w:fill="00FFFF"/>
          </w:tcPr>
          <w:p w14:paraId="6FADAF17" w14:textId="77777777" w:rsidR="009E3F16" w:rsidRDefault="009E3F16">
            <w:pPr>
              <w:pStyle w:val="table"/>
              <w:rPr>
                <w:sz w:val="20"/>
              </w:rPr>
            </w:pPr>
          </w:p>
        </w:tc>
      </w:tr>
      <w:tr w:rsidR="009E3F16" w14:paraId="355DACA0" w14:textId="77777777">
        <w:tc>
          <w:tcPr>
            <w:tcW w:w="1098" w:type="dxa"/>
            <w:tcBorders>
              <w:top w:val="nil"/>
              <w:bottom w:val="nil"/>
            </w:tcBorders>
            <w:shd w:val="clear" w:color="auto" w:fill="FFFF00"/>
          </w:tcPr>
          <w:p w14:paraId="5871551C" w14:textId="77777777" w:rsidR="009E3F16" w:rsidRDefault="009E3F16">
            <w:pPr>
              <w:pStyle w:val="table"/>
              <w:rPr>
                <w:sz w:val="20"/>
              </w:rPr>
            </w:pPr>
          </w:p>
        </w:tc>
        <w:tc>
          <w:tcPr>
            <w:tcW w:w="540" w:type="dxa"/>
          </w:tcPr>
          <w:p w14:paraId="0EDB01B2" w14:textId="77777777" w:rsidR="009E3F16" w:rsidRDefault="009E3F16">
            <w:pPr>
              <w:pStyle w:val="table"/>
              <w:jc w:val="center"/>
              <w:rPr>
                <w:b/>
                <w:noProof/>
                <w:sz w:val="24"/>
              </w:rPr>
            </w:pPr>
          </w:p>
        </w:tc>
        <w:tc>
          <w:tcPr>
            <w:tcW w:w="5547" w:type="dxa"/>
          </w:tcPr>
          <w:p w14:paraId="02DCBA12" w14:textId="77777777" w:rsidR="009E3F16" w:rsidRDefault="009E3F16">
            <w:pPr>
              <w:pStyle w:val="table"/>
              <w:rPr>
                <w:i/>
                <w:sz w:val="20"/>
              </w:rPr>
            </w:pPr>
            <w:r>
              <w:rPr>
                <w:i/>
                <w:sz w:val="20"/>
              </w:rPr>
              <w:t>OR by cancelling the original Allocation Instruction and submitting a new one</w:t>
            </w:r>
          </w:p>
        </w:tc>
        <w:tc>
          <w:tcPr>
            <w:tcW w:w="1293" w:type="dxa"/>
            <w:tcBorders>
              <w:top w:val="nil"/>
              <w:bottom w:val="nil"/>
            </w:tcBorders>
            <w:shd w:val="clear" w:color="auto" w:fill="00FFFF"/>
          </w:tcPr>
          <w:p w14:paraId="68DB050D" w14:textId="77777777" w:rsidR="009E3F16" w:rsidRDefault="009E3F16">
            <w:pPr>
              <w:pStyle w:val="table"/>
              <w:rPr>
                <w:sz w:val="20"/>
              </w:rPr>
            </w:pPr>
          </w:p>
        </w:tc>
      </w:tr>
      <w:tr w:rsidR="009E3F16" w14:paraId="77C961DE" w14:textId="77777777">
        <w:tc>
          <w:tcPr>
            <w:tcW w:w="1098" w:type="dxa"/>
            <w:tcBorders>
              <w:top w:val="nil"/>
              <w:bottom w:val="nil"/>
            </w:tcBorders>
            <w:shd w:val="clear" w:color="auto" w:fill="FFFF00"/>
          </w:tcPr>
          <w:p w14:paraId="65B44BFE" w14:textId="77777777" w:rsidR="009E3F16" w:rsidRDefault="009E3F16">
            <w:pPr>
              <w:pStyle w:val="table"/>
              <w:rPr>
                <w:sz w:val="20"/>
              </w:rPr>
            </w:pPr>
          </w:p>
        </w:tc>
        <w:tc>
          <w:tcPr>
            <w:tcW w:w="540" w:type="dxa"/>
            <w:shd w:val="clear" w:color="auto" w:fill="C0C0C0"/>
          </w:tcPr>
          <w:p w14:paraId="50D42F42" w14:textId="77777777" w:rsidR="009E3F16" w:rsidRDefault="009E3F16">
            <w:pPr>
              <w:pStyle w:val="table"/>
              <w:jc w:val="center"/>
              <w:rPr>
                <w:b/>
                <w:noProof/>
                <w:sz w:val="24"/>
              </w:rPr>
            </w:pPr>
            <w:r>
              <w:rPr>
                <w:b/>
                <w:noProof/>
                <w:sz w:val="24"/>
              </w:rPr>
              <w:sym w:font="Wingdings" w:char="F0E0"/>
            </w:r>
          </w:p>
        </w:tc>
        <w:tc>
          <w:tcPr>
            <w:tcW w:w="5547" w:type="dxa"/>
            <w:shd w:val="clear" w:color="auto" w:fill="C0C0C0"/>
          </w:tcPr>
          <w:p w14:paraId="7725C499" w14:textId="77777777" w:rsidR="009E3F16" w:rsidRDefault="009E3F16">
            <w:pPr>
              <w:pStyle w:val="table"/>
              <w:rPr>
                <w:sz w:val="20"/>
              </w:rPr>
            </w:pPr>
            <w:r>
              <w:rPr>
                <w:sz w:val="20"/>
              </w:rPr>
              <w:t>Allocation Instruction (AllocTransType = Cancel)</w:t>
            </w:r>
          </w:p>
        </w:tc>
        <w:tc>
          <w:tcPr>
            <w:tcW w:w="1293" w:type="dxa"/>
            <w:tcBorders>
              <w:top w:val="nil"/>
              <w:bottom w:val="nil"/>
            </w:tcBorders>
            <w:shd w:val="clear" w:color="auto" w:fill="00FFFF"/>
          </w:tcPr>
          <w:p w14:paraId="7EF428AD" w14:textId="77777777" w:rsidR="009E3F16" w:rsidRDefault="009E3F16">
            <w:pPr>
              <w:pStyle w:val="table"/>
              <w:rPr>
                <w:sz w:val="20"/>
              </w:rPr>
            </w:pPr>
          </w:p>
        </w:tc>
      </w:tr>
      <w:tr w:rsidR="009E3F16" w14:paraId="3458DD4E" w14:textId="77777777">
        <w:tc>
          <w:tcPr>
            <w:tcW w:w="1098" w:type="dxa"/>
            <w:tcBorders>
              <w:top w:val="nil"/>
              <w:bottom w:val="nil"/>
            </w:tcBorders>
            <w:shd w:val="clear" w:color="auto" w:fill="FFFF00"/>
          </w:tcPr>
          <w:p w14:paraId="03BC6695" w14:textId="77777777" w:rsidR="009E3F16" w:rsidRDefault="009E3F16">
            <w:pPr>
              <w:pStyle w:val="table"/>
              <w:rPr>
                <w:sz w:val="20"/>
              </w:rPr>
            </w:pPr>
          </w:p>
        </w:tc>
        <w:tc>
          <w:tcPr>
            <w:tcW w:w="540" w:type="dxa"/>
            <w:shd w:val="clear" w:color="auto" w:fill="C0C0C0"/>
          </w:tcPr>
          <w:p w14:paraId="6DB80904"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483EC2B5" w14:textId="77777777" w:rsidR="009E3F16" w:rsidRDefault="009E3F16">
            <w:pPr>
              <w:pStyle w:val="table"/>
              <w:rPr>
                <w:sz w:val="20"/>
              </w:rPr>
            </w:pPr>
            <w:r>
              <w:rPr>
                <w:sz w:val="20"/>
              </w:rPr>
              <w:t>Allocation Instruction Ack (AllocStatus=Received Not Yet Processed)</w:t>
            </w:r>
          </w:p>
        </w:tc>
        <w:tc>
          <w:tcPr>
            <w:tcW w:w="1293" w:type="dxa"/>
            <w:tcBorders>
              <w:top w:val="nil"/>
              <w:bottom w:val="nil"/>
            </w:tcBorders>
            <w:shd w:val="clear" w:color="auto" w:fill="00FFFF"/>
          </w:tcPr>
          <w:p w14:paraId="2AC07518" w14:textId="77777777" w:rsidR="009E3F16" w:rsidRDefault="009E3F16">
            <w:pPr>
              <w:pStyle w:val="table"/>
              <w:rPr>
                <w:sz w:val="20"/>
              </w:rPr>
            </w:pPr>
          </w:p>
        </w:tc>
      </w:tr>
      <w:tr w:rsidR="009E3F16" w14:paraId="0220D555" w14:textId="77777777">
        <w:tc>
          <w:tcPr>
            <w:tcW w:w="1098" w:type="dxa"/>
            <w:tcBorders>
              <w:top w:val="nil"/>
              <w:bottom w:val="nil"/>
            </w:tcBorders>
            <w:shd w:val="clear" w:color="auto" w:fill="FFFF00"/>
          </w:tcPr>
          <w:p w14:paraId="502ECD08" w14:textId="77777777" w:rsidR="009E3F16" w:rsidRDefault="009E3F16">
            <w:pPr>
              <w:pStyle w:val="table"/>
              <w:rPr>
                <w:sz w:val="20"/>
              </w:rPr>
            </w:pPr>
          </w:p>
        </w:tc>
        <w:tc>
          <w:tcPr>
            <w:tcW w:w="540" w:type="dxa"/>
            <w:shd w:val="clear" w:color="auto" w:fill="C0C0C0"/>
          </w:tcPr>
          <w:p w14:paraId="2E7C81A0"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7985A92B" w14:textId="77777777" w:rsidR="009E3F16" w:rsidRDefault="009E3F16">
            <w:pPr>
              <w:pStyle w:val="table"/>
              <w:rPr>
                <w:sz w:val="20"/>
              </w:rPr>
            </w:pPr>
            <w:r>
              <w:rPr>
                <w:sz w:val="20"/>
              </w:rPr>
              <w:t>Allocation Instruction Ack (AllocStatus=Accepted)</w:t>
            </w:r>
          </w:p>
        </w:tc>
        <w:tc>
          <w:tcPr>
            <w:tcW w:w="1293" w:type="dxa"/>
            <w:tcBorders>
              <w:top w:val="nil"/>
              <w:bottom w:val="nil"/>
            </w:tcBorders>
            <w:shd w:val="clear" w:color="auto" w:fill="00FFFF"/>
          </w:tcPr>
          <w:p w14:paraId="17B7D2DB" w14:textId="77777777" w:rsidR="009E3F16" w:rsidRDefault="009E3F16">
            <w:pPr>
              <w:pStyle w:val="table"/>
              <w:rPr>
                <w:sz w:val="20"/>
              </w:rPr>
            </w:pPr>
          </w:p>
        </w:tc>
      </w:tr>
      <w:tr w:rsidR="009E3F16" w14:paraId="6EE32CE9" w14:textId="77777777">
        <w:tc>
          <w:tcPr>
            <w:tcW w:w="1098" w:type="dxa"/>
            <w:tcBorders>
              <w:top w:val="nil"/>
              <w:bottom w:val="nil"/>
            </w:tcBorders>
            <w:shd w:val="clear" w:color="auto" w:fill="FFFF00"/>
          </w:tcPr>
          <w:p w14:paraId="40A4D314" w14:textId="77777777" w:rsidR="009E3F16" w:rsidRDefault="009E3F16">
            <w:pPr>
              <w:pStyle w:val="table"/>
              <w:rPr>
                <w:sz w:val="20"/>
              </w:rPr>
            </w:pPr>
          </w:p>
        </w:tc>
        <w:tc>
          <w:tcPr>
            <w:tcW w:w="540" w:type="dxa"/>
            <w:shd w:val="clear" w:color="auto" w:fill="C0C0C0"/>
          </w:tcPr>
          <w:p w14:paraId="0E427EC3" w14:textId="77777777" w:rsidR="009E3F16" w:rsidRDefault="009E3F16">
            <w:pPr>
              <w:pStyle w:val="table"/>
              <w:jc w:val="center"/>
              <w:rPr>
                <w:b/>
                <w:noProof/>
                <w:sz w:val="24"/>
              </w:rPr>
            </w:pPr>
            <w:r>
              <w:rPr>
                <w:b/>
                <w:noProof/>
                <w:sz w:val="24"/>
              </w:rPr>
              <w:sym w:font="Wingdings" w:char="F0E0"/>
            </w:r>
          </w:p>
        </w:tc>
        <w:tc>
          <w:tcPr>
            <w:tcW w:w="5547" w:type="dxa"/>
            <w:shd w:val="clear" w:color="auto" w:fill="C0C0C0"/>
          </w:tcPr>
          <w:p w14:paraId="2805B6D0" w14:textId="77777777" w:rsidR="009E3F16" w:rsidRDefault="009E3F16">
            <w:pPr>
              <w:pStyle w:val="table"/>
              <w:rPr>
                <w:sz w:val="20"/>
              </w:rPr>
            </w:pPr>
            <w:r>
              <w:rPr>
                <w:sz w:val="20"/>
              </w:rPr>
              <w:t>Allocation Instruction (AllocTransType = New)</w:t>
            </w:r>
          </w:p>
        </w:tc>
        <w:tc>
          <w:tcPr>
            <w:tcW w:w="1293" w:type="dxa"/>
            <w:tcBorders>
              <w:top w:val="nil"/>
              <w:bottom w:val="nil"/>
            </w:tcBorders>
            <w:shd w:val="clear" w:color="auto" w:fill="00FFFF"/>
          </w:tcPr>
          <w:p w14:paraId="7E431756" w14:textId="77777777" w:rsidR="009E3F16" w:rsidRDefault="009E3F16">
            <w:pPr>
              <w:pStyle w:val="table"/>
              <w:rPr>
                <w:sz w:val="20"/>
              </w:rPr>
            </w:pPr>
          </w:p>
        </w:tc>
      </w:tr>
      <w:tr w:rsidR="009E3F16" w14:paraId="27887C03" w14:textId="77777777">
        <w:tc>
          <w:tcPr>
            <w:tcW w:w="1098" w:type="dxa"/>
            <w:tcBorders>
              <w:top w:val="nil"/>
              <w:bottom w:val="nil"/>
            </w:tcBorders>
            <w:shd w:val="clear" w:color="auto" w:fill="FFFF00"/>
          </w:tcPr>
          <w:p w14:paraId="1C3ECB6D" w14:textId="77777777" w:rsidR="009E3F16" w:rsidRDefault="009E3F16">
            <w:pPr>
              <w:pStyle w:val="table"/>
              <w:rPr>
                <w:sz w:val="20"/>
              </w:rPr>
            </w:pPr>
          </w:p>
        </w:tc>
        <w:tc>
          <w:tcPr>
            <w:tcW w:w="540" w:type="dxa"/>
            <w:shd w:val="clear" w:color="auto" w:fill="C0C0C0"/>
          </w:tcPr>
          <w:p w14:paraId="300ED3EA"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43E47E24" w14:textId="77777777" w:rsidR="009E3F16" w:rsidRDefault="009E3F16">
            <w:pPr>
              <w:pStyle w:val="table"/>
              <w:rPr>
                <w:sz w:val="20"/>
              </w:rPr>
            </w:pPr>
            <w:r>
              <w:rPr>
                <w:sz w:val="20"/>
              </w:rPr>
              <w:t xml:space="preserve">Allocation Instruction Ack (AllocStatus=Received Not Yet </w:t>
            </w:r>
            <w:r>
              <w:rPr>
                <w:sz w:val="20"/>
              </w:rPr>
              <w:lastRenderedPageBreak/>
              <w:t>Processed)</w:t>
            </w:r>
          </w:p>
        </w:tc>
        <w:tc>
          <w:tcPr>
            <w:tcW w:w="1293" w:type="dxa"/>
            <w:tcBorders>
              <w:top w:val="nil"/>
              <w:bottom w:val="nil"/>
            </w:tcBorders>
            <w:shd w:val="clear" w:color="auto" w:fill="00FFFF"/>
          </w:tcPr>
          <w:p w14:paraId="2FC80585" w14:textId="77777777" w:rsidR="009E3F16" w:rsidRDefault="009E3F16">
            <w:pPr>
              <w:pStyle w:val="table"/>
              <w:rPr>
                <w:sz w:val="20"/>
              </w:rPr>
            </w:pPr>
          </w:p>
        </w:tc>
      </w:tr>
      <w:tr w:rsidR="009E3F16" w14:paraId="05177496" w14:textId="77777777">
        <w:tc>
          <w:tcPr>
            <w:tcW w:w="1098" w:type="dxa"/>
            <w:tcBorders>
              <w:top w:val="nil"/>
            </w:tcBorders>
            <w:shd w:val="clear" w:color="auto" w:fill="FFFF00"/>
          </w:tcPr>
          <w:p w14:paraId="3A0A3783" w14:textId="77777777" w:rsidR="009E3F16" w:rsidRDefault="009E3F16">
            <w:pPr>
              <w:pStyle w:val="table"/>
              <w:rPr>
                <w:sz w:val="20"/>
              </w:rPr>
            </w:pPr>
          </w:p>
        </w:tc>
        <w:tc>
          <w:tcPr>
            <w:tcW w:w="540" w:type="dxa"/>
            <w:shd w:val="clear" w:color="auto" w:fill="C0C0C0"/>
          </w:tcPr>
          <w:p w14:paraId="35006DD0" w14:textId="77777777" w:rsidR="009E3F16" w:rsidRDefault="009E3F16">
            <w:pPr>
              <w:pStyle w:val="table"/>
              <w:jc w:val="center"/>
              <w:rPr>
                <w:b/>
                <w:noProof/>
                <w:sz w:val="24"/>
              </w:rPr>
            </w:pPr>
            <w:r>
              <w:rPr>
                <w:b/>
                <w:noProof/>
                <w:sz w:val="24"/>
              </w:rPr>
              <w:sym w:font="Wingdings" w:char="F0DF"/>
            </w:r>
          </w:p>
        </w:tc>
        <w:tc>
          <w:tcPr>
            <w:tcW w:w="5547" w:type="dxa"/>
            <w:shd w:val="clear" w:color="auto" w:fill="C0C0C0"/>
          </w:tcPr>
          <w:p w14:paraId="6C819A81" w14:textId="77777777" w:rsidR="009E3F16" w:rsidRDefault="009E3F16">
            <w:pPr>
              <w:pStyle w:val="table"/>
              <w:rPr>
                <w:sz w:val="20"/>
              </w:rPr>
            </w:pPr>
            <w:r>
              <w:rPr>
                <w:sz w:val="20"/>
              </w:rPr>
              <w:t>Allocation Instruction Ack (AllocStatus=Accepted)</w:t>
            </w:r>
          </w:p>
        </w:tc>
        <w:tc>
          <w:tcPr>
            <w:tcW w:w="1293" w:type="dxa"/>
            <w:tcBorders>
              <w:top w:val="nil"/>
            </w:tcBorders>
            <w:shd w:val="clear" w:color="auto" w:fill="00FFFF"/>
          </w:tcPr>
          <w:p w14:paraId="43112DD1" w14:textId="77777777" w:rsidR="009E3F16" w:rsidRDefault="009E3F16">
            <w:pPr>
              <w:pStyle w:val="table"/>
              <w:rPr>
                <w:sz w:val="20"/>
              </w:rPr>
            </w:pPr>
          </w:p>
        </w:tc>
      </w:tr>
    </w:tbl>
    <w:p w14:paraId="6FE040CF" w14:textId="77777777" w:rsidR="009E3F16" w:rsidRDefault="009E3F16">
      <w:pPr>
        <w:pStyle w:val="NormalIndent"/>
      </w:pPr>
    </w:p>
    <w:p w14:paraId="09232663" w14:textId="77777777" w:rsidR="009E3F16" w:rsidRDefault="009E3F16">
      <w:pPr>
        <w:pStyle w:val="NormalIndent"/>
      </w:pPr>
    </w:p>
    <w:p w14:paraId="248447B5" w14:textId="77777777" w:rsidR="009E3F16" w:rsidRDefault="009E3F16">
      <w:pPr>
        <w:rPr>
          <w:b/>
          <w:sz w:val="22"/>
          <w:szCs w:val="22"/>
        </w:rPr>
      </w:pPr>
      <w:r>
        <w:rPr>
          <w:b/>
          <w:sz w:val="22"/>
          <w:szCs w:val="22"/>
        </w:rPr>
        <w:t>Example 1-1: Buyside-initiated flow withbuyside calculated NetMoney and MiscFees, using Average Price (all AllocAccounts with same AvgPx)</w:t>
      </w:r>
    </w:p>
    <w:p w14:paraId="01BFB6E3" w14:textId="77777777" w:rsidR="009E3F16" w:rsidRDefault="009E3F16">
      <w:pPr>
        <w:pStyle w:val="NormalIndent"/>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727"/>
        <w:gridCol w:w="1275"/>
      </w:tblGrid>
      <w:tr w:rsidR="009E3F16" w14:paraId="04EBBE5B" w14:textId="77777777">
        <w:tc>
          <w:tcPr>
            <w:tcW w:w="1350" w:type="dxa"/>
            <w:shd w:val="clear" w:color="auto" w:fill="FFFF00"/>
          </w:tcPr>
          <w:p w14:paraId="32D7C48F" w14:textId="77777777" w:rsidR="009E3F16" w:rsidRDefault="009E3F16">
            <w:pPr>
              <w:pStyle w:val="table"/>
              <w:keepNext/>
              <w:rPr>
                <w:sz w:val="20"/>
              </w:rPr>
            </w:pPr>
            <w:r>
              <w:rPr>
                <w:sz w:val="20"/>
              </w:rPr>
              <w:t>Initiator</w:t>
            </w:r>
          </w:p>
        </w:tc>
        <w:tc>
          <w:tcPr>
            <w:tcW w:w="540" w:type="dxa"/>
          </w:tcPr>
          <w:p w14:paraId="1A9C6E3B" w14:textId="77777777" w:rsidR="009E3F16" w:rsidRDefault="009E3F16">
            <w:pPr>
              <w:pStyle w:val="table"/>
              <w:keepNext/>
              <w:jc w:val="center"/>
              <w:rPr>
                <w:b/>
                <w:noProof/>
                <w:sz w:val="24"/>
              </w:rPr>
            </w:pPr>
            <w:r>
              <w:rPr>
                <w:b/>
                <w:noProof/>
                <w:sz w:val="24"/>
              </w:rPr>
              <w:sym w:font="Wingdings" w:char="F0E0"/>
            </w:r>
          </w:p>
        </w:tc>
        <w:tc>
          <w:tcPr>
            <w:tcW w:w="5727" w:type="dxa"/>
          </w:tcPr>
          <w:p w14:paraId="7E3D9476" w14:textId="77777777" w:rsidR="009E3F16" w:rsidRDefault="009E3F16">
            <w:pPr>
              <w:pStyle w:val="table"/>
              <w:keepNext/>
              <w:jc w:val="left"/>
              <w:rPr>
                <w:sz w:val="20"/>
              </w:rPr>
            </w:pPr>
            <w:r>
              <w:rPr>
                <w:sz w:val="20"/>
              </w:rPr>
              <w:t>New Order-Single</w:t>
            </w:r>
          </w:p>
        </w:tc>
        <w:tc>
          <w:tcPr>
            <w:tcW w:w="1275" w:type="dxa"/>
            <w:shd w:val="clear" w:color="auto" w:fill="00FFFF"/>
          </w:tcPr>
          <w:p w14:paraId="1B757A91" w14:textId="77777777" w:rsidR="009E3F16" w:rsidRDefault="009E3F16">
            <w:pPr>
              <w:pStyle w:val="table"/>
              <w:keepNext/>
              <w:rPr>
                <w:sz w:val="20"/>
              </w:rPr>
            </w:pPr>
            <w:r>
              <w:rPr>
                <w:sz w:val="20"/>
              </w:rPr>
              <w:t>Respondent</w:t>
            </w:r>
          </w:p>
        </w:tc>
      </w:tr>
      <w:tr w:rsidR="009E3F16" w14:paraId="44A5375C" w14:textId="77777777">
        <w:tc>
          <w:tcPr>
            <w:tcW w:w="1350" w:type="dxa"/>
            <w:shd w:val="clear" w:color="auto" w:fill="FFFF00"/>
          </w:tcPr>
          <w:p w14:paraId="62F26CF1" w14:textId="77777777" w:rsidR="009E3F16" w:rsidRDefault="009E3F16">
            <w:pPr>
              <w:pStyle w:val="table"/>
              <w:rPr>
                <w:sz w:val="20"/>
              </w:rPr>
            </w:pPr>
          </w:p>
        </w:tc>
        <w:tc>
          <w:tcPr>
            <w:tcW w:w="540" w:type="dxa"/>
          </w:tcPr>
          <w:p w14:paraId="094A491F" w14:textId="77777777" w:rsidR="009E3F16" w:rsidRDefault="009E3F16">
            <w:pPr>
              <w:pStyle w:val="table"/>
              <w:jc w:val="center"/>
              <w:rPr>
                <w:b/>
                <w:noProof/>
                <w:sz w:val="24"/>
              </w:rPr>
            </w:pPr>
            <w:r>
              <w:rPr>
                <w:b/>
                <w:noProof/>
                <w:sz w:val="24"/>
              </w:rPr>
              <w:sym w:font="Wingdings" w:char="F0DF"/>
            </w:r>
          </w:p>
        </w:tc>
        <w:tc>
          <w:tcPr>
            <w:tcW w:w="5727" w:type="dxa"/>
          </w:tcPr>
          <w:p w14:paraId="01E3EF80" w14:textId="77777777" w:rsidR="009E3F16" w:rsidRDefault="009E3F16">
            <w:pPr>
              <w:pStyle w:val="table"/>
              <w:jc w:val="left"/>
              <w:rPr>
                <w:sz w:val="20"/>
              </w:rPr>
            </w:pPr>
            <w:r>
              <w:rPr>
                <w:sz w:val="20"/>
              </w:rPr>
              <w:t>Execution Report (ExecType = “0” [New]</w:t>
            </w:r>
          </w:p>
        </w:tc>
        <w:tc>
          <w:tcPr>
            <w:tcW w:w="1275" w:type="dxa"/>
            <w:shd w:val="clear" w:color="auto" w:fill="00FFFF"/>
          </w:tcPr>
          <w:p w14:paraId="2067AEAF" w14:textId="77777777" w:rsidR="009E3F16" w:rsidRDefault="009E3F16">
            <w:pPr>
              <w:pStyle w:val="table"/>
              <w:rPr>
                <w:sz w:val="20"/>
              </w:rPr>
            </w:pPr>
          </w:p>
        </w:tc>
      </w:tr>
      <w:tr w:rsidR="009E3F16" w14:paraId="66F40E0A" w14:textId="77777777">
        <w:tc>
          <w:tcPr>
            <w:tcW w:w="1350" w:type="dxa"/>
            <w:shd w:val="clear" w:color="auto" w:fill="FFFF00"/>
          </w:tcPr>
          <w:p w14:paraId="11498F5A" w14:textId="77777777" w:rsidR="009E3F16" w:rsidRDefault="009E3F16">
            <w:pPr>
              <w:pStyle w:val="table"/>
              <w:rPr>
                <w:sz w:val="20"/>
              </w:rPr>
            </w:pPr>
          </w:p>
        </w:tc>
        <w:tc>
          <w:tcPr>
            <w:tcW w:w="540" w:type="dxa"/>
          </w:tcPr>
          <w:p w14:paraId="4E0D3BBF" w14:textId="77777777" w:rsidR="009E3F16" w:rsidRDefault="009E3F16">
            <w:pPr>
              <w:pStyle w:val="table"/>
              <w:jc w:val="center"/>
              <w:rPr>
                <w:b/>
                <w:noProof/>
                <w:sz w:val="24"/>
              </w:rPr>
            </w:pPr>
          </w:p>
        </w:tc>
        <w:tc>
          <w:tcPr>
            <w:tcW w:w="5727" w:type="dxa"/>
          </w:tcPr>
          <w:p w14:paraId="6CB9F63C" w14:textId="77777777" w:rsidR="009E3F16" w:rsidRDefault="009E3F16">
            <w:pPr>
              <w:pStyle w:val="table"/>
              <w:jc w:val="left"/>
              <w:rPr>
                <w:sz w:val="20"/>
              </w:rPr>
            </w:pPr>
          </w:p>
        </w:tc>
        <w:tc>
          <w:tcPr>
            <w:tcW w:w="1275" w:type="dxa"/>
            <w:shd w:val="clear" w:color="auto" w:fill="00FFFF"/>
          </w:tcPr>
          <w:p w14:paraId="3528528F" w14:textId="77777777" w:rsidR="009E3F16" w:rsidRDefault="009E3F16">
            <w:pPr>
              <w:pStyle w:val="table"/>
              <w:rPr>
                <w:sz w:val="20"/>
              </w:rPr>
            </w:pPr>
          </w:p>
        </w:tc>
      </w:tr>
      <w:tr w:rsidR="009E3F16" w14:paraId="336332D2" w14:textId="77777777">
        <w:tc>
          <w:tcPr>
            <w:tcW w:w="1350" w:type="dxa"/>
            <w:tcBorders>
              <w:bottom w:val="nil"/>
            </w:tcBorders>
            <w:shd w:val="clear" w:color="auto" w:fill="FFFF00"/>
          </w:tcPr>
          <w:p w14:paraId="3BCB8A86" w14:textId="77777777" w:rsidR="009E3F16" w:rsidRDefault="009E3F16">
            <w:pPr>
              <w:pStyle w:val="table"/>
              <w:rPr>
                <w:sz w:val="20"/>
              </w:rPr>
            </w:pPr>
          </w:p>
        </w:tc>
        <w:tc>
          <w:tcPr>
            <w:tcW w:w="540" w:type="dxa"/>
          </w:tcPr>
          <w:p w14:paraId="0A8DF7F2" w14:textId="77777777" w:rsidR="009E3F16" w:rsidRDefault="009E3F16">
            <w:pPr>
              <w:pStyle w:val="table"/>
              <w:jc w:val="center"/>
              <w:rPr>
                <w:b/>
                <w:noProof/>
                <w:sz w:val="24"/>
              </w:rPr>
            </w:pPr>
            <w:r>
              <w:rPr>
                <w:b/>
                <w:noProof/>
                <w:sz w:val="24"/>
              </w:rPr>
              <w:sym w:font="Wingdings" w:char="F0DF"/>
            </w:r>
          </w:p>
        </w:tc>
        <w:tc>
          <w:tcPr>
            <w:tcW w:w="5727" w:type="dxa"/>
          </w:tcPr>
          <w:p w14:paraId="036DBA69" w14:textId="77777777" w:rsidR="009E3F16" w:rsidRDefault="009E3F16">
            <w:pPr>
              <w:pStyle w:val="table"/>
              <w:jc w:val="left"/>
              <w:rPr>
                <w:sz w:val="20"/>
              </w:rPr>
            </w:pPr>
            <w:r>
              <w:rPr>
                <w:sz w:val="20"/>
              </w:rPr>
              <w:t>Execution Report (ExecType = “F”)  [Trade]</w:t>
            </w:r>
          </w:p>
          <w:p w14:paraId="23950A2A" w14:textId="77777777" w:rsidR="009E3F16" w:rsidRDefault="009E3F16">
            <w:pPr>
              <w:pStyle w:val="table"/>
              <w:jc w:val="left"/>
              <w:rPr>
                <w:sz w:val="20"/>
              </w:rPr>
            </w:pPr>
          </w:p>
          <w:p w14:paraId="27B3B3B1" w14:textId="77777777" w:rsidR="009E3F16" w:rsidRDefault="009E3F16">
            <w:pPr>
              <w:pStyle w:val="table"/>
              <w:jc w:val="left"/>
              <w:rPr>
                <w:sz w:val="20"/>
              </w:rPr>
            </w:pPr>
            <w:r>
              <w:rPr>
                <w:sz w:val="20"/>
              </w:rPr>
              <w:t>(optional Execution Report (ExecType = “3”)  [Done for day]</w:t>
            </w:r>
          </w:p>
        </w:tc>
        <w:tc>
          <w:tcPr>
            <w:tcW w:w="1275" w:type="dxa"/>
            <w:shd w:val="clear" w:color="auto" w:fill="00FFFF"/>
          </w:tcPr>
          <w:p w14:paraId="34015D40" w14:textId="77777777" w:rsidR="009E3F16" w:rsidRDefault="009E3F16">
            <w:pPr>
              <w:pStyle w:val="table"/>
              <w:rPr>
                <w:sz w:val="20"/>
              </w:rPr>
            </w:pPr>
          </w:p>
        </w:tc>
      </w:tr>
      <w:tr w:rsidR="009E3F16" w14:paraId="32C7263F" w14:textId="77777777">
        <w:tc>
          <w:tcPr>
            <w:tcW w:w="1350" w:type="dxa"/>
            <w:tcBorders>
              <w:top w:val="dashSmallGap" w:sz="4" w:space="0" w:color="auto"/>
              <w:bottom w:val="dashSmallGap" w:sz="4" w:space="0" w:color="auto"/>
              <w:right w:val="dashSmallGap" w:sz="4" w:space="0" w:color="auto"/>
            </w:tcBorders>
            <w:shd w:val="clear" w:color="auto" w:fill="FFFF00"/>
          </w:tcPr>
          <w:p w14:paraId="7FA18291" w14:textId="77777777" w:rsidR="009E3F16" w:rsidRDefault="009E3F16">
            <w:pPr>
              <w:pStyle w:val="table"/>
              <w:rPr>
                <w:sz w:val="20"/>
              </w:rPr>
            </w:pPr>
            <w:r>
              <w:rPr>
                <w:sz w:val="20"/>
              </w:rPr>
              <w:t>Allocate</w:t>
            </w:r>
          </w:p>
        </w:tc>
        <w:tc>
          <w:tcPr>
            <w:tcW w:w="540" w:type="dxa"/>
            <w:tcBorders>
              <w:left w:val="nil"/>
            </w:tcBorders>
          </w:tcPr>
          <w:p w14:paraId="721B0489" w14:textId="77777777" w:rsidR="009E3F16" w:rsidRDefault="009E3F16">
            <w:pPr>
              <w:pStyle w:val="table"/>
              <w:jc w:val="center"/>
              <w:rPr>
                <w:b/>
                <w:noProof/>
                <w:sz w:val="24"/>
              </w:rPr>
            </w:pPr>
          </w:p>
        </w:tc>
        <w:tc>
          <w:tcPr>
            <w:tcW w:w="5727" w:type="dxa"/>
          </w:tcPr>
          <w:p w14:paraId="1189F262" w14:textId="77777777" w:rsidR="009E3F16" w:rsidRDefault="009E3F16">
            <w:pPr>
              <w:pStyle w:val="table"/>
              <w:jc w:val="left"/>
              <w:rPr>
                <w:sz w:val="20"/>
              </w:rPr>
            </w:pPr>
          </w:p>
        </w:tc>
        <w:tc>
          <w:tcPr>
            <w:tcW w:w="1275" w:type="dxa"/>
            <w:tcBorders>
              <w:bottom w:val="nil"/>
            </w:tcBorders>
            <w:shd w:val="clear" w:color="auto" w:fill="00FFFF"/>
          </w:tcPr>
          <w:p w14:paraId="742461C1" w14:textId="77777777" w:rsidR="009E3F16" w:rsidRDefault="009E3F16">
            <w:pPr>
              <w:pStyle w:val="table"/>
              <w:rPr>
                <w:sz w:val="20"/>
              </w:rPr>
            </w:pPr>
          </w:p>
        </w:tc>
      </w:tr>
      <w:tr w:rsidR="009E3F16" w14:paraId="3D068870" w14:textId="77777777">
        <w:tc>
          <w:tcPr>
            <w:tcW w:w="1350" w:type="dxa"/>
            <w:tcBorders>
              <w:top w:val="nil"/>
            </w:tcBorders>
            <w:shd w:val="clear" w:color="auto" w:fill="FFFF00"/>
          </w:tcPr>
          <w:p w14:paraId="1D12FF8D" w14:textId="77777777" w:rsidR="009E3F16" w:rsidRDefault="009E3F16">
            <w:pPr>
              <w:pStyle w:val="table"/>
              <w:rPr>
                <w:sz w:val="20"/>
              </w:rPr>
            </w:pPr>
          </w:p>
        </w:tc>
        <w:tc>
          <w:tcPr>
            <w:tcW w:w="540" w:type="dxa"/>
          </w:tcPr>
          <w:p w14:paraId="7CE294B1" w14:textId="77777777" w:rsidR="009E3F16" w:rsidRDefault="009E3F16">
            <w:pPr>
              <w:pStyle w:val="table"/>
              <w:jc w:val="center"/>
              <w:rPr>
                <w:b/>
                <w:noProof/>
                <w:sz w:val="24"/>
              </w:rPr>
            </w:pPr>
            <w:r>
              <w:rPr>
                <w:b/>
                <w:noProof/>
                <w:sz w:val="24"/>
              </w:rPr>
              <w:sym w:font="Wingdings" w:char="F0E0"/>
            </w:r>
          </w:p>
        </w:tc>
        <w:tc>
          <w:tcPr>
            <w:tcW w:w="5727" w:type="dxa"/>
          </w:tcPr>
          <w:p w14:paraId="1B6F4DA7" w14:textId="77777777" w:rsidR="009E3F16" w:rsidRDefault="009E3F16">
            <w:pPr>
              <w:pStyle w:val="table"/>
              <w:jc w:val="left"/>
              <w:rPr>
                <w:sz w:val="20"/>
              </w:rPr>
            </w:pPr>
            <w:r>
              <w:rPr>
                <w:sz w:val="20"/>
              </w:rPr>
              <w:t>Allocation Instruction (AllocType=" Calculated")</w:t>
            </w:r>
          </w:p>
        </w:tc>
        <w:tc>
          <w:tcPr>
            <w:tcW w:w="1275" w:type="dxa"/>
            <w:tcBorders>
              <w:bottom w:val="single" w:sz="6" w:space="0" w:color="000000"/>
            </w:tcBorders>
            <w:shd w:val="clear" w:color="auto" w:fill="00FFFF"/>
          </w:tcPr>
          <w:p w14:paraId="1802C32E" w14:textId="77777777" w:rsidR="009E3F16" w:rsidRDefault="009E3F16">
            <w:pPr>
              <w:pStyle w:val="table"/>
              <w:rPr>
                <w:sz w:val="20"/>
              </w:rPr>
            </w:pPr>
          </w:p>
        </w:tc>
      </w:tr>
      <w:tr w:rsidR="009E3F16" w14:paraId="273637EA" w14:textId="77777777">
        <w:tc>
          <w:tcPr>
            <w:tcW w:w="1350" w:type="dxa"/>
            <w:shd w:val="clear" w:color="auto" w:fill="FFFF00"/>
          </w:tcPr>
          <w:p w14:paraId="3EAD0A87" w14:textId="77777777" w:rsidR="009E3F16" w:rsidRDefault="009E3F16">
            <w:pPr>
              <w:pStyle w:val="table"/>
              <w:rPr>
                <w:sz w:val="20"/>
              </w:rPr>
            </w:pPr>
          </w:p>
        </w:tc>
        <w:tc>
          <w:tcPr>
            <w:tcW w:w="540" w:type="dxa"/>
          </w:tcPr>
          <w:p w14:paraId="0F79AEB8" w14:textId="77777777" w:rsidR="009E3F16" w:rsidRDefault="009E3F16">
            <w:pPr>
              <w:pStyle w:val="table"/>
              <w:jc w:val="center"/>
              <w:rPr>
                <w:b/>
                <w:noProof/>
                <w:sz w:val="24"/>
              </w:rPr>
            </w:pPr>
          </w:p>
        </w:tc>
        <w:tc>
          <w:tcPr>
            <w:tcW w:w="5727" w:type="dxa"/>
          </w:tcPr>
          <w:p w14:paraId="4A307BDF" w14:textId="77777777" w:rsidR="009E3F16" w:rsidRDefault="009E3F16">
            <w:pPr>
              <w:pStyle w:val="table"/>
              <w:jc w:val="left"/>
              <w:rPr>
                <w:sz w:val="20"/>
              </w:rPr>
            </w:pPr>
          </w:p>
        </w:tc>
        <w:tc>
          <w:tcPr>
            <w:tcW w:w="1275" w:type="dxa"/>
            <w:tcBorders>
              <w:top w:val="nil"/>
            </w:tcBorders>
            <w:shd w:val="clear" w:color="auto" w:fill="00FFFF"/>
          </w:tcPr>
          <w:p w14:paraId="410CE83D" w14:textId="77777777" w:rsidR="009E3F16" w:rsidRDefault="009E3F16">
            <w:pPr>
              <w:pStyle w:val="table"/>
              <w:rPr>
                <w:sz w:val="20"/>
              </w:rPr>
            </w:pPr>
          </w:p>
        </w:tc>
      </w:tr>
      <w:tr w:rsidR="009E3F16" w14:paraId="6EE9A097" w14:textId="77777777">
        <w:tc>
          <w:tcPr>
            <w:tcW w:w="1350" w:type="dxa"/>
            <w:shd w:val="clear" w:color="auto" w:fill="FFFF00"/>
          </w:tcPr>
          <w:p w14:paraId="660BD7FC" w14:textId="77777777" w:rsidR="009E3F16" w:rsidRDefault="009E3F16">
            <w:pPr>
              <w:pStyle w:val="table"/>
              <w:rPr>
                <w:sz w:val="20"/>
              </w:rPr>
            </w:pPr>
          </w:p>
        </w:tc>
        <w:tc>
          <w:tcPr>
            <w:tcW w:w="540" w:type="dxa"/>
          </w:tcPr>
          <w:p w14:paraId="6F69BF6D" w14:textId="77777777" w:rsidR="009E3F16" w:rsidRDefault="009E3F16">
            <w:pPr>
              <w:pStyle w:val="table"/>
              <w:jc w:val="center"/>
              <w:rPr>
                <w:b/>
                <w:sz w:val="24"/>
              </w:rPr>
            </w:pPr>
            <w:r>
              <w:rPr>
                <w:b/>
                <w:noProof/>
                <w:sz w:val="24"/>
              </w:rPr>
              <w:sym w:font="Wingdings" w:char="F0DF"/>
            </w:r>
          </w:p>
        </w:tc>
        <w:tc>
          <w:tcPr>
            <w:tcW w:w="5727" w:type="dxa"/>
          </w:tcPr>
          <w:p w14:paraId="46E1B37B" w14:textId="77777777" w:rsidR="009E3F16" w:rsidRDefault="009E3F16">
            <w:pPr>
              <w:pStyle w:val="table"/>
              <w:jc w:val="left"/>
              <w:rPr>
                <w:sz w:val="20"/>
              </w:rPr>
            </w:pPr>
            <w:r>
              <w:rPr>
                <w:sz w:val="20"/>
              </w:rPr>
              <w:t>Allocation Instruction Ack (AllocStatus=Received Not Yet Processed)</w:t>
            </w:r>
          </w:p>
        </w:tc>
        <w:tc>
          <w:tcPr>
            <w:tcW w:w="1275" w:type="dxa"/>
            <w:tcBorders>
              <w:top w:val="nil"/>
            </w:tcBorders>
            <w:shd w:val="clear" w:color="auto" w:fill="00FFFF"/>
          </w:tcPr>
          <w:p w14:paraId="5BAF4B53" w14:textId="77777777" w:rsidR="009E3F16" w:rsidRDefault="009E3F16">
            <w:pPr>
              <w:pStyle w:val="table"/>
              <w:rPr>
                <w:sz w:val="20"/>
              </w:rPr>
            </w:pPr>
          </w:p>
        </w:tc>
      </w:tr>
      <w:tr w:rsidR="009E3F16" w14:paraId="3FEEF3E3" w14:textId="77777777">
        <w:tc>
          <w:tcPr>
            <w:tcW w:w="1350" w:type="dxa"/>
            <w:shd w:val="clear" w:color="auto" w:fill="FFFF00"/>
          </w:tcPr>
          <w:p w14:paraId="13C2C136" w14:textId="77777777" w:rsidR="009E3F16" w:rsidRDefault="009E3F16">
            <w:pPr>
              <w:pStyle w:val="table"/>
              <w:rPr>
                <w:sz w:val="20"/>
              </w:rPr>
            </w:pPr>
          </w:p>
        </w:tc>
        <w:tc>
          <w:tcPr>
            <w:tcW w:w="540" w:type="dxa"/>
          </w:tcPr>
          <w:p w14:paraId="317AEDF0" w14:textId="77777777" w:rsidR="009E3F16" w:rsidRDefault="009E3F16">
            <w:pPr>
              <w:pStyle w:val="table"/>
              <w:jc w:val="center"/>
              <w:rPr>
                <w:b/>
                <w:sz w:val="24"/>
              </w:rPr>
            </w:pPr>
            <w:r>
              <w:rPr>
                <w:b/>
                <w:noProof/>
                <w:sz w:val="24"/>
              </w:rPr>
              <w:sym w:font="Wingdings" w:char="F0DF"/>
            </w:r>
          </w:p>
        </w:tc>
        <w:tc>
          <w:tcPr>
            <w:tcW w:w="5727" w:type="dxa"/>
          </w:tcPr>
          <w:p w14:paraId="5406E84D" w14:textId="77777777" w:rsidR="009E3F16" w:rsidRDefault="009E3F16">
            <w:r>
              <w:t>Allocation Instruction Ack (AllocStatus=Accepted , Block level reject or Account level reject)</w:t>
            </w:r>
          </w:p>
        </w:tc>
        <w:tc>
          <w:tcPr>
            <w:tcW w:w="1275" w:type="dxa"/>
            <w:shd w:val="clear" w:color="auto" w:fill="00FFFF"/>
          </w:tcPr>
          <w:p w14:paraId="280AC331" w14:textId="77777777" w:rsidR="009E3F16" w:rsidRDefault="009E3F16">
            <w:pPr>
              <w:pStyle w:val="table"/>
              <w:rPr>
                <w:sz w:val="20"/>
              </w:rPr>
            </w:pPr>
          </w:p>
        </w:tc>
      </w:tr>
    </w:tbl>
    <w:p w14:paraId="4D0F1113" w14:textId="77777777" w:rsidR="009E3F16" w:rsidRDefault="009E3F16">
      <w:pPr>
        <w:pStyle w:val="NormalIndent"/>
      </w:pPr>
    </w:p>
    <w:tbl>
      <w:tblPr>
        <w:tblW w:w="0" w:type="auto"/>
        <w:tblLayout w:type="fixed"/>
        <w:tblCellMar>
          <w:left w:w="30" w:type="dxa"/>
          <w:right w:w="30" w:type="dxa"/>
        </w:tblCellMar>
        <w:tblLook w:val="0000" w:firstRow="0" w:lastRow="0" w:firstColumn="0" w:lastColumn="0" w:noHBand="0" w:noVBand="0"/>
      </w:tblPr>
      <w:tblGrid>
        <w:gridCol w:w="456"/>
        <w:gridCol w:w="427"/>
        <w:gridCol w:w="526"/>
        <w:gridCol w:w="732"/>
        <w:gridCol w:w="621"/>
        <w:gridCol w:w="581"/>
        <w:gridCol w:w="747"/>
        <w:gridCol w:w="787"/>
        <w:gridCol w:w="913"/>
        <w:gridCol w:w="952"/>
        <w:gridCol w:w="1022"/>
        <w:gridCol w:w="869"/>
        <w:gridCol w:w="993"/>
      </w:tblGrid>
      <w:tr w:rsidR="009E3F16" w14:paraId="686AC22B" w14:textId="77777777">
        <w:trPr>
          <w:trHeight w:val="257"/>
        </w:trPr>
        <w:tc>
          <w:tcPr>
            <w:tcW w:w="456" w:type="dxa"/>
            <w:tcBorders>
              <w:top w:val="single" w:sz="6" w:space="0" w:color="auto"/>
              <w:left w:val="single" w:sz="6" w:space="0" w:color="auto"/>
              <w:right w:val="single" w:sz="6" w:space="0" w:color="auto"/>
            </w:tcBorders>
          </w:tcPr>
          <w:p w14:paraId="560ED5ED" w14:textId="77777777" w:rsidR="009E3F16" w:rsidRDefault="009E3F16">
            <w:pPr>
              <w:jc w:val="center"/>
              <w:rPr>
                <w:rFonts w:ascii="Arial" w:hAnsi="Arial"/>
                <w:snapToGrid w:val="0"/>
                <w:sz w:val="16"/>
              </w:rPr>
            </w:pPr>
            <w:r>
              <w:rPr>
                <w:rFonts w:ascii="Arial" w:hAnsi="Arial"/>
                <w:snapToGrid w:val="0"/>
                <w:sz w:val="16"/>
              </w:rPr>
              <w:t>Symbol</w:t>
            </w:r>
          </w:p>
        </w:tc>
        <w:tc>
          <w:tcPr>
            <w:tcW w:w="427" w:type="dxa"/>
            <w:tcBorders>
              <w:top w:val="single" w:sz="6" w:space="0" w:color="auto"/>
              <w:left w:val="single" w:sz="6" w:space="0" w:color="auto"/>
            </w:tcBorders>
          </w:tcPr>
          <w:p w14:paraId="1231BEA4" w14:textId="77777777" w:rsidR="009E3F16" w:rsidRDefault="009E3F16">
            <w:pPr>
              <w:jc w:val="center"/>
              <w:rPr>
                <w:rFonts w:ascii="Arial" w:hAnsi="Arial"/>
                <w:snapToGrid w:val="0"/>
                <w:sz w:val="16"/>
              </w:rPr>
            </w:pPr>
            <w:r>
              <w:rPr>
                <w:rFonts w:ascii="Arial" w:hAnsi="Arial"/>
                <w:snapToGrid w:val="0"/>
                <w:sz w:val="16"/>
              </w:rPr>
              <w:t>B/S</w:t>
            </w:r>
          </w:p>
        </w:tc>
        <w:tc>
          <w:tcPr>
            <w:tcW w:w="526" w:type="dxa"/>
            <w:tcBorders>
              <w:top w:val="single" w:sz="6" w:space="0" w:color="auto"/>
              <w:left w:val="single" w:sz="6" w:space="0" w:color="auto"/>
              <w:right w:val="single" w:sz="6" w:space="0" w:color="auto"/>
            </w:tcBorders>
          </w:tcPr>
          <w:p w14:paraId="196B4F61" w14:textId="77777777" w:rsidR="009E3F16" w:rsidRDefault="009E3F16">
            <w:pPr>
              <w:jc w:val="center"/>
              <w:rPr>
                <w:rFonts w:ascii="Arial" w:hAnsi="Arial"/>
                <w:snapToGrid w:val="0"/>
                <w:sz w:val="16"/>
              </w:rPr>
            </w:pPr>
            <w:r>
              <w:rPr>
                <w:rFonts w:ascii="Arial" w:hAnsi="Arial"/>
                <w:snapToGrid w:val="0"/>
                <w:sz w:val="16"/>
              </w:rPr>
              <w:t>Mkt</w:t>
            </w:r>
          </w:p>
        </w:tc>
        <w:tc>
          <w:tcPr>
            <w:tcW w:w="1934" w:type="dxa"/>
            <w:gridSpan w:val="3"/>
            <w:tcBorders>
              <w:top w:val="single" w:sz="6" w:space="0" w:color="auto"/>
              <w:bottom w:val="single" w:sz="6" w:space="0" w:color="auto"/>
            </w:tcBorders>
          </w:tcPr>
          <w:p w14:paraId="44D0FFC0" w14:textId="77777777" w:rsidR="009E3F16" w:rsidRDefault="009E3F16">
            <w:pPr>
              <w:jc w:val="center"/>
              <w:rPr>
                <w:rFonts w:ascii="Arial" w:hAnsi="Arial"/>
                <w:b/>
                <w:snapToGrid w:val="0"/>
                <w:sz w:val="16"/>
              </w:rPr>
            </w:pPr>
            <w:r>
              <w:rPr>
                <w:rFonts w:ascii="Arial" w:hAnsi="Arial"/>
                <w:b/>
                <w:snapToGrid w:val="0"/>
                <w:sz w:val="16"/>
              </w:rPr>
              <w:t>Order Message</w:t>
            </w:r>
          </w:p>
        </w:tc>
        <w:tc>
          <w:tcPr>
            <w:tcW w:w="2447" w:type="dxa"/>
            <w:gridSpan w:val="3"/>
            <w:tcBorders>
              <w:top w:val="single" w:sz="6" w:space="0" w:color="auto"/>
              <w:left w:val="single" w:sz="6" w:space="0" w:color="auto"/>
              <w:bottom w:val="single" w:sz="6" w:space="0" w:color="auto"/>
            </w:tcBorders>
          </w:tcPr>
          <w:p w14:paraId="20F0357B" w14:textId="77777777" w:rsidR="009E3F16" w:rsidRDefault="009E3F16">
            <w:pPr>
              <w:jc w:val="center"/>
              <w:rPr>
                <w:rFonts w:ascii="Arial" w:hAnsi="Arial"/>
                <w:b/>
                <w:snapToGrid w:val="0"/>
                <w:sz w:val="16"/>
              </w:rPr>
            </w:pPr>
            <w:r>
              <w:rPr>
                <w:rFonts w:ascii="Arial" w:hAnsi="Arial"/>
                <w:b/>
                <w:snapToGrid w:val="0"/>
                <w:sz w:val="16"/>
              </w:rPr>
              <w:t>Execution Rpt Messages</w:t>
            </w:r>
          </w:p>
        </w:tc>
        <w:tc>
          <w:tcPr>
            <w:tcW w:w="952" w:type="dxa"/>
            <w:tcBorders>
              <w:left w:val="single" w:sz="6" w:space="0" w:color="auto"/>
            </w:tcBorders>
          </w:tcPr>
          <w:p w14:paraId="3A406329" w14:textId="77777777" w:rsidR="009E3F16" w:rsidRDefault="009E3F16">
            <w:pPr>
              <w:jc w:val="center"/>
              <w:rPr>
                <w:rFonts w:ascii="Arial" w:hAnsi="Arial"/>
                <w:snapToGrid w:val="0"/>
                <w:sz w:val="16"/>
              </w:rPr>
            </w:pPr>
          </w:p>
        </w:tc>
        <w:tc>
          <w:tcPr>
            <w:tcW w:w="1022" w:type="dxa"/>
          </w:tcPr>
          <w:p w14:paraId="5328ED91" w14:textId="77777777" w:rsidR="009E3F16" w:rsidRDefault="009E3F16">
            <w:pPr>
              <w:jc w:val="center"/>
              <w:rPr>
                <w:rFonts w:ascii="Arial" w:hAnsi="Arial"/>
                <w:snapToGrid w:val="0"/>
                <w:sz w:val="16"/>
              </w:rPr>
            </w:pPr>
          </w:p>
        </w:tc>
        <w:tc>
          <w:tcPr>
            <w:tcW w:w="869" w:type="dxa"/>
          </w:tcPr>
          <w:p w14:paraId="642EAD10" w14:textId="77777777" w:rsidR="009E3F16" w:rsidRDefault="009E3F16">
            <w:pPr>
              <w:jc w:val="right"/>
              <w:rPr>
                <w:rFonts w:ascii="Arial" w:hAnsi="Arial"/>
                <w:snapToGrid w:val="0"/>
                <w:sz w:val="16"/>
              </w:rPr>
            </w:pPr>
          </w:p>
        </w:tc>
        <w:tc>
          <w:tcPr>
            <w:tcW w:w="993" w:type="dxa"/>
          </w:tcPr>
          <w:p w14:paraId="6DB23366" w14:textId="77777777" w:rsidR="009E3F16" w:rsidRDefault="009E3F16">
            <w:pPr>
              <w:jc w:val="right"/>
              <w:rPr>
                <w:rFonts w:ascii="Arial" w:hAnsi="Arial"/>
                <w:snapToGrid w:val="0"/>
                <w:sz w:val="16"/>
              </w:rPr>
            </w:pPr>
          </w:p>
        </w:tc>
      </w:tr>
      <w:tr w:rsidR="009E3F16" w14:paraId="0AC6F123" w14:textId="77777777">
        <w:trPr>
          <w:trHeight w:val="480"/>
        </w:trPr>
        <w:tc>
          <w:tcPr>
            <w:tcW w:w="456" w:type="dxa"/>
            <w:tcBorders>
              <w:left w:val="single" w:sz="6" w:space="0" w:color="auto"/>
              <w:bottom w:val="single" w:sz="6" w:space="0" w:color="auto"/>
              <w:right w:val="single" w:sz="6" w:space="0" w:color="auto"/>
            </w:tcBorders>
          </w:tcPr>
          <w:p w14:paraId="62A7DE09" w14:textId="77777777" w:rsidR="009E3F16" w:rsidRDefault="009E3F16">
            <w:pPr>
              <w:jc w:val="center"/>
              <w:rPr>
                <w:rFonts w:ascii="Arial" w:hAnsi="Arial"/>
                <w:snapToGrid w:val="0"/>
                <w:sz w:val="16"/>
              </w:rPr>
            </w:pPr>
          </w:p>
        </w:tc>
        <w:tc>
          <w:tcPr>
            <w:tcW w:w="427" w:type="dxa"/>
            <w:tcBorders>
              <w:left w:val="single" w:sz="6" w:space="0" w:color="auto"/>
              <w:bottom w:val="single" w:sz="6" w:space="0" w:color="auto"/>
              <w:right w:val="single" w:sz="6" w:space="0" w:color="auto"/>
            </w:tcBorders>
          </w:tcPr>
          <w:p w14:paraId="5CFDE71E" w14:textId="77777777" w:rsidR="009E3F16" w:rsidRDefault="009E3F16">
            <w:pPr>
              <w:jc w:val="center"/>
              <w:rPr>
                <w:rFonts w:ascii="Arial" w:hAnsi="Arial"/>
                <w:snapToGrid w:val="0"/>
                <w:sz w:val="16"/>
              </w:rPr>
            </w:pPr>
          </w:p>
        </w:tc>
        <w:tc>
          <w:tcPr>
            <w:tcW w:w="526" w:type="dxa"/>
            <w:tcBorders>
              <w:left w:val="single" w:sz="6" w:space="0" w:color="auto"/>
              <w:bottom w:val="single" w:sz="6" w:space="0" w:color="auto"/>
              <w:right w:val="single" w:sz="6" w:space="0" w:color="auto"/>
            </w:tcBorders>
          </w:tcPr>
          <w:p w14:paraId="139860AA" w14:textId="77777777" w:rsidR="009E3F16" w:rsidRDefault="009E3F16">
            <w:pPr>
              <w:jc w:val="center"/>
              <w:rPr>
                <w:rFonts w:ascii="Arial" w:hAnsi="Arial"/>
                <w:snapToGrid w:val="0"/>
                <w:sz w:val="16"/>
              </w:rPr>
            </w:pPr>
          </w:p>
        </w:tc>
        <w:tc>
          <w:tcPr>
            <w:tcW w:w="732" w:type="dxa"/>
            <w:tcBorders>
              <w:top w:val="single" w:sz="6" w:space="0" w:color="auto"/>
              <w:left w:val="single" w:sz="6" w:space="0" w:color="auto"/>
              <w:bottom w:val="single" w:sz="6" w:space="0" w:color="auto"/>
              <w:right w:val="dotted" w:sz="6" w:space="0" w:color="auto"/>
            </w:tcBorders>
          </w:tcPr>
          <w:p w14:paraId="57C10969" w14:textId="77777777" w:rsidR="009E3F16" w:rsidRDefault="009E3F16">
            <w:pPr>
              <w:jc w:val="center"/>
              <w:rPr>
                <w:rFonts w:ascii="Arial" w:hAnsi="Arial"/>
                <w:snapToGrid w:val="0"/>
                <w:sz w:val="16"/>
              </w:rPr>
            </w:pPr>
            <w:r>
              <w:rPr>
                <w:rFonts w:ascii="Arial" w:hAnsi="Arial"/>
                <w:snapToGrid w:val="0"/>
                <w:sz w:val="16"/>
              </w:rPr>
              <w:t>Account</w:t>
            </w:r>
          </w:p>
        </w:tc>
        <w:tc>
          <w:tcPr>
            <w:tcW w:w="621" w:type="dxa"/>
            <w:tcBorders>
              <w:top w:val="single" w:sz="6" w:space="0" w:color="auto"/>
              <w:bottom w:val="single" w:sz="6" w:space="0" w:color="auto"/>
              <w:right w:val="dotted" w:sz="6" w:space="0" w:color="auto"/>
            </w:tcBorders>
          </w:tcPr>
          <w:p w14:paraId="2392EF11" w14:textId="77777777" w:rsidR="009E3F16" w:rsidRDefault="009E3F16">
            <w:pPr>
              <w:jc w:val="center"/>
              <w:rPr>
                <w:rFonts w:ascii="Arial" w:hAnsi="Arial"/>
                <w:snapToGrid w:val="0"/>
                <w:sz w:val="16"/>
              </w:rPr>
            </w:pPr>
            <w:r>
              <w:rPr>
                <w:rFonts w:ascii="Arial" w:hAnsi="Arial"/>
                <w:snapToGrid w:val="0"/>
                <w:sz w:val="16"/>
              </w:rPr>
              <w:t>OrdID</w:t>
            </w:r>
          </w:p>
        </w:tc>
        <w:tc>
          <w:tcPr>
            <w:tcW w:w="581" w:type="dxa"/>
            <w:tcBorders>
              <w:top w:val="single" w:sz="6" w:space="0" w:color="auto"/>
              <w:bottom w:val="single" w:sz="6" w:space="0" w:color="auto"/>
              <w:right w:val="single" w:sz="6" w:space="0" w:color="auto"/>
            </w:tcBorders>
          </w:tcPr>
          <w:p w14:paraId="56EA248F"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tcBorders>
          </w:tcPr>
          <w:p w14:paraId="6F89636E" w14:textId="77777777" w:rsidR="009E3F16" w:rsidRDefault="009E3F16">
            <w:pPr>
              <w:jc w:val="center"/>
              <w:rPr>
                <w:rFonts w:ascii="Arial" w:hAnsi="Arial"/>
                <w:snapToGrid w:val="0"/>
                <w:sz w:val="16"/>
              </w:rPr>
            </w:pPr>
            <w:r>
              <w:rPr>
                <w:rFonts w:ascii="Arial" w:hAnsi="Arial"/>
                <w:snapToGrid w:val="0"/>
                <w:sz w:val="16"/>
              </w:rPr>
              <w:t>ExecID</w:t>
            </w:r>
          </w:p>
        </w:tc>
        <w:tc>
          <w:tcPr>
            <w:tcW w:w="787" w:type="dxa"/>
            <w:tcBorders>
              <w:top w:val="single" w:sz="6" w:space="0" w:color="auto"/>
              <w:left w:val="dotted" w:sz="6" w:space="0" w:color="auto"/>
              <w:bottom w:val="single" w:sz="6" w:space="0" w:color="auto"/>
              <w:right w:val="dotted" w:sz="6" w:space="0" w:color="auto"/>
            </w:tcBorders>
          </w:tcPr>
          <w:p w14:paraId="04B858DE" w14:textId="77777777" w:rsidR="009E3F16" w:rsidRDefault="009E3F16">
            <w:pPr>
              <w:jc w:val="center"/>
              <w:rPr>
                <w:rFonts w:ascii="Arial" w:hAnsi="Arial"/>
                <w:snapToGrid w:val="0"/>
                <w:sz w:val="16"/>
              </w:rPr>
            </w:pPr>
            <w:r>
              <w:rPr>
                <w:rFonts w:ascii="Arial" w:hAnsi="Arial"/>
                <w:snapToGrid w:val="0"/>
                <w:sz w:val="16"/>
              </w:rPr>
              <w:t>LastPx</w:t>
            </w:r>
          </w:p>
        </w:tc>
        <w:tc>
          <w:tcPr>
            <w:tcW w:w="913" w:type="dxa"/>
            <w:tcBorders>
              <w:top w:val="single" w:sz="6" w:space="0" w:color="auto"/>
              <w:bottom w:val="single" w:sz="6" w:space="0" w:color="auto"/>
              <w:right w:val="single" w:sz="6" w:space="0" w:color="auto"/>
            </w:tcBorders>
          </w:tcPr>
          <w:p w14:paraId="2F35F153" w14:textId="77777777" w:rsidR="009E3F16" w:rsidRDefault="009E3F16">
            <w:pPr>
              <w:jc w:val="center"/>
              <w:rPr>
                <w:rFonts w:ascii="Arial" w:hAnsi="Arial"/>
                <w:snapToGrid w:val="0"/>
                <w:sz w:val="16"/>
              </w:rPr>
            </w:pPr>
            <w:r>
              <w:rPr>
                <w:rFonts w:ascii="Arial" w:hAnsi="Arial"/>
                <w:snapToGrid w:val="0"/>
                <w:sz w:val="16"/>
              </w:rPr>
              <w:t>LastQty</w:t>
            </w:r>
          </w:p>
        </w:tc>
        <w:tc>
          <w:tcPr>
            <w:tcW w:w="952" w:type="dxa"/>
            <w:tcBorders>
              <w:left w:val="nil"/>
            </w:tcBorders>
          </w:tcPr>
          <w:p w14:paraId="4377CB3A" w14:textId="77777777" w:rsidR="009E3F16" w:rsidRDefault="009E3F16">
            <w:pPr>
              <w:jc w:val="center"/>
              <w:rPr>
                <w:rFonts w:ascii="Arial" w:hAnsi="Arial"/>
                <w:snapToGrid w:val="0"/>
                <w:sz w:val="16"/>
              </w:rPr>
            </w:pPr>
          </w:p>
        </w:tc>
        <w:tc>
          <w:tcPr>
            <w:tcW w:w="1022" w:type="dxa"/>
          </w:tcPr>
          <w:p w14:paraId="65BC543F" w14:textId="77777777" w:rsidR="009E3F16" w:rsidRDefault="009E3F16">
            <w:pPr>
              <w:jc w:val="center"/>
              <w:rPr>
                <w:rFonts w:ascii="Arial" w:hAnsi="Arial"/>
                <w:snapToGrid w:val="0"/>
                <w:sz w:val="16"/>
              </w:rPr>
            </w:pPr>
          </w:p>
        </w:tc>
        <w:tc>
          <w:tcPr>
            <w:tcW w:w="869" w:type="dxa"/>
          </w:tcPr>
          <w:p w14:paraId="04F8EF79" w14:textId="77777777" w:rsidR="009E3F16" w:rsidRDefault="009E3F16">
            <w:pPr>
              <w:jc w:val="right"/>
              <w:rPr>
                <w:rFonts w:ascii="Arial" w:hAnsi="Arial"/>
                <w:snapToGrid w:val="0"/>
                <w:sz w:val="16"/>
              </w:rPr>
            </w:pPr>
          </w:p>
        </w:tc>
        <w:tc>
          <w:tcPr>
            <w:tcW w:w="993" w:type="dxa"/>
          </w:tcPr>
          <w:p w14:paraId="5D07AEBA" w14:textId="77777777" w:rsidR="009E3F16" w:rsidRDefault="009E3F16">
            <w:pPr>
              <w:jc w:val="right"/>
              <w:rPr>
                <w:rFonts w:ascii="Arial" w:hAnsi="Arial"/>
                <w:snapToGrid w:val="0"/>
                <w:sz w:val="16"/>
              </w:rPr>
            </w:pPr>
          </w:p>
        </w:tc>
      </w:tr>
      <w:tr w:rsidR="009E3F16" w14:paraId="6326C918" w14:textId="77777777">
        <w:trPr>
          <w:trHeight w:val="257"/>
        </w:trPr>
        <w:tc>
          <w:tcPr>
            <w:tcW w:w="456" w:type="dxa"/>
            <w:tcBorders>
              <w:top w:val="single" w:sz="6" w:space="0" w:color="auto"/>
              <w:left w:val="single" w:sz="6" w:space="0" w:color="auto"/>
              <w:bottom w:val="single" w:sz="6" w:space="0" w:color="auto"/>
              <w:right w:val="single" w:sz="6" w:space="0" w:color="auto"/>
            </w:tcBorders>
          </w:tcPr>
          <w:p w14:paraId="0D1D7DD8" w14:textId="77777777" w:rsidR="009E3F16" w:rsidRDefault="009E3F16">
            <w:pPr>
              <w:jc w:val="right"/>
              <w:rPr>
                <w:rFonts w:ascii="Arial" w:hAnsi="Arial"/>
                <w:snapToGrid w:val="0"/>
                <w:sz w:val="16"/>
              </w:rPr>
            </w:pPr>
            <w:r>
              <w:rPr>
                <w:rFonts w:ascii="Arial" w:hAnsi="Arial"/>
                <w:snapToGrid w:val="0"/>
                <w:sz w:val="16"/>
              </w:rPr>
              <w:t>IBM</w:t>
            </w:r>
          </w:p>
        </w:tc>
        <w:tc>
          <w:tcPr>
            <w:tcW w:w="427" w:type="dxa"/>
            <w:tcBorders>
              <w:top w:val="single" w:sz="6" w:space="0" w:color="auto"/>
              <w:left w:val="single" w:sz="6" w:space="0" w:color="auto"/>
              <w:bottom w:val="single" w:sz="6" w:space="0" w:color="auto"/>
              <w:right w:val="single" w:sz="6" w:space="0" w:color="auto"/>
            </w:tcBorders>
          </w:tcPr>
          <w:p w14:paraId="3F718ECD" w14:textId="77777777" w:rsidR="009E3F16" w:rsidRDefault="009E3F16">
            <w:pPr>
              <w:jc w:val="center"/>
              <w:rPr>
                <w:rFonts w:ascii="Arial" w:hAnsi="Arial"/>
                <w:snapToGrid w:val="0"/>
                <w:sz w:val="16"/>
              </w:rPr>
            </w:pPr>
            <w:r>
              <w:rPr>
                <w:rFonts w:ascii="Arial" w:hAnsi="Arial"/>
                <w:snapToGrid w:val="0"/>
                <w:sz w:val="16"/>
              </w:rPr>
              <w:t>Buy</w:t>
            </w:r>
          </w:p>
        </w:tc>
        <w:tc>
          <w:tcPr>
            <w:tcW w:w="526" w:type="dxa"/>
            <w:tcBorders>
              <w:top w:val="single" w:sz="6" w:space="0" w:color="auto"/>
              <w:left w:val="single" w:sz="6" w:space="0" w:color="auto"/>
              <w:bottom w:val="single" w:sz="6" w:space="0" w:color="auto"/>
              <w:right w:val="single" w:sz="6" w:space="0" w:color="auto"/>
            </w:tcBorders>
          </w:tcPr>
          <w:p w14:paraId="02802552" w14:textId="77777777" w:rsidR="009E3F16" w:rsidRDefault="009E3F16">
            <w:pPr>
              <w:jc w:val="center"/>
              <w:rPr>
                <w:rFonts w:ascii="Arial" w:hAnsi="Arial"/>
                <w:snapToGrid w:val="0"/>
                <w:sz w:val="16"/>
              </w:rPr>
            </w:pPr>
            <w:r>
              <w:rPr>
                <w:rFonts w:ascii="Arial" w:hAnsi="Arial"/>
                <w:snapToGrid w:val="0"/>
                <w:sz w:val="16"/>
              </w:rPr>
              <w:t>N</w:t>
            </w:r>
          </w:p>
        </w:tc>
        <w:tc>
          <w:tcPr>
            <w:tcW w:w="732" w:type="dxa"/>
            <w:tcBorders>
              <w:top w:val="single" w:sz="6" w:space="0" w:color="auto"/>
              <w:left w:val="single" w:sz="6" w:space="0" w:color="auto"/>
              <w:bottom w:val="single" w:sz="6" w:space="0" w:color="auto"/>
              <w:right w:val="dotted" w:sz="6" w:space="0" w:color="auto"/>
            </w:tcBorders>
          </w:tcPr>
          <w:p w14:paraId="09245BE9" w14:textId="77777777" w:rsidR="009E3F16" w:rsidRDefault="009E3F16">
            <w:pPr>
              <w:jc w:val="center"/>
              <w:rPr>
                <w:rFonts w:ascii="Arial" w:hAnsi="Arial"/>
                <w:snapToGrid w:val="0"/>
                <w:sz w:val="16"/>
              </w:rPr>
            </w:pPr>
          </w:p>
        </w:tc>
        <w:tc>
          <w:tcPr>
            <w:tcW w:w="621" w:type="dxa"/>
            <w:tcBorders>
              <w:top w:val="single" w:sz="6" w:space="0" w:color="auto"/>
              <w:bottom w:val="single" w:sz="6" w:space="0" w:color="auto"/>
            </w:tcBorders>
          </w:tcPr>
          <w:p w14:paraId="52E6B810" w14:textId="77777777" w:rsidR="009E3F16" w:rsidRDefault="009E3F16">
            <w:pPr>
              <w:jc w:val="right"/>
              <w:rPr>
                <w:rFonts w:ascii="Arial" w:hAnsi="Arial"/>
                <w:snapToGrid w:val="0"/>
                <w:sz w:val="16"/>
              </w:rPr>
            </w:pPr>
            <w:r>
              <w:rPr>
                <w:rFonts w:ascii="Arial" w:hAnsi="Arial"/>
                <w:snapToGrid w:val="0"/>
                <w:sz w:val="16"/>
              </w:rPr>
              <w:t>520</w:t>
            </w:r>
          </w:p>
        </w:tc>
        <w:tc>
          <w:tcPr>
            <w:tcW w:w="581" w:type="dxa"/>
            <w:tcBorders>
              <w:top w:val="single" w:sz="6" w:space="0" w:color="auto"/>
              <w:left w:val="single" w:sz="6" w:space="0" w:color="auto"/>
              <w:bottom w:val="single" w:sz="6" w:space="0" w:color="auto"/>
              <w:right w:val="single" w:sz="6" w:space="0" w:color="auto"/>
            </w:tcBorders>
          </w:tcPr>
          <w:p w14:paraId="7830140B"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tcBorders>
          </w:tcPr>
          <w:p w14:paraId="677DDD89" w14:textId="77777777" w:rsidR="009E3F16" w:rsidRDefault="009E3F16">
            <w:pPr>
              <w:jc w:val="right"/>
              <w:rPr>
                <w:rFonts w:ascii="Arial" w:hAnsi="Arial"/>
                <w:snapToGrid w:val="0"/>
                <w:sz w:val="16"/>
              </w:rPr>
            </w:pPr>
            <w:r>
              <w:rPr>
                <w:rFonts w:ascii="Arial" w:hAnsi="Arial"/>
                <w:snapToGrid w:val="0"/>
                <w:sz w:val="16"/>
              </w:rPr>
              <w:t>300</w:t>
            </w:r>
          </w:p>
        </w:tc>
        <w:tc>
          <w:tcPr>
            <w:tcW w:w="787" w:type="dxa"/>
            <w:tcBorders>
              <w:top w:val="single" w:sz="6" w:space="0" w:color="auto"/>
              <w:left w:val="dotted" w:sz="6" w:space="0" w:color="auto"/>
              <w:right w:val="dotted" w:sz="6" w:space="0" w:color="auto"/>
            </w:tcBorders>
          </w:tcPr>
          <w:p w14:paraId="62A8AE34" w14:textId="77777777" w:rsidR="009E3F16" w:rsidRDefault="009E3F16">
            <w:pPr>
              <w:jc w:val="right"/>
              <w:rPr>
                <w:rFonts w:ascii="Arial" w:hAnsi="Arial"/>
                <w:snapToGrid w:val="0"/>
                <w:sz w:val="16"/>
              </w:rPr>
            </w:pPr>
            <w:r>
              <w:rPr>
                <w:rFonts w:ascii="Arial" w:hAnsi="Arial"/>
                <w:snapToGrid w:val="0"/>
                <w:sz w:val="16"/>
              </w:rPr>
              <w:t>100.00</w:t>
            </w:r>
          </w:p>
        </w:tc>
        <w:tc>
          <w:tcPr>
            <w:tcW w:w="913" w:type="dxa"/>
            <w:tcBorders>
              <w:top w:val="single" w:sz="6" w:space="0" w:color="auto"/>
              <w:bottom w:val="single" w:sz="6" w:space="0" w:color="auto"/>
              <w:right w:val="single" w:sz="6" w:space="0" w:color="auto"/>
            </w:tcBorders>
          </w:tcPr>
          <w:p w14:paraId="7C2FEE22" w14:textId="77777777" w:rsidR="009E3F16" w:rsidRDefault="009E3F16">
            <w:pPr>
              <w:jc w:val="right"/>
              <w:rPr>
                <w:rFonts w:ascii="Arial" w:hAnsi="Arial"/>
                <w:snapToGrid w:val="0"/>
                <w:sz w:val="16"/>
              </w:rPr>
            </w:pPr>
            <w:r>
              <w:rPr>
                <w:rFonts w:ascii="Arial" w:hAnsi="Arial"/>
                <w:snapToGrid w:val="0"/>
                <w:sz w:val="16"/>
              </w:rPr>
              <w:t>3000</w:t>
            </w:r>
          </w:p>
        </w:tc>
        <w:tc>
          <w:tcPr>
            <w:tcW w:w="952" w:type="dxa"/>
            <w:tcBorders>
              <w:left w:val="single" w:sz="6" w:space="0" w:color="auto"/>
            </w:tcBorders>
          </w:tcPr>
          <w:p w14:paraId="55CF881C" w14:textId="77777777" w:rsidR="009E3F16" w:rsidRDefault="009E3F16">
            <w:pPr>
              <w:jc w:val="right"/>
              <w:rPr>
                <w:rFonts w:ascii="Arial" w:hAnsi="Arial"/>
                <w:snapToGrid w:val="0"/>
                <w:sz w:val="16"/>
              </w:rPr>
            </w:pPr>
          </w:p>
        </w:tc>
        <w:tc>
          <w:tcPr>
            <w:tcW w:w="1022" w:type="dxa"/>
          </w:tcPr>
          <w:p w14:paraId="15A57A75" w14:textId="77777777" w:rsidR="009E3F16" w:rsidRDefault="009E3F16">
            <w:pPr>
              <w:jc w:val="right"/>
              <w:rPr>
                <w:rFonts w:ascii="Arial" w:hAnsi="Arial"/>
                <w:snapToGrid w:val="0"/>
                <w:sz w:val="16"/>
              </w:rPr>
            </w:pPr>
          </w:p>
        </w:tc>
        <w:tc>
          <w:tcPr>
            <w:tcW w:w="869" w:type="dxa"/>
          </w:tcPr>
          <w:p w14:paraId="08579DA5" w14:textId="77777777" w:rsidR="009E3F16" w:rsidRDefault="009E3F16">
            <w:pPr>
              <w:jc w:val="right"/>
              <w:rPr>
                <w:rFonts w:ascii="Arial" w:hAnsi="Arial"/>
                <w:snapToGrid w:val="0"/>
                <w:sz w:val="16"/>
              </w:rPr>
            </w:pPr>
          </w:p>
        </w:tc>
        <w:tc>
          <w:tcPr>
            <w:tcW w:w="993" w:type="dxa"/>
          </w:tcPr>
          <w:p w14:paraId="24476CD4" w14:textId="77777777" w:rsidR="009E3F16" w:rsidRDefault="009E3F16">
            <w:pPr>
              <w:jc w:val="right"/>
              <w:rPr>
                <w:rFonts w:ascii="Arial" w:hAnsi="Arial"/>
                <w:snapToGrid w:val="0"/>
                <w:sz w:val="16"/>
              </w:rPr>
            </w:pPr>
          </w:p>
        </w:tc>
      </w:tr>
      <w:tr w:rsidR="009E3F16" w14:paraId="03A5E069" w14:textId="77777777">
        <w:trPr>
          <w:trHeight w:val="257"/>
        </w:trPr>
        <w:tc>
          <w:tcPr>
            <w:tcW w:w="456" w:type="dxa"/>
          </w:tcPr>
          <w:p w14:paraId="61FD93E1" w14:textId="77777777" w:rsidR="009E3F16" w:rsidRDefault="009E3F16">
            <w:pPr>
              <w:jc w:val="right"/>
              <w:rPr>
                <w:rFonts w:ascii="Arial" w:hAnsi="Arial"/>
                <w:snapToGrid w:val="0"/>
                <w:sz w:val="16"/>
              </w:rPr>
            </w:pPr>
          </w:p>
        </w:tc>
        <w:tc>
          <w:tcPr>
            <w:tcW w:w="427" w:type="dxa"/>
          </w:tcPr>
          <w:p w14:paraId="581F09BC" w14:textId="77777777" w:rsidR="009E3F16" w:rsidRDefault="009E3F16">
            <w:pPr>
              <w:jc w:val="center"/>
              <w:rPr>
                <w:rFonts w:ascii="Arial" w:hAnsi="Arial"/>
                <w:snapToGrid w:val="0"/>
                <w:sz w:val="16"/>
              </w:rPr>
            </w:pPr>
          </w:p>
        </w:tc>
        <w:tc>
          <w:tcPr>
            <w:tcW w:w="526" w:type="dxa"/>
          </w:tcPr>
          <w:p w14:paraId="39C559D3" w14:textId="77777777" w:rsidR="009E3F16" w:rsidRDefault="009E3F16">
            <w:pPr>
              <w:jc w:val="center"/>
              <w:rPr>
                <w:rFonts w:ascii="Arial" w:hAnsi="Arial"/>
                <w:snapToGrid w:val="0"/>
                <w:sz w:val="16"/>
              </w:rPr>
            </w:pPr>
          </w:p>
        </w:tc>
        <w:tc>
          <w:tcPr>
            <w:tcW w:w="732" w:type="dxa"/>
          </w:tcPr>
          <w:p w14:paraId="6313B609" w14:textId="77777777" w:rsidR="009E3F16" w:rsidRDefault="009E3F16">
            <w:pPr>
              <w:jc w:val="center"/>
              <w:rPr>
                <w:rFonts w:ascii="Arial" w:hAnsi="Arial"/>
                <w:snapToGrid w:val="0"/>
                <w:sz w:val="16"/>
              </w:rPr>
            </w:pPr>
          </w:p>
        </w:tc>
        <w:tc>
          <w:tcPr>
            <w:tcW w:w="621" w:type="dxa"/>
          </w:tcPr>
          <w:p w14:paraId="063B74EE" w14:textId="77777777" w:rsidR="009E3F16" w:rsidRDefault="009E3F16">
            <w:pPr>
              <w:jc w:val="right"/>
              <w:rPr>
                <w:rFonts w:ascii="Arial" w:hAnsi="Arial"/>
                <w:snapToGrid w:val="0"/>
                <w:sz w:val="16"/>
              </w:rPr>
            </w:pPr>
          </w:p>
        </w:tc>
        <w:tc>
          <w:tcPr>
            <w:tcW w:w="581" w:type="dxa"/>
          </w:tcPr>
          <w:p w14:paraId="32017307"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right w:val="dotted" w:sz="6" w:space="0" w:color="auto"/>
            </w:tcBorders>
          </w:tcPr>
          <w:p w14:paraId="7CA69F98" w14:textId="77777777" w:rsidR="009E3F16" w:rsidRDefault="009E3F16">
            <w:pPr>
              <w:jc w:val="right"/>
              <w:rPr>
                <w:rFonts w:ascii="Arial" w:hAnsi="Arial"/>
                <w:snapToGrid w:val="0"/>
                <w:sz w:val="16"/>
              </w:rPr>
            </w:pPr>
            <w:r>
              <w:rPr>
                <w:rFonts w:ascii="Arial" w:hAnsi="Arial"/>
                <w:snapToGrid w:val="0"/>
                <w:sz w:val="16"/>
              </w:rPr>
              <w:t>301</w:t>
            </w:r>
          </w:p>
        </w:tc>
        <w:tc>
          <w:tcPr>
            <w:tcW w:w="787" w:type="dxa"/>
            <w:tcBorders>
              <w:top w:val="single" w:sz="6" w:space="0" w:color="auto"/>
              <w:left w:val="dotted" w:sz="6" w:space="0" w:color="auto"/>
              <w:bottom w:val="single" w:sz="6" w:space="0" w:color="auto"/>
              <w:right w:val="dotted" w:sz="6" w:space="0" w:color="auto"/>
            </w:tcBorders>
          </w:tcPr>
          <w:p w14:paraId="1F457212" w14:textId="77777777" w:rsidR="009E3F16" w:rsidRDefault="009E3F16">
            <w:pPr>
              <w:jc w:val="right"/>
              <w:rPr>
                <w:rFonts w:ascii="Arial" w:hAnsi="Arial"/>
                <w:snapToGrid w:val="0"/>
                <w:sz w:val="16"/>
              </w:rPr>
            </w:pPr>
            <w:r>
              <w:rPr>
                <w:rFonts w:ascii="Arial" w:hAnsi="Arial"/>
                <w:snapToGrid w:val="0"/>
                <w:sz w:val="16"/>
              </w:rPr>
              <w:t>100.25</w:t>
            </w:r>
          </w:p>
        </w:tc>
        <w:tc>
          <w:tcPr>
            <w:tcW w:w="913" w:type="dxa"/>
            <w:tcBorders>
              <w:bottom w:val="single" w:sz="6" w:space="0" w:color="auto"/>
              <w:right w:val="single" w:sz="6" w:space="0" w:color="auto"/>
            </w:tcBorders>
          </w:tcPr>
          <w:p w14:paraId="4635ED16" w14:textId="77777777" w:rsidR="009E3F16" w:rsidRDefault="009E3F16">
            <w:pPr>
              <w:jc w:val="right"/>
              <w:rPr>
                <w:rFonts w:ascii="Arial" w:hAnsi="Arial"/>
                <w:snapToGrid w:val="0"/>
                <w:sz w:val="16"/>
              </w:rPr>
            </w:pPr>
            <w:r>
              <w:rPr>
                <w:rFonts w:ascii="Arial" w:hAnsi="Arial"/>
                <w:snapToGrid w:val="0"/>
                <w:sz w:val="16"/>
              </w:rPr>
              <w:t>1000</w:t>
            </w:r>
          </w:p>
        </w:tc>
        <w:tc>
          <w:tcPr>
            <w:tcW w:w="952" w:type="dxa"/>
            <w:tcBorders>
              <w:left w:val="single" w:sz="6" w:space="0" w:color="auto"/>
            </w:tcBorders>
          </w:tcPr>
          <w:p w14:paraId="1DD548F3" w14:textId="77777777" w:rsidR="009E3F16" w:rsidRDefault="009E3F16">
            <w:pPr>
              <w:jc w:val="right"/>
              <w:rPr>
                <w:rFonts w:ascii="Arial" w:hAnsi="Arial"/>
                <w:snapToGrid w:val="0"/>
                <w:sz w:val="16"/>
              </w:rPr>
            </w:pPr>
          </w:p>
        </w:tc>
        <w:tc>
          <w:tcPr>
            <w:tcW w:w="1022" w:type="dxa"/>
          </w:tcPr>
          <w:p w14:paraId="1A5C5198" w14:textId="77777777" w:rsidR="009E3F16" w:rsidRDefault="009E3F16">
            <w:pPr>
              <w:jc w:val="right"/>
              <w:rPr>
                <w:rFonts w:ascii="Arial" w:hAnsi="Arial"/>
                <w:snapToGrid w:val="0"/>
                <w:sz w:val="16"/>
              </w:rPr>
            </w:pPr>
          </w:p>
        </w:tc>
        <w:tc>
          <w:tcPr>
            <w:tcW w:w="869" w:type="dxa"/>
          </w:tcPr>
          <w:p w14:paraId="62B2FA5A" w14:textId="77777777" w:rsidR="009E3F16" w:rsidRDefault="009E3F16">
            <w:pPr>
              <w:jc w:val="right"/>
              <w:rPr>
                <w:rFonts w:ascii="Arial" w:hAnsi="Arial"/>
                <w:snapToGrid w:val="0"/>
                <w:sz w:val="16"/>
              </w:rPr>
            </w:pPr>
          </w:p>
        </w:tc>
        <w:tc>
          <w:tcPr>
            <w:tcW w:w="993" w:type="dxa"/>
          </w:tcPr>
          <w:p w14:paraId="073B2923" w14:textId="77777777" w:rsidR="009E3F16" w:rsidRDefault="009E3F16">
            <w:pPr>
              <w:jc w:val="right"/>
              <w:rPr>
                <w:rFonts w:ascii="Arial" w:hAnsi="Arial"/>
                <w:snapToGrid w:val="0"/>
                <w:sz w:val="16"/>
              </w:rPr>
            </w:pPr>
          </w:p>
        </w:tc>
      </w:tr>
      <w:tr w:rsidR="009E3F16" w14:paraId="3A386087" w14:textId="77777777">
        <w:trPr>
          <w:trHeight w:val="257"/>
        </w:trPr>
        <w:tc>
          <w:tcPr>
            <w:tcW w:w="456" w:type="dxa"/>
          </w:tcPr>
          <w:p w14:paraId="0D9ED492" w14:textId="77777777" w:rsidR="009E3F16" w:rsidRDefault="009E3F16">
            <w:pPr>
              <w:jc w:val="right"/>
              <w:rPr>
                <w:rFonts w:ascii="Arial" w:hAnsi="Arial"/>
                <w:snapToGrid w:val="0"/>
                <w:sz w:val="16"/>
              </w:rPr>
            </w:pPr>
          </w:p>
        </w:tc>
        <w:tc>
          <w:tcPr>
            <w:tcW w:w="427" w:type="dxa"/>
          </w:tcPr>
          <w:p w14:paraId="214D8FE6" w14:textId="77777777" w:rsidR="009E3F16" w:rsidRDefault="009E3F16">
            <w:pPr>
              <w:jc w:val="center"/>
              <w:rPr>
                <w:rFonts w:ascii="Arial" w:hAnsi="Arial"/>
                <w:snapToGrid w:val="0"/>
                <w:sz w:val="16"/>
              </w:rPr>
            </w:pPr>
          </w:p>
        </w:tc>
        <w:tc>
          <w:tcPr>
            <w:tcW w:w="526" w:type="dxa"/>
          </w:tcPr>
          <w:p w14:paraId="37964080" w14:textId="77777777" w:rsidR="009E3F16" w:rsidRDefault="009E3F16">
            <w:pPr>
              <w:jc w:val="center"/>
              <w:rPr>
                <w:rFonts w:ascii="Arial" w:hAnsi="Arial"/>
                <w:snapToGrid w:val="0"/>
                <w:sz w:val="16"/>
              </w:rPr>
            </w:pPr>
          </w:p>
        </w:tc>
        <w:tc>
          <w:tcPr>
            <w:tcW w:w="732" w:type="dxa"/>
          </w:tcPr>
          <w:p w14:paraId="1A352F17" w14:textId="77777777" w:rsidR="009E3F16" w:rsidRDefault="009E3F16">
            <w:pPr>
              <w:jc w:val="center"/>
              <w:rPr>
                <w:rFonts w:ascii="Arial" w:hAnsi="Arial"/>
                <w:snapToGrid w:val="0"/>
                <w:sz w:val="16"/>
              </w:rPr>
            </w:pPr>
          </w:p>
        </w:tc>
        <w:tc>
          <w:tcPr>
            <w:tcW w:w="621" w:type="dxa"/>
          </w:tcPr>
          <w:p w14:paraId="055C4EDD" w14:textId="77777777" w:rsidR="009E3F16" w:rsidRDefault="009E3F16">
            <w:pPr>
              <w:jc w:val="right"/>
              <w:rPr>
                <w:rFonts w:ascii="Arial" w:hAnsi="Arial"/>
                <w:snapToGrid w:val="0"/>
                <w:sz w:val="16"/>
              </w:rPr>
            </w:pPr>
          </w:p>
        </w:tc>
        <w:tc>
          <w:tcPr>
            <w:tcW w:w="581" w:type="dxa"/>
          </w:tcPr>
          <w:p w14:paraId="414A2F07"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tcBorders>
          </w:tcPr>
          <w:p w14:paraId="55FB08F7" w14:textId="77777777" w:rsidR="009E3F16" w:rsidRDefault="009E3F16">
            <w:pPr>
              <w:jc w:val="right"/>
              <w:rPr>
                <w:rFonts w:ascii="Arial" w:hAnsi="Arial"/>
                <w:snapToGrid w:val="0"/>
                <w:sz w:val="16"/>
              </w:rPr>
            </w:pPr>
            <w:r>
              <w:rPr>
                <w:rFonts w:ascii="Arial" w:hAnsi="Arial"/>
                <w:snapToGrid w:val="0"/>
                <w:sz w:val="16"/>
              </w:rPr>
              <w:t>302</w:t>
            </w:r>
          </w:p>
        </w:tc>
        <w:tc>
          <w:tcPr>
            <w:tcW w:w="787" w:type="dxa"/>
            <w:tcBorders>
              <w:top w:val="single" w:sz="6" w:space="0" w:color="auto"/>
              <w:left w:val="dotted" w:sz="6" w:space="0" w:color="auto"/>
              <w:bottom w:val="single" w:sz="6" w:space="0" w:color="auto"/>
              <w:right w:val="dotted" w:sz="6" w:space="0" w:color="auto"/>
            </w:tcBorders>
          </w:tcPr>
          <w:p w14:paraId="1A93DB60" w14:textId="77777777" w:rsidR="009E3F16" w:rsidRDefault="009E3F16">
            <w:pPr>
              <w:jc w:val="right"/>
              <w:rPr>
                <w:rFonts w:ascii="Arial" w:hAnsi="Arial"/>
                <w:snapToGrid w:val="0"/>
                <w:sz w:val="16"/>
              </w:rPr>
            </w:pPr>
            <w:r>
              <w:rPr>
                <w:rFonts w:ascii="Arial" w:hAnsi="Arial"/>
                <w:snapToGrid w:val="0"/>
                <w:sz w:val="16"/>
              </w:rPr>
              <w:t>100.00</w:t>
            </w:r>
          </w:p>
        </w:tc>
        <w:tc>
          <w:tcPr>
            <w:tcW w:w="913" w:type="dxa"/>
            <w:tcBorders>
              <w:top w:val="single" w:sz="6" w:space="0" w:color="auto"/>
              <w:bottom w:val="single" w:sz="6" w:space="0" w:color="auto"/>
              <w:right w:val="single" w:sz="6" w:space="0" w:color="auto"/>
            </w:tcBorders>
          </w:tcPr>
          <w:p w14:paraId="3553BE14" w14:textId="77777777" w:rsidR="009E3F16" w:rsidRDefault="009E3F16">
            <w:pPr>
              <w:jc w:val="right"/>
              <w:rPr>
                <w:rFonts w:ascii="Arial" w:hAnsi="Arial"/>
                <w:snapToGrid w:val="0"/>
                <w:sz w:val="16"/>
              </w:rPr>
            </w:pPr>
            <w:r>
              <w:rPr>
                <w:rFonts w:ascii="Arial" w:hAnsi="Arial"/>
                <w:snapToGrid w:val="0"/>
                <w:sz w:val="16"/>
              </w:rPr>
              <w:t>3000</w:t>
            </w:r>
          </w:p>
        </w:tc>
        <w:tc>
          <w:tcPr>
            <w:tcW w:w="952" w:type="dxa"/>
            <w:tcBorders>
              <w:left w:val="single" w:sz="6" w:space="0" w:color="auto"/>
            </w:tcBorders>
          </w:tcPr>
          <w:p w14:paraId="68AFD4B0" w14:textId="77777777" w:rsidR="009E3F16" w:rsidRDefault="009E3F16">
            <w:pPr>
              <w:jc w:val="right"/>
              <w:rPr>
                <w:rFonts w:ascii="Arial" w:hAnsi="Arial"/>
                <w:snapToGrid w:val="0"/>
                <w:sz w:val="16"/>
              </w:rPr>
            </w:pPr>
          </w:p>
        </w:tc>
        <w:tc>
          <w:tcPr>
            <w:tcW w:w="1022" w:type="dxa"/>
          </w:tcPr>
          <w:p w14:paraId="3C7F5275" w14:textId="77777777" w:rsidR="009E3F16" w:rsidRDefault="009E3F16">
            <w:pPr>
              <w:jc w:val="right"/>
              <w:rPr>
                <w:rFonts w:ascii="Arial" w:hAnsi="Arial"/>
                <w:snapToGrid w:val="0"/>
                <w:sz w:val="16"/>
              </w:rPr>
            </w:pPr>
          </w:p>
        </w:tc>
        <w:tc>
          <w:tcPr>
            <w:tcW w:w="869" w:type="dxa"/>
          </w:tcPr>
          <w:p w14:paraId="7B8B2944" w14:textId="77777777" w:rsidR="009E3F16" w:rsidRDefault="009E3F16">
            <w:pPr>
              <w:jc w:val="right"/>
              <w:rPr>
                <w:rFonts w:ascii="Arial" w:hAnsi="Arial"/>
                <w:snapToGrid w:val="0"/>
                <w:sz w:val="16"/>
              </w:rPr>
            </w:pPr>
          </w:p>
        </w:tc>
        <w:tc>
          <w:tcPr>
            <w:tcW w:w="993" w:type="dxa"/>
          </w:tcPr>
          <w:p w14:paraId="24BB22F2" w14:textId="77777777" w:rsidR="009E3F16" w:rsidRDefault="009E3F16">
            <w:pPr>
              <w:jc w:val="right"/>
              <w:rPr>
                <w:rFonts w:ascii="Arial" w:hAnsi="Arial"/>
                <w:snapToGrid w:val="0"/>
                <w:sz w:val="16"/>
              </w:rPr>
            </w:pPr>
          </w:p>
        </w:tc>
      </w:tr>
      <w:tr w:rsidR="009E3F16" w14:paraId="640576DC" w14:textId="77777777">
        <w:trPr>
          <w:trHeight w:val="257"/>
        </w:trPr>
        <w:tc>
          <w:tcPr>
            <w:tcW w:w="456" w:type="dxa"/>
          </w:tcPr>
          <w:p w14:paraId="1FDBE0E1" w14:textId="77777777" w:rsidR="009E3F16" w:rsidRDefault="009E3F16">
            <w:pPr>
              <w:jc w:val="right"/>
              <w:rPr>
                <w:rFonts w:ascii="Arial" w:hAnsi="Arial"/>
                <w:snapToGrid w:val="0"/>
                <w:sz w:val="16"/>
              </w:rPr>
            </w:pPr>
          </w:p>
        </w:tc>
        <w:tc>
          <w:tcPr>
            <w:tcW w:w="427" w:type="dxa"/>
          </w:tcPr>
          <w:p w14:paraId="514ED64D" w14:textId="77777777" w:rsidR="009E3F16" w:rsidRDefault="009E3F16">
            <w:pPr>
              <w:jc w:val="center"/>
              <w:rPr>
                <w:rFonts w:ascii="Arial" w:hAnsi="Arial"/>
                <w:snapToGrid w:val="0"/>
                <w:sz w:val="16"/>
              </w:rPr>
            </w:pPr>
          </w:p>
        </w:tc>
        <w:tc>
          <w:tcPr>
            <w:tcW w:w="526" w:type="dxa"/>
          </w:tcPr>
          <w:p w14:paraId="58803B83" w14:textId="77777777" w:rsidR="009E3F16" w:rsidRDefault="009E3F16">
            <w:pPr>
              <w:jc w:val="center"/>
              <w:rPr>
                <w:rFonts w:ascii="Arial" w:hAnsi="Arial"/>
                <w:snapToGrid w:val="0"/>
                <w:sz w:val="16"/>
              </w:rPr>
            </w:pPr>
          </w:p>
        </w:tc>
        <w:tc>
          <w:tcPr>
            <w:tcW w:w="732" w:type="dxa"/>
          </w:tcPr>
          <w:p w14:paraId="4A77EDE0" w14:textId="77777777" w:rsidR="009E3F16" w:rsidRDefault="009E3F16">
            <w:pPr>
              <w:jc w:val="center"/>
              <w:rPr>
                <w:rFonts w:ascii="Arial" w:hAnsi="Arial"/>
                <w:snapToGrid w:val="0"/>
                <w:sz w:val="16"/>
              </w:rPr>
            </w:pPr>
          </w:p>
        </w:tc>
        <w:tc>
          <w:tcPr>
            <w:tcW w:w="621" w:type="dxa"/>
          </w:tcPr>
          <w:p w14:paraId="75ED89AE" w14:textId="77777777" w:rsidR="009E3F16" w:rsidRDefault="009E3F16">
            <w:pPr>
              <w:jc w:val="right"/>
              <w:rPr>
                <w:rFonts w:ascii="Arial" w:hAnsi="Arial"/>
                <w:snapToGrid w:val="0"/>
                <w:sz w:val="16"/>
              </w:rPr>
            </w:pPr>
          </w:p>
        </w:tc>
        <w:tc>
          <w:tcPr>
            <w:tcW w:w="581" w:type="dxa"/>
          </w:tcPr>
          <w:p w14:paraId="34C7DA36"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tcBorders>
          </w:tcPr>
          <w:p w14:paraId="720B2926" w14:textId="77777777" w:rsidR="009E3F16" w:rsidRDefault="009E3F16">
            <w:pPr>
              <w:jc w:val="right"/>
              <w:rPr>
                <w:rFonts w:ascii="Arial" w:hAnsi="Arial"/>
                <w:snapToGrid w:val="0"/>
                <w:sz w:val="16"/>
              </w:rPr>
            </w:pPr>
            <w:r>
              <w:rPr>
                <w:rFonts w:ascii="Arial" w:hAnsi="Arial"/>
                <w:snapToGrid w:val="0"/>
                <w:sz w:val="16"/>
              </w:rPr>
              <w:t>303</w:t>
            </w:r>
          </w:p>
        </w:tc>
        <w:tc>
          <w:tcPr>
            <w:tcW w:w="787" w:type="dxa"/>
            <w:tcBorders>
              <w:top w:val="single" w:sz="6" w:space="0" w:color="auto"/>
              <w:left w:val="dotted" w:sz="6" w:space="0" w:color="auto"/>
              <w:bottom w:val="single" w:sz="6" w:space="0" w:color="auto"/>
              <w:right w:val="dotted" w:sz="6" w:space="0" w:color="auto"/>
            </w:tcBorders>
          </w:tcPr>
          <w:p w14:paraId="31368759" w14:textId="77777777" w:rsidR="009E3F16" w:rsidRDefault="009E3F16">
            <w:pPr>
              <w:jc w:val="right"/>
              <w:rPr>
                <w:rFonts w:ascii="Arial" w:hAnsi="Arial"/>
                <w:snapToGrid w:val="0"/>
                <w:sz w:val="16"/>
              </w:rPr>
            </w:pPr>
            <w:r>
              <w:rPr>
                <w:rFonts w:ascii="Arial" w:hAnsi="Arial"/>
                <w:snapToGrid w:val="0"/>
                <w:sz w:val="16"/>
              </w:rPr>
              <w:t>100.50</w:t>
            </w:r>
          </w:p>
        </w:tc>
        <w:tc>
          <w:tcPr>
            <w:tcW w:w="913" w:type="dxa"/>
            <w:tcBorders>
              <w:top w:val="single" w:sz="6" w:space="0" w:color="auto"/>
              <w:bottom w:val="single" w:sz="6" w:space="0" w:color="auto"/>
              <w:right w:val="single" w:sz="6" w:space="0" w:color="auto"/>
            </w:tcBorders>
          </w:tcPr>
          <w:p w14:paraId="13F33495" w14:textId="77777777" w:rsidR="009E3F16" w:rsidRDefault="009E3F16">
            <w:pPr>
              <w:jc w:val="right"/>
              <w:rPr>
                <w:rFonts w:ascii="Arial" w:hAnsi="Arial"/>
                <w:snapToGrid w:val="0"/>
                <w:sz w:val="16"/>
              </w:rPr>
            </w:pPr>
            <w:r>
              <w:rPr>
                <w:rFonts w:ascii="Arial" w:hAnsi="Arial"/>
                <w:snapToGrid w:val="0"/>
                <w:sz w:val="16"/>
              </w:rPr>
              <w:t>2000</w:t>
            </w:r>
          </w:p>
        </w:tc>
        <w:tc>
          <w:tcPr>
            <w:tcW w:w="952" w:type="dxa"/>
            <w:tcBorders>
              <w:left w:val="single" w:sz="6" w:space="0" w:color="auto"/>
            </w:tcBorders>
          </w:tcPr>
          <w:p w14:paraId="7434E409" w14:textId="77777777" w:rsidR="009E3F16" w:rsidRDefault="009E3F16">
            <w:pPr>
              <w:jc w:val="right"/>
              <w:rPr>
                <w:rFonts w:ascii="Arial" w:hAnsi="Arial"/>
                <w:snapToGrid w:val="0"/>
                <w:sz w:val="16"/>
              </w:rPr>
            </w:pPr>
          </w:p>
        </w:tc>
        <w:tc>
          <w:tcPr>
            <w:tcW w:w="1022" w:type="dxa"/>
          </w:tcPr>
          <w:p w14:paraId="2C1D180B" w14:textId="77777777" w:rsidR="009E3F16" w:rsidRDefault="009E3F16">
            <w:pPr>
              <w:jc w:val="right"/>
              <w:rPr>
                <w:rFonts w:ascii="Arial" w:hAnsi="Arial"/>
                <w:snapToGrid w:val="0"/>
                <w:sz w:val="16"/>
              </w:rPr>
            </w:pPr>
          </w:p>
        </w:tc>
        <w:tc>
          <w:tcPr>
            <w:tcW w:w="869" w:type="dxa"/>
          </w:tcPr>
          <w:p w14:paraId="733031B0" w14:textId="77777777" w:rsidR="009E3F16" w:rsidRDefault="009E3F16">
            <w:pPr>
              <w:jc w:val="right"/>
              <w:rPr>
                <w:rFonts w:ascii="Arial" w:hAnsi="Arial"/>
                <w:snapToGrid w:val="0"/>
                <w:sz w:val="16"/>
              </w:rPr>
            </w:pPr>
          </w:p>
        </w:tc>
        <w:tc>
          <w:tcPr>
            <w:tcW w:w="993" w:type="dxa"/>
          </w:tcPr>
          <w:p w14:paraId="1AEF2905" w14:textId="77777777" w:rsidR="009E3F16" w:rsidRDefault="009E3F16">
            <w:pPr>
              <w:jc w:val="right"/>
              <w:rPr>
                <w:rFonts w:ascii="Arial" w:hAnsi="Arial"/>
                <w:snapToGrid w:val="0"/>
                <w:sz w:val="16"/>
              </w:rPr>
            </w:pPr>
          </w:p>
        </w:tc>
      </w:tr>
      <w:tr w:rsidR="009E3F16" w14:paraId="039914D7" w14:textId="77777777">
        <w:trPr>
          <w:trHeight w:val="282"/>
        </w:trPr>
        <w:tc>
          <w:tcPr>
            <w:tcW w:w="1409" w:type="dxa"/>
            <w:gridSpan w:val="3"/>
          </w:tcPr>
          <w:p w14:paraId="40ADD227" w14:textId="77777777" w:rsidR="009E3F16" w:rsidRDefault="009E3F16">
            <w:pPr>
              <w:rPr>
                <w:rFonts w:ascii="Arial" w:hAnsi="Arial"/>
                <w:b/>
                <w:snapToGrid w:val="0"/>
                <w:sz w:val="16"/>
              </w:rPr>
            </w:pPr>
            <w:r>
              <w:rPr>
                <w:rFonts w:ascii="Arial" w:hAnsi="Arial"/>
                <w:b/>
                <w:snapToGrid w:val="0"/>
                <w:sz w:val="16"/>
              </w:rPr>
              <w:t>Allocation Instruction Msg</w:t>
            </w:r>
          </w:p>
        </w:tc>
        <w:tc>
          <w:tcPr>
            <w:tcW w:w="732" w:type="dxa"/>
          </w:tcPr>
          <w:p w14:paraId="67640226" w14:textId="77777777" w:rsidR="009E3F16" w:rsidRDefault="009E3F16">
            <w:pPr>
              <w:jc w:val="right"/>
              <w:rPr>
                <w:rFonts w:ascii="Arial" w:hAnsi="Arial"/>
                <w:snapToGrid w:val="0"/>
                <w:sz w:val="16"/>
              </w:rPr>
            </w:pPr>
          </w:p>
        </w:tc>
        <w:tc>
          <w:tcPr>
            <w:tcW w:w="621" w:type="dxa"/>
          </w:tcPr>
          <w:p w14:paraId="02B35FCC" w14:textId="77777777" w:rsidR="009E3F16" w:rsidRDefault="009E3F16">
            <w:pPr>
              <w:jc w:val="right"/>
              <w:rPr>
                <w:rFonts w:ascii="Arial" w:hAnsi="Arial"/>
                <w:snapToGrid w:val="0"/>
                <w:sz w:val="16"/>
              </w:rPr>
            </w:pPr>
          </w:p>
        </w:tc>
        <w:tc>
          <w:tcPr>
            <w:tcW w:w="581" w:type="dxa"/>
          </w:tcPr>
          <w:p w14:paraId="366ECF7B" w14:textId="77777777" w:rsidR="009E3F16" w:rsidRDefault="009E3F16">
            <w:pPr>
              <w:jc w:val="right"/>
              <w:rPr>
                <w:rFonts w:ascii="Arial" w:hAnsi="Arial"/>
                <w:snapToGrid w:val="0"/>
                <w:sz w:val="16"/>
              </w:rPr>
            </w:pPr>
          </w:p>
        </w:tc>
        <w:tc>
          <w:tcPr>
            <w:tcW w:w="747" w:type="dxa"/>
          </w:tcPr>
          <w:p w14:paraId="541A6844" w14:textId="77777777" w:rsidR="009E3F16" w:rsidRDefault="009E3F16">
            <w:pPr>
              <w:jc w:val="center"/>
              <w:rPr>
                <w:rFonts w:ascii="Arial" w:hAnsi="Arial"/>
                <w:snapToGrid w:val="0"/>
                <w:sz w:val="16"/>
              </w:rPr>
            </w:pPr>
            <w:r>
              <w:rPr>
                <w:b/>
                <w:sz w:val="24"/>
              </w:rPr>
              <w:sym w:font="Symbol" w:char="F0AF"/>
            </w:r>
          </w:p>
        </w:tc>
        <w:tc>
          <w:tcPr>
            <w:tcW w:w="787" w:type="dxa"/>
          </w:tcPr>
          <w:p w14:paraId="141EED98" w14:textId="77777777" w:rsidR="009E3F16" w:rsidRDefault="009E3F16">
            <w:pPr>
              <w:jc w:val="right"/>
              <w:rPr>
                <w:rFonts w:ascii="Arial" w:hAnsi="Arial"/>
                <w:snapToGrid w:val="0"/>
                <w:sz w:val="16"/>
              </w:rPr>
            </w:pPr>
          </w:p>
        </w:tc>
        <w:tc>
          <w:tcPr>
            <w:tcW w:w="913" w:type="dxa"/>
          </w:tcPr>
          <w:p w14:paraId="018DA17C" w14:textId="77777777" w:rsidR="009E3F16" w:rsidRDefault="009E3F16">
            <w:pPr>
              <w:jc w:val="right"/>
              <w:rPr>
                <w:rFonts w:ascii="Arial" w:hAnsi="Arial"/>
                <w:snapToGrid w:val="0"/>
                <w:sz w:val="16"/>
              </w:rPr>
            </w:pPr>
          </w:p>
        </w:tc>
        <w:tc>
          <w:tcPr>
            <w:tcW w:w="952" w:type="dxa"/>
          </w:tcPr>
          <w:p w14:paraId="3178CD8B" w14:textId="77777777" w:rsidR="009E3F16" w:rsidRDefault="009E3F16">
            <w:pPr>
              <w:jc w:val="right"/>
              <w:rPr>
                <w:rFonts w:ascii="Arial" w:hAnsi="Arial"/>
                <w:snapToGrid w:val="0"/>
                <w:sz w:val="16"/>
              </w:rPr>
            </w:pPr>
          </w:p>
        </w:tc>
        <w:tc>
          <w:tcPr>
            <w:tcW w:w="1022" w:type="dxa"/>
          </w:tcPr>
          <w:p w14:paraId="02720985" w14:textId="77777777" w:rsidR="009E3F16" w:rsidRDefault="009E3F16">
            <w:pPr>
              <w:jc w:val="right"/>
              <w:rPr>
                <w:rFonts w:ascii="Arial" w:hAnsi="Arial"/>
                <w:snapToGrid w:val="0"/>
                <w:sz w:val="16"/>
              </w:rPr>
            </w:pPr>
          </w:p>
        </w:tc>
        <w:tc>
          <w:tcPr>
            <w:tcW w:w="869" w:type="dxa"/>
          </w:tcPr>
          <w:p w14:paraId="6BE3DEE3" w14:textId="77777777" w:rsidR="009E3F16" w:rsidRDefault="009E3F16">
            <w:pPr>
              <w:jc w:val="right"/>
              <w:rPr>
                <w:rFonts w:ascii="Arial" w:hAnsi="Arial"/>
                <w:snapToGrid w:val="0"/>
                <w:sz w:val="16"/>
              </w:rPr>
            </w:pPr>
          </w:p>
        </w:tc>
        <w:tc>
          <w:tcPr>
            <w:tcW w:w="993" w:type="dxa"/>
          </w:tcPr>
          <w:p w14:paraId="1FEA8911" w14:textId="77777777" w:rsidR="009E3F16" w:rsidRDefault="009E3F16">
            <w:pPr>
              <w:jc w:val="right"/>
              <w:rPr>
                <w:rFonts w:ascii="Arial" w:hAnsi="Arial"/>
                <w:snapToGrid w:val="0"/>
                <w:sz w:val="16"/>
              </w:rPr>
            </w:pPr>
          </w:p>
        </w:tc>
      </w:tr>
      <w:tr w:rsidR="009E3F16" w14:paraId="6B7A48E8" w14:textId="77777777">
        <w:trPr>
          <w:trHeight w:val="257"/>
        </w:trPr>
        <w:tc>
          <w:tcPr>
            <w:tcW w:w="456" w:type="dxa"/>
            <w:tcBorders>
              <w:top w:val="single" w:sz="6" w:space="0" w:color="auto"/>
              <w:left w:val="single" w:sz="6" w:space="0" w:color="auto"/>
              <w:right w:val="single" w:sz="6" w:space="0" w:color="auto"/>
            </w:tcBorders>
          </w:tcPr>
          <w:p w14:paraId="22C13068" w14:textId="77777777" w:rsidR="009E3F16" w:rsidRDefault="009E3F16">
            <w:pPr>
              <w:jc w:val="center"/>
              <w:rPr>
                <w:rFonts w:ascii="Arial" w:hAnsi="Arial"/>
                <w:snapToGrid w:val="0"/>
                <w:sz w:val="16"/>
              </w:rPr>
            </w:pPr>
            <w:r>
              <w:rPr>
                <w:rFonts w:ascii="Arial" w:hAnsi="Arial"/>
                <w:snapToGrid w:val="0"/>
                <w:sz w:val="16"/>
              </w:rPr>
              <w:t>Symbol</w:t>
            </w:r>
          </w:p>
        </w:tc>
        <w:tc>
          <w:tcPr>
            <w:tcW w:w="427" w:type="dxa"/>
            <w:tcBorders>
              <w:top w:val="single" w:sz="6" w:space="0" w:color="auto"/>
              <w:left w:val="single" w:sz="6" w:space="0" w:color="auto"/>
            </w:tcBorders>
          </w:tcPr>
          <w:p w14:paraId="686AD760" w14:textId="77777777" w:rsidR="009E3F16" w:rsidRDefault="009E3F16">
            <w:pPr>
              <w:jc w:val="center"/>
              <w:rPr>
                <w:rFonts w:ascii="Arial" w:hAnsi="Arial"/>
                <w:snapToGrid w:val="0"/>
                <w:sz w:val="16"/>
              </w:rPr>
            </w:pPr>
            <w:r>
              <w:rPr>
                <w:rFonts w:ascii="Arial" w:hAnsi="Arial"/>
                <w:snapToGrid w:val="0"/>
                <w:sz w:val="16"/>
              </w:rPr>
              <w:t>B/S</w:t>
            </w:r>
          </w:p>
        </w:tc>
        <w:tc>
          <w:tcPr>
            <w:tcW w:w="526" w:type="dxa"/>
            <w:tcBorders>
              <w:top w:val="single" w:sz="6" w:space="0" w:color="auto"/>
              <w:left w:val="single" w:sz="6" w:space="0" w:color="auto"/>
              <w:right w:val="single" w:sz="6" w:space="0" w:color="auto"/>
            </w:tcBorders>
          </w:tcPr>
          <w:p w14:paraId="65D576A8" w14:textId="77777777" w:rsidR="009E3F16" w:rsidRDefault="009E3F16">
            <w:pPr>
              <w:jc w:val="center"/>
              <w:rPr>
                <w:rFonts w:ascii="Arial" w:hAnsi="Arial"/>
                <w:snapToGrid w:val="0"/>
                <w:sz w:val="16"/>
              </w:rPr>
            </w:pPr>
            <w:r>
              <w:rPr>
                <w:rFonts w:ascii="Arial" w:hAnsi="Arial"/>
                <w:snapToGrid w:val="0"/>
                <w:sz w:val="16"/>
              </w:rPr>
              <w:t>Mkt</w:t>
            </w:r>
          </w:p>
        </w:tc>
        <w:tc>
          <w:tcPr>
            <w:tcW w:w="1934" w:type="dxa"/>
            <w:gridSpan w:val="3"/>
            <w:tcBorders>
              <w:top w:val="single" w:sz="6" w:space="0" w:color="auto"/>
              <w:bottom w:val="single" w:sz="6" w:space="0" w:color="auto"/>
            </w:tcBorders>
          </w:tcPr>
          <w:p w14:paraId="493603BE" w14:textId="77777777" w:rsidR="009E3F16" w:rsidRDefault="009E3F16">
            <w:pPr>
              <w:jc w:val="center"/>
              <w:rPr>
                <w:rFonts w:ascii="Arial" w:hAnsi="Arial"/>
                <w:snapToGrid w:val="0"/>
                <w:sz w:val="16"/>
              </w:rPr>
            </w:pPr>
            <w:r>
              <w:rPr>
                <w:rFonts w:ascii="Arial" w:hAnsi="Arial"/>
                <w:snapToGrid w:val="0"/>
                <w:sz w:val="16"/>
              </w:rPr>
              <w:t>Order section</w:t>
            </w:r>
          </w:p>
        </w:tc>
        <w:tc>
          <w:tcPr>
            <w:tcW w:w="747" w:type="dxa"/>
            <w:tcBorders>
              <w:top w:val="single" w:sz="6" w:space="0" w:color="auto"/>
              <w:left w:val="single" w:sz="6" w:space="0" w:color="auto"/>
              <w:bottom w:val="single" w:sz="6" w:space="0" w:color="auto"/>
              <w:right w:val="single" w:sz="6" w:space="0" w:color="auto"/>
            </w:tcBorders>
          </w:tcPr>
          <w:p w14:paraId="383A5B67" w14:textId="77777777" w:rsidR="009E3F16" w:rsidRDefault="009E3F16">
            <w:pPr>
              <w:jc w:val="center"/>
              <w:rPr>
                <w:rFonts w:ascii="Arial" w:hAnsi="Arial"/>
                <w:b/>
                <w:i/>
                <w:snapToGrid w:val="0"/>
                <w:sz w:val="16"/>
              </w:rPr>
            </w:pPr>
            <w:r>
              <w:rPr>
                <w:rFonts w:ascii="Arial" w:hAnsi="Arial"/>
                <w:b/>
                <w:i/>
                <w:snapToGrid w:val="0"/>
                <w:sz w:val="16"/>
              </w:rPr>
              <w:t>AvgPx</w:t>
            </w:r>
          </w:p>
        </w:tc>
        <w:tc>
          <w:tcPr>
            <w:tcW w:w="2652" w:type="dxa"/>
            <w:gridSpan w:val="3"/>
            <w:tcBorders>
              <w:top w:val="single" w:sz="6" w:space="0" w:color="auto"/>
              <w:bottom w:val="single" w:sz="6" w:space="0" w:color="auto"/>
            </w:tcBorders>
          </w:tcPr>
          <w:p w14:paraId="31D14DEB" w14:textId="77777777" w:rsidR="009E3F16" w:rsidRDefault="009E3F16">
            <w:pPr>
              <w:jc w:val="center"/>
              <w:rPr>
                <w:rFonts w:ascii="Arial" w:hAnsi="Arial"/>
                <w:snapToGrid w:val="0"/>
                <w:sz w:val="16"/>
              </w:rPr>
            </w:pPr>
            <w:r>
              <w:rPr>
                <w:rFonts w:ascii="Arial" w:hAnsi="Arial"/>
                <w:snapToGrid w:val="0"/>
                <w:sz w:val="16"/>
              </w:rPr>
              <w:t>Repeating fields</w:t>
            </w:r>
          </w:p>
        </w:tc>
        <w:tc>
          <w:tcPr>
            <w:tcW w:w="1022" w:type="dxa"/>
            <w:tcBorders>
              <w:top w:val="single" w:sz="6" w:space="0" w:color="auto"/>
              <w:left w:val="single" w:sz="6" w:space="0" w:color="auto"/>
              <w:bottom w:val="single" w:sz="6" w:space="0" w:color="auto"/>
              <w:right w:val="single" w:sz="6" w:space="0" w:color="auto"/>
            </w:tcBorders>
          </w:tcPr>
          <w:p w14:paraId="45A6FF7F" w14:textId="77777777" w:rsidR="009E3F16" w:rsidRDefault="009E3F16">
            <w:pPr>
              <w:jc w:val="center"/>
              <w:rPr>
                <w:rFonts w:ascii="Arial" w:hAnsi="Arial"/>
                <w:snapToGrid w:val="0"/>
                <w:sz w:val="16"/>
              </w:rPr>
            </w:pPr>
          </w:p>
        </w:tc>
        <w:tc>
          <w:tcPr>
            <w:tcW w:w="1862" w:type="dxa"/>
            <w:gridSpan w:val="2"/>
            <w:tcBorders>
              <w:top w:val="single" w:sz="6" w:space="0" w:color="auto"/>
              <w:bottom w:val="single" w:sz="6" w:space="0" w:color="auto"/>
            </w:tcBorders>
          </w:tcPr>
          <w:p w14:paraId="32A47DC9" w14:textId="77777777" w:rsidR="009E3F16" w:rsidRDefault="009E3F16">
            <w:pPr>
              <w:jc w:val="center"/>
              <w:rPr>
                <w:rFonts w:ascii="Arial" w:hAnsi="Arial"/>
                <w:snapToGrid w:val="0"/>
                <w:sz w:val="16"/>
              </w:rPr>
            </w:pPr>
            <w:r>
              <w:rPr>
                <w:rFonts w:ascii="Arial" w:hAnsi="Arial"/>
                <w:snapToGrid w:val="0"/>
                <w:sz w:val="16"/>
              </w:rPr>
              <w:t>Repeating fields</w:t>
            </w:r>
          </w:p>
        </w:tc>
      </w:tr>
      <w:tr w:rsidR="009E3F16" w14:paraId="1F8A71D4" w14:textId="77777777">
        <w:trPr>
          <w:trHeight w:val="257"/>
        </w:trPr>
        <w:tc>
          <w:tcPr>
            <w:tcW w:w="456" w:type="dxa"/>
            <w:tcBorders>
              <w:left w:val="single" w:sz="6" w:space="0" w:color="auto"/>
              <w:bottom w:val="single" w:sz="6" w:space="0" w:color="auto"/>
              <w:right w:val="single" w:sz="6" w:space="0" w:color="auto"/>
            </w:tcBorders>
          </w:tcPr>
          <w:p w14:paraId="4D4BD1A9" w14:textId="77777777" w:rsidR="009E3F16" w:rsidRDefault="009E3F16">
            <w:pPr>
              <w:jc w:val="center"/>
              <w:rPr>
                <w:rFonts w:ascii="Arial" w:hAnsi="Arial"/>
                <w:snapToGrid w:val="0"/>
                <w:sz w:val="16"/>
              </w:rPr>
            </w:pPr>
          </w:p>
        </w:tc>
        <w:tc>
          <w:tcPr>
            <w:tcW w:w="427" w:type="dxa"/>
            <w:tcBorders>
              <w:left w:val="single" w:sz="6" w:space="0" w:color="auto"/>
              <w:bottom w:val="single" w:sz="6" w:space="0" w:color="auto"/>
            </w:tcBorders>
          </w:tcPr>
          <w:p w14:paraId="70B71117" w14:textId="77777777" w:rsidR="009E3F16" w:rsidRDefault="009E3F16">
            <w:pPr>
              <w:jc w:val="center"/>
              <w:rPr>
                <w:rFonts w:ascii="Arial" w:hAnsi="Arial"/>
                <w:snapToGrid w:val="0"/>
                <w:sz w:val="16"/>
              </w:rPr>
            </w:pPr>
          </w:p>
        </w:tc>
        <w:tc>
          <w:tcPr>
            <w:tcW w:w="526" w:type="dxa"/>
            <w:tcBorders>
              <w:left w:val="single" w:sz="6" w:space="0" w:color="auto"/>
              <w:bottom w:val="single" w:sz="6" w:space="0" w:color="auto"/>
              <w:right w:val="single" w:sz="6" w:space="0" w:color="auto"/>
            </w:tcBorders>
          </w:tcPr>
          <w:p w14:paraId="3A17913F" w14:textId="77777777" w:rsidR="009E3F16" w:rsidRDefault="009E3F16">
            <w:pPr>
              <w:jc w:val="center"/>
              <w:rPr>
                <w:rFonts w:ascii="Arial" w:hAnsi="Arial"/>
                <w:snapToGrid w:val="0"/>
                <w:sz w:val="16"/>
              </w:rPr>
            </w:pPr>
          </w:p>
        </w:tc>
        <w:tc>
          <w:tcPr>
            <w:tcW w:w="732" w:type="dxa"/>
            <w:tcBorders>
              <w:left w:val="single" w:sz="6" w:space="0" w:color="auto"/>
              <w:bottom w:val="single" w:sz="6" w:space="0" w:color="auto"/>
              <w:right w:val="single" w:sz="6" w:space="0" w:color="auto"/>
            </w:tcBorders>
          </w:tcPr>
          <w:p w14:paraId="352BFB53" w14:textId="77777777" w:rsidR="009E3F16" w:rsidRDefault="009E3F16">
            <w:pPr>
              <w:jc w:val="center"/>
              <w:rPr>
                <w:rFonts w:ascii="Arial" w:hAnsi="Arial"/>
                <w:snapToGrid w:val="0"/>
                <w:sz w:val="16"/>
              </w:rPr>
            </w:pPr>
            <w:r>
              <w:rPr>
                <w:rFonts w:ascii="Arial" w:hAnsi="Arial"/>
                <w:snapToGrid w:val="0"/>
                <w:sz w:val="16"/>
              </w:rPr>
              <w:t>ID</w:t>
            </w:r>
          </w:p>
        </w:tc>
        <w:tc>
          <w:tcPr>
            <w:tcW w:w="621" w:type="dxa"/>
            <w:tcBorders>
              <w:bottom w:val="single" w:sz="6" w:space="0" w:color="auto"/>
              <w:right w:val="dotted" w:sz="6" w:space="0" w:color="auto"/>
            </w:tcBorders>
          </w:tcPr>
          <w:p w14:paraId="73556608" w14:textId="77777777" w:rsidR="009E3F16" w:rsidRDefault="009E3F16">
            <w:pPr>
              <w:jc w:val="center"/>
              <w:rPr>
                <w:rFonts w:ascii="Arial" w:hAnsi="Arial"/>
                <w:snapToGrid w:val="0"/>
                <w:sz w:val="16"/>
              </w:rPr>
            </w:pPr>
            <w:r>
              <w:rPr>
                <w:rFonts w:ascii="Arial" w:hAnsi="Arial"/>
                <w:snapToGrid w:val="0"/>
                <w:sz w:val="16"/>
              </w:rPr>
              <w:t>OrdID</w:t>
            </w:r>
          </w:p>
        </w:tc>
        <w:tc>
          <w:tcPr>
            <w:tcW w:w="581" w:type="dxa"/>
            <w:tcBorders>
              <w:bottom w:val="single" w:sz="6" w:space="0" w:color="auto"/>
            </w:tcBorders>
          </w:tcPr>
          <w:p w14:paraId="2E383AAB"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right w:val="single" w:sz="6" w:space="0" w:color="auto"/>
            </w:tcBorders>
          </w:tcPr>
          <w:p w14:paraId="3E2F6C0B" w14:textId="77777777" w:rsidR="009E3F16" w:rsidRDefault="009E3F16">
            <w:pPr>
              <w:jc w:val="right"/>
              <w:rPr>
                <w:rFonts w:ascii="Arial" w:hAnsi="Arial"/>
                <w:b/>
                <w:i/>
                <w:snapToGrid w:val="0"/>
                <w:sz w:val="16"/>
              </w:rPr>
            </w:pPr>
          </w:p>
        </w:tc>
        <w:tc>
          <w:tcPr>
            <w:tcW w:w="787" w:type="dxa"/>
            <w:tcBorders>
              <w:top w:val="single" w:sz="6" w:space="0" w:color="auto"/>
              <w:bottom w:val="single" w:sz="6" w:space="0" w:color="auto"/>
            </w:tcBorders>
          </w:tcPr>
          <w:p w14:paraId="3C50A522" w14:textId="77777777" w:rsidR="009E3F16" w:rsidRDefault="009E3F16">
            <w:pPr>
              <w:jc w:val="center"/>
              <w:rPr>
                <w:rFonts w:ascii="Arial" w:hAnsi="Arial"/>
                <w:snapToGrid w:val="0"/>
                <w:sz w:val="16"/>
              </w:rPr>
            </w:pPr>
            <w:r>
              <w:rPr>
                <w:rFonts w:ascii="Arial" w:hAnsi="Arial"/>
                <w:snapToGrid w:val="0"/>
                <w:sz w:val="16"/>
              </w:rPr>
              <w:t>ExecID</w:t>
            </w:r>
          </w:p>
        </w:tc>
        <w:tc>
          <w:tcPr>
            <w:tcW w:w="913" w:type="dxa"/>
            <w:tcBorders>
              <w:top w:val="single" w:sz="6" w:space="0" w:color="auto"/>
              <w:left w:val="dotted" w:sz="6" w:space="0" w:color="auto"/>
              <w:bottom w:val="single" w:sz="6" w:space="0" w:color="auto"/>
              <w:right w:val="dotted" w:sz="6" w:space="0" w:color="auto"/>
            </w:tcBorders>
          </w:tcPr>
          <w:p w14:paraId="7CDBD999" w14:textId="77777777" w:rsidR="009E3F16" w:rsidRDefault="009E3F16">
            <w:pPr>
              <w:jc w:val="center"/>
              <w:rPr>
                <w:rFonts w:ascii="Arial" w:hAnsi="Arial"/>
                <w:snapToGrid w:val="0"/>
                <w:sz w:val="16"/>
              </w:rPr>
            </w:pPr>
            <w:r>
              <w:rPr>
                <w:rFonts w:ascii="Arial" w:hAnsi="Arial"/>
                <w:snapToGrid w:val="0"/>
                <w:sz w:val="16"/>
              </w:rPr>
              <w:t>LastPx</w:t>
            </w:r>
          </w:p>
        </w:tc>
        <w:tc>
          <w:tcPr>
            <w:tcW w:w="952" w:type="dxa"/>
            <w:tcBorders>
              <w:top w:val="single" w:sz="6" w:space="0" w:color="auto"/>
              <w:bottom w:val="single" w:sz="6" w:space="0" w:color="auto"/>
            </w:tcBorders>
          </w:tcPr>
          <w:p w14:paraId="1937B107" w14:textId="77777777" w:rsidR="009E3F16" w:rsidRDefault="009E3F16">
            <w:pPr>
              <w:jc w:val="center"/>
              <w:rPr>
                <w:rFonts w:ascii="Arial" w:hAnsi="Arial"/>
                <w:snapToGrid w:val="0"/>
                <w:sz w:val="16"/>
              </w:rPr>
            </w:pPr>
            <w:r>
              <w:rPr>
                <w:rFonts w:ascii="Arial" w:hAnsi="Arial"/>
                <w:snapToGrid w:val="0"/>
                <w:sz w:val="16"/>
              </w:rPr>
              <w:t>LastQty</w:t>
            </w:r>
          </w:p>
        </w:tc>
        <w:tc>
          <w:tcPr>
            <w:tcW w:w="1022" w:type="dxa"/>
            <w:tcBorders>
              <w:left w:val="single" w:sz="6" w:space="0" w:color="auto"/>
              <w:bottom w:val="single" w:sz="6" w:space="0" w:color="auto"/>
            </w:tcBorders>
          </w:tcPr>
          <w:p w14:paraId="088F297F" w14:textId="77777777" w:rsidR="009E3F16" w:rsidRDefault="009E3F16">
            <w:pPr>
              <w:jc w:val="center"/>
              <w:rPr>
                <w:rFonts w:ascii="Arial" w:hAnsi="Arial"/>
                <w:b/>
                <w:i/>
                <w:snapToGrid w:val="0"/>
                <w:sz w:val="16"/>
              </w:rPr>
            </w:pPr>
            <w:r>
              <w:rPr>
                <w:rFonts w:ascii="Arial" w:hAnsi="Arial"/>
                <w:b/>
                <w:i/>
                <w:snapToGrid w:val="0"/>
                <w:sz w:val="16"/>
              </w:rPr>
              <w:t>AllocAccount</w:t>
            </w:r>
          </w:p>
        </w:tc>
        <w:tc>
          <w:tcPr>
            <w:tcW w:w="869" w:type="dxa"/>
            <w:tcBorders>
              <w:top w:val="single" w:sz="6" w:space="0" w:color="auto"/>
              <w:left w:val="dotted" w:sz="6" w:space="0" w:color="auto"/>
              <w:bottom w:val="single" w:sz="6" w:space="0" w:color="auto"/>
              <w:right w:val="dotted" w:sz="6" w:space="0" w:color="auto"/>
            </w:tcBorders>
          </w:tcPr>
          <w:p w14:paraId="77379957" w14:textId="77777777" w:rsidR="009E3F16" w:rsidRDefault="009E3F16">
            <w:pPr>
              <w:jc w:val="center"/>
              <w:rPr>
                <w:rFonts w:ascii="Arial" w:hAnsi="Arial"/>
                <w:snapToGrid w:val="0"/>
                <w:sz w:val="16"/>
              </w:rPr>
            </w:pPr>
            <w:r>
              <w:rPr>
                <w:rFonts w:ascii="Arial" w:hAnsi="Arial"/>
                <w:snapToGrid w:val="0"/>
                <w:sz w:val="16"/>
              </w:rPr>
              <w:t>AllocQty</w:t>
            </w:r>
          </w:p>
        </w:tc>
        <w:tc>
          <w:tcPr>
            <w:tcW w:w="993" w:type="dxa"/>
            <w:tcBorders>
              <w:top w:val="single" w:sz="6" w:space="0" w:color="auto"/>
              <w:left w:val="dotted" w:sz="6" w:space="0" w:color="auto"/>
              <w:bottom w:val="single" w:sz="6" w:space="0" w:color="auto"/>
              <w:right w:val="single" w:sz="6" w:space="0" w:color="auto"/>
            </w:tcBorders>
          </w:tcPr>
          <w:p w14:paraId="2B02A541" w14:textId="77777777" w:rsidR="009E3F16" w:rsidRDefault="009E3F16">
            <w:pPr>
              <w:jc w:val="center"/>
              <w:rPr>
                <w:rFonts w:ascii="Arial" w:hAnsi="Arial"/>
                <w:snapToGrid w:val="0"/>
                <w:sz w:val="16"/>
              </w:rPr>
            </w:pPr>
            <w:r>
              <w:rPr>
                <w:rFonts w:ascii="Arial" w:hAnsi="Arial"/>
                <w:snapToGrid w:val="0"/>
                <w:sz w:val="16"/>
              </w:rPr>
              <w:t>Commission</w:t>
            </w:r>
          </w:p>
        </w:tc>
      </w:tr>
      <w:tr w:rsidR="009E3F16" w14:paraId="25AB45A0" w14:textId="77777777">
        <w:trPr>
          <w:trHeight w:val="257"/>
        </w:trPr>
        <w:tc>
          <w:tcPr>
            <w:tcW w:w="456" w:type="dxa"/>
            <w:tcBorders>
              <w:left w:val="single" w:sz="6" w:space="0" w:color="auto"/>
              <w:bottom w:val="single" w:sz="6" w:space="0" w:color="auto"/>
            </w:tcBorders>
          </w:tcPr>
          <w:p w14:paraId="1D3D82DF" w14:textId="77777777" w:rsidR="009E3F16" w:rsidRDefault="009E3F16">
            <w:pPr>
              <w:jc w:val="right"/>
              <w:rPr>
                <w:rFonts w:ascii="Arial" w:hAnsi="Arial"/>
                <w:snapToGrid w:val="0"/>
                <w:sz w:val="16"/>
              </w:rPr>
            </w:pPr>
            <w:r>
              <w:rPr>
                <w:rFonts w:ascii="Arial" w:hAnsi="Arial"/>
                <w:snapToGrid w:val="0"/>
                <w:sz w:val="16"/>
              </w:rPr>
              <w:t>IBM</w:t>
            </w:r>
          </w:p>
        </w:tc>
        <w:tc>
          <w:tcPr>
            <w:tcW w:w="427" w:type="dxa"/>
            <w:tcBorders>
              <w:top w:val="single" w:sz="6" w:space="0" w:color="auto"/>
              <w:left w:val="single" w:sz="6" w:space="0" w:color="auto"/>
              <w:bottom w:val="single" w:sz="6" w:space="0" w:color="auto"/>
              <w:right w:val="single" w:sz="6" w:space="0" w:color="auto"/>
            </w:tcBorders>
          </w:tcPr>
          <w:p w14:paraId="5BD268F8" w14:textId="77777777" w:rsidR="009E3F16" w:rsidRDefault="009E3F16">
            <w:pPr>
              <w:jc w:val="center"/>
              <w:rPr>
                <w:rFonts w:ascii="Arial" w:hAnsi="Arial"/>
                <w:snapToGrid w:val="0"/>
                <w:sz w:val="16"/>
              </w:rPr>
            </w:pPr>
            <w:r>
              <w:rPr>
                <w:rFonts w:ascii="Arial" w:hAnsi="Arial"/>
                <w:snapToGrid w:val="0"/>
                <w:sz w:val="16"/>
              </w:rPr>
              <w:t>Buy</w:t>
            </w:r>
          </w:p>
        </w:tc>
        <w:tc>
          <w:tcPr>
            <w:tcW w:w="526" w:type="dxa"/>
            <w:tcBorders>
              <w:top w:val="single" w:sz="6" w:space="0" w:color="auto"/>
              <w:left w:val="single" w:sz="6" w:space="0" w:color="auto"/>
              <w:bottom w:val="single" w:sz="6" w:space="0" w:color="auto"/>
              <w:right w:val="single" w:sz="6" w:space="0" w:color="auto"/>
            </w:tcBorders>
          </w:tcPr>
          <w:p w14:paraId="3211E8A2" w14:textId="77777777" w:rsidR="009E3F16" w:rsidRDefault="009E3F16">
            <w:pPr>
              <w:jc w:val="center"/>
              <w:rPr>
                <w:rFonts w:ascii="Arial" w:hAnsi="Arial"/>
                <w:snapToGrid w:val="0"/>
                <w:sz w:val="16"/>
              </w:rPr>
            </w:pPr>
            <w:r>
              <w:rPr>
                <w:rFonts w:ascii="Arial" w:hAnsi="Arial"/>
                <w:snapToGrid w:val="0"/>
                <w:sz w:val="16"/>
              </w:rPr>
              <w:t>N</w:t>
            </w:r>
          </w:p>
        </w:tc>
        <w:tc>
          <w:tcPr>
            <w:tcW w:w="732" w:type="dxa"/>
            <w:tcBorders>
              <w:left w:val="single" w:sz="6" w:space="0" w:color="auto"/>
              <w:bottom w:val="single" w:sz="6" w:space="0" w:color="auto"/>
              <w:right w:val="dotted" w:sz="6" w:space="0" w:color="auto"/>
            </w:tcBorders>
          </w:tcPr>
          <w:p w14:paraId="74164FF6" w14:textId="77777777" w:rsidR="009E3F16" w:rsidRDefault="009E3F16">
            <w:pPr>
              <w:jc w:val="center"/>
              <w:rPr>
                <w:rFonts w:ascii="Arial" w:hAnsi="Arial"/>
                <w:snapToGrid w:val="0"/>
                <w:sz w:val="16"/>
              </w:rPr>
            </w:pPr>
            <w:r>
              <w:rPr>
                <w:rFonts w:ascii="Arial" w:hAnsi="Arial"/>
                <w:snapToGrid w:val="0"/>
                <w:sz w:val="16"/>
              </w:rPr>
              <w:t>999</w:t>
            </w:r>
          </w:p>
        </w:tc>
        <w:tc>
          <w:tcPr>
            <w:tcW w:w="621" w:type="dxa"/>
            <w:tcBorders>
              <w:bottom w:val="single" w:sz="6" w:space="0" w:color="auto"/>
              <w:right w:val="dotted" w:sz="6" w:space="0" w:color="auto"/>
            </w:tcBorders>
          </w:tcPr>
          <w:p w14:paraId="17068AA7" w14:textId="77777777" w:rsidR="009E3F16" w:rsidRDefault="009E3F16">
            <w:pPr>
              <w:jc w:val="right"/>
              <w:rPr>
                <w:rFonts w:ascii="Arial" w:hAnsi="Arial"/>
                <w:snapToGrid w:val="0"/>
                <w:sz w:val="16"/>
              </w:rPr>
            </w:pPr>
            <w:r>
              <w:rPr>
                <w:rFonts w:ascii="Arial" w:hAnsi="Arial"/>
                <w:snapToGrid w:val="0"/>
                <w:sz w:val="16"/>
              </w:rPr>
              <w:t>520</w:t>
            </w:r>
          </w:p>
        </w:tc>
        <w:tc>
          <w:tcPr>
            <w:tcW w:w="581" w:type="dxa"/>
            <w:tcBorders>
              <w:bottom w:val="single" w:sz="6" w:space="0" w:color="auto"/>
            </w:tcBorders>
          </w:tcPr>
          <w:p w14:paraId="7101ECED"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bottom w:val="single" w:sz="6" w:space="0" w:color="auto"/>
              <w:right w:val="single" w:sz="6" w:space="0" w:color="auto"/>
            </w:tcBorders>
          </w:tcPr>
          <w:p w14:paraId="71EB2C24" w14:textId="77777777" w:rsidR="009E3F16" w:rsidRDefault="009E3F16">
            <w:pPr>
              <w:jc w:val="right"/>
              <w:rPr>
                <w:rFonts w:ascii="Arial" w:hAnsi="Arial"/>
                <w:b/>
                <w:i/>
                <w:snapToGrid w:val="0"/>
                <w:sz w:val="16"/>
              </w:rPr>
            </w:pPr>
            <w:r>
              <w:rPr>
                <w:rFonts w:ascii="Arial" w:hAnsi="Arial"/>
                <w:b/>
                <w:i/>
                <w:snapToGrid w:val="0"/>
                <w:sz w:val="16"/>
              </w:rPr>
              <w:t>100.1389</w:t>
            </w:r>
          </w:p>
        </w:tc>
        <w:tc>
          <w:tcPr>
            <w:tcW w:w="787" w:type="dxa"/>
            <w:tcBorders>
              <w:top w:val="single" w:sz="6" w:space="0" w:color="auto"/>
              <w:bottom w:val="dotted" w:sz="6" w:space="0" w:color="auto"/>
            </w:tcBorders>
          </w:tcPr>
          <w:p w14:paraId="66095E95" w14:textId="77777777" w:rsidR="009E3F16" w:rsidRDefault="009E3F16">
            <w:pPr>
              <w:jc w:val="right"/>
              <w:rPr>
                <w:rFonts w:ascii="Arial" w:hAnsi="Arial"/>
                <w:snapToGrid w:val="0"/>
                <w:sz w:val="16"/>
              </w:rPr>
            </w:pPr>
            <w:r>
              <w:rPr>
                <w:rFonts w:ascii="Arial" w:hAnsi="Arial"/>
                <w:snapToGrid w:val="0"/>
                <w:sz w:val="16"/>
              </w:rPr>
              <w:t>300</w:t>
            </w:r>
          </w:p>
        </w:tc>
        <w:tc>
          <w:tcPr>
            <w:tcW w:w="913" w:type="dxa"/>
            <w:tcBorders>
              <w:top w:val="single" w:sz="6" w:space="0" w:color="auto"/>
              <w:left w:val="dotted" w:sz="6" w:space="0" w:color="auto"/>
              <w:bottom w:val="dotted" w:sz="6" w:space="0" w:color="auto"/>
              <w:right w:val="dotted" w:sz="6" w:space="0" w:color="auto"/>
            </w:tcBorders>
          </w:tcPr>
          <w:p w14:paraId="107E5D90" w14:textId="77777777" w:rsidR="009E3F16" w:rsidRDefault="009E3F16">
            <w:pPr>
              <w:jc w:val="right"/>
              <w:rPr>
                <w:rFonts w:ascii="Arial" w:hAnsi="Arial"/>
                <w:snapToGrid w:val="0"/>
                <w:sz w:val="16"/>
              </w:rPr>
            </w:pPr>
            <w:r>
              <w:rPr>
                <w:rFonts w:ascii="Arial" w:hAnsi="Arial"/>
                <w:snapToGrid w:val="0"/>
                <w:sz w:val="16"/>
              </w:rPr>
              <w:t>100.00</w:t>
            </w:r>
          </w:p>
        </w:tc>
        <w:tc>
          <w:tcPr>
            <w:tcW w:w="952" w:type="dxa"/>
            <w:tcBorders>
              <w:top w:val="single" w:sz="6" w:space="0" w:color="auto"/>
              <w:bottom w:val="dotted" w:sz="6" w:space="0" w:color="auto"/>
            </w:tcBorders>
          </w:tcPr>
          <w:p w14:paraId="5AD81236" w14:textId="77777777" w:rsidR="009E3F16" w:rsidRDefault="009E3F16">
            <w:pPr>
              <w:jc w:val="right"/>
              <w:rPr>
                <w:rFonts w:ascii="Arial" w:hAnsi="Arial"/>
                <w:snapToGrid w:val="0"/>
                <w:sz w:val="16"/>
              </w:rPr>
            </w:pPr>
            <w:r>
              <w:rPr>
                <w:rFonts w:ascii="Arial" w:hAnsi="Arial"/>
                <w:snapToGrid w:val="0"/>
                <w:sz w:val="16"/>
              </w:rPr>
              <w:t>3000</w:t>
            </w:r>
          </w:p>
        </w:tc>
        <w:tc>
          <w:tcPr>
            <w:tcW w:w="1022" w:type="dxa"/>
            <w:tcBorders>
              <w:top w:val="single" w:sz="6" w:space="0" w:color="auto"/>
              <w:left w:val="single" w:sz="6" w:space="0" w:color="auto"/>
              <w:bottom w:val="dotted" w:sz="6" w:space="0" w:color="auto"/>
            </w:tcBorders>
          </w:tcPr>
          <w:p w14:paraId="2E3F8499" w14:textId="77777777" w:rsidR="009E3F16" w:rsidRDefault="009E3F16">
            <w:pPr>
              <w:jc w:val="center"/>
              <w:rPr>
                <w:rFonts w:ascii="Arial" w:hAnsi="Arial"/>
                <w:b/>
                <w:i/>
                <w:snapToGrid w:val="0"/>
                <w:sz w:val="16"/>
              </w:rPr>
            </w:pPr>
            <w:r>
              <w:rPr>
                <w:rFonts w:ascii="Arial" w:hAnsi="Arial"/>
                <w:b/>
                <w:i/>
                <w:snapToGrid w:val="0"/>
                <w:sz w:val="16"/>
              </w:rPr>
              <w:t>F1</w:t>
            </w:r>
          </w:p>
        </w:tc>
        <w:tc>
          <w:tcPr>
            <w:tcW w:w="869" w:type="dxa"/>
            <w:tcBorders>
              <w:top w:val="single" w:sz="6" w:space="0" w:color="auto"/>
              <w:left w:val="dotted" w:sz="6" w:space="0" w:color="auto"/>
              <w:bottom w:val="dotted" w:sz="6" w:space="0" w:color="auto"/>
              <w:right w:val="dotted" w:sz="6" w:space="0" w:color="auto"/>
            </w:tcBorders>
          </w:tcPr>
          <w:p w14:paraId="55CEB966" w14:textId="77777777" w:rsidR="009E3F16" w:rsidRDefault="009E3F16">
            <w:pPr>
              <w:jc w:val="right"/>
              <w:rPr>
                <w:rFonts w:ascii="Arial" w:hAnsi="Arial"/>
                <w:snapToGrid w:val="0"/>
                <w:sz w:val="16"/>
              </w:rPr>
            </w:pPr>
            <w:r>
              <w:rPr>
                <w:rFonts w:ascii="Arial" w:hAnsi="Arial"/>
                <w:snapToGrid w:val="0"/>
                <w:sz w:val="16"/>
              </w:rPr>
              <w:t>3000</w:t>
            </w:r>
          </w:p>
        </w:tc>
        <w:tc>
          <w:tcPr>
            <w:tcW w:w="993" w:type="dxa"/>
            <w:tcBorders>
              <w:top w:val="single" w:sz="6" w:space="0" w:color="auto"/>
              <w:left w:val="dotted" w:sz="6" w:space="0" w:color="auto"/>
              <w:bottom w:val="dotted" w:sz="6" w:space="0" w:color="auto"/>
              <w:right w:val="single" w:sz="6" w:space="0" w:color="auto"/>
            </w:tcBorders>
          </w:tcPr>
          <w:p w14:paraId="76AB5365" w14:textId="77777777" w:rsidR="009E3F16" w:rsidRDefault="009E3F16">
            <w:pPr>
              <w:jc w:val="right"/>
              <w:rPr>
                <w:rFonts w:ascii="Arial" w:hAnsi="Arial"/>
                <w:snapToGrid w:val="0"/>
                <w:sz w:val="16"/>
              </w:rPr>
            </w:pPr>
            <w:r>
              <w:rPr>
                <w:rFonts w:ascii="Arial" w:hAnsi="Arial"/>
                <w:snapToGrid w:val="0"/>
                <w:sz w:val="16"/>
              </w:rPr>
              <w:t>150</w:t>
            </w:r>
          </w:p>
        </w:tc>
      </w:tr>
      <w:tr w:rsidR="009E3F16" w14:paraId="53F95F1B" w14:textId="77777777">
        <w:trPr>
          <w:trHeight w:val="257"/>
        </w:trPr>
        <w:tc>
          <w:tcPr>
            <w:tcW w:w="456" w:type="dxa"/>
          </w:tcPr>
          <w:p w14:paraId="369ACF63" w14:textId="77777777" w:rsidR="009E3F16" w:rsidRDefault="009E3F16">
            <w:pPr>
              <w:jc w:val="right"/>
              <w:rPr>
                <w:rFonts w:ascii="Arial" w:hAnsi="Arial"/>
                <w:snapToGrid w:val="0"/>
                <w:sz w:val="16"/>
              </w:rPr>
            </w:pPr>
          </w:p>
        </w:tc>
        <w:tc>
          <w:tcPr>
            <w:tcW w:w="427" w:type="dxa"/>
          </w:tcPr>
          <w:p w14:paraId="6C12CEA5" w14:textId="77777777" w:rsidR="009E3F16" w:rsidRDefault="009E3F16">
            <w:pPr>
              <w:jc w:val="right"/>
              <w:rPr>
                <w:rFonts w:ascii="Arial" w:hAnsi="Arial"/>
                <w:snapToGrid w:val="0"/>
                <w:sz w:val="16"/>
              </w:rPr>
            </w:pPr>
          </w:p>
        </w:tc>
        <w:tc>
          <w:tcPr>
            <w:tcW w:w="526" w:type="dxa"/>
          </w:tcPr>
          <w:p w14:paraId="288E8D4C" w14:textId="77777777" w:rsidR="009E3F16" w:rsidRDefault="009E3F16">
            <w:pPr>
              <w:jc w:val="right"/>
              <w:rPr>
                <w:rFonts w:ascii="Arial" w:hAnsi="Arial"/>
                <w:snapToGrid w:val="0"/>
                <w:sz w:val="16"/>
              </w:rPr>
            </w:pPr>
          </w:p>
        </w:tc>
        <w:tc>
          <w:tcPr>
            <w:tcW w:w="732" w:type="dxa"/>
          </w:tcPr>
          <w:p w14:paraId="7FCF7219" w14:textId="77777777" w:rsidR="009E3F16" w:rsidRDefault="009E3F16">
            <w:pPr>
              <w:jc w:val="right"/>
              <w:rPr>
                <w:rFonts w:ascii="Arial" w:hAnsi="Arial"/>
                <w:snapToGrid w:val="0"/>
                <w:sz w:val="16"/>
              </w:rPr>
            </w:pPr>
          </w:p>
        </w:tc>
        <w:tc>
          <w:tcPr>
            <w:tcW w:w="621" w:type="dxa"/>
          </w:tcPr>
          <w:p w14:paraId="545932F3" w14:textId="77777777" w:rsidR="009E3F16" w:rsidRDefault="009E3F16">
            <w:pPr>
              <w:jc w:val="right"/>
              <w:rPr>
                <w:rFonts w:ascii="Arial" w:hAnsi="Arial"/>
                <w:snapToGrid w:val="0"/>
                <w:sz w:val="16"/>
              </w:rPr>
            </w:pPr>
          </w:p>
        </w:tc>
        <w:tc>
          <w:tcPr>
            <w:tcW w:w="581" w:type="dxa"/>
          </w:tcPr>
          <w:p w14:paraId="7D047681" w14:textId="77777777" w:rsidR="009E3F16" w:rsidRDefault="009E3F16">
            <w:pPr>
              <w:jc w:val="right"/>
              <w:rPr>
                <w:rFonts w:ascii="Arial" w:hAnsi="Arial"/>
                <w:snapToGrid w:val="0"/>
                <w:sz w:val="16"/>
              </w:rPr>
            </w:pPr>
          </w:p>
        </w:tc>
        <w:tc>
          <w:tcPr>
            <w:tcW w:w="747" w:type="dxa"/>
          </w:tcPr>
          <w:p w14:paraId="2F433816" w14:textId="77777777" w:rsidR="009E3F16" w:rsidRDefault="009E3F16">
            <w:pPr>
              <w:jc w:val="right"/>
              <w:rPr>
                <w:rFonts w:ascii="Arial" w:hAnsi="Arial"/>
                <w:snapToGrid w:val="0"/>
                <w:sz w:val="16"/>
              </w:rPr>
            </w:pPr>
          </w:p>
        </w:tc>
        <w:tc>
          <w:tcPr>
            <w:tcW w:w="787" w:type="dxa"/>
            <w:tcBorders>
              <w:top w:val="dotted" w:sz="6" w:space="0" w:color="auto"/>
              <w:left w:val="single" w:sz="6" w:space="0" w:color="auto"/>
              <w:bottom w:val="dotted" w:sz="6" w:space="0" w:color="auto"/>
            </w:tcBorders>
          </w:tcPr>
          <w:p w14:paraId="40CB7C55" w14:textId="77777777" w:rsidR="009E3F16" w:rsidRDefault="009E3F16">
            <w:pPr>
              <w:jc w:val="right"/>
              <w:rPr>
                <w:rFonts w:ascii="Arial" w:hAnsi="Arial"/>
                <w:snapToGrid w:val="0"/>
                <w:sz w:val="16"/>
              </w:rPr>
            </w:pPr>
            <w:r>
              <w:rPr>
                <w:rFonts w:ascii="Arial" w:hAnsi="Arial"/>
                <w:snapToGrid w:val="0"/>
                <w:sz w:val="16"/>
              </w:rPr>
              <w:t>301</w:t>
            </w:r>
          </w:p>
        </w:tc>
        <w:tc>
          <w:tcPr>
            <w:tcW w:w="913" w:type="dxa"/>
            <w:tcBorders>
              <w:top w:val="dotted" w:sz="6" w:space="0" w:color="auto"/>
              <w:left w:val="dotted" w:sz="6" w:space="0" w:color="auto"/>
              <w:bottom w:val="dotted" w:sz="6" w:space="0" w:color="auto"/>
              <w:right w:val="dotted" w:sz="6" w:space="0" w:color="auto"/>
            </w:tcBorders>
          </w:tcPr>
          <w:p w14:paraId="596DA8A3" w14:textId="77777777" w:rsidR="009E3F16" w:rsidRDefault="009E3F16">
            <w:pPr>
              <w:jc w:val="right"/>
              <w:rPr>
                <w:rFonts w:ascii="Arial" w:hAnsi="Arial"/>
                <w:snapToGrid w:val="0"/>
                <w:sz w:val="16"/>
              </w:rPr>
            </w:pPr>
            <w:r>
              <w:rPr>
                <w:rFonts w:ascii="Arial" w:hAnsi="Arial"/>
                <w:snapToGrid w:val="0"/>
                <w:sz w:val="16"/>
              </w:rPr>
              <w:t>100.25</w:t>
            </w:r>
          </w:p>
        </w:tc>
        <w:tc>
          <w:tcPr>
            <w:tcW w:w="952" w:type="dxa"/>
            <w:tcBorders>
              <w:top w:val="dotted" w:sz="6" w:space="0" w:color="auto"/>
              <w:bottom w:val="dotted" w:sz="6" w:space="0" w:color="auto"/>
            </w:tcBorders>
          </w:tcPr>
          <w:p w14:paraId="5EEB544C" w14:textId="77777777" w:rsidR="009E3F16" w:rsidRDefault="009E3F16">
            <w:pPr>
              <w:jc w:val="right"/>
              <w:rPr>
                <w:rFonts w:ascii="Arial" w:hAnsi="Arial"/>
                <w:snapToGrid w:val="0"/>
                <w:sz w:val="16"/>
              </w:rPr>
            </w:pPr>
            <w:r>
              <w:rPr>
                <w:rFonts w:ascii="Arial" w:hAnsi="Arial"/>
                <w:snapToGrid w:val="0"/>
                <w:sz w:val="16"/>
              </w:rPr>
              <w:t>1000</w:t>
            </w:r>
          </w:p>
        </w:tc>
        <w:tc>
          <w:tcPr>
            <w:tcW w:w="1022" w:type="dxa"/>
            <w:tcBorders>
              <w:top w:val="dotted" w:sz="6" w:space="0" w:color="auto"/>
              <w:left w:val="single" w:sz="6" w:space="0" w:color="auto"/>
              <w:bottom w:val="dotted" w:sz="6" w:space="0" w:color="auto"/>
            </w:tcBorders>
          </w:tcPr>
          <w:p w14:paraId="050DD4B5" w14:textId="77777777" w:rsidR="009E3F16" w:rsidRDefault="009E3F16">
            <w:pPr>
              <w:jc w:val="center"/>
              <w:rPr>
                <w:rFonts w:ascii="Arial" w:hAnsi="Arial"/>
                <w:b/>
                <w:i/>
                <w:snapToGrid w:val="0"/>
                <w:sz w:val="16"/>
              </w:rPr>
            </w:pPr>
            <w:r>
              <w:rPr>
                <w:rFonts w:ascii="Arial" w:hAnsi="Arial"/>
                <w:b/>
                <w:i/>
                <w:snapToGrid w:val="0"/>
                <w:sz w:val="16"/>
              </w:rPr>
              <w:t>F2</w:t>
            </w:r>
          </w:p>
        </w:tc>
        <w:tc>
          <w:tcPr>
            <w:tcW w:w="869" w:type="dxa"/>
            <w:tcBorders>
              <w:top w:val="dotted" w:sz="6" w:space="0" w:color="auto"/>
              <w:left w:val="dotted" w:sz="6" w:space="0" w:color="auto"/>
              <w:bottom w:val="dotted" w:sz="6" w:space="0" w:color="auto"/>
              <w:right w:val="dotted" w:sz="6" w:space="0" w:color="auto"/>
            </w:tcBorders>
          </w:tcPr>
          <w:p w14:paraId="7EA5E935" w14:textId="77777777" w:rsidR="009E3F16" w:rsidRDefault="009E3F16">
            <w:pPr>
              <w:jc w:val="right"/>
              <w:rPr>
                <w:rFonts w:ascii="Arial" w:hAnsi="Arial"/>
                <w:snapToGrid w:val="0"/>
                <w:sz w:val="16"/>
              </w:rPr>
            </w:pPr>
            <w:r>
              <w:rPr>
                <w:rFonts w:ascii="Arial" w:hAnsi="Arial"/>
                <w:snapToGrid w:val="0"/>
                <w:sz w:val="16"/>
              </w:rPr>
              <w:t>3000</w:t>
            </w:r>
          </w:p>
        </w:tc>
        <w:tc>
          <w:tcPr>
            <w:tcW w:w="993" w:type="dxa"/>
            <w:tcBorders>
              <w:top w:val="dotted" w:sz="6" w:space="0" w:color="auto"/>
              <w:left w:val="dotted" w:sz="6" w:space="0" w:color="auto"/>
              <w:bottom w:val="dotted" w:sz="6" w:space="0" w:color="auto"/>
              <w:right w:val="single" w:sz="6" w:space="0" w:color="auto"/>
            </w:tcBorders>
          </w:tcPr>
          <w:p w14:paraId="3DF0A511" w14:textId="77777777" w:rsidR="009E3F16" w:rsidRDefault="009E3F16">
            <w:pPr>
              <w:jc w:val="right"/>
              <w:rPr>
                <w:rFonts w:ascii="Arial" w:hAnsi="Arial"/>
                <w:snapToGrid w:val="0"/>
                <w:sz w:val="16"/>
              </w:rPr>
            </w:pPr>
            <w:r>
              <w:rPr>
                <w:rFonts w:ascii="Arial" w:hAnsi="Arial"/>
                <w:snapToGrid w:val="0"/>
                <w:sz w:val="16"/>
              </w:rPr>
              <w:t>150</w:t>
            </w:r>
          </w:p>
        </w:tc>
      </w:tr>
      <w:tr w:rsidR="009E3F16" w14:paraId="11501A74" w14:textId="77777777">
        <w:trPr>
          <w:trHeight w:val="257"/>
        </w:trPr>
        <w:tc>
          <w:tcPr>
            <w:tcW w:w="456" w:type="dxa"/>
          </w:tcPr>
          <w:p w14:paraId="20C27829" w14:textId="77777777" w:rsidR="009E3F16" w:rsidRDefault="009E3F16">
            <w:pPr>
              <w:jc w:val="right"/>
              <w:rPr>
                <w:rFonts w:ascii="Arial" w:hAnsi="Arial"/>
                <w:snapToGrid w:val="0"/>
                <w:sz w:val="16"/>
              </w:rPr>
            </w:pPr>
          </w:p>
        </w:tc>
        <w:tc>
          <w:tcPr>
            <w:tcW w:w="427" w:type="dxa"/>
          </w:tcPr>
          <w:p w14:paraId="5F887F34" w14:textId="77777777" w:rsidR="009E3F16" w:rsidRDefault="009E3F16">
            <w:pPr>
              <w:jc w:val="right"/>
              <w:rPr>
                <w:rFonts w:ascii="Arial" w:hAnsi="Arial"/>
                <w:snapToGrid w:val="0"/>
                <w:sz w:val="16"/>
              </w:rPr>
            </w:pPr>
          </w:p>
        </w:tc>
        <w:tc>
          <w:tcPr>
            <w:tcW w:w="526" w:type="dxa"/>
          </w:tcPr>
          <w:p w14:paraId="1284E495" w14:textId="77777777" w:rsidR="009E3F16" w:rsidRDefault="009E3F16">
            <w:pPr>
              <w:jc w:val="right"/>
              <w:rPr>
                <w:rFonts w:ascii="Arial" w:hAnsi="Arial"/>
                <w:snapToGrid w:val="0"/>
                <w:sz w:val="16"/>
              </w:rPr>
            </w:pPr>
          </w:p>
        </w:tc>
        <w:tc>
          <w:tcPr>
            <w:tcW w:w="732" w:type="dxa"/>
          </w:tcPr>
          <w:p w14:paraId="0F41D0D1" w14:textId="77777777" w:rsidR="009E3F16" w:rsidRDefault="009E3F16">
            <w:pPr>
              <w:jc w:val="right"/>
              <w:rPr>
                <w:rFonts w:ascii="Arial" w:hAnsi="Arial"/>
                <w:snapToGrid w:val="0"/>
                <w:sz w:val="16"/>
              </w:rPr>
            </w:pPr>
          </w:p>
        </w:tc>
        <w:tc>
          <w:tcPr>
            <w:tcW w:w="621" w:type="dxa"/>
          </w:tcPr>
          <w:p w14:paraId="6AF4AD9A" w14:textId="77777777" w:rsidR="009E3F16" w:rsidRDefault="009E3F16">
            <w:pPr>
              <w:jc w:val="right"/>
              <w:rPr>
                <w:rFonts w:ascii="Arial" w:hAnsi="Arial"/>
                <w:snapToGrid w:val="0"/>
                <w:sz w:val="16"/>
              </w:rPr>
            </w:pPr>
          </w:p>
        </w:tc>
        <w:tc>
          <w:tcPr>
            <w:tcW w:w="581" w:type="dxa"/>
          </w:tcPr>
          <w:p w14:paraId="47B4D851" w14:textId="77777777" w:rsidR="009E3F16" w:rsidRDefault="009E3F16">
            <w:pPr>
              <w:jc w:val="right"/>
              <w:rPr>
                <w:rFonts w:ascii="Arial" w:hAnsi="Arial"/>
                <w:snapToGrid w:val="0"/>
                <w:sz w:val="16"/>
              </w:rPr>
            </w:pPr>
          </w:p>
        </w:tc>
        <w:tc>
          <w:tcPr>
            <w:tcW w:w="747" w:type="dxa"/>
          </w:tcPr>
          <w:p w14:paraId="7FDB8080" w14:textId="77777777" w:rsidR="009E3F16" w:rsidRDefault="009E3F16">
            <w:pPr>
              <w:jc w:val="right"/>
              <w:rPr>
                <w:rFonts w:ascii="Arial" w:hAnsi="Arial"/>
                <w:snapToGrid w:val="0"/>
                <w:sz w:val="16"/>
              </w:rPr>
            </w:pPr>
          </w:p>
        </w:tc>
        <w:tc>
          <w:tcPr>
            <w:tcW w:w="787" w:type="dxa"/>
            <w:tcBorders>
              <w:top w:val="dotted" w:sz="6" w:space="0" w:color="auto"/>
              <w:left w:val="single" w:sz="6" w:space="0" w:color="auto"/>
              <w:bottom w:val="dotted" w:sz="6" w:space="0" w:color="auto"/>
            </w:tcBorders>
          </w:tcPr>
          <w:p w14:paraId="22DDAFFA" w14:textId="77777777" w:rsidR="009E3F16" w:rsidRDefault="009E3F16">
            <w:pPr>
              <w:jc w:val="right"/>
              <w:rPr>
                <w:rFonts w:ascii="Arial" w:hAnsi="Arial"/>
                <w:snapToGrid w:val="0"/>
                <w:sz w:val="16"/>
              </w:rPr>
            </w:pPr>
            <w:r>
              <w:rPr>
                <w:rFonts w:ascii="Arial" w:hAnsi="Arial"/>
                <w:snapToGrid w:val="0"/>
                <w:sz w:val="16"/>
              </w:rPr>
              <w:t>302</w:t>
            </w:r>
          </w:p>
        </w:tc>
        <w:tc>
          <w:tcPr>
            <w:tcW w:w="913" w:type="dxa"/>
            <w:tcBorders>
              <w:top w:val="dotted" w:sz="6" w:space="0" w:color="auto"/>
              <w:left w:val="dotted" w:sz="6" w:space="0" w:color="auto"/>
              <w:bottom w:val="dotted" w:sz="6" w:space="0" w:color="auto"/>
              <w:right w:val="dotted" w:sz="6" w:space="0" w:color="auto"/>
            </w:tcBorders>
          </w:tcPr>
          <w:p w14:paraId="2DB4DEDE" w14:textId="77777777" w:rsidR="009E3F16" w:rsidRDefault="009E3F16">
            <w:pPr>
              <w:jc w:val="right"/>
              <w:rPr>
                <w:rFonts w:ascii="Arial" w:hAnsi="Arial"/>
                <w:snapToGrid w:val="0"/>
                <w:sz w:val="16"/>
              </w:rPr>
            </w:pPr>
            <w:r>
              <w:rPr>
                <w:rFonts w:ascii="Arial" w:hAnsi="Arial"/>
                <w:snapToGrid w:val="0"/>
                <w:sz w:val="16"/>
              </w:rPr>
              <w:t>100.00</w:t>
            </w:r>
          </w:p>
        </w:tc>
        <w:tc>
          <w:tcPr>
            <w:tcW w:w="952" w:type="dxa"/>
            <w:tcBorders>
              <w:top w:val="dotted" w:sz="6" w:space="0" w:color="auto"/>
              <w:bottom w:val="dotted" w:sz="6" w:space="0" w:color="auto"/>
            </w:tcBorders>
          </w:tcPr>
          <w:p w14:paraId="0ED6A459" w14:textId="77777777" w:rsidR="009E3F16" w:rsidRDefault="009E3F16">
            <w:pPr>
              <w:jc w:val="right"/>
              <w:rPr>
                <w:rFonts w:ascii="Arial" w:hAnsi="Arial"/>
                <w:snapToGrid w:val="0"/>
                <w:sz w:val="16"/>
              </w:rPr>
            </w:pPr>
            <w:r>
              <w:rPr>
                <w:rFonts w:ascii="Arial" w:hAnsi="Arial"/>
                <w:snapToGrid w:val="0"/>
                <w:sz w:val="16"/>
              </w:rPr>
              <w:t>3000</w:t>
            </w:r>
          </w:p>
        </w:tc>
        <w:tc>
          <w:tcPr>
            <w:tcW w:w="1022" w:type="dxa"/>
            <w:tcBorders>
              <w:top w:val="dotted" w:sz="6" w:space="0" w:color="auto"/>
              <w:left w:val="single" w:sz="6" w:space="0" w:color="auto"/>
              <w:bottom w:val="single" w:sz="6" w:space="0" w:color="auto"/>
            </w:tcBorders>
          </w:tcPr>
          <w:p w14:paraId="5B6B9890" w14:textId="77777777" w:rsidR="009E3F16" w:rsidRDefault="009E3F16">
            <w:pPr>
              <w:jc w:val="center"/>
              <w:rPr>
                <w:rFonts w:ascii="Arial" w:hAnsi="Arial"/>
                <w:b/>
                <w:i/>
                <w:snapToGrid w:val="0"/>
                <w:sz w:val="16"/>
              </w:rPr>
            </w:pPr>
            <w:r>
              <w:rPr>
                <w:rFonts w:ascii="Arial" w:hAnsi="Arial"/>
                <w:b/>
                <w:i/>
                <w:snapToGrid w:val="0"/>
                <w:sz w:val="16"/>
              </w:rPr>
              <w:t>F3</w:t>
            </w:r>
          </w:p>
        </w:tc>
        <w:tc>
          <w:tcPr>
            <w:tcW w:w="869" w:type="dxa"/>
            <w:tcBorders>
              <w:top w:val="dotted" w:sz="6" w:space="0" w:color="auto"/>
              <w:left w:val="dotted" w:sz="6" w:space="0" w:color="auto"/>
              <w:bottom w:val="single" w:sz="6" w:space="0" w:color="auto"/>
              <w:right w:val="dotted" w:sz="6" w:space="0" w:color="auto"/>
            </w:tcBorders>
          </w:tcPr>
          <w:p w14:paraId="49C8A8EC" w14:textId="77777777" w:rsidR="009E3F16" w:rsidRDefault="009E3F16">
            <w:pPr>
              <w:jc w:val="right"/>
              <w:rPr>
                <w:rFonts w:ascii="Arial" w:hAnsi="Arial"/>
                <w:snapToGrid w:val="0"/>
                <w:sz w:val="16"/>
              </w:rPr>
            </w:pPr>
            <w:r>
              <w:rPr>
                <w:rFonts w:ascii="Arial" w:hAnsi="Arial"/>
                <w:snapToGrid w:val="0"/>
                <w:sz w:val="16"/>
              </w:rPr>
              <w:t>3000</w:t>
            </w:r>
          </w:p>
        </w:tc>
        <w:tc>
          <w:tcPr>
            <w:tcW w:w="993" w:type="dxa"/>
            <w:tcBorders>
              <w:top w:val="dotted" w:sz="6" w:space="0" w:color="auto"/>
              <w:left w:val="dotted" w:sz="6" w:space="0" w:color="auto"/>
              <w:bottom w:val="single" w:sz="6" w:space="0" w:color="auto"/>
              <w:right w:val="single" w:sz="6" w:space="0" w:color="auto"/>
            </w:tcBorders>
          </w:tcPr>
          <w:p w14:paraId="3205530E" w14:textId="77777777" w:rsidR="009E3F16" w:rsidRDefault="009E3F16">
            <w:pPr>
              <w:jc w:val="right"/>
              <w:rPr>
                <w:rFonts w:ascii="Arial" w:hAnsi="Arial"/>
                <w:snapToGrid w:val="0"/>
                <w:sz w:val="16"/>
              </w:rPr>
            </w:pPr>
            <w:r>
              <w:rPr>
                <w:rFonts w:ascii="Arial" w:hAnsi="Arial"/>
                <w:snapToGrid w:val="0"/>
                <w:sz w:val="16"/>
              </w:rPr>
              <w:t>150</w:t>
            </w:r>
          </w:p>
        </w:tc>
      </w:tr>
      <w:tr w:rsidR="009E3F16" w14:paraId="76880310" w14:textId="77777777">
        <w:trPr>
          <w:trHeight w:val="257"/>
        </w:trPr>
        <w:tc>
          <w:tcPr>
            <w:tcW w:w="456" w:type="dxa"/>
          </w:tcPr>
          <w:p w14:paraId="491389DD" w14:textId="77777777" w:rsidR="009E3F16" w:rsidRDefault="009E3F16">
            <w:pPr>
              <w:jc w:val="right"/>
              <w:rPr>
                <w:rFonts w:ascii="Arial" w:hAnsi="Arial"/>
                <w:snapToGrid w:val="0"/>
                <w:sz w:val="16"/>
              </w:rPr>
            </w:pPr>
          </w:p>
        </w:tc>
        <w:tc>
          <w:tcPr>
            <w:tcW w:w="427" w:type="dxa"/>
          </w:tcPr>
          <w:p w14:paraId="0D9CC632" w14:textId="77777777" w:rsidR="009E3F16" w:rsidRDefault="009E3F16">
            <w:pPr>
              <w:jc w:val="right"/>
              <w:rPr>
                <w:rFonts w:ascii="Arial" w:hAnsi="Arial"/>
                <w:snapToGrid w:val="0"/>
                <w:sz w:val="16"/>
              </w:rPr>
            </w:pPr>
          </w:p>
        </w:tc>
        <w:tc>
          <w:tcPr>
            <w:tcW w:w="526" w:type="dxa"/>
          </w:tcPr>
          <w:p w14:paraId="526C16A6" w14:textId="77777777" w:rsidR="009E3F16" w:rsidRDefault="009E3F16">
            <w:pPr>
              <w:jc w:val="right"/>
              <w:rPr>
                <w:rFonts w:ascii="Arial" w:hAnsi="Arial"/>
                <w:snapToGrid w:val="0"/>
                <w:sz w:val="16"/>
              </w:rPr>
            </w:pPr>
          </w:p>
        </w:tc>
        <w:tc>
          <w:tcPr>
            <w:tcW w:w="732" w:type="dxa"/>
          </w:tcPr>
          <w:p w14:paraId="17ADB7C6" w14:textId="77777777" w:rsidR="009E3F16" w:rsidRDefault="009E3F16">
            <w:pPr>
              <w:jc w:val="right"/>
              <w:rPr>
                <w:rFonts w:ascii="Arial" w:hAnsi="Arial"/>
                <w:snapToGrid w:val="0"/>
                <w:sz w:val="16"/>
              </w:rPr>
            </w:pPr>
          </w:p>
        </w:tc>
        <w:tc>
          <w:tcPr>
            <w:tcW w:w="621" w:type="dxa"/>
          </w:tcPr>
          <w:p w14:paraId="7E6FD5C2" w14:textId="77777777" w:rsidR="009E3F16" w:rsidRDefault="009E3F16">
            <w:pPr>
              <w:jc w:val="right"/>
              <w:rPr>
                <w:rFonts w:ascii="Arial" w:hAnsi="Arial"/>
                <w:snapToGrid w:val="0"/>
                <w:sz w:val="16"/>
              </w:rPr>
            </w:pPr>
          </w:p>
        </w:tc>
        <w:tc>
          <w:tcPr>
            <w:tcW w:w="581" w:type="dxa"/>
          </w:tcPr>
          <w:p w14:paraId="23686179" w14:textId="77777777" w:rsidR="009E3F16" w:rsidRDefault="009E3F16">
            <w:pPr>
              <w:jc w:val="right"/>
              <w:rPr>
                <w:rFonts w:ascii="Arial" w:hAnsi="Arial"/>
                <w:snapToGrid w:val="0"/>
                <w:sz w:val="16"/>
              </w:rPr>
            </w:pPr>
          </w:p>
        </w:tc>
        <w:tc>
          <w:tcPr>
            <w:tcW w:w="747" w:type="dxa"/>
          </w:tcPr>
          <w:p w14:paraId="76702B4E" w14:textId="77777777" w:rsidR="009E3F16" w:rsidRDefault="009E3F16">
            <w:pPr>
              <w:jc w:val="right"/>
              <w:rPr>
                <w:rFonts w:ascii="Arial" w:hAnsi="Arial"/>
                <w:snapToGrid w:val="0"/>
                <w:sz w:val="16"/>
              </w:rPr>
            </w:pPr>
          </w:p>
        </w:tc>
        <w:tc>
          <w:tcPr>
            <w:tcW w:w="787" w:type="dxa"/>
            <w:tcBorders>
              <w:left w:val="single" w:sz="6" w:space="0" w:color="auto"/>
              <w:bottom w:val="single" w:sz="6" w:space="0" w:color="auto"/>
            </w:tcBorders>
          </w:tcPr>
          <w:p w14:paraId="483A530F" w14:textId="77777777" w:rsidR="009E3F16" w:rsidRDefault="009E3F16">
            <w:pPr>
              <w:jc w:val="right"/>
              <w:rPr>
                <w:rFonts w:ascii="Arial" w:hAnsi="Arial"/>
                <w:snapToGrid w:val="0"/>
                <w:sz w:val="16"/>
              </w:rPr>
            </w:pPr>
            <w:r>
              <w:rPr>
                <w:rFonts w:ascii="Arial" w:hAnsi="Arial"/>
                <w:snapToGrid w:val="0"/>
                <w:sz w:val="16"/>
              </w:rPr>
              <w:t>303</w:t>
            </w:r>
          </w:p>
        </w:tc>
        <w:tc>
          <w:tcPr>
            <w:tcW w:w="913" w:type="dxa"/>
            <w:tcBorders>
              <w:left w:val="dotted" w:sz="6" w:space="0" w:color="auto"/>
              <w:bottom w:val="single" w:sz="6" w:space="0" w:color="auto"/>
              <w:right w:val="dotted" w:sz="6" w:space="0" w:color="auto"/>
            </w:tcBorders>
          </w:tcPr>
          <w:p w14:paraId="00914CE1" w14:textId="77777777" w:rsidR="009E3F16" w:rsidRDefault="009E3F16">
            <w:pPr>
              <w:jc w:val="right"/>
              <w:rPr>
                <w:rFonts w:ascii="Arial" w:hAnsi="Arial"/>
                <w:snapToGrid w:val="0"/>
                <w:sz w:val="16"/>
              </w:rPr>
            </w:pPr>
            <w:r>
              <w:rPr>
                <w:rFonts w:ascii="Arial" w:hAnsi="Arial"/>
                <w:snapToGrid w:val="0"/>
                <w:sz w:val="16"/>
              </w:rPr>
              <w:t>100.50</w:t>
            </w:r>
          </w:p>
        </w:tc>
        <w:tc>
          <w:tcPr>
            <w:tcW w:w="952" w:type="dxa"/>
            <w:tcBorders>
              <w:top w:val="dotted" w:sz="6" w:space="0" w:color="auto"/>
              <w:left w:val="dotted" w:sz="6" w:space="0" w:color="auto"/>
              <w:bottom w:val="single" w:sz="6" w:space="0" w:color="auto"/>
              <w:right w:val="single" w:sz="6" w:space="0" w:color="auto"/>
            </w:tcBorders>
          </w:tcPr>
          <w:p w14:paraId="613F12D4" w14:textId="77777777" w:rsidR="009E3F16" w:rsidRDefault="009E3F16">
            <w:pPr>
              <w:jc w:val="right"/>
              <w:rPr>
                <w:rFonts w:ascii="Arial" w:hAnsi="Arial"/>
                <w:snapToGrid w:val="0"/>
                <w:sz w:val="16"/>
              </w:rPr>
            </w:pPr>
            <w:r>
              <w:rPr>
                <w:rFonts w:ascii="Arial" w:hAnsi="Arial"/>
                <w:snapToGrid w:val="0"/>
                <w:sz w:val="16"/>
              </w:rPr>
              <w:t>2000</w:t>
            </w:r>
          </w:p>
        </w:tc>
        <w:tc>
          <w:tcPr>
            <w:tcW w:w="1022" w:type="dxa"/>
          </w:tcPr>
          <w:p w14:paraId="4BC2269C" w14:textId="77777777" w:rsidR="009E3F16" w:rsidRDefault="009E3F16">
            <w:pPr>
              <w:jc w:val="right"/>
              <w:rPr>
                <w:rFonts w:ascii="Arial" w:hAnsi="Arial"/>
                <w:snapToGrid w:val="0"/>
                <w:sz w:val="16"/>
              </w:rPr>
            </w:pPr>
          </w:p>
        </w:tc>
        <w:tc>
          <w:tcPr>
            <w:tcW w:w="869" w:type="dxa"/>
          </w:tcPr>
          <w:p w14:paraId="724FFA92" w14:textId="77777777" w:rsidR="009E3F16" w:rsidRDefault="009E3F16">
            <w:pPr>
              <w:jc w:val="center"/>
              <w:rPr>
                <w:rFonts w:ascii="Arial" w:hAnsi="Arial"/>
                <w:snapToGrid w:val="0"/>
                <w:sz w:val="16"/>
              </w:rPr>
            </w:pPr>
          </w:p>
        </w:tc>
        <w:tc>
          <w:tcPr>
            <w:tcW w:w="993" w:type="dxa"/>
          </w:tcPr>
          <w:p w14:paraId="014CB352" w14:textId="77777777" w:rsidR="009E3F16" w:rsidRDefault="009E3F16">
            <w:pPr>
              <w:jc w:val="right"/>
              <w:rPr>
                <w:rFonts w:ascii="Arial" w:hAnsi="Arial"/>
                <w:snapToGrid w:val="0"/>
                <w:sz w:val="16"/>
              </w:rPr>
            </w:pPr>
          </w:p>
        </w:tc>
      </w:tr>
    </w:tbl>
    <w:p w14:paraId="5AEA7872" w14:textId="77777777" w:rsidR="009E3F16" w:rsidRDefault="009E3F16">
      <w:pPr>
        <w:pStyle w:val="NormalIndent"/>
      </w:pPr>
    </w:p>
    <w:p w14:paraId="701B878D" w14:textId="77777777" w:rsidR="009E3F16" w:rsidRDefault="009E3F16">
      <w:pPr>
        <w:rPr>
          <w:b/>
          <w:sz w:val="24"/>
          <w:szCs w:val="24"/>
        </w:rPr>
      </w:pPr>
      <w:r>
        <w:rPr>
          <w:b/>
          <w:sz w:val="24"/>
          <w:szCs w:val="24"/>
        </w:rPr>
        <w:t>Example 1-2: Buyside-initiated flow withbuyside calculated NetMoney and MiscFees, using Executed Price</w:t>
      </w:r>
    </w:p>
    <w:p w14:paraId="6B2C19C4" w14:textId="77777777" w:rsidR="009E3F16" w:rsidRDefault="009E3F16">
      <w:pPr>
        <w:pStyle w:val="NormalIndent"/>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9E3F16" w14:paraId="0A0E0D28" w14:textId="77777777">
        <w:tc>
          <w:tcPr>
            <w:tcW w:w="1350" w:type="dxa"/>
            <w:shd w:val="clear" w:color="auto" w:fill="FFFF00"/>
          </w:tcPr>
          <w:p w14:paraId="15E563A0" w14:textId="77777777" w:rsidR="009E3F16" w:rsidRDefault="009E3F16">
            <w:pPr>
              <w:pStyle w:val="table"/>
              <w:rPr>
                <w:sz w:val="20"/>
              </w:rPr>
            </w:pPr>
            <w:r>
              <w:rPr>
                <w:sz w:val="20"/>
              </w:rPr>
              <w:t>Initiator</w:t>
            </w:r>
          </w:p>
        </w:tc>
        <w:tc>
          <w:tcPr>
            <w:tcW w:w="540" w:type="dxa"/>
          </w:tcPr>
          <w:p w14:paraId="1C2BA880" w14:textId="77777777" w:rsidR="009E3F16" w:rsidRDefault="009E3F16">
            <w:pPr>
              <w:pStyle w:val="table"/>
              <w:jc w:val="center"/>
              <w:rPr>
                <w:b/>
                <w:noProof/>
                <w:sz w:val="24"/>
              </w:rPr>
            </w:pPr>
            <w:r>
              <w:rPr>
                <w:b/>
                <w:noProof/>
                <w:sz w:val="24"/>
              </w:rPr>
              <w:sym w:font="Wingdings" w:char="F0E0"/>
            </w:r>
          </w:p>
        </w:tc>
        <w:tc>
          <w:tcPr>
            <w:tcW w:w="5310" w:type="dxa"/>
          </w:tcPr>
          <w:p w14:paraId="51EBF2E4" w14:textId="77777777" w:rsidR="009E3F16" w:rsidRDefault="009E3F16">
            <w:pPr>
              <w:pStyle w:val="table"/>
              <w:jc w:val="left"/>
              <w:rPr>
                <w:sz w:val="20"/>
              </w:rPr>
            </w:pPr>
            <w:r>
              <w:rPr>
                <w:sz w:val="20"/>
              </w:rPr>
              <w:t>New Order-Single</w:t>
            </w:r>
          </w:p>
        </w:tc>
        <w:tc>
          <w:tcPr>
            <w:tcW w:w="1350" w:type="dxa"/>
            <w:shd w:val="clear" w:color="auto" w:fill="00FFFF"/>
          </w:tcPr>
          <w:p w14:paraId="63D1FE1A" w14:textId="77777777" w:rsidR="009E3F16" w:rsidRDefault="009E3F16">
            <w:pPr>
              <w:pStyle w:val="table"/>
              <w:rPr>
                <w:sz w:val="20"/>
              </w:rPr>
            </w:pPr>
            <w:r>
              <w:rPr>
                <w:sz w:val="20"/>
              </w:rPr>
              <w:t>Respondent</w:t>
            </w:r>
          </w:p>
        </w:tc>
      </w:tr>
      <w:tr w:rsidR="009E3F16" w14:paraId="4AC7E6C3" w14:textId="77777777">
        <w:tc>
          <w:tcPr>
            <w:tcW w:w="1350" w:type="dxa"/>
            <w:shd w:val="clear" w:color="auto" w:fill="FFFF00"/>
          </w:tcPr>
          <w:p w14:paraId="581B659C" w14:textId="77777777" w:rsidR="009E3F16" w:rsidRDefault="009E3F16">
            <w:pPr>
              <w:pStyle w:val="table"/>
              <w:rPr>
                <w:sz w:val="20"/>
              </w:rPr>
            </w:pPr>
          </w:p>
        </w:tc>
        <w:tc>
          <w:tcPr>
            <w:tcW w:w="540" w:type="dxa"/>
          </w:tcPr>
          <w:p w14:paraId="2E1606B6" w14:textId="77777777" w:rsidR="009E3F16" w:rsidRDefault="009E3F16">
            <w:pPr>
              <w:pStyle w:val="table"/>
              <w:jc w:val="center"/>
              <w:rPr>
                <w:b/>
                <w:noProof/>
                <w:sz w:val="24"/>
              </w:rPr>
            </w:pPr>
            <w:r>
              <w:rPr>
                <w:b/>
                <w:noProof/>
                <w:sz w:val="24"/>
              </w:rPr>
              <w:sym w:font="Wingdings" w:char="F0DF"/>
            </w:r>
          </w:p>
        </w:tc>
        <w:tc>
          <w:tcPr>
            <w:tcW w:w="5310" w:type="dxa"/>
          </w:tcPr>
          <w:p w14:paraId="1E0C4352" w14:textId="77777777" w:rsidR="009E3F16" w:rsidRDefault="009E3F16">
            <w:pPr>
              <w:pStyle w:val="table"/>
              <w:jc w:val="left"/>
              <w:rPr>
                <w:sz w:val="20"/>
              </w:rPr>
            </w:pPr>
            <w:r>
              <w:rPr>
                <w:sz w:val="20"/>
              </w:rPr>
              <w:t>Execution Report (ExecType = “0” [New]</w:t>
            </w:r>
          </w:p>
        </w:tc>
        <w:tc>
          <w:tcPr>
            <w:tcW w:w="1350" w:type="dxa"/>
            <w:shd w:val="clear" w:color="auto" w:fill="00FFFF"/>
          </w:tcPr>
          <w:p w14:paraId="577F540A" w14:textId="77777777" w:rsidR="009E3F16" w:rsidRDefault="009E3F16">
            <w:pPr>
              <w:pStyle w:val="table"/>
              <w:rPr>
                <w:sz w:val="20"/>
              </w:rPr>
            </w:pPr>
          </w:p>
        </w:tc>
      </w:tr>
      <w:tr w:rsidR="009E3F16" w14:paraId="2015AC51" w14:textId="77777777">
        <w:tc>
          <w:tcPr>
            <w:tcW w:w="1350" w:type="dxa"/>
            <w:shd w:val="clear" w:color="auto" w:fill="FFFF00"/>
          </w:tcPr>
          <w:p w14:paraId="71ECAC97" w14:textId="77777777" w:rsidR="009E3F16" w:rsidRDefault="009E3F16">
            <w:pPr>
              <w:pStyle w:val="table"/>
              <w:rPr>
                <w:sz w:val="20"/>
              </w:rPr>
            </w:pPr>
          </w:p>
        </w:tc>
        <w:tc>
          <w:tcPr>
            <w:tcW w:w="540" w:type="dxa"/>
          </w:tcPr>
          <w:p w14:paraId="1FA61053" w14:textId="77777777" w:rsidR="009E3F16" w:rsidRDefault="009E3F16">
            <w:pPr>
              <w:pStyle w:val="table"/>
              <w:jc w:val="center"/>
              <w:rPr>
                <w:b/>
                <w:noProof/>
                <w:sz w:val="24"/>
              </w:rPr>
            </w:pPr>
          </w:p>
        </w:tc>
        <w:tc>
          <w:tcPr>
            <w:tcW w:w="5310" w:type="dxa"/>
          </w:tcPr>
          <w:p w14:paraId="40CCF02F" w14:textId="77777777" w:rsidR="009E3F16" w:rsidRDefault="009E3F16">
            <w:pPr>
              <w:pStyle w:val="table"/>
              <w:jc w:val="left"/>
              <w:rPr>
                <w:sz w:val="20"/>
              </w:rPr>
            </w:pPr>
          </w:p>
        </w:tc>
        <w:tc>
          <w:tcPr>
            <w:tcW w:w="1350" w:type="dxa"/>
            <w:shd w:val="clear" w:color="auto" w:fill="00FFFF"/>
          </w:tcPr>
          <w:p w14:paraId="1126FF1D" w14:textId="77777777" w:rsidR="009E3F16" w:rsidRDefault="009E3F16">
            <w:pPr>
              <w:pStyle w:val="table"/>
              <w:rPr>
                <w:sz w:val="20"/>
              </w:rPr>
            </w:pPr>
          </w:p>
        </w:tc>
      </w:tr>
      <w:tr w:rsidR="009E3F16" w14:paraId="21A5FBF1" w14:textId="77777777">
        <w:tc>
          <w:tcPr>
            <w:tcW w:w="1350" w:type="dxa"/>
            <w:tcBorders>
              <w:bottom w:val="nil"/>
            </w:tcBorders>
            <w:shd w:val="clear" w:color="auto" w:fill="FFFF00"/>
          </w:tcPr>
          <w:p w14:paraId="7A805C6A" w14:textId="77777777" w:rsidR="009E3F16" w:rsidRDefault="009E3F16">
            <w:pPr>
              <w:pStyle w:val="table"/>
              <w:rPr>
                <w:sz w:val="20"/>
              </w:rPr>
            </w:pPr>
          </w:p>
        </w:tc>
        <w:tc>
          <w:tcPr>
            <w:tcW w:w="540" w:type="dxa"/>
          </w:tcPr>
          <w:p w14:paraId="2966492B" w14:textId="77777777" w:rsidR="009E3F16" w:rsidRDefault="009E3F16">
            <w:pPr>
              <w:pStyle w:val="table"/>
              <w:jc w:val="center"/>
              <w:rPr>
                <w:b/>
                <w:noProof/>
                <w:sz w:val="24"/>
              </w:rPr>
            </w:pPr>
            <w:r>
              <w:rPr>
                <w:b/>
                <w:noProof/>
                <w:sz w:val="24"/>
              </w:rPr>
              <w:sym w:font="Wingdings" w:char="F0DF"/>
            </w:r>
          </w:p>
        </w:tc>
        <w:tc>
          <w:tcPr>
            <w:tcW w:w="5310" w:type="dxa"/>
          </w:tcPr>
          <w:p w14:paraId="5411B76F" w14:textId="77777777" w:rsidR="009E3F16" w:rsidRDefault="009E3F16">
            <w:pPr>
              <w:pStyle w:val="table"/>
              <w:jc w:val="left"/>
              <w:rPr>
                <w:sz w:val="20"/>
              </w:rPr>
            </w:pPr>
            <w:r>
              <w:rPr>
                <w:sz w:val="20"/>
              </w:rPr>
              <w:t>Execution Report (ExecType = “F”)  [Trade]</w:t>
            </w:r>
          </w:p>
          <w:p w14:paraId="46B6FBBC" w14:textId="77777777" w:rsidR="009E3F16" w:rsidRDefault="009E3F16">
            <w:pPr>
              <w:pStyle w:val="table"/>
              <w:jc w:val="left"/>
              <w:rPr>
                <w:sz w:val="20"/>
              </w:rPr>
            </w:pPr>
          </w:p>
          <w:p w14:paraId="74E4300A" w14:textId="77777777" w:rsidR="009E3F16" w:rsidRDefault="009E3F16">
            <w:pPr>
              <w:pStyle w:val="table"/>
              <w:jc w:val="left"/>
              <w:rPr>
                <w:sz w:val="20"/>
              </w:rPr>
            </w:pPr>
            <w:r>
              <w:rPr>
                <w:sz w:val="20"/>
              </w:rPr>
              <w:t>(optional Execution Report (ExecType = “3”)  [Done for day]</w:t>
            </w:r>
          </w:p>
        </w:tc>
        <w:tc>
          <w:tcPr>
            <w:tcW w:w="1350" w:type="dxa"/>
            <w:shd w:val="clear" w:color="auto" w:fill="00FFFF"/>
          </w:tcPr>
          <w:p w14:paraId="7113DA2E" w14:textId="77777777" w:rsidR="009E3F16" w:rsidRDefault="009E3F16">
            <w:pPr>
              <w:pStyle w:val="table"/>
              <w:rPr>
                <w:sz w:val="20"/>
              </w:rPr>
            </w:pPr>
          </w:p>
        </w:tc>
      </w:tr>
      <w:tr w:rsidR="009E3F16" w14:paraId="0D617858" w14:textId="77777777">
        <w:tc>
          <w:tcPr>
            <w:tcW w:w="1350" w:type="dxa"/>
            <w:tcBorders>
              <w:top w:val="dashSmallGap" w:sz="4" w:space="0" w:color="auto"/>
              <w:bottom w:val="dashSmallGap" w:sz="4" w:space="0" w:color="auto"/>
              <w:right w:val="dashSmallGap" w:sz="4" w:space="0" w:color="auto"/>
            </w:tcBorders>
            <w:shd w:val="clear" w:color="auto" w:fill="FFFF00"/>
          </w:tcPr>
          <w:p w14:paraId="77BF0F4F" w14:textId="77777777" w:rsidR="009E3F16" w:rsidRDefault="009E3F16">
            <w:pPr>
              <w:pStyle w:val="table"/>
              <w:rPr>
                <w:sz w:val="20"/>
              </w:rPr>
            </w:pPr>
            <w:r>
              <w:rPr>
                <w:sz w:val="20"/>
              </w:rPr>
              <w:t>Allocate</w:t>
            </w:r>
          </w:p>
        </w:tc>
        <w:tc>
          <w:tcPr>
            <w:tcW w:w="540" w:type="dxa"/>
            <w:tcBorders>
              <w:left w:val="nil"/>
            </w:tcBorders>
          </w:tcPr>
          <w:p w14:paraId="77BB43D4" w14:textId="77777777" w:rsidR="009E3F16" w:rsidRDefault="009E3F16">
            <w:pPr>
              <w:pStyle w:val="table"/>
              <w:jc w:val="center"/>
              <w:rPr>
                <w:b/>
                <w:noProof/>
                <w:sz w:val="24"/>
              </w:rPr>
            </w:pPr>
          </w:p>
        </w:tc>
        <w:tc>
          <w:tcPr>
            <w:tcW w:w="5310" w:type="dxa"/>
          </w:tcPr>
          <w:p w14:paraId="66261F37" w14:textId="77777777" w:rsidR="009E3F16" w:rsidRDefault="009E3F16">
            <w:pPr>
              <w:pStyle w:val="table"/>
              <w:jc w:val="left"/>
              <w:rPr>
                <w:sz w:val="20"/>
              </w:rPr>
            </w:pPr>
          </w:p>
        </w:tc>
        <w:tc>
          <w:tcPr>
            <w:tcW w:w="1350" w:type="dxa"/>
            <w:tcBorders>
              <w:bottom w:val="nil"/>
            </w:tcBorders>
            <w:shd w:val="clear" w:color="auto" w:fill="00FFFF"/>
          </w:tcPr>
          <w:p w14:paraId="5F885CEA" w14:textId="77777777" w:rsidR="009E3F16" w:rsidRDefault="009E3F16">
            <w:pPr>
              <w:pStyle w:val="table"/>
              <w:rPr>
                <w:sz w:val="20"/>
              </w:rPr>
            </w:pPr>
          </w:p>
        </w:tc>
      </w:tr>
      <w:tr w:rsidR="009E3F16" w14:paraId="474D8B14" w14:textId="77777777">
        <w:tc>
          <w:tcPr>
            <w:tcW w:w="1350" w:type="dxa"/>
            <w:tcBorders>
              <w:top w:val="nil"/>
            </w:tcBorders>
            <w:shd w:val="clear" w:color="auto" w:fill="FFFF00"/>
          </w:tcPr>
          <w:p w14:paraId="6F527AB1" w14:textId="77777777" w:rsidR="009E3F16" w:rsidRDefault="009E3F16">
            <w:pPr>
              <w:pStyle w:val="table"/>
              <w:rPr>
                <w:sz w:val="20"/>
              </w:rPr>
            </w:pPr>
          </w:p>
        </w:tc>
        <w:tc>
          <w:tcPr>
            <w:tcW w:w="540" w:type="dxa"/>
          </w:tcPr>
          <w:p w14:paraId="4A39D761" w14:textId="77777777" w:rsidR="009E3F16" w:rsidRDefault="009E3F16">
            <w:pPr>
              <w:pStyle w:val="table"/>
              <w:jc w:val="center"/>
              <w:rPr>
                <w:b/>
                <w:noProof/>
                <w:sz w:val="24"/>
              </w:rPr>
            </w:pPr>
            <w:r>
              <w:rPr>
                <w:b/>
                <w:noProof/>
                <w:sz w:val="24"/>
              </w:rPr>
              <w:sym w:font="Wingdings" w:char="F0E0"/>
            </w:r>
          </w:p>
        </w:tc>
        <w:tc>
          <w:tcPr>
            <w:tcW w:w="5310" w:type="dxa"/>
          </w:tcPr>
          <w:p w14:paraId="2808807A" w14:textId="77777777" w:rsidR="009E3F16" w:rsidRDefault="009E3F16">
            <w:pPr>
              <w:pStyle w:val="table"/>
              <w:jc w:val="left"/>
              <w:rPr>
                <w:sz w:val="20"/>
              </w:rPr>
            </w:pPr>
            <w:r>
              <w:rPr>
                <w:sz w:val="20"/>
              </w:rPr>
              <w:t>Allocation Instruction (AllocType=" Calculated")</w:t>
            </w:r>
          </w:p>
        </w:tc>
        <w:tc>
          <w:tcPr>
            <w:tcW w:w="1350" w:type="dxa"/>
            <w:tcBorders>
              <w:bottom w:val="single" w:sz="6" w:space="0" w:color="000000"/>
            </w:tcBorders>
            <w:shd w:val="clear" w:color="auto" w:fill="00FFFF"/>
          </w:tcPr>
          <w:p w14:paraId="693592CC" w14:textId="77777777" w:rsidR="009E3F16" w:rsidRDefault="009E3F16">
            <w:pPr>
              <w:pStyle w:val="table"/>
              <w:rPr>
                <w:sz w:val="20"/>
              </w:rPr>
            </w:pPr>
          </w:p>
        </w:tc>
      </w:tr>
      <w:tr w:rsidR="009E3F16" w14:paraId="61804EA9" w14:textId="77777777">
        <w:tc>
          <w:tcPr>
            <w:tcW w:w="1350" w:type="dxa"/>
            <w:shd w:val="clear" w:color="auto" w:fill="FFFF00"/>
          </w:tcPr>
          <w:p w14:paraId="04DD587C" w14:textId="77777777" w:rsidR="009E3F16" w:rsidRDefault="009E3F16">
            <w:pPr>
              <w:pStyle w:val="table"/>
              <w:rPr>
                <w:sz w:val="20"/>
              </w:rPr>
            </w:pPr>
          </w:p>
        </w:tc>
        <w:tc>
          <w:tcPr>
            <w:tcW w:w="540" w:type="dxa"/>
          </w:tcPr>
          <w:p w14:paraId="3A9834D6" w14:textId="77777777" w:rsidR="009E3F16" w:rsidRDefault="009E3F16">
            <w:pPr>
              <w:pStyle w:val="table"/>
              <w:jc w:val="center"/>
              <w:rPr>
                <w:b/>
                <w:noProof/>
                <w:sz w:val="24"/>
              </w:rPr>
            </w:pPr>
          </w:p>
        </w:tc>
        <w:tc>
          <w:tcPr>
            <w:tcW w:w="5310" w:type="dxa"/>
          </w:tcPr>
          <w:p w14:paraId="7C2FBA86" w14:textId="77777777" w:rsidR="009E3F16" w:rsidRDefault="009E3F16">
            <w:pPr>
              <w:pStyle w:val="table"/>
              <w:jc w:val="left"/>
              <w:rPr>
                <w:sz w:val="20"/>
              </w:rPr>
            </w:pPr>
          </w:p>
        </w:tc>
        <w:tc>
          <w:tcPr>
            <w:tcW w:w="1350" w:type="dxa"/>
            <w:tcBorders>
              <w:top w:val="nil"/>
            </w:tcBorders>
            <w:shd w:val="clear" w:color="auto" w:fill="00FFFF"/>
          </w:tcPr>
          <w:p w14:paraId="4E139D24" w14:textId="77777777" w:rsidR="009E3F16" w:rsidRDefault="009E3F16">
            <w:pPr>
              <w:pStyle w:val="table"/>
              <w:rPr>
                <w:sz w:val="20"/>
              </w:rPr>
            </w:pPr>
          </w:p>
        </w:tc>
      </w:tr>
      <w:tr w:rsidR="009E3F16" w14:paraId="569CA324" w14:textId="77777777">
        <w:tc>
          <w:tcPr>
            <w:tcW w:w="1350" w:type="dxa"/>
            <w:shd w:val="clear" w:color="auto" w:fill="FFFF00"/>
          </w:tcPr>
          <w:p w14:paraId="12568868" w14:textId="77777777" w:rsidR="009E3F16" w:rsidRDefault="009E3F16">
            <w:pPr>
              <w:pStyle w:val="table"/>
              <w:rPr>
                <w:sz w:val="20"/>
              </w:rPr>
            </w:pPr>
          </w:p>
        </w:tc>
        <w:tc>
          <w:tcPr>
            <w:tcW w:w="540" w:type="dxa"/>
          </w:tcPr>
          <w:p w14:paraId="1CBBBD8C" w14:textId="77777777" w:rsidR="009E3F16" w:rsidRDefault="009E3F16">
            <w:pPr>
              <w:pStyle w:val="table"/>
              <w:jc w:val="center"/>
              <w:rPr>
                <w:b/>
                <w:sz w:val="24"/>
              </w:rPr>
            </w:pPr>
            <w:r>
              <w:rPr>
                <w:b/>
                <w:noProof/>
                <w:sz w:val="24"/>
              </w:rPr>
              <w:sym w:font="Wingdings" w:char="F0DF"/>
            </w:r>
          </w:p>
        </w:tc>
        <w:tc>
          <w:tcPr>
            <w:tcW w:w="5310" w:type="dxa"/>
          </w:tcPr>
          <w:p w14:paraId="69636D70" w14:textId="77777777" w:rsidR="009E3F16" w:rsidRDefault="009E3F16">
            <w:pPr>
              <w:pStyle w:val="table"/>
              <w:jc w:val="left"/>
              <w:rPr>
                <w:sz w:val="20"/>
              </w:rPr>
            </w:pPr>
            <w:r>
              <w:rPr>
                <w:sz w:val="20"/>
              </w:rPr>
              <w:t>Allocation Instruction Ack (AllocStatus=Received Not Yet Processed)</w:t>
            </w:r>
          </w:p>
        </w:tc>
        <w:tc>
          <w:tcPr>
            <w:tcW w:w="1350" w:type="dxa"/>
            <w:tcBorders>
              <w:top w:val="nil"/>
            </w:tcBorders>
            <w:shd w:val="clear" w:color="auto" w:fill="00FFFF"/>
          </w:tcPr>
          <w:p w14:paraId="266A49C4" w14:textId="77777777" w:rsidR="009E3F16" w:rsidRDefault="009E3F16">
            <w:pPr>
              <w:pStyle w:val="table"/>
              <w:rPr>
                <w:sz w:val="20"/>
              </w:rPr>
            </w:pPr>
          </w:p>
        </w:tc>
      </w:tr>
      <w:tr w:rsidR="009E3F16" w14:paraId="171D05A7" w14:textId="77777777">
        <w:tc>
          <w:tcPr>
            <w:tcW w:w="1350" w:type="dxa"/>
            <w:shd w:val="clear" w:color="auto" w:fill="FFFF00"/>
          </w:tcPr>
          <w:p w14:paraId="522B8C18" w14:textId="77777777" w:rsidR="009E3F16" w:rsidRDefault="009E3F16">
            <w:pPr>
              <w:pStyle w:val="table"/>
              <w:rPr>
                <w:sz w:val="20"/>
              </w:rPr>
            </w:pPr>
          </w:p>
        </w:tc>
        <w:tc>
          <w:tcPr>
            <w:tcW w:w="540" w:type="dxa"/>
          </w:tcPr>
          <w:p w14:paraId="6BAA63C3" w14:textId="77777777" w:rsidR="009E3F16" w:rsidRDefault="009E3F16">
            <w:pPr>
              <w:pStyle w:val="table"/>
              <w:jc w:val="center"/>
              <w:rPr>
                <w:b/>
                <w:sz w:val="24"/>
              </w:rPr>
            </w:pPr>
            <w:r>
              <w:rPr>
                <w:b/>
                <w:noProof/>
                <w:sz w:val="24"/>
              </w:rPr>
              <w:sym w:font="Wingdings" w:char="F0DF"/>
            </w:r>
          </w:p>
        </w:tc>
        <w:tc>
          <w:tcPr>
            <w:tcW w:w="5310" w:type="dxa"/>
          </w:tcPr>
          <w:p w14:paraId="02C21107" w14:textId="77777777" w:rsidR="009E3F16" w:rsidRDefault="009E3F16">
            <w:r>
              <w:t>Allocation Instruction Ack  (AllocStatus=Accepted, Block level reject or Account level reject)</w:t>
            </w:r>
          </w:p>
        </w:tc>
        <w:tc>
          <w:tcPr>
            <w:tcW w:w="1350" w:type="dxa"/>
            <w:shd w:val="clear" w:color="auto" w:fill="00FFFF"/>
          </w:tcPr>
          <w:p w14:paraId="6A13DD48" w14:textId="77777777" w:rsidR="009E3F16" w:rsidRDefault="009E3F16">
            <w:pPr>
              <w:pStyle w:val="table"/>
              <w:rPr>
                <w:sz w:val="20"/>
              </w:rPr>
            </w:pPr>
          </w:p>
        </w:tc>
      </w:tr>
    </w:tbl>
    <w:p w14:paraId="4F6E90C3" w14:textId="77777777" w:rsidR="009E3F16" w:rsidRDefault="009E3F16">
      <w:pPr>
        <w:pStyle w:val="NormalIndent"/>
      </w:pPr>
    </w:p>
    <w:tbl>
      <w:tblPr>
        <w:tblW w:w="0" w:type="auto"/>
        <w:tblLayout w:type="fixed"/>
        <w:tblCellMar>
          <w:left w:w="30" w:type="dxa"/>
          <w:right w:w="30" w:type="dxa"/>
        </w:tblCellMar>
        <w:tblLook w:val="0000" w:firstRow="0" w:lastRow="0" w:firstColumn="0" w:lastColumn="0" w:noHBand="0" w:noVBand="0"/>
      </w:tblPr>
      <w:tblGrid>
        <w:gridCol w:w="526"/>
        <w:gridCol w:w="427"/>
        <w:gridCol w:w="470"/>
        <w:gridCol w:w="497"/>
        <w:gridCol w:w="622"/>
        <w:gridCol w:w="580"/>
        <w:gridCol w:w="747"/>
        <w:gridCol w:w="787"/>
        <w:gridCol w:w="1008"/>
        <w:gridCol w:w="732"/>
        <w:gridCol w:w="842"/>
        <w:gridCol w:w="869"/>
        <w:gridCol w:w="994"/>
      </w:tblGrid>
      <w:tr w:rsidR="009E3F16" w14:paraId="6C174F36" w14:textId="77777777">
        <w:trPr>
          <w:cantSplit/>
          <w:trHeight w:val="257"/>
        </w:trPr>
        <w:tc>
          <w:tcPr>
            <w:tcW w:w="526" w:type="dxa"/>
            <w:tcBorders>
              <w:top w:val="single" w:sz="6" w:space="0" w:color="auto"/>
              <w:left w:val="single" w:sz="6" w:space="0" w:color="auto"/>
              <w:right w:val="single" w:sz="6" w:space="0" w:color="auto"/>
            </w:tcBorders>
          </w:tcPr>
          <w:p w14:paraId="5FB4726A" w14:textId="77777777" w:rsidR="009E3F16" w:rsidRDefault="009E3F16">
            <w:pPr>
              <w:jc w:val="center"/>
              <w:rPr>
                <w:rFonts w:ascii="Arial" w:hAnsi="Arial"/>
                <w:snapToGrid w:val="0"/>
                <w:sz w:val="16"/>
              </w:rPr>
            </w:pPr>
            <w:r>
              <w:rPr>
                <w:rFonts w:ascii="Arial" w:hAnsi="Arial"/>
                <w:snapToGrid w:val="0"/>
                <w:sz w:val="16"/>
              </w:rPr>
              <w:t>Symbol</w:t>
            </w:r>
          </w:p>
        </w:tc>
        <w:tc>
          <w:tcPr>
            <w:tcW w:w="427" w:type="dxa"/>
            <w:tcBorders>
              <w:top w:val="single" w:sz="6" w:space="0" w:color="auto"/>
              <w:left w:val="single" w:sz="6" w:space="0" w:color="auto"/>
            </w:tcBorders>
          </w:tcPr>
          <w:p w14:paraId="289623BA" w14:textId="77777777" w:rsidR="009E3F16" w:rsidRDefault="009E3F16">
            <w:pPr>
              <w:jc w:val="center"/>
              <w:rPr>
                <w:rFonts w:ascii="Arial" w:hAnsi="Arial"/>
                <w:snapToGrid w:val="0"/>
                <w:sz w:val="16"/>
              </w:rPr>
            </w:pPr>
            <w:r>
              <w:rPr>
                <w:rFonts w:ascii="Arial" w:hAnsi="Arial"/>
                <w:snapToGrid w:val="0"/>
                <w:sz w:val="16"/>
              </w:rPr>
              <w:t>B/S</w:t>
            </w:r>
          </w:p>
        </w:tc>
        <w:tc>
          <w:tcPr>
            <w:tcW w:w="470" w:type="dxa"/>
            <w:tcBorders>
              <w:top w:val="single" w:sz="6" w:space="0" w:color="auto"/>
              <w:left w:val="single" w:sz="6" w:space="0" w:color="auto"/>
              <w:right w:val="single" w:sz="6" w:space="0" w:color="auto"/>
            </w:tcBorders>
          </w:tcPr>
          <w:p w14:paraId="22E55A88" w14:textId="77777777" w:rsidR="009E3F16" w:rsidRDefault="009E3F16">
            <w:pPr>
              <w:jc w:val="center"/>
              <w:rPr>
                <w:rFonts w:ascii="Arial" w:hAnsi="Arial"/>
                <w:snapToGrid w:val="0"/>
                <w:sz w:val="16"/>
              </w:rPr>
            </w:pPr>
            <w:r>
              <w:rPr>
                <w:rFonts w:ascii="Arial" w:hAnsi="Arial"/>
                <w:snapToGrid w:val="0"/>
                <w:sz w:val="16"/>
              </w:rPr>
              <w:t>Mkt</w:t>
            </w:r>
          </w:p>
        </w:tc>
        <w:tc>
          <w:tcPr>
            <w:tcW w:w="1699" w:type="dxa"/>
            <w:gridSpan w:val="3"/>
            <w:tcBorders>
              <w:top w:val="single" w:sz="6" w:space="0" w:color="auto"/>
              <w:bottom w:val="single" w:sz="6" w:space="0" w:color="auto"/>
            </w:tcBorders>
          </w:tcPr>
          <w:p w14:paraId="53CEE394" w14:textId="77777777" w:rsidR="009E3F16" w:rsidRDefault="009E3F16">
            <w:pPr>
              <w:jc w:val="center"/>
              <w:rPr>
                <w:rFonts w:ascii="Arial" w:hAnsi="Arial"/>
                <w:b/>
                <w:snapToGrid w:val="0"/>
                <w:sz w:val="16"/>
              </w:rPr>
            </w:pPr>
            <w:r>
              <w:rPr>
                <w:rFonts w:ascii="Arial" w:hAnsi="Arial"/>
                <w:b/>
                <w:snapToGrid w:val="0"/>
                <w:sz w:val="16"/>
              </w:rPr>
              <w:t>Order Message</w:t>
            </w:r>
          </w:p>
        </w:tc>
        <w:tc>
          <w:tcPr>
            <w:tcW w:w="2542" w:type="dxa"/>
            <w:gridSpan w:val="3"/>
            <w:tcBorders>
              <w:top w:val="single" w:sz="6" w:space="0" w:color="auto"/>
              <w:left w:val="single" w:sz="6" w:space="0" w:color="auto"/>
              <w:bottom w:val="single" w:sz="6" w:space="0" w:color="auto"/>
            </w:tcBorders>
          </w:tcPr>
          <w:p w14:paraId="42FD8C3E" w14:textId="77777777" w:rsidR="009E3F16" w:rsidRDefault="009E3F16">
            <w:pPr>
              <w:jc w:val="center"/>
              <w:rPr>
                <w:rFonts w:ascii="Arial" w:hAnsi="Arial"/>
                <w:b/>
                <w:snapToGrid w:val="0"/>
                <w:sz w:val="16"/>
              </w:rPr>
            </w:pPr>
            <w:r>
              <w:rPr>
                <w:rFonts w:ascii="Arial" w:hAnsi="Arial"/>
                <w:b/>
                <w:snapToGrid w:val="0"/>
                <w:sz w:val="16"/>
              </w:rPr>
              <w:t>Execution Rpt Messages</w:t>
            </w:r>
          </w:p>
        </w:tc>
        <w:tc>
          <w:tcPr>
            <w:tcW w:w="732" w:type="dxa"/>
            <w:tcBorders>
              <w:left w:val="single" w:sz="6" w:space="0" w:color="auto"/>
            </w:tcBorders>
          </w:tcPr>
          <w:p w14:paraId="13F9FA72" w14:textId="77777777" w:rsidR="009E3F16" w:rsidRDefault="009E3F16">
            <w:pPr>
              <w:jc w:val="center"/>
              <w:rPr>
                <w:rFonts w:ascii="Arial" w:hAnsi="Arial"/>
                <w:snapToGrid w:val="0"/>
                <w:sz w:val="16"/>
              </w:rPr>
            </w:pPr>
          </w:p>
        </w:tc>
        <w:tc>
          <w:tcPr>
            <w:tcW w:w="842" w:type="dxa"/>
          </w:tcPr>
          <w:p w14:paraId="7809ABAC" w14:textId="77777777" w:rsidR="009E3F16" w:rsidRDefault="009E3F16">
            <w:pPr>
              <w:jc w:val="center"/>
              <w:rPr>
                <w:rFonts w:ascii="Arial" w:hAnsi="Arial"/>
                <w:snapToGrid w:val="0"/>
                <w:sz w:val="16"/>
              </w:rPr>
            </w:pPr>
          </w:p>
        </w:tc>
        <w:tc>
          <w:tcPr>
            <w:tcW w:w="869" w:type="dxa"/>
          </w:tcPr>
          <w:p w14:paraId="260BD188" w14:textId="77777777" w:rsidR="009E3F16" w:rsidRDefault="009E3F16">
            <w:pPr>
              <w:jc w:val="center"/>
              <w:rPr>
                <w:rFonts w:ascii="Arial" w:hAnsi="Arial"/>
                <w:snapToGrid w:val="0"/>
                <w:sz w:val="16"/>
              </w:rPr>
            </w:pPr>
          </w:p>
        </w:tc>
        <w:tc>
          <w:tcPr>
            <w:tcW w:w="994" w:type="dxa"/>
          </w:tcPr>
          <w:p w14:paraId="2E72258D" w14:textId="77777777" w:rsidR="009E3F16" w:rsidRDefault="009E3F16">
            <w:pPr>
              <w:jc w:val="right"/>
              <w:rPr>
                <w:rFonts w:ascii="Arial" w:hAnsi="Arial"/>
                <w:snapToGrid w:val="0"/>
                <w:sz w:val="16"/>
              </w:rPr>
            </w:pPr>
          </w:p>
        </w:tc>
      </w:tr>
      <w:tr w:rsidR="009E3F16" w14:paraId="1304D783" w14:textId="77777777">
        <w:trPr>
          <w:trHeight w:val="257"/>
        </w:trPr>
        <w:tc>
          <w:tcPr>
            <w:tcW w:w="526" w:type="dxa"/>
            <w:tcBorders>
              <w:left w:val="single" w:sz="6" w:space="0" w:color="auto"/>
              <w:bottom w:val="single" w:sz="6" w:space="0" w:color="auto"/>
              <w:right w:val="single" w:sz="6" w:space="0" w:color="auto"/>
            </w:tcBorders>
          </w:tcPr>
          <w:p w14:paraId="5546C546" w14:textId="77777777" w:rsidR="009E3F16" w:rsidRDefault="009E3F16">
            <w:pPr>
              <w:jc w:val="center"/>
              <w:rPr>
                <w:rFonts w:ascii="Arial" w:hAnsi="Arial"/>
                <w:snapToGrid w:val="0"/>
                <w:sz w:val="16"/>
              </w:rPr>
            </w:pPr>
          </w:p>
        </w:tc>
        <w:tc>
          <w:tcPr>
            <w:tcW w:w="427" w:type="dxa"/>
            <w:tcBorders>
              <w:left w:val="single" w:sz="6" w:space="0" w:color="auto"/>
              <w:bottom w:val="single" w:sz="6" w:space="0" w:color="auto"/>
              <w:right w:val="single" w:sz="6" w:space="0" w:color="auto"/>
            </w:tcBorders>
          </w:tcPr>
          <w:p w14:paraId="170AF59C" w14:textId="77777777" w:rsidR="009E3F16" w:rsidRDefault="009E3F16">
            <w:pPr>
              <w:jc w:val="center"/>
              <w:rPr>
                <w:rFonts w:ascii="Arial" w:hAnsi="Arial"/>
                <w:snapToGrid w:val="0"/>
                <w:sz w:val="16"/>
              </w:rPr>
            </w:pPr>
          </w:p>
        </w:tc>
        <w:tc>
          <w:tcPr>
            <w:tcW w:w="470" w:type="dxa"/>
            <w:tcBorders>
              <w:left w:val="single" w:sz="6" w:space="0" w:color="auto"/>
              <w:bottom w:val="single" w:sz="6" w:space="0" w:color="auto"/>
              <w:right w:val="single" w:sz="6" w:space="0" w:color="auto"/>
            </w:tcBorders>
          </w:tcPr>
          <w:p w14:paraId="1A7D19B9" w14:textId="77777777" w:rsidR="009E3F16" w:rsidRDefault="009E3F16">
            <w:pPr>
              <w:jc w:val="center"/>
              <w:rPr>
                <w:rFonts w:ascii="Arial" w:hAnsi="Arial"/>
                <w:snapToGrid w:val="0"/>
                <w:sz w:val="16"/>
              </w:rPr>
            </w:pPr>
          </w:p>
        </w:tc>
        <w:tc>
          <w:tcPr>
            <w:tcW w:w="497" w:type="dxa"/>
            <w:tcBorders>
              <w:top w:val="single" w:sz="6" w:space="0" w:color="auto"/>
              <w:left w:val="single" w:sz="6" w:space="0" w:color="auto"/>
              <w:bottom w:val="single" w:sz="6" w:space="0" w:color="auto"/>
              <w:right w:val="dotted" w:sz="6" w:space="0" w:color="auto"/>
            </w:tcBorders>
          </w:tcPr>
          <w:p w14:paraId="4C507C96" w14:textId="77777777" w:rsidR="009E3F16" w:rsidRDefault="009E3F16">
            <w:pPr>
              <w:jc w:val="center"/>
              <w:rPr>
                <w:rFonts w:ascii="Arial" w:hAnsi="Arial"/>
                <w:snapToGrid w:val="0"/>
                <w:sz w:val="16"/>
              </w:rPr>
            </w:pPr>
            <w:r>
              <w:rPr>
                <w:rFonts w:ascii="Arial" w:hAnsi="Arial"/>
                <w:snapToGrid w:val="0"/>
                <w:sz w:val="16"/>
              </w:rPr>
              <w:t>Account</w:t>
            </w:r>
          </w:p>
        </w:tc>
        <w:tc>
          <w:tcPr>
            <w:tcW w:w="622" w:type="dxa"/>
            <w:tcBorders>
              <w:top w:val="single" w:sz="6" w:space="0" w:color="auto"/>
              <w:bottom w:val="single" w:sz="6" w:space="0" w:color="auto"/>
              <w:right w:val="dotted" w:sz="6" w:space="0" w:color="auto"/>
            </w:tcBorders>
          </w:tcPr>
          <w:p w14:paraId="46C8710A" w14:textId="77777777" w:rsidR="009E3F16" w:rsidRDefault="009E3F16">
            <w:pPr>
              <w:jc w:val="center"/>
              <w:rPr>
                <w:rFonts w:ascii="Arial" w:hAnsi="Arial"/>
                <w:snapToGrid w:val="0"/>
                <w:sz w:val="16"/>
              </w:rPr>
            </w:pPr>
            <w:r>
              <w:rPr>
                <w:rFonts w:ascii="Arial" w:hAnsi="Arial"/>
                <w:snapToGrid w:val="0"/>
                <w:sz w:val="16"/>
              </w:rPr>
              <w:t>OrdID</w:t>
            </w:r>
          </w:p>
        </w:tc>
        <w:tc>
          <w:tcPr>
            <w:tcW w:w="580" w:type="dxa"/>
            <w:tcBorders>
              <w:top w:val="single" w:sz="6" w:space="0" w:color="auto"/>
              <w:bottom w:val="single" w:sz="6" w:space="0" w:color="auto"/>
              <w:right w:val="single" w:sz="6" w:space="0" w:color="auto"/>
            </w:tcBorders>
          </w:tcPr>
          <w:p w14:paraId="12A571B7"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tcBorders>
          </w:tcPr>
          <w:p w14:paraId="70082E3A" w14:textId="77777777" w:rsidR="009E3F16" w:rsidRDefault="009E3F16">
            <w:pPr>
              <w:jc w:val="center"/>
              <w:rPr>
                <w:rFonts w:ascii="Arial" w:hAnsi="Arial"/>
                <w:snapToGrid w:val="0"/>
                <w:sz w:val="16"/>
              </w:rPr>
            </w:pPr>
            <w:r>
              <w:rPr>
                <w:rFonts w:ascii="Arial" w:hAnsi="Arial"/>
                <w:snapToGrid w:val="0"/>
                <w:sz w:val="16"/>
              </w:rPr>
              <w:t>ExecID</w:t>
            </w:r>
          </w:p>
        </w:tc>
        <w:tc>
          <w:tcPr>
            <w:tcW w:w="787" w:type="dxa"/>
            <w:tcBorders>
              <w:top w:val="single" w:sz="6" w:space="0" w:color="auto"/>
              <w:left w:val="dotted" w:sz="6" w:space="0" w:color="auto"/>
              <w:bottom w:val="single" w:sz="6" w:space="0" w:color="auto"/>
              <w:right w:val="dotted" w:sz="6" w:space="0" w:color="auto"/>
            </w:tcBorders>
          </w:tcPr>
          <w:p w14:paraId="04E2627B" w14:textId="77777777" w:rsidR="009E3F16" w:rsidRDefault="009E3F16">
            <w:pPr>
              <w:jc w:val="center"/>
              <w:rPr>
                <w:rFonts w:ascii="Arial" w:hAnsi="Arial"/>
                <w:snapToGrid w:val="0"/>
                <w:sz w:val="16"/>
              </w:rPr>
            </w:pPr>
            <w:r>
              <w:rPr>
                <w:rFonts w:ascii="Arial" w:hAnsi="Arial"/>
                <w:snapToGrid w:val="0"/>
                <w:sz w:val="16"/>
              </w:rPr>
              <w:t>LastPx</w:t>
            </w:r>
          </w:p>
        </w:tc>
        <w:tc>
          <w:tcPr>
            <w:tcW w:w="1008" w:type="dxa"/>
            <w:tcBorders>
              <w:top w:val="single" w:sz="6" w:space="0" w:color="auto"/>
              <w:bottom w:val="single" w:sz="6" w:space="0" w:color="auto"/>
            </w:tcBorders>
          </w:tcPr>
          <w:p w14:paraId="7BE8C273" w14:textId="77777777" w:rsidR="009E3F16" w:rsidRDefault="009E3F16">
            <w:pPr>
              <w:jc w:val="center"/>
              <w:rPr>
                <w:rFonts w:ascii="Arial" w:hAnsi="Arial"/>
                <w:snapToGrid w:val="0"/>
                <w:sz w:val="16"/>
              </w:rPr>
            </w:pPr>
            <w:r>
              <w:rPr>
                <w:rFonts w:ascii="Arial" w:hAnsi="Arial"/>
                <w:snapToGrid w:val="0"/>
                <w:sz w:val="16"/>
              </w:rPr>
              <w:t>LastQty</w:t>
            </w:r>
          </w:p>
        </w:tc>
        <w:tc>
          <w:tcPr>
            <w:tcW w:w="732" w:type="dxa"/>
            <w:tcBorders>
              <w:left w:val="single" w:sz="6" w:space="0" w:color="auto"/>
            </w:tcBorders>
          </w:tcPr>
          <w:p w14:paraId="2B78B7B4" w14:textId="77777777" w:rsidR="009E3F16" w:rsidRDefault="009E3F16">
            <w:pPr>
              <w:jc w:val="center"/>
              <w:rPr>
                <w:rFonts w:ascii="Arial" w:hAnsi="Arial"/>
                <w:snapToGrid w:val="0"/>
                <w:sz w:val="16"/>
              </w:rPr>
            </w:pPr>
          </w:p>
        </w:tc>
        <w:tc>
          <w:tcPr>
            <w:tcW w:w="842" w:type="dxa"/>
          </w:tcPr>
          <w:p w14:paraId="512C4D08" w14:textId="77777777" w:rsidR="009E3F16" w:rsidRDefault="009E3F16">
            <w:pPr>
              <w:jc w:val="center"/>
              <w:rPr>
                <w:rFonts w:ascii="Arial" w:hAnsi="Arial"/>
                <w:snapToGrid w:val="0"/>
                <w:sz w:val="16"/>
              </w:rPr>
            </w:pPr>
          </w:p>
        </w:tc>
        <w:tc>
          <w:tcPr>
            <w:tcW w:w="869" w:type="dxa"/>
          </w:tcPr>
          <w:p w14:paraId="2B94012D" w14:textId="77777777" w:rsidR="009E3F16" w:rsidRDefault="009E3F16">
            <w:pPr>
              <w:jc w:val="center"/>
              <w:rPr>
                <w:rFonts w:ascii="Arial" w:hAnsi="Arial"/>
                <w:snapToGrid w:val="0"/>
                <w:sz w:val="16"/>
              </w:rPr>
            </w:pPr>
          </w:p>
        </w:tc>
        <w:tc>
          <w:tcPr>
            <w:tcW w:w="994" w:type="dxa"/>
          </w:tcPr>
          <w:p w14:paraId="67FDE9F2" w14:textId="77777777" w:rsidR="009E3F16" w:rsidRDefault="009E3F16">
            <w:pPr>
              <w:jc w:val="right"/>
              <w:rPr>
                <w:rFonts w:ascii="Arial" w:hAnsi="Arial"/>
                <w:snapToGrid w:val="0"/>
                <w:sz w:val="16"/>
              </w:rPr>
            </w:pPr>
          </w:p>
        </w:tc>
      </w:tr>
      <w:tr w:rsidR="009E3F16" w14:paraId="2999A6DF" w14:textId="77777777">
        <w:trPr>
          <w:trHeight w:val="257"/>
        </w:trPr>
        <w:tc>
          <w:tcPr>
            <w:tcW w:w="526" w:type="dxa"/>
            <w:tcBorders>
              <w:top w:val="single" w:sz="6" w:space="0" w:color="auto"/>
              <w:left w:val="single" w:sz="6" w:space="0" w:color="auto"/>
              <w:bottom w:val="single" w:sz="6" w:space="0" w:color="auto"/>
              <w:right w:val="single" w:sz="6" w:space="0" w:color="auto"/>
            </w:tcBorders>
          </w:tcPr>
          <w:p w14:paraId="3BCC73F6" w14:textId="77777777" w:rsidR="009E3F16" w:rsidRDefault="009E3F16">
            <w:pPr>
              <w:jc w:val="right"/>
              <w:rPr>
                <w:rFonts w:ascii="Arial" w:hAnsi="Arial"/>
                <w:snapToGrid w:val="0"/>
                <w:sz w:val="16"/>
              </w:rPr>
            </w:pPr>
            <w:r>
              <w:rPr>
                <w:rFonts w:ascii="Arial" w:hAnsi="Arial"/>
                <w:snapToGrid w:val="0"/>
                <w:sz w:val="16"/>
              </w:rPr>
              <w:t>IBM</w:t>
            </w:r>
          </w:p>
        </w:tc>
        <w:tc>
          <w:tcPr>
            <w:tcW w:w="427" w:type="dxa"/>
            <w:tcBorders>
              <w:top w:val="single" w:sz="6" w:space="0" w:color="auto"/>
              <w:left w:val="single" w:sz="6" w:space="0" w:color="auto"/>
              <w:bottom w:val="single" w:sz="6" w:space="0" w:color="auto"/>
              <w:right w:val="single" w:sz="6" w:space="0" w:color="auto"/>
            </w:tcBorders>
          </w:tcPr>
          <w:p w14:paraId="2D898720" w14:textId="77777777" w:rsidR="009E3F16" w:rsidRDefault="009E3F16">
            <w:pPr>
              <w:jc w:val="center"/>
              <w:rPr>
                <w:rFonts w:ascii="Arial" w:hAnsi="Arial"/>
                <w:snapToGrid w:val="0"/>
                <w:sz w:val="16"/>
              </w:rPr>
            </w:pPr>
            <w:r>
              <w:rPr>
                <w:rFonts w:ascii="Arial" w:hAnsi="Arial"/>
                <w:snapToGrid w:val="0"/>
                <w:sz w:val="16"/>
              </w:rPr>
              <w:t>Buy</w:t>
            </w:r>
          </w:p>
        </w:tc>
        <w:tc>
          <w:tcPr>
            <w:tcW w:w="470" w:type="dxa"/>
            <w:tcBorders>
              <w:top w:val="single" w:sz="6" w:space="0" w:color="auto"/>
              <w:left w:val="single" w:sz="6" w:space="0" w:color="auto"/>
              <w:bottom w:val="single" w:sz="6" w:space="0" w:color="auto"/>
              <w:right w:val="single" w:sz="6" w:space="0" w:color="auto"/>
            </w:tcBorders>
          </w:tcPr>
          <w:p w14:paraId="1011998A" w14:textId="77777777" w:rsidR="009E3F16" w:rsidRDefault="009E3F16">
            <w:pPr>
              <w:jc w:val="center"/>
              <w:rPr>
                <w:rFonts w:ascii="Arial" w:hAnsi="Arial"/>
                <w:snapToGrid w:val="0"/>
                <w:sz w:val="16"/>
              </w:rPr>
            </w:pPr>
            <w:r>
              <w:rPr>
                <w:rFonts w:ascii="Arial" w:hAnsi="Arial"/>
                <w:snapToGrid w:val="0"/>
                <w:sz w:val="16"/>
              </w:rPr>
              <w:t>N</w:t>
            </w:r>
          </w:p>
        </w:tc>
        <w:tc>
          <w:tcPr>
            <w:tcW w:w="497" w:type="dxa"/>
            <w:tcBorders>
              <w:top w:val="single" w:sz="6" w:space="0" w:color="auto"/>
              <w:left w:val="single" w:sz="6" w:space="0" w:color="auto"/>
              <w:bottom w:val="single" w:sz="6" w:space="0" w:color="auto"/>
              <w:right w:val="dotted" w:sz="6" w:space="0" w:color="auto"/>
            </w:tcBorders>
          </w:tcPr>
          <w:p w14:paraId="0E3BFE7B" w14:textId="77777777" w:rsidR="009E3F16" w:rsidRDefault="009E3F16">
            <w:pPr>
              <w:jc w:val="center"/>
              <w:rPr>
                <w:rFonts w:ascii="Arial" w:hAnsi="Arial"/>
                <w:snapToGrid w:val="0"/>
                <w:sz w:val="16"/>
              </w:rPr>
            </w:pPr>
          </w:p>
        </w:tc>
        <w:tc>
          <w:tcPr>
            <w:tcW w:w="622" w:type="dxa"/>
            <w:tcBorders>
              <w:top w:val="single" w:sz="6" w:space="0" w:color="auto"/>
              <w:bottom w:val="single" w:sz="6" w:space="0" w:color="auto"/>
            </w:tcBorders>
          </w:tcPr>
          <w:p w14:paraId="2E9E62C4" w14:textId="77777777" w:rsidR="009E3F16" w:rsidRDefault="009E3F16">
            <w:pPr>
              <w:jc w:val="right"/>
              <w:rPr>
                <w:rFonts w:ascii="Arial" w:hAnsi="Arial"/>
                <w:snapToGrid w:val="0"/>
                <w:sz w:val="16"/>
              </w:rPr>
            </w:pPr>
            <w:r>
              <w:rPr>
                <w:rFonts w:ascii="Arial" w:hAnsi="Arial"/>
                <w:snapToGrid w:val="0"/>
                <w:sz w:val="16"/>
              </w:rPr>
              <w:t>520</w:t>
            </w:r>
          </w:p>
        </w:tc>
        <w:tc>
          <w:tcPr>
            <w:tcW w:w="580" w:type="dxa"/>
            <w:tcBorders>
              <w:top w:val="single" w:sz="6" w:space="0" w:color="auto"/>
              <w:left w:val="single" w:sz="6" w:space="0" w:color="auto"/>
              <w:bottom w:val="single" w:sz="6" w:space="0" w:color="auto"/>
              <w:right w:val="single" w:sz="6" w:space="0" w:color="auto"/>
            </w:tcBorders>
          </w:tcPr>
          <w:p w14:paraId="0D3FC7E2"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tcBorders>
          </w:tcPr>
          <w:p w14:paraId="62E3D1F0" w14:textId="77777777" w:rsidR="009E3F16" w:rsidRDefault="009E3F16">
            <w:pPr>
              <w:jc w:val="right"/>
              <w:rPr>
                <w:rFonts w:ascii="Arial" w:hAnsi="Arial"/>
                <w:snapToGrid w:val="0"/>
                <w:sz w:val="16"/>
              </w:rPr>
            </w:pPr>
            <w:r>
              <w:rPr>
                <w:rFonts w:ascii="Arial" w:hAnsi="Arial"/>
                <w:snapToGrid w:val="0"/>
                <w:sz w:val="16"/>
              </w:rPr>
              <w:t>300</w:t>
            </w:r>
          </w:p>
        </w:tc>
        <w:tc>
          <w:tcPr>
            <w:tcW w:w="787" w:type="dxa"/>
            <w:tcBorders>
              <w:top w:val="single" w:sz="6" w:space="0" w:color="auto"/>
              <w:left w:val="dotted" w:sz="6" w:space="0" w:color="auto"/>
              <w:right w:val="dotted" w:sz="6" w:space="0" w:color="auto"/>
            </w:tcBorders>
          </w:tcPr>
          <w:p w14:paraId="58F9BDCD" w14:textId="77777777" w:rsidR="009E3F16" w:rsidRDefault="009E3F16">
            <w:pPr>
              <w:jc w:val="right"/>
              <w:rPr>
                <w:rFonts w:ascii="Arial" w:hAnsi="Arial"/>
                <w:snapToGrid w:val="0"/>
                <w:sz w:val="16"/>
              </w:rPr>
            </w:pPr>
            <w:r>
              <w:rPr>
                <w:rFonts w:ascii="Arial" w:hAnsi="Arial"/>
                <w:snapToGrid w:val="0"/>
                <w:sz w:val="16"/>
              </w:rPr>
              <w:t>100.00</w:t>
            </w:r>
          </w:p>
        </w:tc>
        <w:tc>
          <w:tcPr>
            <w:tcW w:w="1008" w:type="dxa"/>
            <w:tcBorders>
              <w:top w:val="single" w:sz="6" w:space="0" w:color="auto"/>
              <w:right w:val="single" w:sz="6" w:space="0" w:color="auto"/>
            </w:tcBorders>
          </w:tcPr>
          <w:p w14:paraId="7FF34499" w14:textId="77777777" w:rsidR="009E3F16" w:rsidRDefault="009E3F16">
            <w:pPr>
              <w:jc w:val="right"/>
              <w:rPr>
                <w:rFonts w:ascii="Arial" w:hAnsi="Arial"/>
                <w:snapToGrid w:val="0"/>
                <w:sz w:val="16"/>
              </w:rPr>
            </w:pPr>
            <w:r>
              <w:rPr>
                <w:rFonts w:ascii="Arial" w:hAnsi="Arial"/>
                <w:snapToGrid w:val="0"/>
                <w:sz w:val="16"/>
              </w:rPr>
              <w:t>3000</w:t>
            </w:r>
          </w:p>
        </w:tc>
        <w:tc>
          <w:tcPr>
            <w:tcW w:w="732" w:type="dxa"/>
            <w:tcBorders>
              <w:left w:val="single" w:sz="6" w:space="0" w:color="auto"/>
            </w:tcBorders>
          </w:tcPr>
          <w:p w14:paraId="329BADB3" w14:textId="77777777" w:rsidR="009E3F16" w:rsidRDefault="009E3F16">
            <w:pPr>
              <w:jc w:val="right"/>
              <w:rPr>
                <w:rFonts w:ascii="Arial" w:hAnsi="Arial"/>
                <w:snapToGrid w:val="0"/>
                <w:sz w:val="16"/>
              </w:rPr>
            </w:pPr>
          </w:p>
        </w:tc>
        <w:tc>
          <w:tcPr>
            <w:tcW w:w="842" w:type="dxa"/>
          </w:tcPr>
          <w:p w14:paraId="19637948" w14:textId="77777777" w:rsidR="009E3F16" w:rsidRDefault="009E3F16">
            <w:pPr>
              <w:jc w:val="right"/>
              <w:rPr>
                <w:rFonts w:ascii="Arial" w:hAnsi="Arial"/>
                <w:snapToGrid w:val="0"/>
                <w:sz w:val="16"/>
              </w:rPr>
            </w:pPr>
          </w:p>
        </w:tc>
        <w:tc>
          <w:tcPr>
            <w:tcW w:w="869" w:type="dxa"/>
          </w:tcPr>
          <w:p w14:paraId="18307D0D" w14:textId="77777777" w:rsidR="009E3F16" w:rsidRDefault="009E3F16">
            <w:pPr>
              <w:jc w:val="right"/>
              <w:rPr>
                <w:rFonts w:ascii="Arial" w:hAnsi="Arial"/>
                <w:snapToGrid w:val="0"/>
                <w:sz w:val="16"/>
              </w:rPr>
            </w:pPr>
          </w:p>
        </w:tc>
        <w:tc>
          <w:tcPr>
            <w:tcW w:w="994" w:type="dxa"/>
          </w:tcPr>
          <w:p w14:paraId="173A108D" w14:textId="77777777" w:rsidR="009E3F16" w:rsidRDefault="009E3F16">
            <w:pPr>
              <w:jc w:val="right"/>
              <w:rPr>
                <w:rFonts w:ascii="Arial" w:hAnsi="Arial"/>
                <w:snapToGrid w:val="0"/>
                <w:sz w:val="16"/>
              </w:rPr>
            </w:pPr>
          </w:p>
        </w:tc>
      </w:tr>
      <w:tr w:rsidR="009E3F16" w14:paraId="228B1F5D" w14:textId="77777777">
        <w:trPr>
          <w:trHeight w:val="257"/>
        </w:trPr>
        <w:tc>
          <w:tcPr>
            <w:tcW w:w="526" w:type="dxa"/>
          </w:tcPr>
          <w:p w14:paraId="06A394F4" w14:textId="77777777" w:rsidR="009E3F16" w:rsidRDefault="009E3F16">
            <w:pPr>
              <w:jc w:val="right"/>
              <w:rPr>
                <w:rFonts w:ascii="Arial" w:hAnsi="Arial"/>
                <w:snapToGrid w:val="0"/>
                <w:sz w:val="16"/>
              </w:rPr>
            </w:pPr>
          </w:p>
        </w:tc>
        <w:tc>
          <w:tcPr>
            <w:tcW w:w="427" w:type="dxa"/>
          </w:tcPr>
          <w:p w14:paraId="4C96033F" w14:textId="77777777" w:rsidR="009E3F16" w:rsidRDefault="009E3F16">
            <w:pPr>
              <w:jc w:val="center"/>
              <w:rPr>
                <w:rFonts w:ascii="Arial" w:hAnsi="Arial"/>
                <w:snapToGrid w:val="0"/>
                <w:sz w:val="16"/>
              </w:rPr>
            </w:pPr>
          </w:p>
        </w:tc>
        <w:tc>
          <w:tcPr>
            <w:tcW w:w="470" w:type="dxa"/>
          </w:tcPr>
          <w:p w14:paraId="320760FA" w14:textId="77777777" w:rsidR="009E3F16" w:rsidRDefault="009E3F16">
            <w:pPr>
              <w:jc w:val="center"/>
              <w:rPr>
                <w:rFonts w:ascii="Arial" w:hAnsi="Arial"/>
                <w:snapToGrid w:val="0"/>
                <w:sz w:val="16"/>
              </w:rPr>
            </w:pPr>
          </w:p>
        </w:tc>
        <w:tc>
          <w:tcPr>
            <w:tcW w:w="497" w:type="dxa"/>
          </w:tcPr>
          <w:p w14:paraId="60202F89" w14:textId="77777777" w:rsidR="009E3F16" w:rsidRDefault="009E3F16">
            <w:pPr>
              <w:jc w:val="center"/>
              <w:rPr>
                <w:rFonts w:ascii="Arial" w:hAnsi="Arial"/>
                <w:snapToGrid w:val="0"/>
                <w:sz w:val="16"/>
              </w:rPr>
            </w:pPr>
          </w:p>
        </w:tc>
        <w:tc>
          <w:tcPr>
            <w:tcW w:w="622" w:type="dxa"/>
          </w:tcPr>
          <w:p w14:paraId="4DCC7701" w14:textId="77777777" w:rsidR="009E3F16" w:rsidRDefault="009E3F16">
            <w:pPr>
              <w:jc w:val="right"/>
              <w:rPr>
                <w:rFonts w:ascii="Arial" w:hAnsi="Arial"/>
                <w:snapToGrid w:val="0"/>
                <w:sz w:val="16"/>
              </w:rPr>
            </w:pPr>
          </w:p>
        </w:tc>
        <w:tc>
          <w:tcPr>
            <w:tcW w:w="580" w:type="dxa"/>
          </w:tcPr>
          <w:p w14:paraId="37FE5235"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right w:val="dotted" w:sz="6" w:space="0" w:color="auto"/>
            </w:tcBorders>
          </w:tcPr>
          <w:p w14:paraId="32A483DC" w14:textId="77777777" w:rsidR="009E3F16" w:rsidRDefault="009E3F16">
            <w:pPr>
              <w:jc w:val="right"/>
              <w:rPr>
                <w:rFonts w:ascii="Arial" w:hAnsi="Arial"/>
                <w:snapToGrid w:val="0"/>
                <w:sz w:val="16"/>
              </w:rPr>
            </w:pPr>
            <w:r>
              <w:rPr>
                <w:rFonts w:ascii="Arial" w:hAnsi="Arial"/>
                <w:snapToGrid w:val="0"/>
                <w:sz w:val="16"/>
              </w:rPr>
              <w:t>301</w:t>
            </w:r>
          </w:p>
        </w:tc>
        <w:tc>
          <w:tcPr>
            <w:tcW w:w="787" w:type="dxa"/>
            <w:tcBorders>
              <w:top w:val="single" w:sz="6" w:space="0" w:color="auto"/>
              <w:left w:val="dotted" w:sz="6" w:space="0" w:color="auto"/>
              <w:bottom w:val="single" w:sz="6" w:space="0" w:color="auto"/>
              <w:right w:val="dotted" w:sz="6" w:space="0" w:color="auto"/>
            </w:tcBorders>
          </w:tcPr>
          <w:p w14:paraId="6C636922" w14:textId="77777777" w:rsidR="009E3F16" w:rsidRDefault="009E3F16">
            <w:pPr>
              <w:jc w:val="right"/>
              <w:rPr>
                <w:rFonts w:ascii="Arial" w:hAnsi="Arial"/>
                <w:snapToGrid w:val="0"/>
                <w:sz w:val="16"/>
              </w:rPr>
            </w:pPr>
            <w:r>
              <w:rPr>
                <w:rFonts w:ascii="Arial" w:hAnsi="Arial"/>
                <w:snapToGrid w:val="0"/>
                <w:sz w:val="16"/>
              </w:rPr>
              <w:t>100.25</w:t>
            </w:r>
          </w:p>
        </w:tc>
        <w:tc>
          <w:tcPr>
            <w:tcW w:w="1008" w:type="dxa"/>
            <w:tcBorders>
              <w:top w:val="single" w:sz="6" w:space="0" w:color="auto"/>
              <w:bottom w:val="single" w:sz="6" w:space="0" w:color="auto"/>
              <w:right w:val="single" w:sz="6" w:space="0" w:color="auto"/>
            </w:tcBorders>
          </w:tcPr>
          <w:p w14:paraId="3CC531DE" w14:textId="77777777" w:rsidR="009E3F16" w:rsidRDefault="009E3F16">
            <w:pPr>
              <w:jc w:val="right"/>
              <w:rPr>
                <w:rFonts w:ascii="Arial" w:hAnsi="Arial"/>
                <w:snapToGrid w:val="0"/>
                <w:sz w:val="16"/>
              </w:rPr>
            </w:pPr>
            <w:r>
              <w:rPr>
                <w:rFonts w:ascii="Arial" w:hAnsi="Arial"/>
                <w:snapToGrid w:val="0"/>
                <w:sz w:val="16"/>
              </w:rPr>
              <w:t>1000</w:t>
            </w:r>
          </w:p>
        </w:tc>
        <w:tc>
          <w:tcPr>
            <w:tcW w:w="732" w:type="dxa"/>
            <w:tcBorders>
              <w:left w:val="single" w:sz="6" w:space="0" w:color="auto"/>
            </w:tcBorders>
          </w:tcPr>
          <w:p w14:paraId="7416D681" w14:textId="77777777" w:rsidR="009E3F16" w:rsidRDefault="009E3F16">
            <w:pPr>
              <w:jc w:val="right"/>
              <w:rPr>
                <w:rFonts w:ascii="Arial" w:hAnsi="Arial"/>
                <w:snapToGrid w:val="0"/>
                <w:sz w:val="16"/>
              </w:rPr>
            </w:pPr>
          </w:p>
        </w:tc>
        <w:tc>
          <w:tcPr>
            <w:tcW w:w="842" w:type="dxa"/>
          </w:tcPr>
          <w:p w14:paraId="2B30104B" w14:textId="77777777" w:rsidR="009E3F16" w:rsidRDefault="009E3F16">
            <w:pPr>
              <w:jc w:val="right"/>
              <w:rPr>
                <w:rFonts w:ascii="Arial" w:hAnsi="Arial"/>
                <w:snapToGrid w:val="0"/>
                <w:sz w:val="16"/>
              </w:rPr>
            </w:pPr>
          </w:p>
        </w:tc>
        <w:tc>
          <w:tcPr>
            <w:tcW w:w="869" w:type="dxa"/>
          </w:tcPr>
          <w:p w14:paraId="6DEDE9C8" w14:textId="77777777" w:rsidR="009E3F16" w:rsidRDefault="009E3F16">
            <w:pPr>
              <w:jc w:val="right"/>
              <w:rPr>
                <w:rFonts w:ascii="Arial" w:hAnsi="Arial"/>
                <w:snapToGrid w:val="0"/>
                <w:sz w:val="16"/>
              </w:rPr>
            </w:pPr>
          </w:p>
        </w:tc>
        <w:tc>
          <w:tcPr>
            <w:tcW w:w="994" w:type="dxa"/>
          </w:tcPr>
          <w:p w14:paraId="5B2E8402" w14:textId="77777777" w:rsidR="009E3F16" w:rsidRDefault="009E3F16">
            <w:pPr>
              <w:jc w:val="right"/>
              <w:rPr>
                <w:rFonts w:ascii="Arial" w:hAnsi="Arial"/>
                <w:snapToGrid w:val="0"/>
                <w:sz w:val="16"/>
              </w:rPr>
            </w:pPr>
          </w:p>
        </w:tc>
      </w:tr>
      <w:tr w:rsidR="009E3F16" w14:paraId="7B9E9C5B" w14:textId="77777777">
        <w:trPr>
          <w:trHeight w:val="257"/>
        </w:trPr>
        <w:tc>
          <w:tcPr>
            <w:tcW w:w="526" w:type="dxa"/>
          </w:tcPr>
          <w:p w14:paraId="4E3EF612" w14:textId="77777777" w:rsidR="009E3F16" w:rsidRDefault="009E3F16">
            <w:pPr>
              <w:jc w:val="right"/>
              <w:rPr>
                <w:rFonts w:ascii="Arial" w:hAnsi="Arial"/>
                <w:snapToGrid w:val="0"/>
                <w:sz w:val="16"/>
              </w:rPr>
            </w:pPr>
          </w:p>
        </w:tc>
        <w:tc>
          <w:tcPr>
            <w:tcW w:w="427" w:type="dxa"/>
          </w:tcPr>
          <w:p w14:paraId="6072EEB9" w14:textId="77777777" w:rsidR="009E3F16" w:rsidRDefault="009E3F16">
            <w:pPr>
              <w:jc w:val="center"/>
              <w:rPr>
                <w:rFonts w:ascii="Arial" w:hAnsi="Arial"/>
                <w:snapToGrid w:val="0"/>
                <w:sz w:val="16"/>
              </w:rPr>
            </w:pPr>
          </w:p>
        </w:tc>
        <w:tc>
          <w:tcPr>
            <w:tcW w:w="470" w:type="dxa"/>
          </w:tcPr>
          <w:p w14:paraId="343D1569" w14:textId="77777777" w:rsidR="009E3F16" w:rsidRDefault="009E3F16">
            <w:pPr>
              <w:jc w:val="center"/>
              <w:rPr>
                <w:rFonts w:ascii="Arial" w:hAnsi="Arial"/>
                <w:snapToGrid w:val="0"/>
                <w:sz w:val="16"/>
              </w:rPr>
            </w:pPr>
          </w:p>
        </w:tc>
        <w:tc>
          <w:tcPr>
            <w:tcW w:w="497" w:type="dxa"/>
          </w:tcPr>
          <w:p w14:paraId="266B2DB2" w14:textId="77777777" w:rsidR="009E3F16" w:rsidRDefault="009E3F16">
            <w:pPr>
              <w:jc w:val="center"/>
              <w:rPr>
                <w:rFonts w:ascii="Arial" w:hAnsi="Arial"/>
                <w:snapToGrid w:val="0"/>
                <w:sz w:val="16"/>
              </w:rPr>
            </w:pPr>
          </w:p>
        </w:tc>
        <w:tc>
          <w:tcPr>
            <w:tcW w:w="622" w:type="dxa"/>
          </w:tcPr>
          <w:p w14:paraId="78C4C341" w14:textId="77777777" w:rsidR="009E3F16" w:rsidRDefault="009E3F16">
            <w:pPr>
              <w:jc w:val="right"/>
              <w:rPr>
                <w:rFonts w:ascii="Arial" w:hAnsi="Arial"/>
                <w:snapToGrid w:val="0"/>
                <w:sz w:val="16"/>
              </w:rPr>
            </w:pPr>
          </w:p>
        </w:tc>
        <w:tc>
          <w:tcPr>
            <w:tcW w:w="580" w:type="dxa"/>
          </w:tcPr>
          <w:p w14:paraId="2F837A4B"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tcBorders>
          </w:tcPr>
          <w:p w14:paraId="61F75574" w14:textId="77777777" w:rsidR="009E3F16" w:rsidRDefault="009E3F16">
            <w:pPr>
              <w:jc w:val="right"/>
              <w:rPr>
                <w:rFonts w:ascii="Arial" w:hAnsi="Arial"/>
                <w:snapToGrid w:val="0"/>
                <w:sz w:val="16"/>
              </w:rPr>
            </w:pPr>
            <w:r>
              <w:rPr>
                <w:rFonts w:ascii="Arial" w:hAnsi="Arial"/>
                <w:snapToGrid w:val="0"/>
                <w:sz w:val="16"/>
              </w:rPr>
              <w:t>302</w:t>
            </w:r>
          </w:p>
        </w:tc>
        <w:tc>
          <w:tcPr>
            <w:tcW w:w="787" w:type="dxa"/>
            <w:tcBorders>
              <w:top w:val="single" w:sz="6" w:space="0" w:color="auto"/>
              <w:left w:val="dotted" w:sz="6" w:space="0" w:color="auto"/>
              <w:bottom w:val="single" w:sz="6" w:space="0" w:color="auto"/>
              <w:right w:val="dotted" w:sz="6" w:space="0" w:color="auto"/>
            </w:tcBorders>
          </w:tcPr>
          <w:p w14:paraId="6896248C" w14:textId="77777777" w:rsidR="009E3F16" w:rsidRDefault="009E3F16">
            <w:pPr>
              <w:jc w:val="right"/>
              <w:rPr>
                <w:rFonts w:ascii="Arial" w:hAnsi="Arial"/>
                <w:snapToGrid w:val="0"/>
                <w:sz w:val="16"/>
              </w:rPr>
            </w:pPr>
            <w:r>
              <w:rPr>
                <w:rFonts w:ascii="Arial" w:hAnsi="Arial"/>
                <w:snapToGrid w:val="0"/>
                <w:sz w:val="16"/>
              </w:rPr>
              <w:t>100.00</w:t>
            </w:r>
          </w:p>
        </w:tc>
        <w:tc>
          <w:tcPr>
            <w:tcW w:w="1008" w:type="dxa"/>
            <w:tcBorders>
              <w:top w:val="single" w:sz="6" w:space="0" w:color="auto"/>
              <w:bottom w:val="single" w:sz="6" w:space="0" w:color="auto"/>
              <w:right w:val="single" w:sz="6" w:space="0" w:color="auto"/>
            </w:tcBorders>
          </w:tcPr>
          <w:p w14:paraId="6304EDCB" w14:textId="77777777" w:rsidR="009E3F16" w:rsidRDefault="009E3F16">
            <w:pPr>
              <w:jc w:val="right"/>
              <w:rPr>
                <w:rFonts w:ascii="Arial" w:hAnsi="Arial"/>
                <w:snapToGrid w:val="0"/>
                <w:sz w:val="16"/>
              </w:rPr>
            </w:pPr>
            <w:r>
              <w:rPr>
                <w:rFonts w:ascii="Arial" w:hAnsi="Arial"/>
                <w:snapToGrid w:val="0"/>
                <w:sz w:val="16"/>
              </w:rPr>
              <w:t>3000</w:t>
            </w:r>
          </w:p>
        </w:tc>
        <w:tc>
          <w:tcPr>
            <w:tcW w:w="732" w:type="dxa"/>
            <w:tcBorders>
              <w:left w:val="single" w:sz="6" w:space="0" w:color="auto"/>
            </w:tcBorders>
          </w:tcPr>
          <w:p w14:paraId="4F2363E8" w14:textId="77777777" w:rsidR="009E3F16" w:rsidRDefault="009E3F16">
            <w:pPr>
              <w:jc w:val="right"/>
              <w:rPr>
                <w:rFonts w:ascii="Arial" w:hAnsi="Arial"/>
                <w:snapToGrid w:val="0"/>
                <w:sz w:val="16"/>
              </w:rPr>
            </w:pPr>
          </w:p>
        </w:tc>
        <w:tc>
          <w:tcPr>
            <w:tcW w:w="842" w:type="dxa"/>
          </w:tcPr>
          <w:p w14:paraId="1BBC88FC" w14:textId="77777777" w:rsidR="009E3F16" w:rsidRDefault="009E3F16">
            <w:pPr>
              <w:jc w:val="right"/>
              <w:rPr>
                <w:rFonts w:ascii="Arial" w:hAnsi="Arial"/>
                <w:snapToGrid w:val="0"/>
                <w:sz w:val="16"/>
              </w:rPr>
            </w:pPr>
          </w:p>
        </w:tc>
        <w:tc>
          <w:tcPr>
            <w:tcW w:w="869" w:type="dxa"/>
          </w:tcPr>
          <w:p w14:paraId="2ADFECE3" w14:textId="77777777" w:rsidR="009E3F16" w:rsidRDefault="009E3F16">
            <w:pPr>
              <w:jc w:val="right"/>
              <w:rPr>
                <w:rFonts w:ascii="Arial" w:hAnsi="Arial"/>
                <w:snapToGrid w:val="0"/>
                <w:sz w:val="16"/>
              </w:rPr>
            </w:pPr>
          </w:p>
        </w:tc>
        <w:tc>
          <w:tcPr>
            <w:tcW w:w="994" w:type="dxa"/>
          </w:tcPr>
          <w:p w14:paraId="6B8F82ED" w14:textId="77777777" w:rsidR="009E3F16" w:rsidRDefault="009E3F16">
            <w:pPr>
              <w:jc w:val="right"/>
              <w:rPr>
                <w:rFonts w:ascii="Arial" w:hAnsi="Arial"/>
                <w:snapToGrid w:val="0"/>
                <w:sz w:val="16"/>
              </w:rPr>
            </w:pPr>
          </w:p>
        </w:tc>
      </w:tr>
      <w:tr w:rsidR="009E3F16" w14:paraId="1E3A2E08" w14:textId="77777777">
        <w:trPr>
          <w:trHeight w:val="257"/>
        </w:trPr>
        <w:tc>
          <w:tcPr>
            <w:tcW w:w="526" w:type="dxa"/>
          </w:tcPr>
          <w:p w14:paraId="0EE13C62" w14:textId="77777777" w:rsidR="009E3F16" w:rsidRDefault="009E3F16">
            <w:pPr>
              <w:jc w:val="right"/>
              <w:rPr>
                <w:rFonts w:ascii="Arial" w:hAnsi="Arial"/>
                <w:snapToGrid w:val="0"/>
                <w:sz w:val="16"/>
              </w:rPr>
            </w:pPr>
          </w:p>
        </w:tc>
        <w:tc>
          <w:tcPr>
            <w:tcW w:w="427" w:type="dxa"/>
          </w:tcPr>
          <w:p w14:paraId="71D62FAD" w14:textId="77777777" w:rsidR="009E3F16" w:rsidRDefault="009E3F16">
            <w:pPr>
              <w:jc w:val="center"/>
              <w:rPr>
                <w:rFonts w:ascii="Arial" w:hAnsi="Arial"/>
                <w:snapToGrid w:val="0"/>
                <w:sz w:val="16"/>
              </w:rPr>
            </w:pPr>
          </w:p>
        </w:tc>
        <w:tc>
          <w:tcPr>
            <w:tcW w:w="470" w:type="dxa"/>
          </w:tcPr>
          <w:p w14:paraId="40EFE2E7" w14:textId="77777777" w:rsidR="009E3F16" w:rsidRDefault="009E3F16">
            <w:pPr>
              <w:jc w:val="center"/>
              <w:rPr>
                <w:rFonts w:ascii="Arial" w:hAnsi="Arial"/>
                <w:snapToGrid w:val="0"/>
                <w:sz w:val="16"/>
              </w:rPr>
            </w:pPr>
          </w:p>
        </w:tc>
        <w:tc>
          <w:tcPr>
            <w:tcW w:w="497" w:type="dxa"/>
          </w:tcPr>
          <w:p w14:paraId="4DE096DA" w14:textId="77777777" w:rsidR="009E3F16" w:rsidRDefault="009E3F16">
            <w:pPr>
              <w:jc w:val="center"/>
              <w:rPr>
                <w:rFonts w:ascii="Arial" w:hAnsi="Arial"/>
                <w:snapToGrid w:val="0"/>
                <w:sz w:val="16"/>
              </w:rPr>
            </w:pPr>
          </w:p>
        </w:tc>
        <w:tc>
          <w:tcPr>
            <w:tcW w:w="622" w:type="dxa"/>
          </w:tcPr>
          <w:p w14:paraId="3C08085B" w14:textId="77777777" w:rsidR="009E3F16" w:rsidRDefault="009E3F16">
            <w:pPr>
              <w:jc w:val="right"/>
              <w:rPr>
                <w:rFonts w:ascii="Arial" w:hAnsi="Arial"/>
                <w:snapToGrid w:val="0"/>
                <w:sz w:val="16"/>
              </w:rPr>
            </w:pPr>
          </w:p>
        </w:tc>
        <w:tc>
          <w:tcPr>
            <w:tcW w:w="580" w:type="dxa"/>
          </w:tcPr>
          <w:p w14:paraId="1B3558C3"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tcBorders>
          </w:tcPr>
          <w:p w14:paraId="689AF22D" w14:textId="77777777" w:rsidR="009E3F16" w:rsidRDefault="009E3F16">
            <w:pPr>
              <w:jc w:val="right"/>
              <w:rPr>
                <w:rFonts w:ascii="Arial" w:hAnsi="Arial"/>
                <w:snapToGrid w:val="0"/>
                <w:sz w:val="16"/>
              </w:rPr>
            </w:pPr>
            <w:r>
              <w:rPr>
                <w:rFonts w:ascii="Arial" w:hAnsi="Arial"/>
                <w:snapToGrid w:val="0"/>
                <w:sz w:val="16"/>
              </w:rPr>
              <w:t>303</w:t>
            </w:r>
          </w:p>
        </w:tc>
        <w:tc>
          <w:tcPr>
            <w:tcW w:w="787" w:type="dxa"/>
            <w:tcBorders>
              <w:top w:val="single" w:sz="6" w:space="0" w:color="auto"/>
              <w:left w:val="dotted" w:sz="6" w:space="0" w:color="auto"/>
              <w:bottom w:val="single" w:sz="6" w:space="0" w:color="auto"/>
              <w:right w:val="dotted" w:sz="6" w:space="0" w:color="auto"/>
            </w:tcBorders>
          </w:tcPr>
          <w:p w14:paraId="1B49912D" w14:textId="77777777" w:rsidR="009E3F16" w:rsidRDefault="009E3F16">
            <w:pPr>
              <w:jc w:val="right"/>
              <w:rPr>
                <w:rFonts w:ascii="Arial" w:hAnsi="Arial"/>
                <w:snapToGrid w:val="0"/>
                <w:sz w:val="16"/>
              </w:rPr>
            </w:pPr>
            <w:r>
              <w:rPr>
                <w:rFonts w:ascii="Arial" w:hAnsi="Arial"/>
                <w:snapToGrid w:val="0"/>
                <w:sz w:val="16"/>
              </w:rPr>
              <w:t>100.50</w:t>
            </w:r>
          </w:p>
        </w:tc>
        <w:tc>
          <w:tcPr>
            <w:tcW w:w="1008" w:type="dxa"/>
            <w:tcBorders>
              <w:top w:val="single" w:sz="6" w:space="0" w:color="auto"/>
              <w:bottom w:val="single" w:sz="6" w:space="0" w:color="auto"/>
              <w:right w:val="single" w:sz="6" w:space="0" w:color="auto"/>
            </w:tcBorders>
          </w:tcPr>
          <w:p w14:paraId="7053233E" w14:textId="77777777" w:rsidR="009E3F16" w:rsidRDefault="009E3F16">
            <w:pPr>
              <w:jc w:val="right"/>
              <w:rPr>
                <w:rFonts w:ascii="Arial" w:hAnsi="Arial"/>
                <w:snapToGrid w:val="0"/>
                <w:sz w:val="16"/>
              </w:rPr>
            </w:pPr>
            <w:r>
              <w:rPr>
                <w:rFonts w:ascii="Arial" w:hAnsi="Arial"/>
                <w:snapToGrid w:val="0"/>
                <w:sz w:val="16"/>
              </w:rPr>
              <w:t>2000</w:t>
            </w:r>
          </w:p>
        </w:tc>
        <w:tc>
          <w:tcPr>
            <w:tcW w:w="732" w:type="dxa"/>
            <w:tcBorders>
              <w:left w:val="single" w:sz="6" w:space="0" w:color="auto"/>
            </w:tcBorders>
          </w:tcPr>
          <w:p w14:paraId="407BEEB2" w14:textId="77777777" w:rsidR="009E3F16" w:rsidRDefault="009E3F16">
            <w:pPr>
              <w:jc w:val="right"/>
              <w:rPr>
                <w:rFonts w:ascii="Arial" w:hAnsi="Arial"/>
                <w:snapToGrid w:val="0"/>
                <w:sz w:val="16"/>
              </w:rPr>
            </w:pPr>
          </w:p>
        </w:tc>
        <w:tc>
          <w:tcPr>
            <w:tcW w:w="842" w:type="dxa"/>
          </w:tcPr>
          <w:p w14:paraId="6D80EF2A" w14:textId="77777777" w:rsidR="009E3F16" w:rsidRDefault="009E3F16">
            <w:pPr>
              <w:jc w:val="right"/>
              <w:rPr>
                <w:rFonts w:ascii="Arial" w:hAnsi="Arial"/>
                <w:snapToGrid w:val="0"/>
                <w:sz w:val="16"/>
              </w:rPr>
            </w:pPr>
          </w:p>
        </w:tc>
        <w:tc>
          <w:tcPr>
            <w:tcW w:w="869" w:type="dxa"/>
          </w:tcPr>
          <w:p w14:paraId="0664098F" w14:textId="77777777" w:rsidR="009E3F16" w:rsidRDefault="009E3F16">
            <w:pPr>
              <w:jc w:val="right"/>
              <w:rPr>
                <w:rFonts w:ascii="Arial" w:hAnsi="Arial"/>
                <w:snapToGrid w:val="0"/>
                <w:sz w:val="16"/>
              </w:rPr>
            </w:pPr>
          </w:p>
        </w:tc>
        <w:tc>
          <w:tcPr>
            <w:tcW w:w="994" w:type="dxa"/>
          </w:tcPr>
          <w:p w14:paraId="46CF6A9F" w14:textId="77777777" w:rsidR="009E3F16" w:rsidRDefault="009E3F16">
            <w:pPr>
              <w:jc w:val="right"/>
              <w:rPr>
                <w:rFonts w:ascii="Arial" w:hAnsi="Arial"/>
                <w:snapToGrid w:val="0"/>
                <w:sz w:val="16"/>
              </w:rPr>
            </w:pPr>
          </w:p>
        </w:tc>
      </w:tr>
      <w:tr w:rsidR="009E3F16" w14:paraId="547DF01B" w14:textId="77777777">
        <w:trPr>
          <w:trHeight w:val="192"/>
        </w:trPr>
        <w:tc>
          <w:tcPr>
            <w:tcW w:w="1920" w:type="dxa"/>
            <w:gridSpan w:val="4"/>
            <w:vAlign w:val="bottom"/>
          </w:tcPr>
          <w:p w14:paraId="39049B55" w14:textId="77777777" w:rsidR="009E3F16" w:rsidRDefault="009E3F16">
            <w:pPr>
              <w:rPr>
                <w:rFonts w:ascii="Arial" w:hAnsi="Arial"/>
                <w:b/>
                <w:snapToGrid w:val="0"/>
                <w:sz w:val="16"/>
              </w:rPr>
            </w:pPr>
            <w:r>
              <w:rPr>
                <w:rFonts w:ascii="Arial" w:hAnsi="Arial"/>
                <w:b/>
                <w:snapToGrid w:val="0"/>
                <w:sz w:val="16"/>
              </w:rPr>
              <w:t>Allocation Instruction Msg</w:t>
            </w:r>
          </w:p>
        </w:tc>
        <w:tc>
          <w:tcPr>
            <w:tcW w:w="622" w:type="dxa"/>
          </w:tcPr>
          <w:p w14:paraId="00C7EF17" w14:textId="77777777" w:rsidR="009E3F16" w:rsidRDefault="009E3F16">
            <w:pPr>
              <w:jc w:val="right"/>
              <w:rPr>
                <w:rFonts w:ascii="Arial" w:hAnsi="Arial"/>
                <w:snapToGrid w:val="0"/>
                <w:sz w:val="16"/>
              </w:rPr>
            </w:pPr>
          </w:p>
        </w:tc>
        <w:tc>
          <w:tcPr>
            <w:tcW w:w="580" w:type="dxa"/>
          </w:tcPr>
          <w:p w14:paraId="112BE55A" w14:textId="77777777" w:rsidR="009E3F16" w:rsidRDefault="009E3F16">
            <w:pPr>
              <w:jc w:val="right"/>
              <w:rPr>
                <w:rFonts w:ascii="Arial" w:hAnsi="Arial"/>
                <w:snapToGrid w:val="0"/>
                <w:sz w:val="16"/>
              </w:rPr>
            </w:pPr>
          </w:p>
        </w:tc>
        <w:tc>
          <w:tcPr>
            <w:tcW w:w="747" w:type="dxa"/>
          </w:tcPr>
          <w:p w14:paraId="5C0A76AD" w14:textId="77777777" w:rsidR="009E3F16" w:rsidRDefault="009E3F16">
            <w:pPr>
              <w:jc w:val="right"/>
              <w:rPr>
                <w:rFonts w:ascii="Arial" w:hAnsi="Arial"/>
                <w:snapToGrid w:val="0"/>
                <w:sz w:val="16"/>
              </w:rPr>
            </w:pPr>
          </w:p>
        </w:tc>
        <w:tc>
          <w:tcPr>
            <w:tcW w:w="787" w:type="dxa"/>
          </w:tcPr>
          <w:p w14:paraId="1877AD0B" w14:textId="77777777" w:rsidR="009E3F16" w:rsidRDefault="009E3F16">
            <w:pPr>
              <w:jc w:val="center"/>
              <w:rPr>
                <w:rFonts w:ascii="Arial" w:hAnsi="Arial"/>
                <w:snapToGrid w:val="0"/>
                <w:sz w:val="16"/>
              </w:rPr>
            </w:pPr>
            <w:r>
              <w:rPr>
                <w:b/>
                <w:sz w:val="24"/>
              </w:rPr>
              <w:sym w:font="Symbol" w:char="F0AF"/>
            </w:r>
          </w:p>
        </w:tc>
        <w:tc>
          <w:tcPr>
            <w:tcW w:w="1008" w:type="dxa"/>
          </w:tcPr>
          <w:p w14:paraId="4236473A" w14:textId="77777777" w:rsidR="009E3F16" w:rsidRDefault="009E3F16">
            <w:pPr>
              <w:jc w:val="right"/>
              <w:rPr>
                <w:rFonts w:ascii="Arial" w:hAnsi="Arial"/>
                <w:snapToGrid w:val="0"/>
                <w:sz w:val="16"/>
              </w:rPr>
            </w:pPr>
          </w:p>
        </w:tc>
        <w:tc>
          <w:tcPr>
            <w:tcW w:w="732" w:type="dxa"/>
          </w:tcPr>
          <w:p w14:paraId="375759CE" w14:textId="77777777" w:rsidR="009E3F16" w:rsidRDefault="009E3F16">
            <w:pPr>
              <w:jc w:val="right"/>
              <w:rPr>
                <w:rFonts w:ascii="Arial" w:hAnsi="Arial"/>
                <w:snapToGrid w:val="0"/>
                <w:sz w:val="16"/>
              </w:rPr>
            </w:pPr>
          </w:p>
        </w:tc>
        <w:tc>
          <w:tcPr>
            <w:tcW w:w="842" w:type="dxa"/>
          </w:tcPr>
          <w:p w14:paraId="2D1D1698" w14:textId="77777777" w:rsidR="009E3F16" w:rsidRDefault="009E3F16">
            <w:pPr>
              <w:jc w:val="right"/>
              <w:rPr>
                <w:rFonts w:ascii="Arial" w:hAnsi="Arial"/>
                <w:snapToGrid w:val="0"/>
                <w:sz w:val="16"/>
              </w:rPr>
            </w:pPr>
          </w:p>
        </w:tc>
        <w:tc>
          <w:tcPr>
            <w:tcW w:w="869" w:type="dxa"/>
          </w:tcPr>
          <w:p w14:paraId="4FF88821" w14:textId="77777777" w:rsidR="009E3F16" w:rsidRDefault="009E3F16">
            <w:pPr>
              <w:jc w:val="right"/>
              <w:rPr>
                <w:rFonts w:ascii="Arial" w:hAnsi="Arial"/>
                <w:snapToGrid w:val="0"/>
                <w:sz w:val="16"/>
              </w:rPr>
            </w:pPr>
          </w:p>
        </w:tc>
        <w:tc>
          <w:tcPr>
            <w:tcW w:w="994" w:type="dxa"/>
          </w:tcPr>
          <w:p w14:paraId="0C8B3BB3" w14:textId="77777777" w:rsidR="009E3F16" w:rsidRDefault="009E3F16">
            <w:pPr>
              <w:jc w:val="right"/>
              <w:rPr>
                <w:rFonts w:ascii="Arial" w:hAnsi="Arial"/>
                <w:snapToGrid w:val="0"/>
                <w:sz w:val="16"/>
              </w:rPr>
            </w:pPr>
          </w:p>
        </w:tc>
      </w:tr>
      <w:tr w:rsidR="009E3F16" w14:paraId="7AC334C3" w14:textId="77777777">
        <w:trPr>
          <w:trHeight w:val="408"/>
        </w:trPr>
        <w:tc>
          <w:tcPr>
            <w:tcW w:w="526" w:type="dxa"/>
            <w:tcBorders>
              <w:top w:val="single" w:sz="6" w:space="0" w:color="auto"/>
              <w:left w:val="single" w:sz="6" w:space="0" w:color="auto"/>
              <w:right w:val="single" w:sz="6" w:space="0" w:color="auto"/>
            </w:tcBorders>
          </w:tcPr>
          <w:p w14:paraId="7E7130D8" w14:textId="77777777" w:rsidR="009E3F16" w:rsidRDefault="009E3F16">
            <w:pPr>
              <w:jc w:val="center"/>
              <w:rPr>
                <w:rFonts w:ascii="Arial" w:hAnsi="Arial"/>
                <w:snapToGrid w:val="0"/>
                <w:sz w:val="16"/>
              </w:rPr>
            </w:pPr>
            <w:r>
              <w:rPr>
                <w:rFonts w:ascii="Arial" w:hAnsi="Arial"/>
                <w:snapToGrid w:val="0"/>
                <w:sz w:val="16"/>
              </w:rPr>
              <w:t>Symbol</w:t>
            </w:r>
          </w:p>
        </w:tc>
        <w:tc>
          <w:tcPr>
            <w:tcW w:w="427" w:type="dxa"/>
            <w:tcBorders>
              <w:top w:val="single" w:sz="6" w:space="0" w:color="auto"/>
              <w:left w:val="single" w:sz="6" w:space="0" w:color="auto"/>
            </w:tcBorders>
          </w:tcPr>
          <w:p w14:paraId="576BC408" w14:textId="77777777" w:rsidR="009E3F16" w:rsidRDefault="009E3F16">
            <w:pPr>
              <w:jc w:val="center"/>
              <w:rPr>
                <w:rFonts w:ascii="Arial" w:hAnsi="Arial"/>
                <w:snapToGrid w:val="0"/>
                <w:sz w:val="16"/>
              </w:rPr>
            </w:pPr>
            <w:r>
              <w:rPr>
                <w:rFonts w:ascii="Arial" w:hAnsi="Arial"/>
                <w:snapToGrid w:val="0"/>
                <w:sz w:val="16"/>
              </w:rPr>
              <w:t>B/S</w:t>
            </w:r>
          </w:p>
        </w:tc>
        <w:tc>
          <w:tcPr>
            <w:tcW w:w="470" w:type="dxa"/>
            <w:tcBorders>
              <w:top w:val="single" w:sz="6" w:space="0" w:color="auto"/>
              <w:left w:val="single" w:sz="6" w:space="0" w:color="auto"/>
              <w:right w:val="single" w:sz="6" w:space="0" w:color="auto"/>
            </w:tcBorders>
          </w:tcPr>
          <w:p w14:paraId="5C4C4098" w14:textId="77777777" w:rsidR="009E3F16" w:rsidRDefault="009E3F16">
            <w:pPr>
              <w:jc w:val="center"/>
              <w:rPr>
                <w:rFonts w:ascii="Arial" w:hAnsi="Arial"/>
                <w:snapToGrid w:val="0"/>
                <w:sz w:val="16"/>
              </w:rPr>
            </w:pPr>
            <w:r>
              <w:rPr>
                <w:rFonts w:ascii="Arial" w:hAnsi="Arial"/>
                <w:snapToGrid w:val="0"/>
                <w:sz w:val="16"/>
              </w:rPr>
              <w:t>Mkt</w:t>
            </w:r>
          </w:p>
        </w:tc>
        <w:tc>
          <w:tcPr>
            <w:tcW w:w="1699" w:type="dxa"/>
            <w:gridSpan w:val="3"/>
            <w:tcBorders>
              <w:top w:val="single" w:sz="6" w:space="0" w:color="auto"/>
              <w:bottom w:val="single" w:sz="6" w:space="0" w:color="auto"/>
            </w:tcBorders>
          </w:tcPr>
          <w:p w14:paraId="7456F150" w14:textId="77777777" w:rsidR="009E3F16" w:rsidRDefault="009E3F16">
            <w:pPr>
              <w:jc w:val="center"/>
              <w:rPr>
                <w:rFonts w:ascii="Arial" w:hAnsi="Arial"/>
                <w:snapToGrid w:val="0"/>
                <w:sz w:val="16"/>
              </w:rPr>
            </w:pPr>
            <w:r>
              <w:rPr>
                <w:rFonts w:ascii="Arial" w:hAnsi="Arial"/>
                <w:snapToGrid w:val="0"/>
                <w:sz w:val="16"/>
              </w:rPr>
              <w:t>Order section</w:t>
            </w:r>
          </w:p>
        </w:tc>
        <w:tc>
          <w:tcPr>
            <w:tcW w:w="2542" w:type="dxa"/>
            <w:gridSpan w:val="3"/>
            <w:tcBorders>
              <w:top w:val="single" w:sz="6" w:space="0" w:color="auto"/>
              <w:bottom w:val="single" w:sz="6" w:space="0" w:color="auto"/>
            </w:tcBorders>
          </w:tcPr>
          <w:p w14:paraId="4674920F" w14:textId="77777777" w:rsidR="009E3F16" w:rsidRDefault="009E3F16">
            <w:pPr>
              <w:jc w:val="center"/>
              <w:rPr>
                <w:rFonts w:ascii="Arial" w:hAnsi="Arial"/>
                <w:snapToGrid w:val="0"/>
                <w:sz w:val="16"/>
              </w:rPr>
            </w:pPr>
            <w:r>
              <w:rPr>
                <w:rFonts w:ascii="Arial" w:hAnsi="Arial"/>
                <w:snapToGrid w:val="0"/>
                <w:sz w:val="16"/>
              </w:rPr>
              <w:t>Repeating fields</w:t>
            </w:r>
          </w:p>
        </w:tc>
        <w:tc>
          <w:tcPr>
            <w:tcW w:w="3437" w:type="dxa"/>
            <w:gridSpan w:val="4"/>
            <w:tcBorders>
              <w:top w:val="single" w:sz="6" w:space="0" w:color="auto"/>
              <w:left w:val="single" w:sz="6" w:space="0" w:color="auto"/>
              <w:bottom w:val="single" w:sz="6" w:space="0" w:color="auto"/>
            </w:tcBorders>
          </w:tcPr>
          <w:p w14:paraId="01141701" w14:textId="77777777" w:rsidR="009E3F16" w:rsidRDefault="009E3F16">
            <w:pPr>
              <w:jc w:val="center"/>
              <w:rPr>
                <w:rFonts w:ascii="Arial" w:hAnsi="Arial"/>
                <w:snapToGrid w:val="0"/>
                <w:sz w:val="16"/>
              </w:rPr>
            </w:pPr>
            <w:r>
              <w:rPr>
                <w:rFonts w:ascii="Arial" w:hAnsi="Arial"/>
                <w:snapToGrid w:val="0"/>
                <w:sz w:val="16"/>
              </w:rPr>
              <w:t>Repeating fields</w:t>
            </w:r>
          </w:p>
        </w:tc>
      </w:tr>
      <w:tr w:rsidR="009E3F16" w14:paraId="006FDDA3" w14:textId="77777777">
        <w:trPr>
          <w:trHeight w:val="257"/>
        </w:trPr>
        <w:tc>
          <w:tcPr>
            <w:tcW w:w="526" w:type="dxa"/>
            <w:tcBorders>
              <w:left w:val="single" w:sz="6" w:space="0" w:color="auto"/>
              <w:bottom w:val="single" w:sz="6" w:space="0" w:color="auto"/>
              <w:right w:val="single" w:sz="6" w:space="0" w:color="auto"/>
            </w:tcBorders>
          </w:tcPr>
          <w:p w14:paraId="2DCC0DE9" w14:textId="77777777" w:rsidR="009E3F16" w:rsidRDefault="009E3F16">
            <w:pPr>
              <w:jc w:val="center"/>
              <w:rPr>
                <w:rFonts w:ascii="Arial" w:hAnsi="Arial"/>
                <w:snapToGrid w:val="0"/>
                <w:sz w:val="16"/>
              </w:rPr>
            </w:pPr>
          </w:p>
        </w:tc>
        <w:tc>
          <w:tcPr>
            <w:tcW w:w="427" w:type="dxa"/>
            <w:tcBorders>
              <w:left w:val="single" w:sz="6" w:space="0" w:color="auto"/>
              <w:bottom w:val="single" w:sz="6" w:space="0" w:color="auto"/>
            </w:tcBorders>
          </w:tcPr>
          <w:p w14:paraId="083E6669" w14:textId="77777777" w:rsidR="009E3F16" w:rsidRDefault="009E3F16">
            <w:pPr>
              <w:jc w:val="center"/>
              <w:rPr>
                <w:rFonts w:ascii="Arial" w:hAnsi="Arial"/>
                <w:snapToGrid w:val="0"/>
                <w:sz w:val="16"/>
              </w:rPr>
            </w:pPr>
          </w:p>
        </w:tc>
        <w:tc>
          <w:tcPr>
            <w:tcW w:w="470" w:type="dxa"/>
            <w:tcBorders>
              <w:left w:val="single" w:sz="6" w:space="0" w:color="auto"/>
              <w:bottom w:val="single" w:sz="6" w:space="0" w:color="auto"/>
              <w:right w:val="single" w:sz="6" w:space="0" w:color="auto"/>
            </w:tcBorders>
          </w:tcPr>
          <w:p w14:paraId="5CEB778D" w14:textId="77777777" w:rsidR="009E3F16" w:rsidRDefault="009E3F16">
            <w:pPr>
              <w:jc w:val="center"/>
              <w:rPr>
                <w:rFonts w:ascii="Arial" w:hAnsi="Arial"/>
                <w:snapToGrid w:val="0"/>
                <w:sz w:val="16"/>
              </w:rPr>
            </w:pPr>
          </w:p>
        </w:tc>
        <w:tc>
          <w:tcPr>
            <w:tcW w:w="497" w:type="dxa"/>
            <w:tcBorders>
              <w:left w:val="single" w:sz="6" w:space="0" w:color="auto"/>
              <w:bottom w:val="single" w:sz="6" w:space="0" w:color="auto"/>
              <w:right w:val="single" w:sz="6" w:space="0" w:color="auto"/>
            </w:tcBorders>
          </w:tcPr>
          <w:p w14:paraId="505638E9" w14:textId="77777777" w:rsidR="009E3F16" w:rsidRDefault="009E3F16">
            <w:pPr>
              <w:jc w:val="center"/>
              <w:rPr>
                <w:rFonts w:ascii="Arial" w:hAnsi="Arial"/>
                <w:snapToGrid w:val="0"/>
                <w:sz w:val="16"/>
              </w:rPr>
            </w:pPr>
            <w:r>
              <w:rPr>
                <w:rFonts w:ascii="Arial" w:hAnsi="Arial"/>
                <w:snapToGrid w:val="0"/>
                <w:sz w:val="16"/>
              </w:rPr>
              <w:t>ID</w:t>
            </w:r>
          </w:p>
        </w:tc>
        <w:tc>
          <w:tcPr>
            <w:tcW w:w="622" w:type="dxa"/>
            <w:tcBorders>
              <w:bottom w:val="single" w:sz="6" w:space="0" w:color="auto"/>
              <w:right w:val="dotted" w:sz="6" w:space="0" w:color="auto"/>
            </w:tcBorders>
          </w:tcPr>
          <w:p w14:paraId="16D21093" w14:textId="77777777" w:rsidR="009E3F16" w:rsidRDefault="009E3F16">
            <w:pPr>
              <w:jc w:val="center"/>
              <w:rPr>
                <w:rFonts w:ascii="Arial" w:hAnsi="Arial"/>
                <w:snapToGrid w:val="0"/>
                <w:sz w:val="16"/>
              </w:rPr>
            </w:pPr>
            <w:r>
              <w:rPr>
                <w:rFonts w:ascii="Arial" w:hAnsi="Arial"/>
                <w:snapToGrid w:val="0"/>
                <w:sz w:val="16"/>
              </w:rPr>
              <w:t>OrdID</w:t>
            </w:r>
          </w:p>
        </w:tc>
        <w:tc>
          <w:tcPr>
            <w:tcW w:w="580" w:type="dxa"/>
            <w:tcBorders>
              <w:bottom w:val="single" w:sz="6" w:space="0" w:color="auto"/>
            </w:tcBorders>
          </w:tcPr>
          <w:p w14:paraId="13D28749"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tcBorders>
          </w:tcPr>
          <w:p w14:paraId="0E9CB19F" w14:textId="77777777" w:rsidR="009E3F16" w:rsidRDefault="009E3F16">
            <w:pPr>
              <w:jc w:val="center"/>
              <w:rPr>
                <w:rFonts w:ascii="Arial" w:hAnsi="Arial"/>
                <w:snapToGrid w:val="0"/>
                <w:sz w:val="16"/>
              </w:rPr>
            </w:pPr>
            <w:r>
              <w:rPr>
                <w:rFonts w:ascii="Arial" w:hAnsi="Arial"/>
                <w:snapToGrid w:val="0"/>
                <w:sz w:val="16"/>
              </w:rPr>
              <w:t>ExecID</w:t>
            </w:r>
          </w:p>
        </w:tc>
        <w:tc>
          <w:tcPr>
            <w:tcW w:w="787" w:type="dxa"/>
            <w:tcBorders>
              <w:top w:val="single" w:sz="6" w:space="0" w:color="auto"/>
              <w:left w:val="dotted" w:sz="6" w:space="0" w:color="auto"/>
              <w:bottom w:val="single" w:sz="6" w:space="0" w:color="auto"/>
              <w:right w:val="dotted" w:sz="6" w:space="0" w:color="auto"/>
            </w:tcBorders>
          </w:tcPr>
          <w:p w14:paraId="2C56D9C9" w14:textId="77777777" w:rsidR="009E3F16" w:rsidRDefault="009E3F16">
            <w:pPr>
              <w:jc w:val="center"/>
              <w:rPr>
                <w:rFonts w:ascii="Arial" w:hAnsi="Arial"/>
                <w:b/>
                <w:i/>
                <w:snapToGrid w:val="0"/>
                <w:sz w:val="16"/>
              </w:rPr>
            </w:pPr>
            <w:r>
              <w:rPr>
                <w:rFonts w:ascii="Arial" w:hAnsi="Arial"/>
                <w:b/>
                <w:i/>
                <w:snapToGrid w:val="0"/>
                <w:sz w:val="16"/>
              </w:rPr>
              <w:t>LastPx</w:t>
            </w:r>
          </w:p>
        </w:tc>
        <w:tc>
          <w:tcPr>
            <w:tcW w:w="1008" w:type="dxa"/>
            <w:tcBorders>
              <w:top w:val="single" w:sz="6" w:space="0" w:color="auto"/>
              <w:bottom w:val="single" w:sz="6" w:space="0" w:color="auto"/>
              <w:right w:val="single" w:sz="6" w:space="0" w:color="auto"/>
            </w:tcBorders>
          </w:tcPr>
          <w:p w14:paraId="1AEDB044" w14:textId="77777777" w:rsidR="009E3F16" w:rsidRDefault="009E3F16">
            <w:pPr>
              <w:jc w:val="center"/>
              <w:rPr>
                <w:rFonts w:ascii="Arial" w:hAnsi="Arial"/>
                <w:snapToGrid w:val="0"/>
                <w:sz w:val="16"/>
              </w:rPr>
            </w:pPr>
            <w:r>
              <w:rPr>
                <w:rFonts w:ascii="Arial" w:hAnsi="Arial"/>
                <w:snapToGrid w:val="0"/>
                <w:sz w:val="16"/>
              </w:rPr>
              <w:t>LastQty</w:t>
            </w:r>
          </w:p>
        </w:tc>
        <w:tc>
          <w:tcPr>
            <w:tcW w:w="732" w:type="dxa"/>
            <w:tcBorders>
              <w:left w:val="single" w:sz="6" w:space="0" w:color="auto"/>
              <w:bottom w:val="single" w:sz="6" w:space="0" w:color="auto"/>
              <w:right w:val="dotted" w:sz="6" w:space="0" w:color="auto"/>
            </w:tcBorders>
          </w:tcPr>
          <w:p w14:paraId="2B8FD5AE" w14:textId="77777777" w:rsidR="009E3F16" w:rsidRDefault="009E3F16">
            <w:pPr>
              <w:jc w:val="center"/>
              <w:rPr>
                <w:rFonts w:ascii="Arial" w:hAnsi="Arial"/>
                <w:b/>
                <w:i/>
                <w:snapToGrid w:val="0"/>
                <w:sz w:val="16"/>
              </w:rPr>
            </w:pPr>
            <w:r>
              <w:rPr>
                <w:rFonts w:ascii="Arial" w:hAnsi="Arial"/>
                <w:b/>
                <w:i/>
                <w:snapToGrid w:val="0"/>
                <w:sz w:val="16"/>
              </w:rPr>
              <w:t>AllocAccount</w:t>
            </w:r>
          </w:p>
        </w:tc>
        <w:tc>
          <w:tcPr>
            <w:tcW w:w="842" w:type="dxa"/>
            <w:tcBorders>
              <w:bottom w:val="single" w:sz="6" w:space="0" w:color="auto"/>
            </w:tcBorders>
          </w:tcPr>
          <w:p w14:paraId="480537CC" w14:textId="77777777" w:rsidR="009E3F16" w:rsidRDefault="009E3F16">
            <w:pPr>
              <w:jc w:val="center"/>
              <w:rPr>
                <w:rFonts w:ascii="Arial" w:hAnsi="Arial"/>
                <w:b/>
                <w:i/>
                <w:snapToGrid w:val="0"/>
                <w:sz w:val="16"/>
              </w:rPr>
            </w:pPr>
            <w:r>
              <w:rPr>
                <w:rFonts w:ascii="Arial" w:hAnsi="Arial"/>
                <w:b/>
                <w:i/>
                <w:snapToGrid w:val="0"/>
                <w:sz w:val="16"/>
              </w:rPr>
              <w:t>AllocPrice</w:t>
            </w:r>
          </w:p>
        </w:tc>
        <w:tc>
          <w:tcPr>
            <w:tcW w:w="869" w:type="dxa"/>
            <w:tcBorders>
              <w:left w:val="dotted" w:sz="6" w:space="0" w:color="auto"/>
              <w:bottom w:val="single" w:sz="6" w:space="0" w:color="auto"/>
              <w:right w:val="dotted" w:sz="6" w:space="0" w:color="auto"/>
            </w:tcBorders>
          </w:tcPr>
          <w:p w14:paraId="0B3A60CF" w14:textId="77777777" w:rsidR="009E3F16" w:rsidRDefault="009E3F16">
            <w:pPr>
              <w:jc w:val="center"/>
              <w:rPr>
                <w:rFonts w:ascii="Arial" w:hAnsi="Arial"/>
                <w:snapToGrid w:val="0"/>
                <w:sz w:val="16"/>
              </w:rPr>
            </w:pPr>
            <w:r>
              <w:rPr>
                <w:rFonts w:ascii="Arial" w:hAnsi="Arial"/>
                <w:snapToGrid w:val="0"/>
                <w:sz w:val="16"/>
              </w:rPr>
              <w:t>AllocQty</w:t>
            </w:r>
          </w:p>
        </w:tc>
        <w:tc>
          <w:tcPr>
            <w:tcW w:w="994" w:type="dxa"/>
            <w:tcBorders>
              <w:top w:val="single" w:sz="6" w:space="0" w:color="auto"/>
              <w:left w:val="dotted" w:sz="6" w:space="0" w:color="auto"/>
              <w:bottom w:val="single" w:sz="6" w:space="0" w:color="auto"/>
              <w:right w:val="single" w:sz="6" w:space="0" w:color="auto"/>
            </w:tcBorders>
          </w:tcPr>
          <w:p w14:paraId="59A0948D" w14:textId="77777777" w:rsidR="009E3F16" w:rsidRDefault="009E3F16">
            <w:pPr>
              <w:jc w:val="center"/>
              <w:rPr>
                <w:rFonts w:ascii="Arial" w:hAnsi="Arial"/>
                <w:snapToGrid w:val="0"/>
                <w:sz w:val="16"/>
              </w:rPr>
            </w:pPr>
            <w:r>
              <w:rPr>
                <w:rFonts w:ascii="Arial" w:hAnsi="Arial"/>
                <w:snapToGrid w:val="0"/>
                <w:sz w:val="16"/>
              </w:rPr>
              <w:t>Commission</w:t>
            </w:r>
          </w:p>
        </w:tc>
      </w:tr>
      <w:tr w:rsidR="009E3F16" w14:paraId="11B6E581" w14:textId="77777777">
        <w:trPr>
          <w:trHeight w:val="183"/>
        </w:trPr>
        <w:tc>
          <w:tcPr>
            <w:tcW w:w="526" w:type="dxa"/>
            <w:tcBorders>
              <w:left w:val="single" w:sz="6" w:space="0" w:color="auto"/>
              <w:bottom w:val="single" w:sz="6" w:space="0" w:color="auto"/>
            </w:tcBorders>
          </w:tcPr>
          <w:p w14:paraId="5E9665B8" w14:textId="77777777" w:rsidR="009E3F16" w:rsidRDefault="009E3F16">
            <w:pPr>
              <w:jc w:val="right"/>
              <w:rPr>
                <w:rFonts w:ascii="Arial" w:hAnsi="Arial"/>
                <w:snapToGrid w:val="0"/>
                <w:sz w:val="16"/>
              </w:rPr>
            </w:pPr>
            <w:r>
              <w:rPr>
                <w:rFonts w:ascii="Arial" w:hAnsi="Arial"/>
                <w:snapToGrid w:val="0"/>
                <w:sz w:val="16"/>
              </w:rPr>
              <w:t>IBM</w:t>
            </w:r>
          </w:p>
        </w:tc>
        <w:tc>
          <w:tcPr>
            <w:tcW w:w="427" w:type="dxa"/>
            <w:tcBorders>
              <w:left w:val="single" w:sz="6" w:space="0" w:color="auto"/>
              <w:bottom w:val="single" w:sz="6" w:space="0" w:color="auto"/>
              <w:right w:val="single" w:sz="6" w:space="0" w:color="auto"/>
            </w:tcBorders>
          </w:tcPr>
          <w:p w14:paraId="4AC923D4" w14:textId="77777777" w:rsidR="009E3F16" w:rsidRDefault="009E3F16">
            <w:pPr>
              <w:jc w:val="center"/>
              <w:rPr>
                <w:rFonts w:ascii="Arial" w:hAnsi="Arial"/>
                <w:snapToGrid w:val="0"/>
                <w:sz w:val="16"/>
              </w:rPr>
            </w:pPr>
            <w:r>
              <w:rPr>
                <w:rFonts w:ascii="Arial" w:hAnsi="Arial"/>
                <w:snapToGrid w:val="0"/>
                <w:sz w:val="16"/>
              </w:rPr>
              <w:t>Buy</w:t>
            </w:r>
          </w:p>
        </w:tc>
        <w:tc>
          <w:tcPr>
            <w:tcW w:w="470" w:type="dxa"/>
            <w:tcBorders>
              <w:top w:val="single" w:sz="6" w:space="0" w:color="auto"/>
              <w:left w:val="single" w:sz="6" w:space="0" w:color="auto"/>
              <w:bottom w:val="single" w:sz="6" w:space="0" w:color="auto"/>
              <w:right w:val="single" w:sz="6" w:space="0" w:color="auto"/>
            </w:tcBorders>
          </w:tcPr>
          <w:p w14:paraId="2170551C" w14:textId="77777777" w:rsidR="009E3F16" w:rsidRDefault="009E3F16">
            <w:pPr>
              <w:jc w:val="center"/>
              <w:rPr>
                <w:rFonts w:ascii="Arial" w:hAnsi="Arial"/>
                <w:snapToGrid w:val="0"/>
                <w:sz w:val="16"/>
              </w:rPr>
            </w:pPr>
            <w:r>
              <w:rPr>
                <w:rFonts w:ascii="Arial" w:hAnsi="Arial"/>
                <w:snapToGrid w:val="0"/>
                <w:sz w:val="16"/>
              </w:rPr>
              <w:t>N</w:t>
            </w:r>
          </w:p>
        </w:tc>
        <w:tc>
          <w:tcPr>
            <w:tcW w:w="497" w:type="dxa"/>
            <w:tcBorders>
              <w:left w:val="single" w:sz="6" w:space="0" w:color="auto"/>
              <w:bottom w:val="single" w:sz="6" w:space="0" w:color="auto"/>
              <w:right w:val="dotted" w:sz="6" w:space="0" w:color="auto"/>
            </w:tcBorders>
          </w:tcPr>
          <w:p w14:paraId="6D7DC585" w14:textId="77777777" w:rsidR="009E3F16" w:rsidRDefault="009E3F16">
            <w:pPr>
              <w:jc w:val="center"/>
              <w:rPr>
                <w:rFonts w:ascii="Arial" w:hAnsi="Arial"/>
                <w:snapToGrid w:val="0"/>
                <w:sz w:val="16"/>
              </w:rPr>
            </w:pPr>
            <w:r>
              <w:rPr>
                <w:rFonts w:ascii="Arial" w:hAnsi="Arial"/>
                <w:snapToGrid w:val="0"/>
                <w:sz w:val="16"/>
              </w:rPr>
              <w:t>999</w:t>
            </w:r>
          </w:p>
        </w:tc>
        <w:tc>
          <w:tcPr>
            <w:tcW w:w="622" w:type="dxa"/>
            <w:tcBorders>
              <w:bottom w:val="single" w:sz="6" w:space="0" w:color="auto"/>
              <w:right w:val="dotted" w:sz="6" w:space="0" w:color="auto"/>
            </w:tcBorders>
          </w:tcPr>
          <w:p w14:paraId="0D0F81EB" w14:textId="77777777" w:rsidR="009E3F16" w:rsidRDefault="009E3F16">
            <w:pPr>
              <w:jc w:val="right"/>
              <w:rPr>
                <w:rFonts w:ascii="Arial" w:hAnsi="Arial"/>
                <w:snapToGrid w:val="0"/>
                <w:sz w:val="16"/>
              </w:rPr>
            </w:pPr>
            <w:r>
              <w:rPr>
                <w:rFonts w:ascii="Arial" w:hAnsi="Arial"/>
                <w:snapToGrid w:val="0"/>
                <w:sz w:val="16"/>
              </w:rPr>
              <w:t>520</w:t>
            </w:r>
          </w:p>
        </w:tc>
        <w:tc>
          <w:tcPr>
            <w:tcW w:w="580" w:type="dxa"/>
            <w:tcBorders>
              <w:bottom w:val="single" w:sz="6" w:space="0" w:color="auto"/>
            </w:tcBorders>
          </w:tcPr>
          <w:p w14:paraId="26F7DEED"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bottom w:val="dotted" w:sz="6" w:space="0" w:color="auto"/>
            </w:tcBorders>
          </w:tcPr>
          <w:p w14:paraId="0E2FF9AD" w14:textId="77777777" w:rsidR="009E3F16" w:rsidRDefault="009E3F16">
            <w:pPr>
              <w:jc w:val="right"/>
              <w:rPr>
                <w:rFonts w:ascii="Arial" w:hAnsi="Arial"/>
                <w:snapToGrid w:val="0"/>
                <w:sz w:val="16"/>
              </w:rPr>
            </w:pPr>
            <w:r>
              <w:rPr>
                <w:rFonts w:ascii="Arial" w:hAnsi="Arial"/>
                <w:snapToGrid w:val="0"/>
                <w:sz w:val="16"/>
              </w:rPr>
              <w:t>300</w:t>
            </w:r>
          </w:p>
        </w:tc>
        <w:tc>
          <w:tcPr>
            <w:tcW w:w="787" w:type="dxa"/>
            <w:tcBorders>
              <w:top w:val="single" w:sz="6" w:space="0" w:color="auto"/>
              <w:left w:val="dotted" w:sz="6" w:space="0" w:color="auto"/>
              <w:bottom w:val="dotted" w:sz="6" w:space="0" w:color="auto"/>
              <w:right w:val="dotted" w:sz="6" w:space="0" w:color="auto"/>
            </w:tcBorders>
          </w:tcPr>
          <w:p w14:paraId="618A1193" w14:textId="77777777" w:rsidR="009E3F16" w:rsidRDefault="009E3F16">
            <w:pPr>
              <w:jc w:val="right"/>
              <w:rPr>
                <w:rFonts w:ascii="Arial" w:hAnsi="Arial"/>
                <w:b/>
                <w:i/>
                <w:snapToGrid w:val="0"/>
                <w:sz w:val="16"/>
              </w:rPr>
            </w:pPr>
            <w:r>
              <w:rPr>
                <w:rFonts w:ascii="Arial" w:hAnsi="Arial"/>
                <w:b/>
                <w:snapToGrid w:val="0"/>
                <w:sz w:val="16"/>
              </w:rPr>
              <w:t>100.00</w:t>
            </w:r>
          </w:p>
        </w:tc>
        <w:tc>
          <w:tcPr>
            <w:tcW w:w="1008" w:type="dxa"/>
            <w:tcBorders>
              <w:top w:val="single" w:sz="6" w:space="0" w:color="auto"/>
              <w:bottom w:val="dotted" w:sz="6" w:space="0" w:color="auto"/>
              <w:right w:val="single" w:sz="6" w:space="0" w:color="auto"/>
            </w:tcBorders>
          </w:tcPr>
          <w:p w14:paraId="08D1294B" w14:textId="77777777" w:rsidR="009E3F16" w:rsidRDefault="009E3F16">
            <w:pPr>
              <w:jc w:val="right"/>
              <w:rPr>
                <w:rFonts w:ascii="Arial" w:hAnsi="Arial"/>
                <w:snapToGrid w:val="0"/>
                <w:sz w:val="16"/>
              </w:rPr>
            </w:pPr>
            <w:r>
              <w:rPr>
                <w:rFonts w:ascii="Arial" w:hAnsi="Arial"/>
                <w:snapToGrid w:val="0"/>
                <w:sz w:val="16"/>
              </w:rPr>
              <w:t>3000</w:t>
            </w:r>
          </w:p>
        </w:tc>
        <w:tc>
          <w:tcPr>
            <w:tcW w:w="732" w:type="dxa"/>
            <w:tcBorders>
              <w:top w:val="single" w:sz="6" w:space="0" w:color="auto"/>
              <w:left w:val="single" w:sz="6" w:space="0" w:color="auto"/>
              <w:bottom w:val="dotted" w:sz="6" w:space="0" w:color="auto"/>
              <w:right w:val="dotted" w:sz="6" w:space="0" w:color="auto"/>
            </w:tcBorders>
          </w:tcPr>
          <w:p w14:paraId="5B29E382" w14:textId="77777777" w:rsidR="009E3F16" w:rsidRDefault="009E3F16">
            <w:pPr>
              <w:jc w:val="center"/>
              <w:rPr>
                <w:rFonts w:ascii="Arial" w:hAnsi="Arial"/>
                <w:b/>
                <w:i/>
                <w:snapToGrid w:val="0"/>
                <w:sz w:val="16"/>
              </w:rPr>
            </w:pPr>
            <w:r>
              <w:rPr>
                <w:rFonts w:ascii="Arial" w:hAnsi="Arial"/>
                <w:b/>
                <w:i/>
                <w:snapToGrid w:val="0"/>
                <w:sz w:val="16"/>
              </w:rPr>
              <w:t>F1</w:t>
            </w:r>
          </w:p>
        </w:tc>
        <w:tc>
          <w:tcPr>
            <w:tcW w:w="842" w:type="dxa"/>
            <w:tcBorders>
              <w:top w:val="single" w:sz="6" w:space="0" w:color="auto"/>
              <w:bottom w:val="dotted" w:sz="6" w:space="0" w:color="auto"/>
              <w:right w:val="dotted" w:sz="6" w:space="0" w:color="auto"/>
            </w:tcBorders>
          </w:tcPr>
          <w:p w14:paraId="7109D415" w14:textId="77777777" w:rsidR="009E3F16" w:rsidRDefault="009E3F16">
            <w:pPr>
              <w:jc w:val="right"/>
              <w:rPr>
                <w:rFonts w:ascii="Arial" w:hAnsi="Arial"/>
                <w:b/>
                <w:i/>
                <w:snapToGrid w:val="0"/>
                <w:sz w:val="16"/>
              </w:rPr>
            </w:pPr>
            <w:r>
              <w:rPr>
                <w:rFonts w:ascii="Arial" w:hAnsi="Arial"/>
                <w:b/>
                <w:i/>
                <w:snapToGrid w:val="0"/>
                <w:sz w:val="16"/>
              </w:rPr>
              <w:t>100.00</w:t>
            </w:r>
          </w:p>
        </w:tc>
        <w:tc>
          <w:tcPr>
            <w:tcW w:w="869" w:type="dxa"/>
            <w:tcBorders>
              <w:top w:val="single" w:sz="6" w:space="0" w:color="auto"/>
              <w:left w:val="dotted" w:sz="6" w:space="0" w:color="auto"/>
              <w:bottom w:val="dotted" w:sz="6" w:space="0" w:color="auto"/>
              <w:right w:val="dotted" w:sz="6" w:space="0" w:color="auto"/>
            </w:tcBorders>
          </w:tcPr>
          <w:p w14:paraId="211A0C03" w14:textId="77777777" w:rsidR="009E3F16" w:rsidRDefault="009E3F16">
            <w:pPr>
              <w:jc w:val="right"/>
              <w:rPr>
                <w:rFonts w:ascii="Arial" w:hAnsi="Arial"/>
                <w:snapToGrid w:val="0"/>
                <w:sz w:val="16"/>
              </w:rPr>
            </w:pPr>
            <w:r>
              <w:rPr>
                <w:rFonts w:ascii="Arial" w:hAnsi="Arial"/>
                <w:snapToGrid w:val="0"/>
                <w:sz w:val="16"/>
              </w:rPr>
              <w:t>2000</w:t>
            </w:r>
          </w:p>
        </w:tc>
        <w:tc>
          <w:tcPr>
            <w:tcW w:w="994" w:type="dxa"/>
            <w:tcBorders>
              <w:top w:val="single" w:sz="6" w:space="0" w:color="auto"/>
              <w:left w:val="dotted" w:sz="6" w:space="0" w:color="auto"/>
              <w:bottom w:val="dotted" w:sz="6" w:space="0" w:color="auto"/>
              <w:right w:val="single" w:sz="6" w:space="0" w:color="auto"/>
            </w:tcBorders>
          </w:tcPr>
          <w:p w14:paraId="7F4B9598" w14:textId="77777777" w:rsidR="009E3F16" w:rsidRDefault="009E3F16">
            <w:pPr>
              <w:jc w:val="right"/>
              <w:rPr>
                <w:rFonts w:ascii="Arial" w:hAnsi="Arial"/>
                <w:snapToGrid w:val="0"/>
                <w:sz w:val="16"/>
              </w:rPr>
            </w:pPr>
            <w:r>
              <w:rPr>
                <w:rFonts w:ascii="Arial" w:hAnsi="Arial"/>
                <w:snapToGrid w:val="0"/>
                <w:sz w:val="16"/>
              </w:rPr>
              <w:t>100</w:t>
            </w:r>
          </w:p>
        </w:tc>
      </w:tr>
      <w:tr w:rsidR="009E3F16" w14:paraId="4F8F7A75" w14:textId="77777777">
        <w:trPr>
          <w:trHeight w:val="257"/>
        </w:trPr>
        <w:tc>
          <w:tcPr>
            <w:tcW w:w="526" w:type="dxa"/>
          </w:tcPr>
          <w:p w14:paraId="308F2DF4" w14:textId="77777777" w:rsidR="009E3F16" w:rsidRDefault="009E3F16">
            <w:pPr>
              <w:jc w:val="right"/>
              <w:rPr>
                <w:rFonts w:ascii="Arial" w:hAnsi="Arial"/>
                <w:snapToGrid w:val="0"/>
                <w:sz w:val="16"/>
              </w:rPr>
            </w:pPr>
          </w:p>
        </w:tc>
        <w:tc>
          <w:tcPr>
            <w:tcW w:w="427" w:type="dxa"/>
          </w:tcPr>
          <w:p w14:paraId="7FE2A3EE" w14:textId="77777777" w:rsidR="009E3F16" w:rsidRDefault="009E3F16">
            <w:pPr>
              <w:jc w:val="right"/>
              <w:rPr>
                <w:rFonts w:ascii="Arial" w:hAnsi="Arial"/>
                <w:snapToGrid w:val="0"/>
                <w:sz w:val="16"/>
              </w:rPr>
            </w:pPr>
          </w:p>
        </w:tc>
        <w:tc>
          <w:tcPr>
            <w:tcW w:w="470" w:type="dxa"/>
          </w:tcPr>
          <w:p w14:paraId="34B7EDCD" w14:textId="77777777" w:rsidR="009E3F16" w:rsidRDefault="009E3F16">
            <w:pPr>
              <w:jc w:val="right"/>
              <w:rPr>
                <w:rFonts w:ascii="Arial" w:hAnsi="Arial"/>
                <w:snapToGrid w:val="0"/>
                <w:sz w:val="16"/>
              </w:rPr>
            </w:pPr>
          </w:p>
        </w:tc>
        <w:tc>
          <w:tcPr>
            <w:tcW w:w="497" w:type="dxa"/>
          </w:tcPr>
          <w:p w14:paraId="0F2AB38F" w14:textId="77777777" w:rsidR="009E3F16" w:rsidRDefault="009E3F16">
            <w:pPr>
              <w:jc w:val="right"/>
              <w:rPr>
                <w:rFonts w:ascii="Arial" w:hAnsi="Arial"/>
                <w:snapToGrid w:val="0"/>
                <w:sz w:val="16"/>
              </w:rPr>
            </w:pPr>
          </w:p>
        </w:tc>
        <w:tc>
          <w:tcPr>
            <w:tcW w:w="622" w:type="dxa"/>
          </w:tcPr>
          <w:p w14:paraId="74371F81" w14:textId="77777777" w:rsidR="009E3F16" w:rsidRDefault="009E3F16">
            <w:pPr>
              <w:jc w:val="right"/>
              <w:rPr>
                <w:rFonts w:ascii="Arial" w:hAnsi="Arial"/>
                <w:snapToGrid w:val="0"/>
                <w:sz w:val="16"/>
              </w:rPr>
            </w:pPr>
          </w:p>
        </w:tc>
        <w:tc>
          <w:tcPr>
            <w:tcW w:w="580" w:type="dxa"/>
          </w:tcPr>
          <w:p w14:paraId="01C09EAA" w14:textId="77777777" w:rsidR="009E3F16" w:rsidRDefault="009E3F16">
            <w:pPr>
              <w:jc w:val="right"/>
              <w:rPr>
                <w:rFonts w:ascii="Arial" w:hAnsi="Arial"/>
                <w:snapToGrid w:val="0"/>
                <w:sz w:val="16"/>
              </w:rPr>
            </w:pPr>
          </w:p>
        </w:tc>
        <w:tc>
          <w:tcPr>
            <w:tcW w:w="747" w:type="dxa"/>
            <w:tcBorders>
              <w:top w:val="dotted" w:sz="6" w:space="0" w:color="auto"/>
              <w:left w:val="single" w:sz="6" w:space="0" w:color="auto"/>
              <w:bottom w:val="dotted" w:sz="6" w:space="0" w:color="auto"/>
            </w:tcBorders>
          </w:tcPr>
          <w:p w14:paraId="55938A8A" w14:textId="77777777" w:rsidR="009E3F16" w:rsidRDefault="009E3F16">
            <w:pPr>
              <w:jc w:val="right"/>
              <w:rPr>
                <w:rFonts w:ascii="Arial" w:hAnsi="Arial"/>
                <w:snapToGrid w:val="0"/>
                <w:sz w:val="16"/>
              </w:rPr>
            </w:pPr>
            <w:r>
              <w:rPr>
                <w:rFonts w:ascii="Arial" w:hAnsi="Arial"/>
                <w:snapToGrid w:val="0"/>
                <w:sz w:val="16"/>
              </w:rPr>
              <w:t>301</w:t>
            </w:r>
          </w:p>
        </w:tc>
        <w:tc>
          <w:tcPr>
            <w:tcW w:w="787" w:type="dxa"/>
            <w:tcBorders>
              <w:top w:val="dotted" w:sz="6" w:space="0" w:color="auto"/>
              <w:left w:val="dotted" w:sz="6" w:space="0" w:color="auto"/>
              <w:bottom w:val="dotted" w:sz="6" w:space="0" w:color="auto"/>
              <w:right w:val="dotted" w:sz="6" w:space="0" w:color="auto"/>
            </w:tcBorders>
          </w:tcPr>
          <w:p w14:paraId="1836C57A" w14:textId="77777777" w:rsidR="009E3F16" w:rsidRDefault="009E3F16">
            <w:pPr>
              <w:jc w:val="right"/>
              <w:rPr>
                <w:rFonts w:ascii="Arial" w:hAnsi="Arial"/>
                <w:b/>
                <w:i/>
                <w:snapToGrid w:val="0"/>
                <w:sz w:val="16"/>
              </w:rPr>
            </w:pPr>
            <w:r>
              <w:rPr>
                <w:rFonts w:ascii="Arial" w:hAnsi="Arial"/>
                <w:b/>
                <w:snapToGrid w:val="0"/>
                <w:sz w:val="16"/>
              </w:rPr>
              <w:t>100.25</w:t>
            </w:r>
          </w:p>
        </w:tc>
        <w:tc>
          <w:tcPr>
            <w:tcW w:w="1008" w:type="dxa"/>
            <w:tcBorders>
              <w:top w:val="dotted" w:sz="6" w:space="0" w:color="auto"/>
              <w:bottom w:val="dotted" w:sz="6" w:space="0" w:color="auto"/>
              <w:right w:val="single" w:sz="6" w:space="0" w:color="auto"/>
            </w:tcBorders>
          </w:tcPr>
          <w:p w14:paraId="08428EAC" w14:textId="77777777" w:rsidR="009E3F16" w:rsidRDefault="009E3F16">
            <w:pPr>
              <w:jc w:val="right"/>
              <w:rPr>
                <w:rFonts w:ascii="Arial" w:hAnsi="Arial"/>
                <w:snapToGrid w:val="0"/>
                <w:sz w:val="16"/>
              </w:rPr>
            </w:pPr>
            <w:r>
              <w:rPr>
                <w:rFonts w:ascii="Arial" w:hAnsi="Arial"/>
                <w:snapToGrid w:val="0"/>
                <w:sz w:val="16"/>
              </w:rPr>
              <w:t>1000</w:t>
            </w:r>
          </w:p>
        </w:tc>
        <w:tc>
          <w:tcPr>
            <w:tcW w:w="732" w:type="dxa"/>
            <w:tcBorders>
              <w:top w:val="dotted" w:sz="6" w:space="0" w:color="auto"/>
              <w:left w:val="single" w:sz="6" w:space="0" w:color="auto"/>
              <w:bottom w:val="dotted" w:sz="6" w:space="0" w:color="auto"/>
              <w:right w:val="dotted" w:sz="6" w:space="0" w:color="auto"/>
            </w:tcBorders>
          </w:tcPr>
          <w:p w14:paraId="7C681C8B" w14:textId="77777777" w:rsidR="009E3F16" w:rsidRDefault="009E3F16">
            <w:pPr>
              <w:jc w:val="center"/>
              <w:rPr>
                <w:rFonts w:ascii="Arial" w:hAnsi="Arial"/>
                <w:b/>
                <w:i/>
                <w:snapToGrid w:val="0"/>
                <w:sz w:val="16"/>
              </w:rPr>
            </w:pPr>
            <w:r>
              <w:rPr>
                <w:rFonts w:ascii="Arial" w:hAnsi="Arial"/>
                <w:b/>
                <w:i/>
                <w:snapToGrid w:val="0"/>
                <w:sz w:val="16"/>
              </w:rPr>
              <w:t>F1</w:t>
            </w:r>
          </w:p>
        </w:tc>
        <w:tc>
          <w:tcPr>
            <w:tcW w:w="842" w:type="dxa"/>
            <w:tcBorders>
              <w:top w:val="dotted" w:sz="6" w:space="0" w:color="auto"/>
              <w:bottom w:val="dotted" w:sz="6" w:space="0" w:color="auto"/>
              <w:right w:val="dotted" w:sz="6" w:space="0" w:color="auto"/>
            </w:tcBorders>
          </w:tcPr>
          <w:p w14:paraId="411C0C50" w14:textId="77777777" w:rsidR="009E3F16" w:rsidRDefault="009E3F16">
            <w:pPr>
              <w:jc w:val="right"/>
              <w:rPr>
                <w:rFonts w:ascii="Arial" w:hAnsi="Arial"/>
                <w:b/>
                <w:i/>
                <w:snapToGrid w:val="0"/>
                <w:sz w:val="16"/>
              </w:rPr>
            </w:pPr>
            <w:r>
              <w:rPr>
                <w:rFonts w:ascii="Arial" w:hAnsi="Arial"/>
                <w:b/>
                <w:i/>
                <w:snapToGrid w:val="0"/>
                <w:sz w:val="16"/>
              </w:rPr>
              <w:t>100.25</w:t>
            </w:r>
          </w:p>
        </w:tc>
        <w:tc>
          <w:tcPr>
            <w:tcW w:w="869" w:type="dxa"/>
            <w:tcBorders>
              <w:top w:val="dotted" w:sz="6" w:space="0" w:color="auto"/>
              <w:left w:val="dotted" w:sz="6" w:space="0" w:color="auto"/>
              <w:bottom w:val="dotted" w:sz="6" w:space="0" w:color="auto"/>
              <w:right w:val="dotted" w:sz="6" w:space="0" w:color="auto"/>
            </w:tcBorders>
          </w:tcPr>
          <w:p w14:paraId="6C1130CD" w14:textId="77777777" w:rsidR="009E3F16" w:rsidRDefault="009E3F16">
            <w:pPr>
              <w:jc w:val="right"/>
              <w:rPr>
                <w:rFonts w:ascii="Arial" w:hAnsi="Arial"/>
                <w:snapToGrid w:val="0"/>
                <w:sz w:val="16"/>
              </w:rPr>
            </w:pPr>
            <w:r>
              <w:rPr>
                <w:rFonts w:ascii="Arial" w:hAnsi="Arial"/>
                <w:snapToGrid w:val="0"/>
                <w:sz w:val="16"/>
              </w:rPr>
              <w:t>1000</w:t>
            </w:r>
          </w:p>
        </w:tc>
        <w:tc>
          <w:tcPr>
            <w:tcW w:w="994" w:type="dxa"/>
            <w:tcBorders>
              <w:top w:val="dotted" w:sz="6" w:space="0" w:color="auto"/>
              <w:left w:val="dotted" w:sz="6" w:space="0" w:color="auto"/>
              <w:bottom w:val="dotted" w:sz="6" w:space="0" w:color="auto"/>
              <w:right w:val="single" w:sz="6" w:space="0" w:color="auto"/>
            </w:tcBorders>
          </w:tcPr>
          <w:p w14:paraId="6A8A1D35" w14:textId="77777777" w:rsidR="009E3F16" w:rsidRDefault="009E3F16">
            <w:pPr>
              <w:jc w:val="right"/>
              <w:rPr>
                <w:rFonts w:ascii="Arial" w:hAnsi="Arial"/>
                <w:snapToGrid w:val="0"/>
                <w:sz w:val="16"/>
              </w:rPr>
            </w:pPr>
            <w:r>
              <w:rPr>
                <w:rFonts w:ascii="Arial" w:hAnsi="Arial"/>
                <w:snapToGrid w:val="0"/>
                <w:sz w:val="16"/>
              </w:rPr>
              <w:t>50</w:t>
            </w:r>
          </w:p>
        </w:tc>
      </w:tr>
      <w:tr w:rsidR="009E3F16" w14:paraId="549D088B" w14:textId="77777777">
        <w:trPr>
          <w:trHeight w:val="257"/>
        </w:trPr>
        <w:tc>
          <w:tcPr>
            <w:tcW w:w="526" w:type="dxa"/>
          </w:tcPr>
          <w:p w14:paraId="4E59AC2D" w14:textId="77777777" w:rsidR="009E3F16" w:rsidRDefault="009E3F16">
            <w:pPr>
              <w:jc w:val="right"/>
              <w:rPr>
                <w:rFonts w:ascii="Arial" w:hAnsi="Arial"/>
                <w:snapToGrid w:val="0"/>
                <w:sz w:val="16"/>
              </w:rPr>
            </w:pPr>
          </w:p>
        </w:tc>
        <w:tc>
          <w:tcPr>
            <w:tcW w:w="427" w:type="dxa"/>
          </w:tcPr>
          <w:p w14:paraId="612F13BC" w14:textId="77777777" w:rsidR="009E3F16" w:rsidRDefault="009E3F16">
            <w:pPr>
              <w:jc w:val="right"/>
              <w:rPr>
                <w:rFonts w:ascii="Arial" w:hAnsi="Arial"/>
                <w:snapToGrid w:val="0"/>
                <w:sz w:val="16"/>
              </w:rPr>
            </w:pPr>
          </w:p>
        </w:tc>
        <w:tc>
          <w:tcPr>
            <w:tcW w:w="470" w:type="dxa"/>
          </w:tcPr>
          <w:p w14:paraId="661507E2" w14:textId="77777777" w:rsidR="009E3F16" w:rsidRDefault="009E3F16">
            <w:pPr>
              <w:jc w:val="right"/>
              <w:rPr>
                <w:rFonts w:ascii="Arial" w:hAnsi="Arial"/>
                <w:snapToGrid w:val="0"/>
                <w:sz w:val="16"/>
              </w:rPr>
            </w:pPr>
          </w:p>
        </w:tc>
        <w:tc>
          <w:tcPr>
            <w:tcW w:w="497" w:type="dxa"/>
          </w:tcPr>
          <w:p w14:paraId="4FDC5B37" w14:textId="77777777" w:rsidR="009E3F16" w:rsidRDefault="009E3F16">
            <w:pPr>
              <w:jc w:val="right"/>
              <w:rPr>
                <w:rFonts w:ascii="Arial" w:hAnsi="Arial"/>
                <w:snapToGrid w:val="0"/>
                <w:sz w:val="16"/>
              </w:rPr>
            </w:pPr>
          </w:p>
        </w:tc>
        <w:tc>
          <w:tcPr>
            <w:tcW w:w="622" w:type="dxa"/>
          </w:tcPr>
          <w:p w14:paraId="53A43F52" w14:textId="77777777" w:rsidR="009E3F16" w:rsidRDefault="009E3F16">
            <w:pPr>
              <w:jc w:val="right"/>
              <w:rPr>
                <w:rFonts w:ascii="Arial" w:hAnsi="Arial"/>
                <w:snapToGrid w:val="0"/>
                <w:sz w:val="16"/>
              </w:rPr>
            </w:pPr>
          </w:p>
        </w:tc>
        <w:tc>
          <w:tcPr>
            <w:tcW w:w="580" w:type="dxa"/>
          </w:tcPr>
          <w:p w14:paraId="5F1E0DAB" w14:textId="77777777" w:rsidR="009E3F16" w:rsidRDefault="009E3F16">
            <w:pPr>
              <w:jc w:val="right"/>
              <w:rPr>
                <w:rFonts w:ascii="Arial" w:hAnsi="Arial"/>
                <w:snapToGrid w:val="0"/>
                <w:sz w:val="16"/>
              </w:rPr>
            </w:pPr>
          </w:p>
        </w:tc>
        <w:tc>
          <w:tcPr>
            <w:tcW w:w="747" w:type="dxa"/>
            <w:tcBorders>
              <w:top w:val="dotted" w:sz="6" w:space="0" w:color="auto"/>
              <w:left w:val="single" w:sz="6" w:space="0" w:color="auto"/>
              <w:bottom w:val="dotted" w:sz="6" w:space="0" w:color="auto"/>
            </w:tcBorders>
          </w:tcPr>
          <w:p w14:paraId="1EFF5401" w14:textId="77777777" w:rsidR="009E3F16" w:rsidRDefault="009E3F16">
            <w:pPr>
              <w:jc w:val="right"/>
              <w:rPr>
                <w:rFonts w:ascii="Arial" w:hAnsi="Arial"/>
                <w:snapToGrid w:val="0"/>
                <w:sz w:val="16"/>
              </w:rPr>
            </w:pPr>
            <w:r>
              <w:rPr>
                <w:rFonts w:ascii="Arial" w:hAnsi="Arial"/>
                <w:snapToGrid w:val="0"/>
                <w:sz w:val="16"/>
              </w:rPr>
              <w:t>302</w:t>
            </w:r>
          </w:p>
        </w:tc>
        <w:tc>
          <w:tcPr>
            <w:tcW w:w="787" w:type="dxa"/>
            <w:tcBorders>
              <w:top w:val="dotted" w:sz="6" w:space="0" w:color="auto"/>
              <w:left w:val="dotted" w:sz="6" w:space="0" w:color="auto"/>
              <w:bottom w:val="dotted" w:sz="6" w:space="0" w:color="auto"/>
              <w:right w:val="dotted" w:sz="6" w:space="0" w:color="auto"/>
            </w:tcBorders>
          </w:tcPr>
          <w:p w14:paraId="44468002" w14:textId="77777777" w:rsidR="009E3F16" w:rsidRDefault="009E3F16">
            <w:pPr>
              <w:jc w:val="right"/>
              <w:rPr>
                <w:rFonts w:ascii="Arial" w:hAnsi="Arial"/>
                <w:b/>
                <w:i/>
                <w:snapToGrid w:val="0"/>
                <w:sz w:val="16"/>
              </w:rPr>
            </w:pPr>
            <w:r>
              <w:rPr>
                <w:rFonts w:ascii="Arial" w:hAnsi="Arial"/>
                <w:b/>
                <w:snapToGrid w:val="0"/>
                <w:sz w:val="16"/>
              </w:rPr>
              <w:t>100.00</w:t>
            </w:r>
          </w:p>
        </w:tc>
        <w:tc>
          <w:tcPr>
            <w:tcW w:w="1008" w:type="dxa"/>
            <w:tcBorders>
              <w:top w:val="dotted" w:sz="6" w:space="0" w:color="auto"/>
              <w:bottom w:val="dotted" w:sz="6" w:space="0" w:color="auto"/>
              <w:right w:val="single" w:sz="6" w:space="0" w:color="auto"/>
            </w:tcBorders>
          </w:tcPr>
          <w:p w14:paraId="5FA997CE" w14:textId="77777777" w:rsidR="009E3F16" w:rsidRDefault="009E3F16">
            <w:pPr>
              <w:jc w:val="right"/>
              <w:rPr>
                <w:rFonts w:ascii="Arial" w:hAnsi="Arial"/>
                <w:snapToGrid w:val="0"/>
                <w:sz w:val="16"/>
              </w:rPr>
            </w:pPr>
            <w:r>
              <w:rPr>
                <w:rFonts w:ascii="Arial" w:hAnsi="Arial"/>
                <w:snapToGrid w:val="0"/>
                <w:sz w:val="16"/>
              </w:rPr>
              <w:t>3000</w:t>
            </w:r>
          </w:p>
        </w:tc>
        <w:tc>
          <w:tcPr>
            <w:tcW w:w="732" w:type="dxa"/>
            <w:tcBorders>
              <w:top w:val="dotted" w:sz="6" w:space="0" w:color="auto"/>
              <w:left w:val="single" w:sz="6" w:space="0" w:color="auto"/>
              <w:bottom w:val="dotted" w:sz="6" w:space="0" w:color="auto"/>
              <w:right w:val="dotted" w:sz="6" w:space="0" w:color="auto"/>
            </w:tcBorders>
          </w:tcPr>
          <w:p w14:paraId="083193D4" w14:textId="77777777" w:rsidR="009E3F16" w:rsidRDefault="009E3F16">
            <w:pPr>
              <w:jc w:val="center"/>
              <w:rPr>
                <w:rFonts w:ascii="Arial" w:hAnsi="Arial"/>
                <w:b/>
                <w:i/>
                <w:snapToGrid w:val="0"/>
                <w:sz w:val="16"/>
              </w:rPr>
            </w:pPr>
            <w:r>
              <w:rPr>
                <w:rFonts w:ascii="Arial" w:hAnsi="Arial"/>
                <w:b/>
                <w:i/>
                <w:snapToGrid w:val="0"/>
                <w:sz w:val="16"/>
              </w:rPr>
              <w:t>F2</w:t>
            </w:r>
          </w:p>
        </w:tc>
        <w:tc>
          <w:tcPr>
            <w:tcW w:w="842" w:type="dxa"/>
            <w:tcBorders>
              <w:top w:val="dotted" w:sz="6" w:space="0" w:color="auto"/>
              <w:bottom w:val="dotted" w:sz="6" w:space="0" w:color="auto"/>
              <w:right w:val="dotted" w:sz="6" w:space="0" w:color="auto"/>
            </w:tcBorders>
          </w:tcPr>
          <w:p w14:paraId="7100E542" w14:textId="77777777" w:rsidR="009E3F16" w:rsidRDefault="009E3F16">
            <w:pPr>
              <w:jc w:val="right"/>
              <w:rPr>
                <w:rFonts w:ascii="Arial" w:hAnsi="Arial"/>
                <w:b/>
                <w:i/>
                <w:snapToGrid w:val="0"/>
                <w:sz w:val="16"/>
              </w:rPr>
            </w:pPr>
            <w:r>
              <w:rPr>
                <w:rFonts w:ascii="Arial" w:hAnsi="Arial"/>
                <w:b/>
                <w:i/>
                <w:snapToGrid w:val="0"/>
                <w:sz w:val="16"/>
              </w:rPr>
              <w:t>100.00</w:t>
            </w:r>
          </w:p>
        </w:tc>
        <w:tc>
          <w:tcPr>
            <w:tcW w:w="869" w:type="dxa"/>
            <w:tcBorders>
              <w:top w:val="dotted" w:sz="6" w:space="0" w:color="auto"/>
              <w:left w:val="dotted" w:sz="6" w:space="0" w:color="auto"/>
              <w:bottom w:val="dotted" w:sz="6" w:space="0" w:color="auto"/>
              <w:right w:val="dotted" w:sz="6" w:space="0" w:color="auto"/>
            </w:tcBorders>
          </w:tcPr>
          <w:p w14:paraId="4A680C7D" w14:textId="77777777" w:rsidR="009E3F16" w:rsidRDefault="009E3F16">
            <w:pPr>
              <w:jc w:val="right"/>
              <w:rPr>
                <w:rFonts w:ascii="Arial" w:hAnsi="Arial"/>
                <w:snapToGrid w:val="0"/>
                <w:sz w:val="16"/>
              </w:rPr>
            </w:pPr>
            <w:r>
              <w:rPr>
                <w:rFonts w:ascii="Arial" w:hAnsi="Arial"/>
                <w:snapToGrid w:val="0"/>
                <w:sz w:val="16"/>
              </w:rPr>
              <w:t>2000</w:t>
            </w:r>
          </w:p>
        </w:tc>
        <w:tc>
          <w:tcPr>
            <w:tcW w:w="994" w:type="dxa"/>
            <w:tcBorders>
              <w:top w:val="dotted" w:sz="6" w:space="0" w:color="auto"/>
              <w:left w:val="dotted" w:sz="6" w:space="0" w:color="auto"/>
              <w:bottom w:val="dotted" w:sz="6" w:space="0" w:color="auto"/>
              <w:right w:val="single" w:sz="6" w:space="0" w:color="auto"/>
            </w:tcBorders>
          </w:tcPr>
          <w:p w14:paraId="14B3E676" w14:textId="77777777" w:rsidR="009E3F16" w:rsidRDefault="009E3F16">
            <w:pPr>
              <w:jc w:val="right"/>
              <w:rPr>
                <w:rFonts w:ascii="Arial" w:hAnsi="Arial"/>
                <w:snapToGrid w:val="0"/>
                <w:sz w:val="16"/>
              </w:rPr>
            </w:pPr>
            <w:r>
              <w:rPr>
                <w:rFonts w:ascii="Arial" w:hAnsi="Arial"/>
                <w:snapToGrid w:val="0"/>
                <w:sz w:val="16"/>
              </w:rPr>
              <w:t>100</w:t>
            </w:r>
          </w:p>
        </w:tc>
      </w:tr>
      <w:tr w:rsidR="009E3F16" w14:paraId="3641EE91" w14:textId="77777777">
        <w:trPr>
          <w:trHeight w:val="257"/>
        </w:trPr>
        <w:tc>
          <w:tcPr>
            <w:tcW w:w="526" w:type="dxa"/>
          </w:tcPr>
          <w:p w14:paraId="275DA7DF" w14:textId="77777777" w:rsidR="009E3F16" w:rsidRDefault="009E3F16">
            <w:pPr>
              <w:jc w:val="right"/>
              <w:rPr>
                <w:rFonts w:ascii="Arial" w:hAnsi="Arial"/>
                <w:snapToGrid w:val="0"/>
                <w:sz w:val="16"/>
              </w:rPr>
            </w:pPr>
          </w:p>
        </w:tc>
        <w:tc>
          <w:tcPr>
            <w:tcW w:w="427" w:type="dxa"/>
          </w:tcPr>
          <w:p w14:paraId="4EFDD4A7" w14:textId="77777777" w:rsidR="009E3F16" w:rsidRDefault="009E3F16">
            <w:pPr>
              <w:jc w:val="right"/>
              <w:rPr>
                <w:rFonts w:ascii="Arial" w:hAnsi="Arial"/>
                <w:snapToGrid w:val="0"/>
                <w:sz w:val="16"/>
              </w:rPr>
            </w:pPr>
          </w:p>
        </w:tc>
        <w:tc>
          <w:tcPr>
            <w:tcW w:w="470" w:type="dxa"/>
          </w:tcPr>
          <w:p w14:paraId="7AD3DECF" w14:textId="77777777" w:rsidR="009E3F16" w:rsidRDefault="009E3F16">
            <w:pPr>
              <w:jc w:val="right"/>
              <w:rPr>
                <w:rFonts w:ascii="Arial" w:hAnsi="Arial"/>
                <w:snapToGrid w:val="0"/>
                <w:sz w:val="16"/>
              </w:rPr>
            </w:pPr>
          </w:p>
        </w:tc>
        <w:tc>
          <w:tcPr>
            <w:tcW w:w="497" w:type="dxa"/>
          </w:tcPr>
          <w:p w14:paraId="2D17AABB" w14:textId="77777777" w:rsidR="009E3F16" w:rsidRDefault="009E3F16">
            <w:pPr>
              <w:jc w:val="right"/>
              <w:rPr>
                <w:rFonts w:ascii="Arial" w:hAnsi="Arial"/>
                <w:snapToGrid w:val="0"/>
                <w:sz w:val="16"/>
              </w:rPr>
            </w:pPr>
          </w:p>
        </w:tc>
        <w:tc>
          <w:tcPr>
            <w:tcW w:w="622" w:type="dxa"/>
          </w:tcPr>
          <w:p w14:paraId="7FFD8166" w14:textId="77777777" w:rsidR="009E3F16" w:rsidRDefault="009E3F16">
            <w:pPr>
              <w:jc w:val="right"/>
              <w:rPr>
                <w:rFonts w:ascii="Arial" w:hAnsi="Arial"/>
                <w:snapToGrid w:val="0"/>
                <w:sz w:val="16"/>
              </w:rPr>
            </w:pPr>
          </w:p>
        </w:tc>
        <w:tc>
          <w:tcPr>
            <w:tcW w:w="580" w:type="dxa"/>
          </w:tcPr>
          <w:p w14:paraId="3B5A3279" w14:textId="77777777" w:rsidR="009E3F16" w:rsidRDefault="009E3F16">
            <w:pPr>
              <w:jc w:val="right"/>
              <w:rPr>
                <w:rFonts w:ascii="Arial" w:hAnsi="Arial"/>
                <w:snapToGrid w:val="0"/>
                <w:sz w:val="16"/>
              </w:rPr>
            </w:pPr>
          </w:p>
        </w:tc>
        <w:tc>
          <w:tcPr>
            <w:tcW w:w="747" w:type="dxa"/>
            <w:tcBorders>
              <w:left w:val="single" w:sz="6" w:space="0" w:color="auto"/>
              <w:bottom w:val="single" w:sz="6" w:space="0" w:color="auto"/>
            </w:tcBorders>
          </w:tcPr>
          <w:p w14:paraId="0E4F0EB9" w14:textId="77777777" w:rsidR="009E3F16" w:rsidRDefault="009E3F16">
            <w:pPr>
              <w:jc w:val="right"/>
              <w:rPr>
                <w:rFonts w:ascii="Arial" w:hAnsi="Arial"/>
                <w:snapToGrid w:val="0"/>
                <w:sz w:val="16"/>
              </w:rPr>
            </w:pPr>
            <w:r>
              <w:rPr>
                <w:rFonts w:ascii="Arial" w:hAnsi="Arial"/>
                <w:snapToGrid w:val="0"/>
                <w:sz w:val="16"/>
              </w:rPr>
              <w:t>303</w:t>
            </w:r>
          </w:p>
        </w:tc>
        <w:tc>
          <w:tcPr>
            <w:tcW w:w="787" w:type="dxa"/>
            <w:tcBorders>
              <w:left w:val="dotted" w:sz="6" w:space="0" w:color="auto"/>
              <w:bottom w:val="single" w:sz="6" w:space="0" w:color="auto"/>
              <w:right w:val="dotted" w:sz="6" w:space="0" w:color="auto"/>
            </w:tcBorders>
          </w:tcPr>
          <w:p w14:paraId="09F47C9E" w14:textId="77777777" w:rsidR="009E3F16" w:rsidRDefault="009E3F16">
            <w:pPr>
              <w:jc w:val="right"/>
              <w:rPr>
                <w:rFonts w:ascii="Arial" w:hAnsi="Arial"/>
                <w:b/>
                <w:i/>
                <w:snapToGrid w:val="0"/>
                <w:sz w:val="16"/>
              </w:rPr>
            </w:pPr>
            <w:r>
              <w:rPr>
                <w:rFonts w:ascii="Arial" w:hAnsi="Arial"/>
                <w:b/>
                <w:snapToGrid w:val="0"/>
                <w:sz w:val="16"/>
              </w:rPr>
              <w:t>100.50</w:t>
            </w:r>
          </w:p>
        </w:tc>
        <w:tc>
          <w:tcPr>
            <w:tcW w:w="1008" w:type="dxa"/>
            <w:tcBorders>
              <w:bottom w:val="single" w:sz="6" w:space="0" w:color="auto"/>
              <w:right w:val="single" w:sz="6" w:space="0" w:color="auto"/>
            </w:tcBorders>
          </w:tcPr>
          <w:p w14:paraId="035D6FBA" w14:textId="77777777" w:rsidR="009E3F16" w:rsidRDefault="009E3F16">
            <w:pPr>
              <w:jc w:val="right"/>
              <w:rPr>
                <w:rFonts w:ascii="Arial" w:hAnsi="Arial"/>
                <w:snapToGrid w:val="0"/>
                <w:sz w:val="16"/>
              </w:rPr>
            </w:pPr>
            <w:r>
              <w:rPr>
                <w:rFonts w:ascii="Arial" w:hAnsi="Arial"/>
                <w:snapToGrid w:val="0"/>
                <w:sz w:val="16"/>
              </w:rPr>
              <w:t>2000</w:t>
            </w:r>
          </w:p>
        </w:tc>
        <w:tc>
          <w:tcPr>
            <w:tcW w:w="732" w:type="dxa"/>
            <w:tcBorders>
              <w:left w:val="single" w:sz="6" w:space="0" w:color="auto"/>
              <w:bottom w:val="dotted" w:sz="6" w:space="0" w:color="auto"/>
              <w:right w:val="dotted" w:sz="6" w:space="0" w:color="auto"/>
            </w:tcBorders>
          </w:tcPr>
          <w:p w14:paraId="3293DA22" w14:textId="77777777" w:rsidR="009E3F16" w:rsidRDefault="009E3F16">
            <w:pPr>
              <w:jc w:val="center"/>
              <w:rPr>
                <w:rFonts w:ascii="Arial" w:hAnsi="Arial"/>
                <w:b/>
                <w:i/>
                <w:snapToGrid w:val="0"/>
                <w:sz w:val="16"/>
              </w:rPr>
            </w:pPr>
            <w:r>
              <w:rPr>
                <w:rFonts w:ascii="Arial" w:hAnsi="Arial"/>
                <w:b/>
                <w:i/>
                <w:snapToGrid w:val="0"/>
                <w:sz w:val="16"/>
              </w:rPr>
              <w:t>F2</w:t>
            </w:r>
          </w:p>
        </w:tc>
        <w:tc>
          <w:tcPr>
            <w:tcW w:w="842" w:type="dxa"/>
            <w:tcBorders>
              <w:bottom w:val="dotted" w:sz="6" w:space="0" w:color="auto"/>
              <w:right w:val="dotted" w:sz="6" w:space="0" w:color="auto"/>
            </w:tcBorders>
          </w:tcPr>
          <w:p w14:paraId="6D242097" w14:textId="77777777" w:rsidR="009E3F16" w:rsidRDefault="009E3F16">
            <w:pPr>
              <w:jc w:val="right"/>
              <w:rPr>
                <w:rFonts w:ascii="Arial" w:hAnsi="Arial"/>
                <w:b/>
                <w:i/>
                <w:snapToGrid w:val="0"/>
                <w:sz w:val="16"/>
              </w:rPr>
            </w:pPr>
            <w:r>
              <w:rPr>
                <w:rFonts w:ascii="Arial" w:hAnsi="Arial"/>
                <w:b/>
                <w:i/>
                <w:snapToGrid w:val="0"/>
                <w:sz w:val="16"/>
              </w:rPr>
              <w:t>100.50</w:t>
            </w:r>
          </w:p>
        </w:tc>
        <w:tc>
          <w:tcPr>
            <w:tcW w:w="869" w:type="dxa"/>
            <w:tcBorders>
              <w:left w:val="dotted" w:sz="6" w:space="0" w:color="auto"/>
              <w:bottom w:val="dotted" w:sz="6" w:space="0" w:color="auto"/>
              <w:right w:val="dotted" w:sz="6" w:space="0" w:color="auto"/>
            </w:tcBorders>
          </w:tcPr>
          <w:p w14:paraId="1E0343AF" w14:textId="77777777" w:rsidR="009E3F16" w:rsidRDefault="009E3F16">
            <w:pPr>
              <w:jc w:val="right"/>
              <w:rPr>
                <w:rFonts w:ascii="Arial" w:hAnsi="Arial"/>
                <w:snapToGrid w:val="0"/>
                <w:sz w:val="16"/>
              </w:rPr>
            </w:pPr>
            <w:r>
              <w:rPr>
                <w:rFonts w:ascii="Arial" w:hAnsi="Arial"/>
                <w:snapToGrid w:val="0"/>
                <w:sz w:val="16"/>
              </w:rPr>
              <w:t>1000</w:t>
            </w:r>
          </w:p>
        </w:tc>
        <w:tc>
          <w:tcPr>
            <w:tcW w:w="994" w:type="dxa"/>
            <w:tcBorders>
              <w:left w:val="dotted" w:sz="6" w:space="0" w:color="auto"/>
              <w:bottom w:val="dotted" w:sz="6" w:space="0" w:color="auto"/>
              <w:right w:val="single" w:sz="6" w:space="0" w:color="auto"/>
            </w:tcBorders>
          </w:tcPr>
          <w:p w14:paraId="7E4849BE" w14:textId="77777777" w:rsidR="009E3F16" w:rsidRDefault="009E3F16">
            <w:pPr>
              <w:jc w:val="right"/>
              <w:rPr>
                <w:rFonts w:ascii="Arial" w:hAnsi="Arial"/>
                <w:snapToGrid w:val="0"/>
                <w:sz w:val="16"/>
              </w:rPr>
            </w:pPr>
            <w:r>
              <w:rPr>
                <w:rFonts w:ascii="Arial" w:hAnsi="Arial"/>
                <w:snapToGrid w:val="0"/>
                <w:sz w:val="16"/>
              </w:rPr>
              <w:t>50</w:t>
            </w:r>
          </w:p>
        </w:tc>
      </w:tr>
      <w:tr w:rsidR="009E3F16" w14:paraId="7041445B" w14:textId="77777777">
        <w:trPr>
          <w:trHeight w:val="257"/>
        </w:trPr>
        <w:tc>
          <w:tcPr>
            <w:tcW w:w="526" w:type="dxa"/>
          </w:tcPr>
          <w:p w14:paraId="1A6A03EC" w14:textId="77777777" w:rsidR="009E3F16" w:rsidRDefault="009E3F16">
            <w:pPr>
              <w:jc w:val="right"/>
              <w:rPr>
                <w:rFonts w:ascii="Arial" w:hAnsi="Arial"/>
                <w:snapToGrid w:val="0"/>
                <w:sz w:val="16"/>
              </w:rPr>
            </w:pPr>
          </w:p>
        </w:tc>
        <w:tc>
          <w:tcPr>
            <w:tcW w:w="427" w:type="dxa"/>
          </w:tcPr>
          <w:p w14:paraId="70254701" w14:textId="77777777" w:rsidR="009E3F16" w:rsidRDefault="009E3F16">
            <w:pPr>
              <w:jc w:val="right"/>
              <w:rPr>
                <w:rFonts w:ascii="Arial" w:hAnsi="Arial"/>
                <w:snapToGrid w:val="0"/>
                <w:sz w:val="16"/>
              </w:rPr>
            </w:pPr>
          </w:p>
        </w:tc>
        <w:tc>
          <w:tcPr>
            <w:tcW w:w="470" w:type="dxa"/>
          </w:tcPr>
          <w:p w14:paraId="6121DC22" w14:textId="77777777" w:rsidR="009E3F16" w:rsidRDefault="009E3F16">
            <w:pPr>
              <w:jc w:val="right"/>
              <w:rPr>
                <w:rFonts w:ascii="Arial" w:hAnsi="Arial"/>
                <w:snapToGrid w:val="0"/>
                <w:sz w:val="16"/>
              </w:rPr>
            </w:pPr>
          </w:p>
        </w:tc>
        <w:tc>
          <w:tcPr>
            <w:tcW w:w="497" w:type="dxa"/>
          </w:tcPr>
          <w:p w14:paraId="6B06FE68" w14:textId="77777777" w:rsidR="009E3F16" w:rsidRDefault="009E3F16">
            <w:pPr>
              <w:jc w:val="right"/>
              <w:rPr>
                <w:rFonts w:ascii="Arial" w:hAnsi="Arial"/>
                <w:snapToGrid w:val="0"/>
                <w:sz w:val="16"/>
              </w:rPr>
            </w:pPr>
          </w:p>
        </w:tc>
        <w:tc>
          <w:tcPr>
            <w:tcW w:w="622" w:type="dxa"/>
          </w:tcPr>
          <w:p w14:paraId="065AD7DE" w14:textId="77777777" w:rsidR="009E3F16" w:rsidRDefault="009E3F16">
            <w:pPr>
              <w:jc w:val="right"/>
              <w:rPr>
                <w:rFonts w:ascii="Arial" w:hAnsi="Arial"/>
                <w:snapToGrid w:val="0"/>
                <w:sz w:val="16"/>
              </w:rPr>
            </w:pPr>
          </w:p>
        </w:tc>
        <w:tc>
          <w:tcPr>
            <w:tcW w:w="580" w:type="dxa"/>
          </w:tcPr>
          <w:p w14:paraId="66180B54" w14:textId="77777777" w:rsidR="009E3F16" w:rsidRDefault="009E3F16">
            <w:pPr>
              <w:jc w:val="right"/>
              <w:rPr>
                <w:rFonts w:ascii="Arial" w:hAnsi="Arial"/>
                <w:snapToGrid w:val="0"/>
                <w:sz w:val="16"/>
              </w:rPr>
            </w:pPr>
          </w:p>
        </w:tc>
        <w:tc>
          <w:tcPr>
            <w:tcW w:w="747" w:type="dxa"/>
          </w:tcPr>
          <w:p w14:paraId="437791BF" w14:textId="77777777" w:rsidR="009E3F16" w:rsidRDefault="009E3F16">
            <w:pPr>
              <w:jc w:val="right"/>
              <w:rPr>
                <w:rFonts w:ascii="Arial" w:hAnsi="Arial"/>
                <w:snapToGrid w:val="0"/>
                <w:sz w:val="16"/>
              </w:rPr>
            </w:pPr>
          </w:p>
        </w:tc>
        <w:tc>
          <w:tcPr>
            <w:tcW w:w="787" w:type="dxa"/>
          </w:tcPr>
          <w:p w14:paraId="5D1F2C5E" w14:textId="77777777" w:rsidR="009E3F16" w:rsidRDefault="009E3F16">
            <w:pPr>
              <w:jc w:val="right"/>
              <w:rPr>
                <w:rFonts w:ascii="Arial" w:hAnsi="Arial"/>
                <w:snapToGrid w:val="0"/>
                <w:sz w:val="16"/>
              </w:rPr>
            </w:pPr>
          </w:p>
        </w:tc>
        <w:tc>
          <w:tcPr>
            <w:tcW w:w="1008" w:type="dxa"/>
          </w:tcPr>
          <w:p w14:paraId="0FF60624" w14:textId="77777777" w:rsidR="009E3F16" w:rsidRDefault="009E3F16">
            <w:pPr>
              <w:jc w:val="right"/>
              <w:rPr>
                <w:rFonts w:ascii="Arial" w:hAnsi="Arial"/>
                <w:snapToGrid w:val="0"/>
                <w:sz w:val="16"/>
              </w:rPr>
            </w:pPr>
          </w:p>
        </w:tc>
        <w:tc>
          <w:tcPr>
            <w:tcW w:w="732" w:type="dxa"/>
            <w:tcBorders>
              <w:top w:val="dotted" w:sz="6" w:space="0" w:color="auto"/>
              <w:left w:val="single" w:sz="6" w:space="0" w:color="auto"/>
              <w:bottom w:val="dotted" w:sz="6" w:space="0" w:color="auto"/>
              <w:right w:val="dotted" w:sz="6" w:space="0" w:color="auto"/>
            </w:tcBorders>
          </w:tcPr>
          <w:p w14:paraId="6C564D72" w14:textId="77777777" w:rsidR="009E3F16" w:rsidRDefault="009E3F16">
            <w:pPr>
              <w:jc w:val="center"/>
              <w:rPr>
                <w:rFonts w:ascii="Arial" w:hAnsi="Arial"/>
                <w:b/>
                <w:i/>
                <w:snapToGrid w:val="0"/>
                <w:sz w:val="16"/>
              </w:rPr>
            </w:pPr>
            <w:r>
              <w:rPr>
                <w:rFonts w:ascii="Arial" w:hAnsi="Arial"/>
                <w:b/>
                <w:i/>
                <w:snapToGrid w:val="0"/>
                <w:sz w:val="16"/>
              </w:rPr>
              <w:t>F3</w:t>
            </w:r>
          </w:p>
        </w:tc>
        <w:tc>
          <w:tcPr>
            <w:tcW w:w="842" w:type="dxa"/>
            <w:tcBorders>
              <w:top w:val="dotted" w:sz="6" w:space="0" w:color="auto"/>
              <w:bottom w:val="dotted" w:sz="6" w:space="0" w:color="auto"/>
              <w:right w:val="dotted" w:sz="6" w:space="0" w:color="auto"/>
            </w:tcBorders>
          </w:tcPr>
          <w:p w14:paraId="45E5FB5C" w14:textId="77777777" w:rsidR="009E3F16" w:rsidRDefault="009E3F16">
            <w:pPr>
              <w:jc w:val="right"/>
              <w:rPr>
                <w:rFonts w:ascii="Arial" w:hAnsi="Arial"/>
                <w:b/>
                <w:i/>
                <w:snapToGrid w:val="0"/>
                <w:sz w:val="16"/>
              </w:rPr>
            </w:pPr>
            <w:r>
              <w:rPr>
                <w:rFonts w:ascii="Arial" w:hAnsi="Arial"/>
                <w:b/>
                <w:i/>
                <w:snapToGrid w:val="0"/>
                <w:sz w:val="16"/>
              </w:rPr>
              <w:t>100.00</w:t>
            </w:r>
          </w:p>
        </w:tc>
        <w:tc>
          <w:tcPr>
            <w:tcW w:w="869" w:type="dxa"/>
            <w:tcBorders>
              <w:top w:val="dotted" w:sz="6" w:space="0" w:color="auto"/>
              <w:left w:val="dotted" w:sz="6" w:space="0" w:color="auto"/>
              <w:bottom w:val="dotted" w:sz="6" w:space="0" w:color="auto"/>
              <w:right w:val="dotted" w:sz="6" w:space="0" w:color="auto"/>
            </w:tcBorders>
          </w:tcPr>
          <w:p w14:paraId="22E8D675" w14:textId="77777777" w:rsidR="009E3F16" w:rsidRDefault="009E3F16">
            <w:pPr>
              <w:jc w:val="right"/>
              <w:rPr>
                <w:rFonts w:ascii="Arial" w:hAnsi="Arial"/>
                <w:snapToGrid w:val="0"/>
                <w:sz w:val="16"/>
              </w:rPr>
            </w:pPr>
            <w:r>
              <w:rPr>
                <w:rFonts w:ascii="Arial" w:hAnsi="Arial"/>
                <w:snapToGrid w:val="0"/>
                <w:sz w:val="16"/>
              </w:rPr>
              <w:t>2000</w:t>
            </w:r>
          </w:p>
        </w:tc>
        <w:tc>
          <w:tcPr>
            <w:tcW w:w="994" w:type="dxa"/>
            <w:tcBorders>
              <w:top w:val="dotted" w:sz="6" w:space="0" w:color="auto"/>
              <w:left w:val="dotted" w:sz="6" w:space="0" w:color="auto"/>
              <w:bottom w:val="dotted" w:sz="6" w:space="0" w:color="auto"/>
              <w:right w:val="single" w:sz="6" w:space="0" w:color="auto"/>
            </w:tcBorders>
          </w:tcPr>
          <w:p w14:paraId="59781EC5" w14:textId="77777777" w:rsidR="009E3F16" w:rsidRDefault="009E3F16">
            <w:pPr>
              <w:jc w:val="right"/>
              <w:rPr>
                <w:rFonts w:ascii="Arial" w:hAnsi="Arial"/>
                <w:snapToGrid w:val="0"/>
                <w:sz w:val="16"/>
              </w:rPr>
            </w:pPr>
            <w:r>
              <w:rPr>
                <w:rFonts w:ascii="Arial" w:hAnsi="Arial"/>
                <w:snapToGrid w:val="0"/>
                <w:sz w:val="16"/>
              </w:rPr>
              <w:t>100</w:t>
            </w:r>
          </w:p>
        </w:tc>
      </w:tr>
      <w:tr w:rsidR="009E3F16" w14:paraId="66D7BAAA" w14:textId="77777777">
        <w:trPr>
          <w:trHeight w:val="257"/>
        </w:trPr>
        <w:tc>
          <w:tcPr>
            <w:tcW w:w="526" w:type="dxa"/>
          </w:tcPr>
          <w:p w14:paraId="12E83A44" w14:textId="77777777" w:rsidR="009E3F16" w:rsidRDefault="009E3F16">
            <w:pPr>
              <w:jc w:val="right"/>
              <w:rPr>
                <w:rFonts w:ascii="Arial" w:hAnsi="Arial"/>
                <w:snapToGrid w:val="0"/>
                <w:sz w:val="16"/>
              </w:rPr>
            </w:pPr>
          </w:p>
        </w:tc>
        <w:tc>
          <w:tcPr>
            <w:tcW w:w="427" w:type="dxa"/>
          </w:tcPr>
          <w:p w14:paraId="7210090F" w14:textId="77777777" w:rsidR="009E3F16" w:rsidRDefault="009E3F16">
            <w:pPr>
              <w:jc w:val="right"/>
              <w:rPr>
                <w:rFonts w:ascii="Arial" w:hAnsi="Arial"/>
                <w:snapToGrid w:val="0"/>
                <w:sz w:val="16"/>
              </w:rPr>
            </w:pPr>
          </w:p>
        </w:tc>
        <w:tc>
          <w:tcPr>
            <w:tcW w:w="470" w:type="dxa"/>
          </w:tcPr>
          <w:p w14:paraId="6C3873CA" w14:textId="77777777" w:rsidR="009E3F16" w:rsidRDefault="009E3F16">
            <w:pPr>
              <w:jc w:val="right"/>
              <w:rPr>
                <w:rFonts w:ascii="Arial" w:hAnsi="Arial"/>
                <w:snapToGrid w:val="0"/>
                <w:sz w:val="16"/>
              </w:rPr>
            </w:pPr>
          </w:p>
        </w:tc>
        <w:tc>
          <w:tcPr>
            <w:tcW w:w="497" w:type="dxa"/>
          </w:tcPr>
          <w:p w14:paraId="4CBF0996" w14:textId="77777777" w:rsidR="009E3F16" w:rsidRDefault="009E3F16">
            <w:pPr>
              <w:jc w:val="right"/>
              <w:rPr>
                <w:rFonts w:ascii="Arial" w:hAnsi="Arial"/>
                <w:snapToGrid w:val="0"/>
                <w:sz w:val="16"/>
              </w:rPr>
            </w:pPr>
          </w:p>
        </w:tc>
        <w:tc>
          <w:tcPr>
            <w:tcW w:w="622" w:type="dxa"/>
          </w:tcPr>
          <w:p w14:paraId="57DFAD69" w14:textId="77777777" w:rsidR="009E3F16" w:rsidRDefault="009E3F16">
            <w:pPr>
              <w:jc w:val="right"/>
              <w:rPr>
                <w:rFonts w:ascii="Arial" w:hAnsi="Arial"/>
                <w:snapToGrid w:val="0"/>
                <w:sz w:val="16"/>
              </w:rPr>
            </w:pPr>
          </w:p>
        </w:tc>
        <w:tc>
          <w:tcPr>
            <w:tcW w:w="580" w:type="dxa"/>
          </w:tcPr>
          <w:p w14:paraId="3B0C80E4" w14:textId="77777777" w:rsidR="009E3F16" w:rsidRDefault="009E3F16">
            <w:pPr>
              <w:jc w:val="right"/>
              <w:rPr>
                <w:rFonts w:ascii="Arial" w:hAnsi="Arial"/>
                <w:snapToGrid w:val="0"/>
                <w:sz w:val="16"/>
              </w:rPr>
            </w:pPr>
          </w:p>
        </w:tc>
        <w:tc>
          <w:tcPr>
            <w:tcW w:w="747" w:type="dxa"/>
          </w:tcPr>
          <w:p w14:paraId="69B98C4F" w14:textId="77777777" w:rsidR="009E3F16" w:rsidRDefault="009E3F16">
            <w:pPr>
              <w:jc w:val="right"/>
              <w:rPr>
                <w:rFonts w:ascii="Arial" w:hAnsi="Arial"/>
                <w:snapToGrid w:val="0"/>
                <w:sz w:val="16"/>
              </w:rPr>
            </w:pPr>
          </w:p>
        </w:tc>
        <w:tc>
          <w:tcPr>
            <w:tcW w:w="787" w:type="dxa"/>
          </w:tcPr>
          <w:p w14:paraId="0E48989B" w14:textId="77777777" w:rsidR="009E3F16" w:rsidRDefault="009E3F16">
            <w:pPr>
              <w:jc w:val="right"/>
              <w:rPr>
                <w:rFonts w:ascii="Arial" w:hAnsi="Arial"/>
                <w:snapToGrid w:val="0"/>
                <w:sz w:val="16"/>
              </w:rPr>
            </w:pPr>
          </w:p>
        </w:tc>
        <w:tc>
          <w:tcPr>
            <w:tcW w:w="1008" w:type="dxa"/>
          </w:tcPr>
          <w:p w14:paraId="121326FC" w14:textId="77777777" w:rsidR="009E3F16" w:rsidRDefault="009E3F16">
            <w:pPr>
              <w:jc w:val="right"/>
              <w:rPr>
                <w:rFonts w:ascii="Arial" w:hAnsi="Arial"/>
                <w:snapToGrid w:val="0"/>
                <w:sz w:val="16"/>
              </w:rPr>
            </w:pPr>
          </w:p>
        </w:tc>
        <w:tc>
          <w:tcPr>
            <w:tcW w:w="732" w:type="dxa"/>
            <w:tcBorders>
              <w:left w:val="single" w:sz="6" w:space="0" w:color="auto"/>
              <w:bottom w:val="single" w:sz="6" w:space="0" w:color="auto"/>
              <w:right w:val="dotted" w:sz="6" w:space="0" w:color="auto"/>
            </w:tcBorders>
          </w:tcPr>
          <w:p w14:paraId="03CB5FA0" w14:textId="77777777" w:rsidR="009E3F16" w:rsidRDefault="009E3F16">
            <w:pPr>
              <w:jc w:val="center"/>
              <w:rPr>
                <w:rFonts w:ascii="Arial" w:hAnsi="Arial"/>
                <w:b/>
                <w:i/>
                <w:snapToGrid w:val="0"/>
                <w:sz w:val="16"/>
              </w:rPr>
            </w:pPr>
            <w:r>
              <w:rPr>
                <w:rFonts w:ascii="Arial" w:hAnsi="Arial"/>
                <w:b/>
                <w:i/>
                <w:snapToGrid w:val="0"/>
                <w:sz w:val="16"/>
              </w:rPr>
              <w:t>F3</w:t>
            </w:r>
          </w:p>
        </w:tc>
        <w:tc>
          <w:tcPr>
            <w:tcW w:w="842" w:type="dxa"/>
            <w:tcBorders>
              <w:bottom w:val="single" w:sz="6" w:space="0" w:color="auto"/>
              <w:right w:val="dotted" w:sz="6" w:space="0" w:color="auto"/>
            </w:tcBorders>
          </w:tcPr>
          <w:p w14:paraId="2C203AF1" w14:textId="77777777" w:rsidR="009E3F16" w:rsidRDefault="009E3F16">
            <w:pPr>
              <w:jc w:val="right"/>
              <w:rPr>
                <w:rFonts w:ascii="Arial" w:hAnsi="Arial"/>
                <w:b/>
                <w:i/>
                <w:snapToGrid w:val="0"/>
                <w:sz w:val="16"/>
              </w:rPr>
            </w:pPr>
            <w:r>
              <w:rPr>
                <w:rFonts w:ascii="Arial" w:hAnsi="Arial"/>
                <w:b/>
                <w:i/>
                <w:snapToGrid w:val="0"/>
                <w:sz w:val="16"/>
              </w:rPr>
              <w:t>100.50</w:t>
            </w:r>
          </w:p>
        </w:tc>
        <w:tc>
          <w:tcPr>
            <w:tcW w:w="869" w:type="dxa"/>
            <w:tcBorders>
              <w:left w:val="dotted" w:sz="6" w:space="0" w:color="auto"/>
              <w:bottom w:val="single" w:sz="6" w:space="0" w:color="auto"/>
              <w:right w:val="dotted" w:sz="6" w:space="0" w:color="auto"/>
            </w:tcBorders>
          </w:tcPr>
          <w:p w14:paraId="6B8203C5" w14:textId="77777777" w:rsidR="009E3F16" w:rsidRDefault="009E3F16">
            <w:pPr>
              <w:jc w:val="right"/>
              <w:rPr>
                <w:rFonts w:ascii="Arial" w:hAnsi="Arial"/>
                <w:snapToGrid w:val="0"/>
                <w:sz w:val="16"/>
              </w:rPr>
            </w:pPr>
            <w:r>
              <w:rPr>
                <w:rFonts w:ascii="Arial" w:hAnsi="Arial"/>
                <w:snapToGrid w:val="0"/>
                <w:sz w:val="16"/>
              </w:rPr>
              <w:t>1000</w:t>
            </w:r>
          </w:p>
        </w:tc>
        <w:tc>
          <w:tcPr>
            <w:tcW w:w="994" w:type="dxa"/>
            <w:tcBorders>
              <w:top w:val="dotted" w:sz="6" w:space="0" w:color="auto"/>
              <w:left w:val="dotted" w:sz="6" w:space="0" w:color="auto"/>
              <w:bottom w:val="single" w:sz="6" w:space="0" w:color="auto"/>
              <w:right w:val="single" w:sz="6" w:space="0" w:color="auto"/>
            </w:tcBorders>
          </w:tcPr>
          <w:p w14:paraId="75D77CB2" w14:textId="77777777" w:rsidR="009E3F16" w:rsidRDefault="009E3F16">
            <w:pPr>
              <w:jc w:val="right"/>
              <w:rPr>
                <w:rFonts w:ascii="Arial" w:hAnsi="Arial"/>
                <w:snapToGrid w:val="0"/>
                <w:sz w:val="16"/>
              </w:rPr>
            </w:pPr>
            <w:r>
              <w:rPr>
                <w:rFonts w:ascii="Arial" w:hAnsi="Arial"/>
                <w:snapToGrid w:val="0"/>
                <w:sz w:val="16"/>
              </w:rPr>
              <w:t>50</w:t>
            </w:r>
          </w:p>
        </w:tc>
      </w:tr>
    </w:tbl>
    <w:p w14:paraId="7D20EB4A" w14:textId="77777777" w:rsidR="009E3F16" w:rsidRDefault="009E3F16">
      <w:pPr>
        <w:pStyle w:val="NormalIndent"/>
      </w:pPr>
    </w:p>
    <w:p w14:paraId="72EF666C" w14:textId="77777777" w:rsidR="009E3F16" w:rsidRDefault="009E3F16">
      <w:pPr>
        <w:rPr>
          <w:b/>
          <w:sz w:val="24"/>
          <w:szCs w:val="24"/>
        </w:rPr>
      </w:pPr>
      <w:r>
        <w:br w:type="page"/>
      </w:r>
      <w:r>
        <w:rPr>
          <w:b/>
          <w:sz w:val="24"/>
          <w:szCs w:val="24"/>
        </w:rPr>
        <w:lastRenderedPageBreak/>
        <w:t>Example 2-1: Buyside-initiated flow without buyside calculated NetMoney and MiscFees, using Average Price (all AllocAccounts with same AvgPx)</w:t>
      </w:r>
    </w:p>
    <w:p w14:paraId="653936D7" w14:textId="77777777" w:rsidR="009E3F16" w:rsidRDefault="009E3F16">
      <w:pPr>
        <w:pStyle w:val="NormalIndent"/>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9E3F16" w14:paraId="7211ED4B" w14:textId="77777777">
        <w:tc>
          <w:tcPr>
            <w:tcW w:w="1350" w:type="dxa"/>
            <w:shd w:val="clear" w:color="auto" w:fill="FFFF00"/>
          </w:tcPr>
          <w:p w14:paraId="5EF9CED0" w14:textId="77777777" w:rsidR="009E3F16" w:rsidRDefault="009E3F16">
            <w:pPr>
              <w:pStyle w:val="table"/>
              <w:rPr>
                <w:sz w:val="20"/>
              </w:rPr>
            </w:pPr>
            <w:r>
              <w:rPr>
                <w:sz w:val="20"/>
              </w:rPr>
              <w:t>Initiator</w:t>
            </w:r>
          </w:p>
        </w:tc>
        <w:tc>
          <w:tcPr>
            <w:tcW w:w="540" w:type="dxa"/>
          </w:tcPr>
          <w:p w14:paraId="307FF34E" w14:textId="77777777" w:rsidR="009E3F16" w:rsidRDefault="009E3F16">
            <w:pPr>
              <w:pStyle w:val="table"/>
              <w:jc w:val="center"/>
              <w:rPr>
                <w:b/>
                <w:noProof/>
                <w:sz w:val="24"/>
              </w:rPr>
            </w:pPr>
            <w:r>
              <w:rPr>
                <w:b/>
                <w:noProof/>
                <w:sz w:val="24"/>
              </w:rPr>
              <w:sym w:font="Wingdings" w:char="F0E0"/>
            </w:r>
          </w:p>
        </w:tc>
        <w:tc>
          <w:tcPr>
            <w:tcW w:w="5310" w:type="dxa"/>
          </w:tcPr>
          <w:p w14:paraId="37A5C6D6" w14:textId="77777777" w:rsidR="009E3F16" w:rsidRDefault="009E3F16">
            <w:pPr>
              <w:pStyle w:val="table"/>
              <w:jc w:val="left"/>
              <w:rPr>
                <w:sz w:val="20"/>
              </w:rPr>
            </w:pPr>
            <w:r>
              <w:rPr>
                <w:sz w:val="20"/>
              </w:rPr>
              <w:t>New Order-Single</w:t>
            </w:r>
          </w:p>
        </w:tc>
        <w:tc>
          <w:tcPr>
            <w:tcW w:w="1350" w:type="dxa"/>
            <w:shd w:val="clear" w:color="auto" w:fill="00FFFF"/>
          </w:tcPr>
          <w:p w14:paraId="6DC9CEDD" w14:textId="77777777" w:rsidR="009E3F16" w:rsidRDefault="009E3F16">
            <w:pPr>
              <w:pStyle w:val="table"/>
              <w:rPr>
                <w:sz w:val="20"/>
              </w:rPr>
            </w:pPr>
            <w:r>
              <w:rPr>
                <w:sz w:val="20"/>
              </w:rPr>
              <w:t>Respondent</w:t>
            </w:r>
          </w:p>
        </w:tc>
      </w:tr>
      <w:tr w:rsidR="009E3F16" w14:paraId="75112947" w14:textId="77777777">
        <w:tc>
          <w:tcPr>
            <w:tcW w:w="1350" w:type="dxa"/>
            <w:shd w:val="clear" w:color="auto" w:fill="FFFF00"/>
          </w:tcPr>
          <w:p w14:paraId="34C93D93" w14:textId="77777777" w:rsidR="009E3F16" w:rsidRDefault="009E3F16">
            <w:pPr>
              <w:pStyle w:val="table"/>
              <w:rPr>
                <w:sz w:val="20"/>
              </w:rPr>
            </w:pPr>
          </w:p>
        </w:tc>
        <w:tc>
          <w:tcPr>
            <w:tcW w:w="540" w:type="dxa"/>
          </w:tcPr>
          <w:p w14:paraId="274BF676" w14:textId="77777777" w:rsidR="009E3F16" w:rsidRDefault="009E3F16">
            <w:pPr>
              <w:pStyle w:val="table"/>
              <w:jc w:val="center"/>
              <w:rPr>
                <w:b/>
                <w:noProof/>
                <w:sz w:val="24"/>
              </w:rPr>
            </w:pPr>
            <w:r>
              <w:rPr>
                <w:b/>
                <w:noProof/>
                <w:sz w:val="24"/>
              </w:rPr>
              <w:sym w:font="Wingdings" w:char="F0DF"/>
            </w:r>
          </w:p>
        </w:tc>
        <w:tc>
          <w:tcPr>
            <w:tcW w:w="5310" w:type="dxa"/>
          </w:tcPr>
          <w:p w14:paraId="283AE057" w14:textId="77777777" w:rsidR="009E3F16" w:rsidRDefault="009E3F16">
            <w:pPr>
              <w:pStyle w:val="table"/>
              <w:jc w:val="left"/>
              <w:rPr>
                <w:sz w:val="20"/>
              </w:rPr>
            </w:pPr>
            <w:r>
              <w:rPr>
                <w:sz w:val="20"/>
              </w:rPr>
              <w:t>Execution Report (ExecType = “0” [New]</w:t>
            </w:r>
          </w:p>
        </w:tc>
        <w:tc>
          <w:tcPr>
            <w:tcW w:w="1350" w:type="dxa"/>
            <w:shd w:val="clear" w:color="auto" w:fill="00FFFF"/>
          </w:tcPr>
          <w:p w14:paraId="75BD2A6A" w14:textId="77777777" w:rsidR="009E3F16" w:rsidRDefault="009E3F16">
            <w:pPr>
              <w:pStyle w:val="table"/>
              <w:rPr>
                <w:sz w:val="20"/>
              </w:rPr>
            </w:pPr>
          </w:p>
        </w:tc>
      </w:tr>
      <w:tr w:rsidR="009E3F16" w14:paraId="428EDAFE" w14:textId="77777777">
        <w:tc>
          <w:tcPr>
            <w:tcW w:w="1350" w:type="dxa"/>
            <w:shd w:val="clear" w:color="auto" w:fill="FFFF00"/>
          </w:tcPr>
          <w:p w14:paraId="2E6983E7" w14:textId="77777777" w:rsidR="009E3F16" w:rsidRDefault="009E3F16">
            <w:pPr>
              <w:pStyle w:val="table"/>
              <w:rPr>
                <w:sz w:val="20"/>
              </w:rPr>
            </w:pPr>
          </w:p>
        </w:tc>
        <w:tc>
          <w:tcPr>
            <w:tcW w:w="540" w:type="dxa"/>
          </w:tcPr>
          <w:p w14:paraId="20F5F92E" w14:textId="77777777" w:rsidR="009E3F16" w:rsidRDefault="009E3F16">
            <w:pPr>
              <w:pStyle w:val="table"/>
              <w:jc w:val="center"/>
              <w:rPr>
                <w:b/>
                <w:noProof/>
                <w:sz w:val="24"/>
              </w:rPr>
            </w:pPr>
          </w:p>
        </w:tc>
        <w:tc>
          <w:tcPr>
            <w:tcW w:w="5310" w:type="dxa"/>
          </w:tcPr>
          <w:p w14:paraId="17651F66" w14:textId="77777777" w:rsidR="009E3F16" w:rsidRDefault="009E3F16">
            <w:pPr>
              <w:pStyle w:val="table"/>
              <w:jc w:val="left"/>
              <w:rPr>
                <w:sz w:val="20"/>
              </w:rPr>
            </w:pPr>
          </w:p>
        </w:tc>
        <w:tc>
          <w:tcPr>
            <w:tcW w:w="1350" w:type="dxa"/>
            <w:shd w:val="clear" w:color="auto" w:fill="00FFFF"/>
          </w:tcPr>
          <w:p w14:paraId="1D723CB0" w14:textId="77777777" w:rsidR="009E3F16" w:rsidRDefault="009E3F16">
            <w:pPr>
              <w:pStyle w:val="table"/>
              <w:rPr>
                <w:sz w:val="20"/>
              </w:rPr>
            </w:pPr>
          </w:p>
        </w:tc>
      </w:tr>
      <w:tr w:rsidR="009E3F16" w14:paraId="59911B52" w14:textId="77777777">
        <w:tc>
          <w:tcPr>
            <w:tcW w:w="1350" w:type="dxa"/>
            <w:tcBorders>
              <w:bottom w:val="nil"/>
            </w:tcBorders>
            <w:shd w:val="clear" w:color="auto" w:fill="FFFF00"/>
          </w:tcPr>
          <w:p w14:paraId="7D741ECE" w14:textId="77777777" w:rsidR="009E3F16" w:rsidRDefault="009E3F16">
            <w:pPr>
              <w:pStyle w:val="table"/>
              <w:rPr>
                <w:sz w:val="20"/>
              </w:rPr>
            </w:pPr>
          </w:p>
        </w:tc>
        <w:tc>
          <w:tcPr>
            <w:tcW w:w="540" w:type="dxa"/>
          </w:tcPr>
          <w:p w14:paraId="6ACED18D" w14:textId="77777777" w:rsidR="009E3F16" w:rsidRDefault="009E3F16">
            <w:pPr>
              <w:pStyle w:val="table"/>
              <w:jc w:val="center"/>
              <w:rPr>
                <w:b/>
                <w:noProof/>
                <w:sz w:val="24"/>
              </w:rPr>
            </w:pPr>
            <w:r>
              <w:rPr>
                <w:b/>
                <w:noProof/>
                <w:sz w:val="24"/>
              </w:rPr>
              <w:sym w:font="Wingdings" w:char="F0DF"/>
            </w:r>
          </w:p>
        </w:tc>
        <w:tc>
          <w:tcPr>
            <w:tcW w:w="5310" w:type="dxa"/>
          </w:tcPr>
          <w:p w14:paraId="1B49ECDC" w14:textId="77777777" w:rsidR="009E3F16" w:rsidRDefault="009E3F16">
            <w:pPr>
              <w:pStyle w:val="table"/>
              <w:jc w:val="left"/>
              <w:rPr>
                <w:sz w:val="20"/>
              </w:rPr>
            </w:pPr>
            <w:r>
              <w:rPr>
                <w:sz w:val="20"/>
              </w:rPr>
              <w:t>Execution Report (ExecType = “F”)  [Trade]</w:t>
            </w:r>
          </w:p>
          <w:p w14:paraId="7E107747" w14:textId="77777777" w:rsidR="009E3F16" w:rsidRDefault="009E3F16">
            <w:pPr>
              <w:pStyle w:val="table"/>
              <w:jc w:val="left"/>
              <w:rPr>
                <w:sz w:val="20"/>
              </w:rPr>
            </w:pPr>
          </w:p>
          <w:p w14:paraId="58BCEA4F" w14:textId="77777777" w:rsidR="009E3F16" w:rsidRDefault="009E3F16">
            <w:pPr>
              <w:pStyle w:val="table"/>
              <w:jc w:val="left"/>
              <w:rPr>
                <w:sz w:val="20"/>
              </w:rPr>
            </w:pPr>
            <w:r>
              <w:rPr>
                <w:sz w:val="20"/>
              </w:rPr>
              <w:t>(optional Execution Report (ExecType = “3”)  [Done for day]</w:t>
            </w:r>
          </w:p>
        </w:tc>
        <w:tc>
          <w:tcPr>
            <w:tcW w:w="1350" w:type="dxa"/>
            <w:shd w:val="clear" w:color="auto" w:fill="00FFFF"/>
          </w:tcPr>
          <w:p w14:paraId="6275BAEE" w14:textId="77777777" w:rsidR="009E3F16" w:rsidRDefault="009E3F16">
            <w:pPr>
              <w:pStyle w:val="table"/>
              <w:rPr>
                <w:sz w:val="20"/>
              </w:rPr>
            </w:pPr>
          </w:p>
        </w:tc>
      </w:tr>
      <w:tr w:rsidR="009E3F16" w14:paraId="7D27A905" w14:textId="77777777">
        <w:tc>
          <w:tcPr>
            <w:tcW w:w="1350" w:type="dxa"/>
            <w:tcBorders>
              <w:top w:val="dashSmallGap" w:sz="4" w:space="0" w:color="auto"/>
              <w:bottom w:val="dashSmallGap" w:sz="4" w:space="0" w:color="auto"/>
              <w:right w:val="dashSmallGap" w:sz="4" w:space="0" w:color="auto"/>
            </w:tcBorders>
            <w:shd w:val="clear" w:color="auto" w:fill="FFFF00"/>
          </w:tcPr>
          <w:p w14:paraId="2ED1F0FB" w14:textId="77777777" w:rsidR="009E3F16" w:rsidRDefault="009E3F16">
            <w:pPr>
              <w:pStyle w:val="table"/>
              <w:rPr>
                <w:sz w:val="20"/>
              </w:rPr>
            </w:pPr>
            <w:r>
              <w:rPr>
                <w:sz w:val="20"/>
              </w:rPr>
              <w:t>Allocate</w:t>
            </w:r>
          </w:p>
        </w:tc>
        <w:tc>
          <w:tcPr>
            <w:tcW w:w="540" w:type="dxa"/>
            <w:tcBorders>
              <w:left w:val="nil"/>
            </w:tcBorders>
          </w:tcPr>
          <w:p w14:paraId="47169F01" w14:textId="77777777" w:rsidR="009E3F16" w:rsidRDefault="009E3F16">
            <w:pPr>
              <w:pStyle w:val="table"/>
              <w:jc w:val="center"/>
              <w:rPr>
                <w:b/>
                <w:noProof/>
                <w:sz w:val="24"/>
              </w:rPr>
            </w:pPr>
          </w:p>
        </w:tc>
        <w:tc>
          <w:tcPr>
            <w:tcW w:w="5310" w:type="dxa"/>
          </w:tcPr>
          <w:p w14:paraId="49DED0B0" w14:textId="77777777" w:rsidR="009E3F16" w:rsidRDefault="009E3F16">
            <w:pPr>
              <w:pStyle w:val="table"/>
              <w:jc w:val="left"/>
              <w:rPr>
                <w:sz w:val="20"/>
              </w:rPr>
            </w:pPr>
          </w:p>
        </w:tc>
        <w:tc>
          <w:tcPr>
            <w:tcW w:w="1350" w:type="dxa"/>
            <w:shd w:val="clear" w:color="auto" w:fill="00FFFF"/>
          </w:tcPr>
          <w:p w14:paraId="03F8DC4A" w14:textId="77777777" w:rsidR="009E3F16" w:rsidRDefault="009E3F16">
            <w:pPr>
              <w:pStyle w:val="table"/>
              <w:rPr>
                <w:sz w:val="20"/>
              </w:rPr>
            </w:pPr>
          </w:p>
        </w:tc>
      </w:tr>
      <w:tr w:rsidR="009E3F16" w14:paraId="4ABF3CB8" w14:textId="77777777">
        <w:tc>
          <w:tcPr>
            <w:tcW w:w="1350" w:type="dxa"/>
            <w:tcBorders>
              <w:top w:val="nil"/>
            </w:tcBorders>
            <w:shd w:val="clear" w:color="auto" w:fill="FFFF00"/>
          </w:tcPr>
          <w:p w14:paraId="758C101C" w14:textId="77777777" w:rsidR="009E3F16" w:rsidRDefault="009E3F16">
            <w:pPr>
              <w:pStyle w:val="table"/>
              <w:rPr>
                <w:sz w:val="20"/>
              </w:rPr>
            </w:pPr>
          </w:p>
        </w:tc>
        <w:tc>
          <w:tcPr>
            <w:tcW w:w="540" w:type="dxa"/>
          </w:tcPr>
          <w:p w14:paraId="19530693" w14:textId="77777777" w:rsidR="009E3F16" w:rsidRDefault="009E3F16">
            <w:pPr>
              <w:pStyle w:val="table"/>
              <w:jc w:val="center"/>
              <w:rPr>
                <w:b/>
                <w:noProof/>
                <w:sz w:val="24"/>
              </w:rPr>
            </w:pPr>
            <w:r>
              <w:rPr>
                <w:b/>
                <w:noProof/>
                <w:sz w:val="24"/>
              </w:rPr>
              <w:sym w:font="Wingdings" w:char="F0E0"/>
            </w:r>
          </w:p>
        </w:tc>
        <w:tc>
          <w:tcPr>
            <w:tcW w:w="5310" w:type="dxa"/>
          </w:tcPr>
          <w:p w14:paraId="212FE762" w14:textId="77777777" w:rsidR="009E3F16" w:rsidRDefault="009E3F16">
            <w:pPr>
              <w:pStyle w:val="table"/>
              <w:rPr>
                <w:sz w:val="20"/>
              </w:rPr>
            </w:pPr>
            <w:r>
              <w:rPr>
                <w:sz w:val="20"/>
              </w:rPr>
              <w:t>Allocation Instruction (AllocType=" Preliminary", AllocAccounts provided without MiscFees or NetMoney)</w:t>
            </w:r>
          </w:p>
        </w:tc>
        <w:tc>
          <w:tcPr>
            <w:tcW w:w="1350" w:type="dxa"/>
            <w:shd w:val="clear" w:color="auto" w:fill="00FFFF"/>
          </w:tcPr>
          <w:p w14:paraId="45CC53FF" w14:textId="77777777" w:rsidR="009E3F16" w:rsidRDefault="009E3F16">
            <w:pPr>
              <w:pStyle w:val="table"/>
              <w:rPr>
                <w:sz w:val="20"/>
              </w:rPr>
            </w:pPr>
          </w:p>
        </w:tc>
      </w:tr>
      <w:tr w:rsidR="009E3F16" w14:paraId="78023466" w14:textId="77777777">
        <w:tc>
          <w:tcPr>
            <w:tcW w:w="1350" w:type="dxa"/>
            <w:shd w:val="clear" w:color="auto" w:fill="FFFF00"/>
          </w:tcPr>
          <w:p w14:paraId="25894BF1" w14:textId="77777777" w:rsidR="009E3F16" w:rsidRDefault="009E3F16">
            <w:pPr>
              <w:pStyle w:val="table"/>
              <w:rPr>
                <w:sz w:val="20"/>
              </w:rPr>
            </w:pPr>
          </w:p>
        </w:tc>
        <w:tc>
          <w:tcPr>
            <w:tcW w:w="540" w:type="dxa"/>
          </w:tcPr>
          <w:p w14:paraId="1F332203" w14:textId="77777777" w:rsidR="009E3F16" w:rsidRDefault="009E3F16">
            <w:pPr>
              <w:pStyle w:val="table"/>
              <w:jc w:val="center"/>
              <w:rPr>
                <w:b/>
                <w:noProof/>
                <w:sz w:val="24"/>
              </w:rPr>
            </w:pPr>
            <w:r>
              <w:rPr>
                <w:b/>
                <w:noProof/>
                <w:sz w:val="24"/>
              </w:rPr>
              <w:sym w:font="Wingdings" w:char="F0DF"/>
            </w:r>
          </w:p>
        </w:tc>
        <w:tc>
          <w:tcPr>
            <w:tcW w:w="5310" w:type="dxa"/>
          </w:tcPr>
          <w:p w14:paraId="07AC8F2E" w14:textId="77777777" w:rsidR="009E3F16" w:rsidRDefault="009E3F16">
            <w:pPr>
              <w:pStyle w:val="table"/>
              <w:rPr>
                <w:sz w:val="20"/>
              </w:rPr>
            </w:pPr>
            <w:r>
              <w:rPr>
                <w:sz w:val="20"/>
              </w:rPr>
              <w:t>Allocation Instruction Ack (AllocStatus=Received Not Yet Processed)</w:t>
            </w:r>
          </w:p>
        </w:tc>
        <w:tc>
          <w:tcPr>
            <w:tcW w:w="1350" w:type="dxa"/>
            <w:tcBorders>
              <w:bottom w:val="nil"/>
            </w:tcBorders>
            <w:shd w:val="clear" w:color="auto" w:fill="00FFFF"/>
          </w:tcPr>
          <w:p w14:paraId="01FD9322" w14:textId="77777777" w:rsidR="009E3F16" w:rsidRDefault="009E3F16">
            <w:pPr>
              <w:pStyle w:val="table"/>
              <w:rPr>
                <w:sz w:val="20"/>
              </w:rPr>
            </w:pPr>
          </w:p>
        </w:tc>
      </w:tr>
      <w:tr w:rsidR="009E3F16" w14:paraId="59B85E8E" w14:textId="77777777">
        <w:tc>
          <w:tcPr>
            <w:tcW w:w="1350" w:type="dxa"/>
            <w:shd w:val="clear" w:color="auto" w:fill="FFFF00"/>
          </w:tcPr>
          <w:p w14:paraId="07A11DFA" w14:textId="77777777" w:rsidR="009E3F16" w:rsidRDefault="009E3F16">
            <w:pPr>
              <w:pStyle w:val="table"/>
              <w:rPr>
                <w:sz w:val="20"/>
              </w:rPr>
            </w:pPr>
          </w:p>
        </w:tc>
        <w:tc>
          <w:tcPr>
            <w:tcW w:w="540" w:type="dxa"/>
          </w:tcPr>
          <w:p w14:paraId="4B07C009" w14:textId="77777777" w:rsidR="009E3F16" w:rsidRDefault="009E3F16">
            <w:pPr>
              <w:pStyle w:val="table"/>
              <w:jc w:val="center"/>
              <w:rPr>
                <w:b/>
                <w:noProof/>
                <w:sz w:val="24"/>
              </w:rPr>
            </w:pPr>
            <w:r>
              <w:rPr>
                <w:b/>
                <w:noProof/>
                <w:sz w:val="24"/>
              </w:rPr>
              <w:sym w:font="Wingdings" w:char="F0DF"/>
            </w:r>
          </w:p>
        </w:tc>
        <w:tc>
          <w:tcPr>
            <w:tcW w:w="5310" w:type="dxa"/>
            <w:tcBorders>
              <w:right w:val="nil"/>
            </w:tcBorders>
          </w:tcPr>
          <w:p w14:paraId="035EE64D" w14:textId="77777777" w:rsidR="009E3F16" w:rsidRDefault="009E3F16">
            <w:pPr>
              <w:pStyle w:val="table"/>
              <w:jc w:val="left"/>
              <w:rPr>
                <w:sz w:val="20"/>
              </w:rPr>
            </w:pPr>
            <w:r>
              <w:rPr>
                <w:sz w:val="20"/>
              </w:rPr>
              <w:t>Allocation Instruction Ack (AllocStatus=Accepted, Block level reject or Account level reject)</w:t>
            </w:r>
          </w:p>
        </w:tc>
        <w:tc>
          <w:tcPr>
            <w:tcW w:w="1350" w:type="dxa"/>
            <w:tcBorders>
              <w:top w:val="dashSmallGap" w:sz="4" w:space="0" w:color="auto"/>
              <w:left w:val="dashSmallGap" w:sz="4" w:space="0" w:color="auto"/>
              <w:bottom w:val="dashSmallGap" w:sz="4" w:space="0" w:color="auto"/>
            </w:tcBorders>
            <w:shd w:val="clear" w:color="auto" w:fill="00FFFF"/>
          </w:tcPr>
          <w:p w14:paraId="6AB5C0F5" w14:textId="77777777" w:rsidR="009E3F16" w:rsidRDefault="009E3F16">
            <w:pPr>
              <w:pStyle w:val="table"/>
              <w:rPr>
                <w:sz w:val="20"/>
              </w:rPr>
            </w:pPr>
          </w:p>
        </w:tc>
      </w:tr>
    </w:tbl>
    <w:p w14:paraId="1110487A" w14:textId="77777777" w:rsidR="009E3F16" w:rsidRDefault="009E3F16">
      <w:pPr>
        <w:pStyle w:val="NormalIndent"/>
      </w:pPr>
    </w:p>
    <w:tbl>
      <w:tblPr>
        <w:tblW w:w="0" w:type="auto"/>
        <w:tblLayout w:type="fixed"/>
        <w:tblCellMar>
          <w:left w:w="30" w:type="dxa"/>
          <w:right w:w="30" w:type="dxa"/>
        </w:tblCellMar>
        <w:tblLook w:val="0000" w:firstRow="0" w:lastRow="0" w:firstColumn="0" w:lastColumn="0" w:noHBand="0" w:noVBand="0"/>
      </w:tblPr>
      <w:tblGrid>
        <w:gridCol w:w="570"/>
        <w:gridCol w:w="540"/>
        <w:gridCol w:w="313"/>
        <w:gridCol w:w="497"/>
        <w:gridCol w:w="622"/>
        <w:gridCol w:w="580"/>
        <w:gridCol w:w="747"/>
        <w:gridCol w:w="787"/>
        <w:gridCol w:w="774"/>
        <w:gridCol w:w="720"/>
        <w:gridCol w:w="246"/>
        <w:gridCol w:w="474"/>
        <w:gridCol w:w="368"/>
        <w:gridCol w:w="262"/>
        <w:gridCol w:w="607"/>
        <w:gridCol w:w="293"/>
        <w:gridCol w:w="900"/>
      </w:tblGrid>
      <w:tr w:rsidR="009E3F16" w14:paraId="48A3EBA1" w14:textId="77777777">
        <w:trPr>
          <w:cantSplit/>
          <w:trHeight w:val="257"/>
        </w:trPr>
        <w:tc>
          <w:tcPr>
            <w:tcW w:w="570" w:type="dxa"/>
            <w:tcBorders>
              <w:top w:val="single" w:sz="6" w:space="0" w:color="auto"/>
              <w:left w:val="single" w:sz="6" w:space="0" w:color="auto"/>
              <w:right w:val="single" w:sz="6" w:space="0" w:color="auto"/>
            </w:tcBorders>
          </w:tcPr>
          <w:p w14:paraId="38B93076" w14:textId="77777777" w:rsidR="009E3F16" w:rsidRDefault="009E3F16">
            <w:pPr>
              <w:jc w:val="center"/>
              <w:rPr>
                <w:rFonts w:ascii="Arial" w:hAnsi="Arial"/>
                <w:snapToGrid w:val="0"/>
                <w:sz w:val="16"/>
              </w:rPr>
            </w:pPr>
            <w:r>
              <w:rPr>
                <w:rFonts w:ascii="Arial" w:hAnsi="Arial"/>
                <w:snapToGrid w:val="0"/>
                <w:sz w:val="16"/>
              </w:rPr>
              <w:t>Symbol</w:t>
            </w:r>
          </w:p>
        </w:tc>
        <w:tc>
          <w:tcPr>
            <w:tcW w:w="540" w:type="dxa"/>
            <w:tcBorders>
              <w:top w:val="single" w:sz="6" w:space="0" w:color="auto"/>
              <w:left w:val="single" w:sz="6" w:space="0" w:color="auto"/>
            </w:tcBorders>
          </w:tcPr>
          <w:p w14:paraId="3384E4ED" w14:textId="77777777" w:rsidR="009E3F16" w:rsidRDefault="009E3F16">
            <w:pPr>
              <w:jc w:val="center"/>
              <w:rPr>
                <w:rFonts w:ascii="Arial" w:hAnsi="Arial"/>
                <w:snapToGrid w:val="0"/>
                <w:sz w:val="16"/>
              </w:rPr>
            </w:pPr>
            <w:r>
              <w:rPr>
                <w:rFonts w:ascii="Arial" w:hAnsi="Arial"/>
                <w:snapToGrid w:val="0"/>
                <w:sz w:val="16"/>
              </w:rPr>
              <w:t>B/S</w:t>
            </w:r>
          </w:p>
        </w:tc>
        <w:tc>
          <w:tcPr>
            <w:tcW w:w="313" w:type="dxa"/>
            <w:tcBorders>
              <w:top w:val="single" w:sz="6" w:space="0" w:color="auto"/>
              <w:left w:val="single" w:sz="6" w:space="0" w:color="auto"/>
              <w:right w:val="single" w:sz="6" w:space="0" w:color="auto"/>
            </w:tcBorders>
          </w:tcPr>
          <w:p w14:paraId="0C4F2B92" w14:textId="77777777" w:rsidR="009E3F16" w:rsidRDefault="009E3F16">
            <w:pPr>
              <w:jc w:val="center"/>
              <w:rPr>
                <w:rFonts w:ascii="Arial" w:hAnsi="Arial"/>
                <w:snapToGrid w:val="0"/>
                <w:sz w:val="16"/>
              </w:rPr>
            </w:pPr>
            <w:r>
              <w:rPr>
                <w:rFonts w:ascii="Arial" w:hAnsi="Arial"/>
                <w:snapToGrid w:val="0"/>
                <w:sz w:val="16"/>
              </w:rPr>
              <w:t>Mkt</w:t>
            </w:r>
          </w:p>
        </w:tc>
        <w:tc>
          <w:tcPr>
            <w:tcW w:w="1699" w:type="dxa"/>
            <w:gridSpan w:val="3"/>
            <w:tcBorders>
              <w:top w:val="single" w:sz="6" w:space="0" w:color="auto"/>
              <w:bottom w:val="single" w:sz="6" w:space="0" w:color="auto"/>
            </w:tcBorders>
          </w:tcPr>
          <w:p w14:paraId="544740DA" w14:textId="77777777" w:rsidR="009E3F16" w:rsidRDefault="009E3F16">
            <w:pPr>
              <w:jc w:val="center"/>
              <w:rPr>
                <w:rFonts w:ascii="Arial" w:hAnsi="Arial"/>
                <w:b/>
                <w:snapToGrid w:val="0"/>
                <w:sz w:val="16"/>
              </w:rPr>
            </w:pPr>
            <w:r>
              <w:rPr>
                <w:rFonts w:ascii="Arial" w:hAnsi="Arial"/>
                <w:b/>
                <w:snapToGrid w:val="0"/>
                <w:sz w:val="16"/>
              </w:rPr>
              <w:t>Order Message</w:t>
            </w:r>
          </w:p>
        </w:tc>
        <w:tc>
          <w:tcPr>
            <w:tcW w:w="2308" w:type="dxa"/>
            <w:gridSpan w:val="3"/>
            <w:tcBorders>
              <w:top w:val="single" w:sz="6" w:space="0" w:color="auto"/>
              <w:left w:val="single" w:sz="6" w:space="0" w:color="auto"/>
              <w:bottom w:val="single" w:sz="6" w:space="0" w:color="auto"/>
            </w:tcBorders>
          </w:tcPr>
          <w:p w14:paraId="4C8FC99B" w14:textId="77777777" w:rsidR="009E3F16" w:rsidRDefault="009E3F16">
            <w:pPr>
              <w:jc w:val="center"/>
              <w:rPr>
                <w:rFonts w:ascii="Arial" w:hAnsi="Arial"/>
                <w:b/>
                <w:snapToGrid w:val="0"/>
                <w:sz w:val="16"/>
              </w:rPr>
            </w:pPr>
            <w:r>
              <w:rPr>
                <w:rFonts w:ascii="Arial" w:hAnsi="Arial"/>
                <w:b/>
                <w:snapToGrid w:val="0"/>
                <w:sz w:val="16"/>
              </w:rPr>
              <w:t>Execution Rpt Messages</w:t>
            </w:r>
          </w:p>
        </w:tc>
        <w:tc>
          <w:tcPr>
            <w:tcW w:w="966" w:type="dxa"/>
            <w:gridSpan w:val="2"/>
            <w:tcBorders>
              <w:left w:val="single" w:sz="6" w:space="0" w:color="auto"/>
            </w:tcBorders>
          </w:tcPr>
          <w:p w14:paraId="4336140D" w14:textId="77777777" w:rsidR="009E3F16" w:rsidRDefault="009E3F16">
            <w:pPr>
              <w:jc w:val="center"/>
              <w:rPr>
                <w:rFonts w:ascii="Arial" w:hAnsi="Arial"/>
                <w:snapToGrid w:val="0"/>
                <w:sz w:val="16"/>
              </w:rPr>
            </w:pPr>
          </w:p>
        </w:tc>
        <w:tc>
          <w:tcPr>
            <w:tcW w:w="842" w:type="dxa"/>
            <w:gridSpan w:val="2"/>
          </w:tcPr>
          <w:p w14:paraId="0CAC2146" w14:textId="77777777" w:rsidR="009E3F16" w:rsidRDefault="009E3F16">
            <w:pPr>
              <w:jc w:val="center"/>
              <w:rPr>
                <w:rFonts w:ascii="Arial" w:hAnsi="Arial"/>
                <w:snapToGrid w:val="0"/>
                <w:sz w:val="16"/>
              </w:rPr>
            </w:pPr>
          </w:p>
        </w:tc>
        <w:tc>
          <w:tcPr>
            <w:tcW w:w="869" w:type="dxa"/>
            <w:gridSpan w:val="2"/>
          </w:tcPr>
          <w:p w14:paraId="42853925" w14:textId="77777777" w:rsidR="009E3F16" w:rsidRDefault="009E3F16">
            <w:pPr>
              <w:jc w:val="center"/>
              <w:rPr>
                <w:rFonts w:ascii="Arial" w:hAnsi="Arial"/>
                <w:snapToGrid w:val="0"/>
                <w:sz w:val="16"/>
              </w:rPr>
            </w:pPr>
          </w:p>
        </w:tc>
        <w:tc>
          <w:tcPr>
            <w:tcW w:w="1193" w:type="dxa"/>
            <w:gridSpan w:val="2"/>
          </w:tcPr>
          <w:p w14:paraId="0BEE1B8F" w14:textId="77777777" w:rsidR="009E3F16" w:rsidRDefault="009E3F16">
            <w:pPr>
              <w:jc w:val="right"/>
              <w:rPr>
                <w:rFonts w:ascii="Arial" w:hAnsi="Arial"/>
                <w:snapToGrid w:val="0"/>
                <w:sz w:val="16"/>
              </w:rPr>
            </w:pPr>
          </w:p>
        </w:tc>
      </w:tr>
      <w:tr w:rsidR="009E3F16" w14:paraId="2E3B0F72" w14:textId="77777777">
        <w:trPr>
          <w:trHeight w:val="257"/>
        </w:trPr>
        <w:tc>
          <w:tcPr>
            <w:tcW w:w="570" w:type="dxa"/>
            <w:tcBorders>
              <w:left w:val="single" w:sz="6" w:space="0" w:color="auto"/>
              <w:bottom w:val="single" w:sz="6" w:space="0" w:color="auto"/>
              <w:right w:val="single" w:sz="6" w:space="0" w:color="auto"/>
            </w:tcBorders>
          </w:tcPr>
          <w:p w14:paraId="53935F8C" w14:textId="77777777" w:rsidR="009E3F16" w:rsidRDefault="009E3F16">
            <w:pPr>
              <w:jc w:val="center"/>
              <w:rPr>
                <w:rFonts w:ascii="Arial" w:hAnsi="Arial"/>
                <w:snapToGrid w:val="0"/>
                <w:sz w:val="16"/>
              </w:rPr>
            </w:pPr>
          </w:p>
        </w:tc>
        <w:tc>
          <w:tcPr>
            <w:tcW w:w="540" w:type="dxa"/>
            <w:tcBorders>
              <w:left w:val="single" w:sz="6" w:space="0" w:color="auto"/>
              <w:bottom w:val="single" w:sz="6" w:space="0" w:color="auto"/>
              <w:right w:val="single" w:sz="6" w:space="0" w:color="auto"/>
            </w:tcBorders>
          </w:tcPr>
          <w:p w14:paraId="57C55274" w14:textId="77777777" w:rsidR="009E3F16" w:rsidRDefault="009E3F16">
            <w:pPr>
              <w:jc w:val="center"/>
              <w:rPr>
                <w:rFonts w:ascii="Arial" w:hAnsi="Arial"/>
                <w:snapToGrid w:val="0"/>
                <w:sz w:val="16"/>
              </w:rPr>
            </w:pPr>
          </w:p>
        </w:tc>
        <w:tc>
          <w:tcPr>
            <w:tcW w:w="313" w:type="dxa"/>
            <w:tcBorders>
              <w:left w:val="single" w:sz="6" w:space="0" w:color="auto"/>
              <w:bottom w:val="single" w:sz="6" w:space="0" w:color="auto"/>
              <w:right w:val="single" w:sz="6" w:space="0" w:color="auto"/>
            </w:tcBorders>
          </w:tcPr>
          <w:p w14:paraId="47F908C0" w14:textId="77777777" w:rsidR="009E3F16" w:rsidRDefault="009E3F16">
            <w:pPr>
              <w:jc w:val="center"/>
              <w:rPr>
                <w:rFonts w:ascii="Arial" w:hAnsi="Arial"/>
                <w:snapToGrid w:val="0"/>
                <w:sz w:val="16"/>
              </w:rPr>
            </w:pPr>
          </w:p>
        </w:tc>
        <w:tc>
          <w:tcPr>
            <w:tcW w:w="497" w:type="dxa"/>
            <w:tcBorders>
              <w:top w:val="single" w:sz="6" w:space="0" w:color="auto"/>
              <w:left w:val="single" w:sz="6" w:space="0" w:color="auto"/>
              <w:bottom w:val="single" w:sz="6" w:space="0" w:color="auto"/>
              <w:right w:val="dotted" w:sz="6" w:space="0" w:color="auto"/>
            </w:tcBorders>
          </w:tcPr>
          <w:p w14:paraId="37D19B12" w14:textId="77777777" w:rsidR="009E3F16" w:rsidRDefault="009E3F16">
            <w:pPr>
              <w:jc w:val="center"/>
              <w:rPr>
                <w:rFonts w:ascii="Arial" w:hAnsi="Arial"/>
                <w:snapToGrid w:val="0"/>
                <w:sz w:val="16"/>
              </w:rPr>
            </w:pPr>
            <w:r>
              <w:rPr>
                <w:rFonts w:ascii="Arial" w:hAnsi="Arial"/>
                <w:snapToGrid w:val="0"/>
                <w:sz w:val="16"/>
              </w:rPr>
              <w:t>Account</w:t>
            </w:r>
          </w:p>
        </w:tc>
        <w:tc>
          <w:tcPr>
            <w:tcW w:w="622" w:type="dxa"/>
            <w:tcBorders>
              <w:top w:val="single" w:sz="6" w:space="0" w:color="auto"/>
              <w:bottom w:val="single" w:sz="6" w:space="0" w:color="auto"/>
              <w:right w:val="dotted" w:sz="6" w:space="0" w:color="auto"/>
            </w:tcBorders>
          </w:tcPr>
          <w:p w14:paraId="7F36DBE6" w14:textId="77777777" w:rsidR="009E3F16" w:rsidRDefault="009E3F16">
            <w:pPr>
              <w:jc w:val="center"/>
              <w:rPr>
                <w:rFonts w:ascii="Arial" w:hAnsi="Arial"/>
                <w:snapToGrid w:val="0"/>
                <w:sz w:val="16"/>
              </w:rPr>
            </w:pPr>
            <w:r>
              <w:rPr>
                <w:rFonts w:ascii="Arial" w:hAnsi="Arial"/>
                <w:snapToGrid w:val="0"/>
                <w:sz w:val="16"/>
              </w:rPr>
              <w:t>OrdID</w:t>
            </w:r>
          </w:p>
        </w:tc>
        <w:tc>
          <w:tcPr>
            <w:tcW w:w="580" w:type="dxa"/>
            <w:tcBorders>
              <w:top w:val="single" w:sz="6" w:space="0" w:color="auto"/>
              <w:bottom w:val="single" w:sz="6" w:space="0" w:color="auto"/>
              <w:right w:val="single" w:sz="6" w:space="0" w:color="auto"/>
            </w:tcBorders>
          </w:tcPr>
          <w:p w14:paraId="769F0900"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tcBorders>
          </w:tcPr>
          <w:p w14:paraId="4E294E58" w14:textId="77777777" w:rsidR="009E3F16" w:rsidRDefault="009E3F16">
            <w:pPr>
              <w:jc w:val="center"/>
              <w:rPr>
                <w:rFonts w:ascii="Arial" w:hAnsi="Arial"/>
                <w:snapToGrid w:val="0"/>
                <w:sz w:val="16"/>
              </w:rPr>
            </w:pPr>
            <w:r>
              <w:rPr>
                <w:rFonts w:ascii="Arial" w:hAnsi="Arial"/>
                <w:snapToGrid w:val="0"/>
                <w:sz w:val="16"/>
              </w:rPr>
              <w:t>ExecID</w:t>
            </w:r>
          </w:p>
        </w:tc>
        <w:tc>
          <w:tcPr>
            <w:tcW w:w="787" w:type="dxa"/>
            <w:tcBorders>
              <w:top w:val="single" w:sz="6" w:space="0" w:color="auto"/>
              <w:left w:val="dotted" w:sz="6" w:space="0" w:color="auto"/>
              <w:bottom w:val="single" w:sz="6" w:space="0" w:color="auto"/>
              <w:right w:val="dotted" w:sz="6" w:space="0" w:color="auto"/>
            </w:tcBorders>
          </w:tcPr>
          <w:p w14:paraId="21AF5DDD" w14:textId="77777777" w:rsidR="009E3F16" w:rsidRDefault="009E3F16">
            <w:pPr>
              <w:jc w:val="center"/>
              <w:rPr>
                <w:rFonts w:ascii="Arial" w:hAnsi="Arial"/>
                <w:snapToGrid w:val="0"/>
                <w:sz w:val="16"/>
              </w:rPr>
            </w:pPr>
            <w:r>
              <w:rPr>
                <w:rFonts w:ascii="Arial" w:hAnsi="Arial"/>
                <w:snapToGrid w:val="0"/>
                <w:sz w:val="16"/>
              </w:rPr>
              <w:t>LastPx</w:t>
            </w:r>
          </w:p>
        </w:tc>
        <w:tc>
          <w:tcPr>
            <w:tcW w:w="774" w:type="dxa"/>
            <w:tcBorders>
              <w:top w:val="single" w:sz="6" w:space="0" w:color="auto"/>
              <w:bottom w:val="single" w:sz="6" w:space="0" w:color="auto"/>
            </w:tcBorders>
          </w:tcPr>
          <w:p w14:paraId="5FB09D3B" w14:textId="77777777" w:rsidR="009E3F16" w:rsidRDefault="009E3F16">
            <w:pPr>
              <w:jc w:val="center"/>
              <w:rPr>
                <w:rFonts w:ascii="Arial" w:hAnsi="Arial"/>
                <w:snapToGrid w:val="0"/>
                <w:sz w:val="16"/>
              </w:rPr>
            </w:pPr>
            <w:r>
              <w:rPr>
                <w:rFonts w:ascii="Arial" w:hAnsi="Arial"/>
                <w:snapToGrid w:val="0"/>
                <w:sz w:val="16"/>
              </w:rPr>
              <w:t>LastQty</w:t>
            </w:r>
          </w:p>
        </w:tc>
        <w:tc>
          <w:tcPr>
            <w:tcW w:w="966" w:type="dxa"/>
            <w:gridSpan w:val="2"/>
            <w:tcBorders>
              <w:left w:val="single" w:sz="6" w:space="0" w:color="auto"/>
            </w:tcBorders>
          </w:tcPr>
          <w:p w14:paraId="158CD83F" w14:textId="77777777" w:rsidR="009E3F16" w:rsidRDefault="009E3F16">
            <w:pPr>
              <w:jc w:val="center"/>
              <w:rPr>
                <w:rFonts w:ascii="Arial" w:hAnsi="Arial"/>
                <w:snapToGrid w:val="0"/>
                <w:sz w:val="16"/>
              </w:rPr>
            </w:pPr>
          </w:p>
        </w:tc>
        <w:tc>
          <w:tcPr>
            <w:tcW w:w="842" w:type="dxa"/>
            <w:gridSpan w:val="2"/>
          </w:tcPr>
          <w:p w14:paraId="5750AD5F" w14:textId="77777777" w:rsidR="009E3F16" w:rsidRDefault="009E3F16">
            <w:pPr>
              <w:jc w:val="center"/>
              <w:rPr>
                <w:rFonts w:ascii="Arial" w:hAnsi="Arial"/>
                <w:snapToGrid w:val="0"/>
                <w:sz w:val="16"/>
              </w:rPr>
            </w:pPr>
          </w:p>
        </w:tc>
        <w:tc>
          <w:tcPr>
            <w:tcW w:w="869" w:type="dxa"/>
            <w:gridSpan w:val="2"/>
          </w:tcPr>
          <w:p w14:paraId="4D17F019" w14:textId="77777777" w:rsidR="009E3F16" w:rsidRDefault="009E3F16">
            <w:pPr>
              <w:jc w:val="center"/>
              <w:rPr>
                <w:rFonts w:ascii="Arial" w:hAnsi="Arial"/>
                <w:snapToGrid w:val="0"/>
                <w:sz w:val="16"/>
              </w:rPr>
            </w:pPr>
          </w:p>
        </w:tc>
        <w:tc>
          <w:tcPr>
            <w:tcW w:w="1193" w:type="dxa"/>
            <w:gridSpan w:val="2"/>
          </w:tcPr>
          <w:p w14:paraId="2A62E013" w14:textId="77777777" w:rsidR="009E3F16" w:rsidRDefault="009E3F16">
            <w:pPr>
              <w:jc w:val="right"/>
              <w:rPr>
                <w:rFonts w:ascii="Arial" w:hAnsi="Arial"/>
                <w:snapToGrid w:val="0"/>
                <w:sz w:val="16"/>
              </w:rPr>
            </w:pPr>
          </w:p>
        </w:tc>
      </w:tr>
      <w:tr w:rsidR="009E3F16" w14:paraId="05E0CA72" w14:textId="77777777">
        <w:trPr>
          <w:trHeight w:val="257"/>
        </w:trPr>
        <w:tc>
          <w:tcPr>
            <w:tcW w:w="570" w:type="dxa"/>
            <w:tcBorders>
              <w:top w:val="single" w:sz="6" w:space="0" w:color="auto"/>
              <w:left w:val="single" w:sz="6" w:space="0" w:color="auto"/>
              <w:bottom w:val="single" w:sz="6" w:space="0" w:color="auto"/>
              <w:right w:val="single" w:sz="6" w:space="0" w:color="auto"/>
            </w:tcBorders>
          </w:tcPr>
          <w:p w14:paraId="2ACC5A63" w14:textId="77777777" w:rsidR="009E3F16" w:rsidRDefault="009E3F16">
            <w:pPr>
              <w:jc w:val="right"/>
              <w:rPr>
                <w:rFonts w:ascii="Arial" w:hAnsi="Arial"/>
                <w:snapToGrid w:val="0"/>
                <w:sz w:val="16"/>
              </w:rPr>
            </w:pPr>
            <w:r>
              <w:rPr>
                <w:rFonts w:ascii="Arial" w:hAnsi="Arial"/>
                <w:snapToGrid w:val="0"/>
                <w:sz w:val="16"/>
              </w:rPr>
              <w:t>HNS.L</w:t>
            </w:r>
          </w:p>
        </w:tc>
        <w:tc>
          <w:tcPr>
            <w:tcW w:w="540" w:type="dxa"/>
            <w:tcBorders>
              <w:top w:val="single" w:sz="6" w:space="0" w:color="auto"/>
              <w:left w:val="single" w:sz="6" w:space="0" w:color="auto"/>
              <w:bottom w:val="single" w:sz="6" w:space="0" w:color="auto"/>
              <w:right w:val="single" w:sz="6" w:space="0" w:color="auto"/>
            </w:tcBorders>
          </w:tcPr>
          <w:p w14:paraId="7CB456DC" w14:textId="77777777" w:rsidR="009E3F16" w:rsidRDefault="009E3F16">
            <w:pPr>
              <w:jc w:val="center"/>
              <w:rPr>
                <w:rFonts w:ascii="Arial" w:hAnsi="Arial"/>
                <w:snapToGrid w:val="0"/>
                <w:sz w:val="16"/>
              </w:rPr>
            </w:pPr>
            <w:r>
              <w:rPr>
                <w:rFonts w:ascii="Arial" w:hAnsi="Arial"/>
                <w:snapToGrid w:val="0"/>
                <w:sz w:val="16"/>
              </w:rPr>
              <w:t>Buy</w:t>
            </w:r>
          </w:p>
        </w:tc>
        <w:tc>
          <w:tcPr>
            <w:tcW w:w="313" w:type="dxa"/>
            <w:tcBorders>
              <w:top w:val="single" w:sz="6" w:space="0" w:color="auto"/>
              <w:left w:val="single" w:sz="6" w:space="0" w:color="auto"/>
              <w:bottom w:val="single" w:sz="6" w:space="0" w:color="auto"/>
              <w:right w:val="single" w:sz="6" w:space="0" w:color="auto"/>
            </w:tcBorders>
          </w:tcPr>
          <w:p w14:paraId="2D754064" w14:textId="77777777" w:rsidR="009E3F16" w:rsidRDefault="009E3F16">
            <w:pPr>
              <w:jc w:val="center"/>
              <w:rPr>
                <w:rFonts w:ascii="Arial" w:hAnsi="Arial"/>
                <w:snapToGrid w:val="0"/>
                <w:sz w:val="16"/>
              </w:rPr>
            </w:pPr>
            <w:r>
              <w:rPr>
                <w:rFonts w:ascii="Arial" w:hAnsi="Arial"/>
                <w:snapToGrid w:val="0"/>
                <w:sz w:val="16"/>
              </w:rPr>
              <w:t>L</w:t>
            </w:r>
          </w:p>
        </w:tc>
        <w:tc>
          <w:tcPr>
            <w:tcW w:w="497" w:type="dxa"/>
            <w:tcBorders>
              <w:top w:val="single" w:sz="6" w:space="0" w:color="auto"/>
              <w:left w:val="single" w:sz="6" w:space="0" w:color="auto"/>
              <w:bottom w:val="single" w:sz="6" w:space="0" w:color="auto"/>
              <w:right w:val="dotted" w:sz="6" w:space="0" w:color="auto"/>
            </w:tcBorders>
          </w:tcPr>
          <w:p w14:paraId="06340995" w14:textId="77777777" w:rsidR="009E3F16" w:rsidRDefault="009E3F16">
            <w:pPr>
              <w:jc w:val="center"/>
              <w:rPr>
                <w:rFonts w:ascii="Arial" w:hAnsi="Arial"/>
                <w:snapToGrid w:val="0"/>
                <w:sz w:val="16"/>
              </w:rPr>
            </w:pPr>
          </w:p>
        </w:tc>
        <w:tc>
          <w:tcPr>
            <w:tcW w:w="622" w:type="dxa"/>
            <w:tcBorders>
              <w:top w:val="single" w:sz="6" w:space="0" w:color="auto"/>
              <w:bottom w:val="single" w:sz="6" w:space="0" w:color="auto"/>
            </w:tcBorders>
          </w:tcPr>
          <w:p w14:paraId="15605706" w14:textId="77777777" w:rsidR="009E3F16" w:rsidRDefault="009E3F16">
            <w:pPr>
              <w:jc w:val="right"/>
              <w:rPr>
                <w:rFonts w:ascii="Arial" w:hAnsi="Arial"/>
                <w:snapToGrid w:val="0"/>
                <w:sz w:val="16"/>
              </w:rPr>
            </w:pPr>
            <w:r>
              <w:rPr>
                <w:rFonts w:ascii="Arial" w:hAnsi="Arial"/>
                <w:snapToGrid w:val="0"/>
                <w:sz w:val="16"/>
              </w:rPr>
              <w:t>520</w:t>
            </w:r>
          </w:p>
        </w:tc>
        <w:tc>
          <w:tcPr>
            <w:tcW w:w="580" w:type="dxa"/>
            <w:tcBorders>
              <w:top w:val="single" w:sz="6" w:space="0" w:color="auto"/>
              <w:left w:val="single" w:sz="6" w:space="0" w:color="auto"/>
              <w:bottom w:val="single" w:sz="6" w:space="0" w:color="auto"/>
              <w:right w:val="single" w:sz="6" w:space="0" w:color="auto"/>
            </w:tcBorders>
          </w:tcPr>
          <w:p w14:paraId="2BF73601"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tcBorders>
          </w:tcPr>
          <w:p w14:paraId="45DFA060" w14:textId="77777777" w:rsidR="009E3F16" w:rsidRDefault="009E3F16">
            <w:pPr>
              <w:jc w:val="right"/>
              <w:rPr>
                <w:rFonts w:ascii="Arial" w:hAnsi="Arial"/>
                <w:snapToGrid w:val="0"/>
                <w:sz w:val="16"/>
              </w:rPr>
            </w:pPr>
            <w:r>
              <w:rPr>
                <w:rFonts w:ascii="Arial" w:hAnsi="Arial"/>
                <w:snapToGrid w:val="0"/>
                <w:sz w:val="16"/>
              </w:rPr>
              <w:t>300</w:t>
            </w:r>
          </w:p>
        </w:tc>
        <w:tc>
          <w:tcPr>
            <w:tcW w:w="787" w:type="dxa"/>
            <w:tcBorders>
              <w:top w:val="single" w:sz="6" w:space="0" w:color="auto"/>
              <w:left w:val="dotted" w:sz="6" w:space="0" w:color="auto"/>
              <w:right w:val="dotted" w:sz="6" w:space="0" w:color="auto"/>
            </w:tcBorders>
          </w:tcPr>
          <w:p w14:paraId="2F185ED0" w14:textId="77777777" w:rsidR="009E3F16" w:rsidRDefault="009E3F16">
            <w:pPr>
              <w:jc w:val="right"/>
              <w:rPr>
                <w:rFonts w:ascii="Arial" w:hAnsi="Arial"/>
                <w:snapToGrid w:val="0"/>
                <w:sz w:val="16"/>
              </w:rPr>
            </w:pPr>
            <w:r>
              <w:rPr>
                <w:rFonts w:ascii="Arial" w:hAnsi="Arial"/>
                <w:snapToGrid w:val="0"/>
                <w:sz w:val="16"/>
              </w:rPr>
              <w:t>3.9809</w:t>
            </w:r>
          </w:p>
        </w:tc>
        <w:tc>
          <w:tcPr>
            <w:tcW w:w="774" w:type="dxa"/>
            <w:tcBorders>
              <w:top w:val="single" w:sz="6" w:space="0" w:color="auto"/>
              <w:right w:val="single" w:sz="6" w:space="0" w:color="auto"/>
            </w:tcBorders>
          </w:tcPr>
          <w:p w14:paraId="54FA2688" w14:textId="77777777" w:rsidR="009E3F16" w:rsidRDefault="009E3F16">
            <w:pPr>
              <w:jc w:val="right"/>
              <w:rPr>
                <w:rFonts w:ascii="Arial" w:hAnsi="Arial"/>
                <w:snapToGrid w:val="0"/>
                <w:sz w:val="16"/>
              </w:rPr>
            </w:pPr>
            <w:r>
              <w:rPr>
                <w:rFonts w:ascii="Arial" w:hAnsi="Arial"/>
                <w:snapToGrid w:val="0"/>
                <w:sz w:val="16"/>
              </w:rPr>
              <w:t>100000</w:t>
            </w:r>
          </w:p>
        </w:tc>
        <w:tc>
          <w:tcPr>
            <w:tcW w:w="966" w:type="dxa"/>
            <w:gridSpan w:val="2"/>
            <w:tcBorders>
              <w:left w:val="single" w:sz="6" w:space="0" w:color="auto"/>
            </w:tcBorders>
          </w:tcPr>
          <w:p w14:paraId="1BA50880" w14:textId="77777777" w:rsidR="009E3F16" w:rsidRDefault="009E3F16">
            <w:pPr>
              <w:jc w:val="right"/>
              <w:rPr>
                <w:rFonts w:ascii="Arial" w:hAnsi="Arial"/>
                <w:snapToGrid w:val="0"/>
                <w:sz w:val="16"/>
              </w:rPr>
            </w:pPr>
          </w:p>
        </w:tc>
        <w:tc>
          <w:tcPr>
            <w:tcW w:w="842" w:type="dxa"/>
            <w:gridSpan w:val="2"/>
          </w:tcPr>
          <w:p w14:paraId="2543C8DB" w14:textId="77777777" w:rsidR="009E3F16" w:rsidRDefault="009E3F16">
            <w:pPr>
              <w:jc w:val="right"/>
              <w:rPr>
                <w:rFonts w:ascii="Arial" w:hAnsi="Arial"/>
                <w:snapToGrid w:val="0"/>
                <w:sz w:val="16"/>
              </w:rPr>
            </w:pPr>
          </w:p>
        </w:tc>
        <w:tc>
          <w:tcPr>
            <w:tcW w:w="869" w:type="dxa"/>
            <w:gridSpan w:val="2"/>
          </w:tcPr>
          <w:p w14:paraId="347D2F6F" w14:textId="77777777" w:rsidR="009E3F16" w:rsidRDefault="009E3F16">
            <w:pPr>
              <w:jc w:val="right"/>
              <w:rPr>
                <w:rFonts w:ascii="Arial" w:hAnsi="Arial"/>
                <w:snapToGrid w:val="0"/>
                <w:sz w:val="16"/>
              </w:rPr>
            </w:pPr>
          </w:p>
        </w:tc>
        <w:tc>
          <w:tcPr>
            <w:tcW w:w="1193" w:type="dxa"/>
            <w:gridSpan w:val="2"/>
          </w:tcPr>
          <w:p w14:paraId="41917FCE" w14:textId="77777777" w:rsidR="009E3F16" w:rsidRDefault="009E3F16">
            <w:pPr>
              <w:jc w:val="right"/>
              <w:rPr>
                <w:rFonts w:ascii="Arial" w:hAnsi="Arial"/>
                <w:snapToGrid w:val="0"/>
                <w:sz w:val="16"/>
              </w:rPr>
            </w:pPr>
          </w:p>
        </w:tc>
      </w:tr>
      <w:tr w:rsidR="009E3F16" w14:paraId="765C95F0" w14:textId="77777777">
        <w:trPr>
          <w:trHeight w:val="257"/>
        </w:trPr>
        <w:tc>
          <w:tcPr>
            <w:tcW w:w="570" w:type="dxa"/>
          </w:tcPr>
          <w:p w14:paraId="1BC32B44" w14:textId="77777777" w:rsidR="009E3F16" w:rsidRDefault="009E3F16">
            <w:pPr>
              <w:jc w:val="right"/>
              <w:rPr>
                <w:rFonts w:ascii="Arial" w:hAnsi="Arial"/>
                <w:snapToGrid w:val="0"/>
                <w:sz w:val="16"/>
              </w:rPr>
            </w:pPr>
          </w:p>
        </w:tc>
        <w:tc>
          <w:tcPr>
            <w:tcW w:w="540" w:type="dxa"/>
          </w:tcPr>
          <w:p w14:paraId="295F9DDB" w14:textId="77777777" w:rsidR="009E3F16" w:rsidRDefault="009E3F16">
            <w:pPr>
              <w:jc w:val="center"/>
              <w:rPr>
                <w:rFonts w:ascii="Arial" w:hAnsi="Arial"/>
                <w:snapToGrid w:val="0"/>
                <w:sz w:val="16"/>
              </w:rPr>
            </w:pPr>
          </w:p>
        </w:tc>
        <w:tc>
          <w:tcPr>
            <w:tcW w:w="313" w:type="dxa"/>
          </w:tcPr>
          <w:p w14:paraId="54379F58" w14:textId="77777777" w:rsidR="009E3F16" w:rsidRDefault="009E3F16">
            <w:pPr>
              <w:jc w:val="center"/>
              <w:rPr>
                <w:rFonts w:ascii="Arial" w:hAnsi="Arial"/>
                <w:snapToGrid w:val="0"/>
                <w:sz w:val="16"/>
              </w:rPr>
            </w:pPr>
          </w:p>
        </w:tc>
        <w:tc>
          <w:tcPr>
            <w:tcW w:w="497" w:type="dxa"/>
          </w:tcPr>
          <w:p w14:paraId="74E8C310" w14:textId="77777777" w:rsidR="009E3F16" w:rsidRDefault="009E3F16">
            <w:pPr>
              <w:jc w:val="center"/>
              <w:rPr>
                <w:rFonts w:ascii="Arial" w:hAnsi="Arial"/>
                <w:snapToGrid w:val="0"/>
                <w:sz w:val="16"/>
              </w:rPr>
            </w:pPr>
          </w:p>
        </w:tc>
        <w:tc>
          <w:tcPr>
            <w:tcW w:w="622" w:type="dxa"/>
          </w:tcPr>
          <w:p w14:paraId="209043B0" w14:textId="77777777" w:rsidR="009E3F16" w:rsidRDefault="009E3F16">
            <w:pPr>
              <w:jc w:val="right"/>
              <w:rPr>
                <w:rFonts w:ascii="Arial" w:hAnsi="Arial"/>
                <w:snapToGrid w:val="0"/>
                <w:sz w:val="16"/>
              </w:rPr>
            </w:pPr>
          </w:p>
        </w:tc>
        <w:tc>
          <w:tcPr>
            <w:tcW w:w="580" w:type="dxa"/>
          </w:tcPr>
          <w:p w14:paraId="5981689D"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right w:val="dotted" w:sz="6" w:space="0" w:color="auto"/>
            </w:tcBorders>
          </w:tcPr>
          <w:p w14:paraId="54973948" w14:textId="77777777" w:rsidR="009E3F16" w:rsidRDefault="009E3F16">
            <w:pPr>
              <w:jc w:val="right"/>
              <w:rPr>
                <w:rFonts w:ascii="Arial" w:hAnsi="Arial"/>
                <w:snapToGrid w:val="0"/>
                <w:sz w:val="16"/>
              </w:rPr>
            </w:pPr>
            <w:r>
              <w:rPr>
                <w:rFonts w:ascii="Arial" w:hAnsi="Arial"/>
                <w:snapToGrid w:val="0"/>
                <w:sz w:val="16"/>
              </w:rPr>
              <w:t>301</w:t>
            </w:r>
          </w:p>
        </w:tc>
        <w:tc>
          <w:tcPr>
            <w:tcW w:w="787" w:type="dxa"/>
            <w:tcBorders>
              <w:top w:val="single" w:sz="6" w:space="0" w:color="auto"/>
              <w:left w:val="dotted" w:sz="6" w:space="0" w:color="auto"/>
              <w:bottom w:val="single" w:sz="6" w:space="0" w:color="auto"/>
              <w:right w:val="dotted" w:sz="6" w:space="0" w:color="auto"/>
            </w:tcBorders>
          </w:tcPr>
          <w:p w14:paraId="487D6EB9" w14:textId="77777777" w:rsidR="009E3F16" w:rsidRDefault="009E3F16">
            <w:pPr>
              <w:jc w:val="right"/>
              <w:rPr>
                <w:rFonts w:ascii="Arial" w:hAnsi="Arial"/>
                <w:snapToGrid w:val="0"/>
                <w:sz w:val="16"/>
              </w:rPr>
            </w:pPr>
            <w:r>
              <w:rPr>
                <w:rFonts w:ascii="Arial" w:hAnsi="Arial"/>
                <w:snapToGrid w:val="0"/>
                <w:sz w:val="16"/>
              </w:rPr>
              <w:t>3.9809</w:t>
            </w:r>
          </w:p>
        </w:tc>
        <w:tc>
          <w:tcPr>
            <w:tcW w:w="774" w:type="dxa"/>
            <w:tcBorders>
              <w:top w:val="single" w:sz="6" w:space="0" w:color="auto"/>
              <w:bottom w:val="single" w:sz="6" w:space="0" w:color="auto"/>
              <w:right w:val="single" w:sz="6" w:space="0" w:color="auto"/>
            </w:tcBorders>
          </w:tcPr>
          <w:p w14:paraId="0F0D9ACF" w14:textId="77777777" w:rsidR="009E3F16" w:rsidRDefault="009E3F16">
            <w:pPr>
              <w:jc w:val="right"/>
              <w:rPr>
                <w:rFonts w:ascii="Arial" w:hAnsi="Arial"/>
                <w:snapToGrid w:val="0"/>
                <w:sz w:val="16"/>
              </w:rPr>
            </w:pPr>
            <w:r>
              <w:rPr>
                <w:rFonts w:ascii="Arial" w:hAnsi="Arial"/>
                <w:snapToGrid w:val="0"/>
                <w:sz w:val="16"/>
              </w:rPr>
              <w:t>25000</w:t>
            </w:r>
          </w:p>
        </w:tc>
        <w:tc>
          <w:tcPr>
            <w:tcW w:w="966" w:type="dxa"/>
            <w:gridSpan w:val="2"/>
            <w:tcBorders>
              <w:left w:val="single" w:sz="6" w:space="0" w:color="auto"/>
            </w:tcBorders>
          </w:tcPr>
          <w:p w14:paraId="17F8A462" w14:textId="77777777" w:rsidR="009E3F16" w:rsidRDefault="009E3F16">
            <w:pPr>
              <w:jc w:val="right"/>
              <w:rPr>
                <w:rFonts w:ascii="Arial" w:hAnsi="Arial"/>
                <w:snapToGrid w:val="0"/>
                <w:sz w:val="16"/>
              </w:rPr>
            </w:pPr>
          </w:p>
        </w:tc>
        <w:tc>
          <w:tcPr>
            <w:tcW w:w="842" w:type="dxa"/>
            <w:gridSpan w:val="2"/>
          </w:tcPr>
          <w:p w14:paraId="38C70B62" w14:textId="77777777" w:rsidR="009E3F16" w:rsidRDefault="009E3F16">
            <w:pPr>
              <w:jc w:val="right"/>
              <w:rPr>
                <w:rFonts w:ascii="Arial" w:hAnsi="Arial"/>
                <w:snapToGrid w:val="0"/>
                <w:sz w:val="16"/>
              </w:rPr>
            </w:pPr>
          </w:p>
        </w:tc>
        <w:tc>
          <w:tcPr>
            <w:tcW w:w="869" w:type="dxa"/>
            <w:gridSpan w:val="2"/>
          </w:tcPr>
          <w:p w14:paraId="470C88E4" w14:textId="77777777" w:rsidR="009E3F16" w:rsidRDefault="009E3F16">
            <w:pPr>
              <w:jc w:val="right"/>
              <w:rPr>
                <w:rFonts w:ascii="Arial" w:hAnsi="Arial"/>
                <w:snapToGrid w:val="0"/>
                <w:sz w:val="16"/>
              </w:rPr>
            </w:pPr>
          </w:p>
        </w:tc>
        <w:tc>
          <w:tcPr>
            <w:tcW w:w="1193" w:type="dxa"/>
            <w:gridSpan w:val="2"/>
          </w:tcPr>
          <w:p w14:paraId="46EC67F2" w14:textId="77777777" w:rsidR="009E3F16" w:rsidRDefault="009E3F16">
            <w:pPr>
              <w:jc w:val="right"/>
              <w:rPr>
                <w:rFonts w:ascii="Arial" w:hAnsi="Arial"/>
                <w:snapToGrid w:val="0"/>
                <w:sz w:val="16"/>
              </w:rPr>
            </w:pPr>
          </w:p>
        </w:tc>
      </w:tr>
      <w:tr w:rsidR="009E3F16" w14:paraId="11E6833F" w14:textId="77777777">
        <w:trPr>
          <w:trHeight w:val="390"/>
        </w:trPr>
        <w:tc>
          <w:tcPr>
            <w:tcW w:w="1920" w:type="dxa"/>
            <w:gridSpan w:val="4"/>
            <w:vAlign w:val="bottom"/>
          </w:tcPr>
          <w:p w14:paraId="58F10F06" w14:textId="77777777" w:rsidR="009E3F16" w:rsidRDefault="009E3F16">
            <w:pPr>
              <w:rPr>
                <w:rFonts w:ascii="Arial" w:hAnsi="Arial"/>
                <w:b/>
                <w:snapToGrid w:val="0"/>
                <w:sz w:val="16"/>
              </w:rPr>
            </w:pPr>
            <w:r>
              <w:rPr>
                <w:rFonts w:ascii="Arial" w:hAnsi="Arial"/>
                <w:b/>
                <w:snapToGrid w:val="0"/>
                <w:sz w:val="16"/>
              </w:rPr>
              <w:t>Allocation Instruction Msg</w:t>
            </w:r>
          </w:p>
        </w:tc>
        <w:tc>
          <w:tcPr>
            <w:tcW w:w="622" w:type="dxa"/>
          </w:tcPr>
          <w:p w14:paraId="32DA3651" w14:textId="77777777" w:rsidR="009E3F16" w:rsidRDefault="009E3F16">
            <w:pPr>
              <w:jc w:val="right"/>
              <w:rPr>
                <w:rFonts w:ascii="Arial" w:hAnsi="Arial"/>
                <w:snapToGrid w:val="0"/>
                <w:sz w:val="16"/>
              </w:rPr>
            </w:pPr>
          </w:p>
        </w:tc>
        <w:tc>
          <w:tcPr>
            <w:tcW w:w="580" w:type="dxa"/>
          </w:tcPr>
          <w:p w14:paraId="786292CB" w14:textId="77777777" w:rsidR="009E3F16" w:rsidRDefault="009E3F16">
            <w:pPr>
              <w:jc w:val="right"/>
              <w:rPr>
                <w:rFonts w:ascii="Arial" w:hAnsi="Arial"/>
                <w:snapToGrid w:val="0"/>
                <w:sz w:val="16"/>
              </w:rPr>
            </w:pPr>
          </w:p>
        </w:tc>
        <w:tc>
          <w:tcPr>
            <w:tcW w:w="747" w:type="dxa"/>
          </w:tcPr>
          <w:p w14:paraId="78A67FFC" w14:textId="77777777" w:rsidR="009E3F16" w:rsidRDefault="009E3F16">
            <w:pPr>
              <w:jc w:val="center"/>
              <w:rPr>
                <w:rFonts w:ascii="Arial" w:hAnsi="Arial"/>
                <w:snapToGrid w:val="0"/>
                <w:sz w:val="16"/>
              </w:rPr>
            </w:pPr>
            <w:r>
              <w:rPr>
                <w:b/>
                <w:sz w:val="24"/>
              </w:rPr>
              <w:sym w:font="Symbol" w:char="F0AF"/>
            </w:r>
          </w:p>
        </w:tc>
        <w:tc>
          <w:tcPr>
            <w:tcW w:w="787" w:type="dxa"/>
          </w:tcPr>
          <w:p w14:paraId="2688EBB2" w14:textId="77777777" w:rsidR="009E3F16" w:rsidRDefault="009E3F16">
            <w:pPr>
              <w:jc w:val="right"/>
              <w:rPr>
                <w:rFonts w:ascii="Arial" w:hAnsi="Arial"/>
                <w:snapToGrid w:val="0"/>
                <w:sz w:val="16"/>
              </w:rPr>
            </w:pPr>
          </w:p>
        </w:tc>
        <w:tc>
          <w:tcPr>
            <w:tcW w:w="774" w:type="dxa"/>
          </w:tcPr>
          <w:p w14:paraId="6DC6DCF5" w14:textId="77777777" w:rsidR="009E3F16" w:rsidRDefault="009E3F16">
            <w:pPr>
              <w:jc w:val="right"/>
              <w:rPr>
                <w:rFonts w:ascii="Arial" w:hAnsi="Arial"/>
                <w:snapToGrid w:val="0"/>
                <w:sz w:val="16"/>
              </w:rPr>
            </w:pPr>
          </w:p>
        </w:tc>
        <w:tc>
          <w:tcPr>
            <w:tcW w:w="966" w:type="dxa"/>
            <w:gridSpan w:val="2"/>
          </w:tcPr>
          <w:p w14:paraId="0117A648" w14:textId="77777777" w:rsidR="009E3F16" w:rsidRDefault="009E3F16">
            <w:pPr>
              <w:jc w:val="right"/>
              <w:rPr>
                <w:rFonts w:ascii="Arial" w:hAnsi="Arial"/>
                <w:snapToGrid w:val="0"/>
                <w:sz w:val="16"/>
              </w:rPr>
            </w:pPr>
          </w:p>
        </w:tc>
        <w:tc>
          <w:tcPr>
            <w:tcW w:w="842" w:type="dxa"/>
            <w:gridSpan w:val="2"/>
          </w:tcPr>
          <w:p w14:paraId="0352D4A1" w14:textId="77777777" w:rsidR="009E3F16" w:rsidRDefault="009E3F16">
            <w:pPr>
              <w:jc w:val="right"/>
              <w:rPr>
                <w:rFonts w:ascii="Arial" w:hAnsi="Arial"/>
                <w:snapToGrid w:val="0"/>
                <w:sz w:val="16"/>
              </w:rPr>
            </w:pPr>
          </w:p>
        </w:tc>
        <w:tc>
          <w:tcPr>
            <w:tcW w:w="869" w:type="dxa"/>
            <w:gridSpan w:val="2"/>
          </w:tcPr>
          <w:p w14:paraId="1BB3C802" w14:textId="77777777" w:rsidR="009E3F16" w:rsidRDefault="009E3F16">
            <w:pPr>
              <w:jc w:val="right"/>
              <w:rPr>
                <w:rFonts w:ascii="Arial" w:hAnsi="Arial"/>
                <w:snapToGrid w:val="0"/>
                <w:sz w:val="16"/>
              </w:rPr>
            </w:pPr>
          </w:p>
        </w:tc>
        <w:tc>
          <w:tcPr>
            <w:tcW w:w="1193" w:type="dxa"/>
            <w:gridSpan w:val="2"/>
          </w:tcPr>
          <w:p w14:paraId="5B0CB772" w14:textId="77777777" w:rsidR="009E3F16" w:rsidRDefault="009E3F16">
            <w:pPr>
              <w:jc w:val="right"/>
              <w:rPr>
                <w:rFonts w:ascii="Arial" w:hAnsi="Arial"/>
                <w:snapToGrid w:val="0"/>
                <w:sz w:val="16"/>
              </w:rPr>
            </w:pPr>
          </w:p>
        </w:tc>
      </w:tr>
      <w:tr w:rsidR="009E3F16" w14:paraId="3C9719AC" w14:textId="77777777">
        <w:trPr>
          <w:trHeight w:val="408"/>
        </w:trPr>
        <w:tc>
          <w:tcPr>
            <w:tcW w:w="570" w:type="dxa"/>
            <w:tcBorders>
              <w:top w:val="single" w:sz="6" w:space="0" w:color="auto"/>
              <w:left w:val="single" w:sz="6" w:space="0" w:color="auto"/>
              <w:right w:val="single" w:sz="6" w:space="0" w:color="auto"/>
            </w:tcBorders>
          </w:tcPr>
          <w:p w14:paraId="5345B631" w14:textId="77777777" w:rsidR="009E3F16" w:rsidRDefault="009E3F16">
            <w:pPr>
              <w:jc w:val="center"/>
              <w:rPr>
                <w:rFonts w:ascii="Arial" w:hAnsi="Arial"/>
                <w:snapToGrid w:val="0"/>
                <w:sz w:val="16"/>
              </w:rPr>
            </w:pPr>
            <w:r>
              <w:rPr>
                <w:rFonts w:ascii="Arial" w:hAnsi="Arial"/>
                <w:snapToGrid w:val="0"/>
                <w:sz w:val="16"/>
              </w:rPr>
              <w:t>Symbol</w:t>
            </w:r>
          </w:p>
        </w:tc>
        <w:tc>
          <w:tcPr>
            <w:tcW w:w="540" w:type="dxa"/>
            <w:tcBorders>
              <w:top w:val="single" w:sz="6" w:space="0" w:color="auto"/>
              <w:left w:val="single" w:sz="6" w:space="0" w:color="auto"/>
            </w:tcBorders>
          </w:tcPr>
          <w:p w14:paraId="346B5962" w14:textId="77777777" w:rsidR="009E3F16" w:rsidRDefault="009E3F16">
            <w:pPr>
              <w:jc w:val="center"/>
              <w:rPr>
                <w:rFonts w:ascii="Arial" w:hAnsi="Arial"/>
                <w:snapToGrid w:val="0"/>
                <w:sz w:val="16"/>
              </w:rPr>
            </w:pPr>
            <w:r>
              <w:rPr>
                <w:rFonts w:ascii="Arial" w:hAnsi="Arial"/>
                <w:snapToGrid w:val="0"/>
                <w:sz w:val="16"/>
              </w:rPr>
              <w:t>B/S</w:t>
            </w:r>
          </w:p>
        </w:tc>
        <w:tc>
          <w:tcPr>
            <w:tcW w:w="313" w:type="dxa"/>
            <w:tcBorders>
              <w:top w:val="single" w:sz="6" w:space="0" w:color="auto"/>
              <w:left w:val="single" w:sz="6" w:space="0" w:color="auto"/>
              <w:right w:val="single" w:sz="6" w:space="0" w:color="auto"/>
            </w:tcBorders>
          </w:tcPr>
          <w:p w14:paraId="1550C771" w14:textId="77777777" w:rsidR="009E3F16" w:rsidRDefault="009E3F16">
            <w:pPr>
              <w:jc w:val="center"/>
              <w:rPr>
                <w:rFonts w:ascii="Arial" w:hAnsi="Arial"/>
                <w:snapToGrid w:val="0"/>
                <w:sz w:val="16"/>
              </w:rPr>
            </w:pPr>
            <w:r>
              <w:rPr>
                <w:rFonts w:ascii="Arial" w:hAnsi="Arial"/>
                <w:snapToGrid w:val="0"/>
                <w:sz w:val="16"/>
              </w:rPr>
              <w:t>Mkt</w:t>
            </w:r>
          </w:p>
        </w:tc>
        <w:tc>
          <w:tcPr>
            <w:tcW w:w="1699" w:type="dxa"/>
            <w:gridSpan w:val="3"/>
            <w:tcBorders>
              <w:top w:val="single" w:sz="6" w:space="0" w:color="auto"/>
              <w:bottom w:val="single" w:sz="6" w:space="0" w:color="auto"/>
            </w:tcBorders>
          </w:tcPr>
          <w:p w14:paraId="56FFEE6D" w14:textId="77777777" w:rsidR="009E3F16" w:rsidRDefault="009E3F16">
            <w:pPr>
              <w:jc w:val="center"/>
              <w:rPr>
                <w:rFonts w:ascii="Arial" w:hAnsi="Arial"/>
                <w:snapToGrid w:val="0"/>
                <w:sz w:val="16"/>
              </w:rPr>
            </w:pPr>
            <w:r>
              <w:rPr>
                <w:rFonts w:ascii="Arial" w:hAnsi="Arial"/>
                <w:snapToGrid w:val="0"/>
                <w:sz w:val="16"/>
              </w:rPr>
              <w:t>Order section</w:t>
            </w:r>
          </w:p>
        </w:tc>
        <w:tc>
          <w:tcPr>
            <w:tcW w:w="2308" w:type="dxa"/>
            <w:gridSpan w:val="3"/>
            <w:tcBorders>
              <w:top w:val="single" w:sz="6" w:space="0" w:color="auto"/>
              <w:bottom w:val="single" w:sz="6" w:space="0" w:color="auto"/>
            </w:tcBorders>
          </w:tcPr>
          <w:p w14:paraId="336AA42A" w14:textId="77777777" w:rsidR="009E3F16" w:rsidRDefault="009E3F16">
            <w:pPr>
              <w:jc w:val="center"/>
              <w:rPr>
                <w:rFonts w:ascii="Arial" w:hAnsi="Arial"/>
                <w:snapToGrid w:val="0"/>
                <w:sz w:val="16"/>
              </w:rPr>
            </w:pPr>
            <w:r>
              <w:rPr>
                <w:rFonts w:ascii="Arial" w:hAnsi="Arial"/>
                <w:snapToGrid w:val="0"/>
                <w:sz w:val="16"/>
              </w:rPr>
              <w:t>Repeating fields</w:t>
            </w:r>
          </w:p>
        </w:tc>
        <w:tc>
          <w:tcPr>
            <w:tcW w:w="3870" w:type="dxa"/>
            <w:gridSpan w:val="8"/>
            <w:tcBorders>
              <w:top w:val="single" w:sz="6" w:space="0" w:color="auto"/>
              <w:left w:val="single" w:sz="6" w:space="0" w:color="auto"/>
              <w:bottom w:val="single" w:sz="6" w:space="0" w:color="auto"/>
            </w:tcBorders>
          </w:tcPr>
          <w:p w14:paraId="1D28AD8F" w14:textId="77777777" w:rsidR="009E3F16" w:rsidRDefault="009E3F16">
            <w:pPr>
              <w:jc w:val="center"/>
              <w:rPr>
                <w:rFonts w:ascii="Arial" w:hAnsi="Arial"/>
                <w:snapToGrid w:val="0"/>
                <w:sz w:val="16"/>
              </w:rPr>
            </w:pPr>
            <w:r>
              <w:rPr>
                <w:rFonts w:ascii="Arial" w:hAnsi="Arial"/>
                <w:snapToGrid w:val="0"/>
                <w:sz w:val="16"/>
              </w:rPr>
              <w:t>Repeating fields</w:t>
            </w:r>
          </w:p>
        </w:tc>
      </w:tr>
      <w:tr w:rsidR="009E3F16" w14:paraId="759C2785" w14:textId="77777777">
        <w:trPr>
          <w:trHeight w:val="257"/>
        </w:trPr>
        <w:tc>
          <w:tcPr>
            <w:tcW w:w="570" w:type="dxa"/>
            <w:tcBorders>
              <w:left w:val="single" w:sz="6" w:space="0" w:color="auto"/>
              <w:bottom w:val="single" w:sz="6" w:space="0" w:color="auto"/>
              <w:right w:val="single" w:sz="6" w:space="0" w:color="auto"/>
            </w:tcBorders>
          </w:tcPr>
          <w:p w14:paraId="0BC0A358" w14:textId="77777777" w:rsidR="009E3F16" w:rsidRDefault="009E3F16">
            <w:pPr>
              <w:jc w:val="center"/>
              <w:rPr>
                <w:snapToGrid w:val="0"/>
                <w:sz w:val="16"/>
              </w:rPr>
            </w:pPr>
          </w:p>
        </w:tc>
        <w:tc>
          <w:tcPr>
            <w:tcW w:w="540" w:type="dxa"/>
            <w:tcBorders>
              <w:left w:val="single" w:sz="6" w:space="0" w:color="auto"/>
              <w:bottom w:val="single" w:sz="6" w:space="0" w:color="auto"/>
            </w:tcBorders>
          </w:tcPr>
          <w:p w14:paraId="784721DC" w14:textId="77777777" w:rsidR="009E3F16" w:rsidRDefault="009E3F16">
            <w:pPr>
              <w:jc w:val="center"/>
              <w:rPr>
                <w:snapToGrid w:val="0"/>
                <w:sz w:val="16"/>
              </w:rPr>
            </w:pPr>
          </w:p>
        </w:tc>
        <w:tc>
          <w:tcPr>
            <w:tcW w:w="313" w:type="dxa"/>
            <w:tcBorders>
              <w:left w:val="single" w:sz="6" w:space="0" w:color="auto"/>
              <w:bottom w:val="single" w:sz="6" w:space="0" w:color="auto"/>
              <w:right w:val="single" w:sz="6" w:space="0" w:color="auto"/>
            </w:tcBorders>
          </w:tcPr>
          <w:p w14:paraId="5BEAEC48" w14:textId="77777777" w:rsidR="009E3F16" w:rsidRDefault="009E3F16">
            <w:pPr>
              <w:jc w:val="center"/>
              <w:rPr>
                <w:snapToGrid w:val="0"/>
                <w:sz w:val="16"/>
              </w:rPr>
            </w:pPr>
          </w:p>
        </w:tc>
        <w:tc>
          <w:tcPr>
            <w:tcW w:w="497" w:type="dxa"/>
            <w:tcBorders>
              <w:left w:val="single" w:sz="6" w:space="0" w:color="auto"/>
              <w:bottom w:val="single" w:sz="6" w:space="0" w:color="auto"/>
              <w:right w:val="single" w:sz="6" w:space="0" w:color="auto"/>
            </w:tcBorders>
          </w:tcPr>
          <w:p w14:paraId="5E776DA1" w14:textId="77777777" w:rsidR="009E3F16" w:rsidRDefault="009E3F16">
            <w:pPr>
              <w:jc w:val="center"/>
              <w:rPr>
                <w:rFonts w:ascii="Arial" w:hAnsi="Arial"/>
                <w:snapToGrid w:val="0"/>
                <w:sz w:val="16"/>
              </w:rPr>
            </w:pPr>
            <w:r>
              <w:rPr>
                <w:rFonts w:ascii="Arial" w:hAnsi="Arial"/>
                <w:snapToGrid w:val="0"/>
                <w:sz w:val="16"/>
              </w:rPr>
              <w:t>ID</w:t>
            </w:r>
          </w:p>
        </w:tc>
        <w:tc>
          <w:tcPr>
            <w:tcW w:w="622" w:type="dxa"/>
            <w:tcBorders>
              <w:bottom w:val="single" w:sz="6" w:space="0" w:color="auto"/>
              <w:right w:val="dotted" w:sz="6" w:space="0" w:color="auto"/>
            </w:tcBorders>
          </w:tcPr>
          <w:p w14:paraId="26B5B3C6" w14:textId="77777777" w:rsidR="009E3F16" w:rsidRDefault="009E3F16">
            <w:pPr>
              <w:jc w:val="center"/>
              <w:rPr>
                <w:rFonts w:ascii="Arial" w:hAnsi="Arial"/>
                <w:snapToGrid w:val="0"/>
                <w:sz w:val="16"/>
              </w:rPr>
            </w:pPr>
            <w:r>
              <w:rPr>
                <w:rFonts w:ascii="Arial" w:hAnsi="Arial"/>
                <w:snapToGrid w:val="0"/>
                <w:sz w:val="16"/>
              </w:rPr>
              <w:t>OrdID</w:t>
            </w:r>
          </w:p>
        </w:tc>
        <w:tc>
          <w:tcPr>
            <w:tcW w:w="580" w:type="dxa"/>
            <w:tcBorders>
              <w:bottom w:val="single" w:sz="6" w:space="0" w:color="auto"/>
            </w:tcBorders>
          </w:tcPr>
          <w:p w14:paraId="23BE7731"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tcBorders>
          </w:tcPr>
          <w:p w14:paraId="5CEF587C" w14:textId="77777777" w:rsidR="009E3F16" w:rsidRDefault="009E3F16">
            <w:pPr>
              <w:jc w:val="center"/>
              <w:rPr>
                <w:rFonts w:ascii="Arial" w:hAnsi="Arial"/>
                <w:snapToGrid w:val="0"/>
                <w:sz w:val="16"/>
              </w:rPr>
            </w:pPr>
            <w:r>
              <w:rPr>
                <w:rFonts w:ascii="Arial" w:hAnsi="Arial"/>
                <w:snapToGrid w:val="0"/>
                <w:sz w:val="16"/>
              </w:rPr>
              <w:t>ExecID</w:t>
            </w:r>
          </w:p>
        </w:tc>
        <w:tc>
          <w:tcPr>
            <w:tcW w:w="787" w:type="dxa"/>
            <w:tcBorders>
              <w:top w:val="single" w:sz="6" w:space="0" w:color="auto"/>
              <w:left w:val="dotted" w:sz="6" w:space="0" w:color="auto"/>
              <w:bottom w:val="single" w:sz="6" w:space="0" w:color="auto"/>
              <w:right w:val="dotted" w:sz="6" w:space="0" w:color="auto"/>
            </w:tcBorders>
          </w:tcPr>
          <w:p w14:paraId="65226409" w14:textId="77777777" w:rsidR="009E3F16" w:rsidRDefault="009E3F16">
            <w:pPr>
              <w:jc w:val="center"/>
              <w:rPr>
                <w:rFonts w:ascii="Arial" w:hAnsi="Arial"/>
                <w:snapToGrid w:val="0"/>
                <w:sz w:val="16"/>
              </w:rPr>
            </w:pPr>
            <w:r>
              <w:rPr>
                <w:rFonts w:ascii="Arial" w:hAnsi="Arial"/>
                <w:snapToGrid w:val="0"/>
                <w:sz w:val="16"/>
              </w:rPr>
              <w:t>LastPx</w:t>
            </w:r>
          </w:p>
        </w:tc>
        <w:tc>
          <w:tcPr>
            <w:tcW w:w="774" w:type="dxa"/>
            <w:tcBorders>
              <w:top w:val="single" w:sz="6" w:space="0" w:color="auto"/>
              <w:bottom w:val="single" w:sz="6" w:space="0" w:color="auto"/>
              <w:right w:val="single" w:sz="6" w:space="0" w:color="auto"/>
            </w:tcBorders>
          </w:tcPr>
          <w:p w14:paraId="7364A90C" w14:textId="77777777" w:rsidR="009E3F16" w:rsidRDefault="009E3F16">
            <w:pPr>
              <w:jc w:val="center"/>
              <w:rPr>
                <w:rFonts w:ascii="Arial" w:hAnsi="Arial"/>
                <w:snapToGrid w:val="0"/>
                <w:sz w:val="16"/>
              </w:rPr>
            </w:pPr>
            <w:r>
              <w:rPr>
                <w:rFonts w:ascii="Arial" w:hAnsi="Arial"/>
                <w:snapToGrid w:val="0"/>
                <w:sz w:val="16"/>
              </w:rPr>
              <w:t>LastQty</w:t>
            </w:r>
          </w:p>
        </w:tc>
        <w:tc>
          <w:tcPr>
            <w:tcW w:w="720" w:type="dxa"/>
            <w:tcBorders>
              <w:left w:val="single" w:sz="6" w:space="0" w:color="auto"/>
              <w:bottom w:val="single" w:sz="6" w:space="0" w:color="auto"/>
              <w:right w:val="dotted" w:sz="6" w:space="0" w:color="auto"/>
            </w:tcBorders>
          </w:tcPr>
          <w:p w14:paraId="77B63442" w14:textId="77777777" w:rsidR="009E3F16" w:rsidRDefault="009E3F16">
            <w:pPr>
              <w:jc w:val="center"/>
              <w:rPr>
                <w:rFonts w:ascii="Arial" w:hAnsi="Arial"/>
                <w:b/>
                <w:i/>
                <w:snapToGrid w:val="0"/>
                <w:sz w:val="16"/>
              </w:rPr>
            </w:pPr>
            <w:r>
              <w:rPr>
                <w:rFonts w:ascii="Arial" w:hAnsi="Arial"/>
                <w:b/>
                <w:i/>
                <w:snapToGrid w:val="0"/>
                <w:sz w:val="16"/>
              </w:rPr>
              <w:t>AllocAccount</w:t>
            </w:r>
          </w:p>
        </w:tc>
        <w:tc>
          <w:tcPr>
            <w:tcW w:w="720" w:type="dxa"/>
            <w:gridSpan w:val="2"/>
            <w:tcBorders>
              <w:left w:val="dotted" w:sz="6" w:space="0" w:color="auto"/>
              <w:bottom w:val="single" w:sz="6" w:space="0" w:color="auto"/>
              <w:right w:val="dotted" w:sz="6" w:space="0" w:color="auto"/>
            </w:tcBorders>
          </w:tcPr>
          <w:p w14:paraId="23FFAE68" w14:textId="77777777" w:rsidR="009E3F16" w:rsidRDefault="009E3F16">
            <w:pPr>
              <w:jc w:val="center"/>
              <w:rPr>
                <w:rFonts w:ascii="Arial" w:hAnsi="Arial"/>
                <w:snapToGrid w:val="0"/>
                <w:sz w:val="16"/>
              </w:rPr>
            </w:pPr>
            <w:r>
              <w:rPr>
                <w:rFonts w:ascii="Arial" w:hAnsi="Arial"/>
                <w:snapToGrid w:val="0"/>
                <w:sz w:val="16"/>
              </w:rPr>
              <w:t>AllocQty</w:t>
            </w:r>
          </w:p>
        </w:tc>
        <w:tc>
          <w:tcPr>
            <w:tcW w:w="630" w:type="dxa"/>
            <w:gridSpan w:val="2"/>
            <w:tcBorders>
              <w:top w:val="single" w:sz="6" w:space="0" w:color="auto"/>
              <w:left w:val="dotted" w:sz="6" w:space="0" w:color="auto"/>
              <w:bottom w:val="single" w:sz="6" w:space="0" w:color="auto"/>
              <w:right w:val="dotted" w:sz="6" w:space="0" w:color="auto"/>
            </w:tcBorders>
          </w:tcPr>
          <w:p w14:paraId="22D28AF3" w14:textId="77777777" w:rsidR="009E3F16" w:rsidRDefault="009E3F16">
            <w:pPr>
              <w:jc w:val="center"/>
              <w:rPr>
                <w:rFonts w:ascii="Arial" w:hAnsi="Arial"/>
                <w:snapToGrid w:val="0"/>
                <w:sz w:val="16"/>
              </w:rPr>
            </w:pPr>
            <w:r>
              <w:rPr>
                <w:rFonts w:ascii="Arial" w:hAnsi="Arial"/>
                <w:snapToGrid w:val="0"/>
                <w:sz w:val="16"/>
              </w:rPr>
              <w:t>Commission</w:t>
            </w:r>
          </w:p>
        </w:tc>
        <w:tc>
          <w:tcPr>
            <w:tcW w:w="1800" w:type="dxa"/>
            <w:gridSpan w:val="3"/>
            <w:tcBorders>
              <w:top w:val="single" w:sz="6" w:space="0" w:color="auto"/>
              <w:left w:val="dotted" w:sz="6" w:space="0" w:color="auto"/>
              <w:bottom w:val="single" w:sz="6" w:space="0" w:color="auto"/>
              <w:right w:val="single" w:sz="6" w:space="0" w:color="auto"/>
            </w:tcBorders>
          </w:tcPr>
          <w:p w14:paraId="0229447A" w14:textId="77777777" w:rsidR="009E3F16" w:rsidRDefault="009E3F16">
            <w:pPr>
              <w:jc w:val="center"/>
              <w:rPr>
                <w:snapToGrid w:val="0"/>
                <w:sz w:val="16"/>
              </w:rPr>
            </w:pPr>
            <w:r>
              <w:rPr>
                <w:rFonts w:ascii="Arial" w:hAnsi="Arial"/>
                <w:snapToGrid w:val="0"/>
                <w:sz w:val="16"/>
              </w:rPr>
              <w:t>Repeating fields</w:t>
            </w:r>
          </w:p>
          <w:p w14:paraId="0434B8A4" w14:textId="77777777" w:rsidR="009E3F16" w:rsidRDefault="009E3F16">
            <w:pPr>
              <w:jc w:val="center"/>
              <w:rPr>
                <w:snapToGrid w:val="0"/>
                <w:sz w:val="16"/>
              </w:rPr>
            </w:pPr>
            <w:r>
              <w:rPr>
                <w:rFonts w:ascii="Arial" w:hAnsi="Arial"/>
                <w:snapToGrid w:val="0"/>
                <w:sz w:val="16"/>
              </w:rPr>
              <w:t>(NoMiscFees=2)</w:t>
            </w:r>
          </w:p>
        </w:tc>
      </w:tr>
      <w:tr w:rsidR="009E3F16" w14:paraId="013A187C" w14:textId="77777777">
        <w:trPr>
          <w:cantSplit/>
          <w:trHeight w:val="183"/>
        </w:trPr>
        <w:tc>
          <w:tcPr>
            <w:tcW w:w="570" w:type="dxa"/>
            <w:tcBorders>
              <w:left w:val="single" w:sz="6" w:space="0" w:color="auto"/>
              <w:bottom w:val="single" w:sz="6" w:space="0" w:color="auto"/>
            </w:tcBorders>
          </w:tcPr>
          <w:p w14:paraId="02A51624" w14:textId="77777777" w:rsidR="009E3F16" w:rsidRDefault="009E3F16">
            <w:pPr>
              <w:jc w:val="right"/>
              <w:rPr>
                <w:rFonts w:ascii="Arial" w:hAnsi="Arial"/>
                <w:snapToGrid w:val="0"/>
                <w:sz w:val="16"/>
              </w:rPr>
            </w:pPr>
            <w:r>
              <w:rPr>
                <w:rFonts w:ascii="Arial" w:hAnsi="Arial"/>
                <w:snapToGrid w:val="0"/>
                <w:sz w:val="16"/>
              </w:rPr>
              <w:t>HNS.L</w:t>
            </w:r>
          </w:p>
        </w:tc>
        <w:tc>
          <w:tcPr>
            <w:tcW w:w="540" w:type="dxa"/>
            <w:tcBorders>
              <w:left w:val="single" w:sz="6" w:space="0" w:color="auto"/>
              <w:bottom w:val="single" w:sz="6" w:space="0" w:color="auto"/>
              <w:right w:val="single" w:sz="6" w:space="0" w:color="auto"/>
            </w:tcBorders>
          </w:tcPr>
          <w:p w14:paraId="124F1EF3" w14:textId="77777777" w:rsidR="009E3F16" w:rsidRDefault="009E3F16">
            <w:pPr>
              <w:jc w:val="center"/>
              <w:rPr>
                <w:rFonts w:ascii="Arial" w:hAnsi="Arial"/>
                <w:snapToGrid w:val="0"/>
                <w:sz w:val="16"/>
              </w:rPr>
            </w:pPr>
            <w:r>
              <w:rPr>
                <w:rFonts w:ascii="Arial" w:hAnsi="Arial"/>
                <w:snapToGrid w:val="0"/>
                <w:sz w:val="16"/>
              </w:rPr>
              <w:t>Buy</w:t>
            </w:r>
          </w:p>
        </w:tc>
        <w:tc>
          <w:tcPr>
            <w:tcW w:w="313" w:type="dxa"/>
            <w:tcBorders>
              <w:top w:val="single" w:sz="6" w:space="0" w:color="auto"/>
              <w:left w:val="single" w:sz="6" w:space="0" w:color="auto"/>
              <w:bottom w:val="single" w:sz="6" w:space="0" w:color="auto"/>
              <w:right w:val="single" w:sz="6" w:space="0" w:color="auto"/>
            </w:tcBorders>
          </w:tcPr>
          <w:p w14:paraId="006308C8" w14:textId="77777777" w:rsidR="009E3F16" w:rsidRDefault="009E3F16">
            <w:pPr>
              <w:jc w:val="center"/>
              <w:rPr>
                <w:rFonts w:ascii="Arial" w:hAnsi="Arial"/>
                <w:snapToGrid w:val="0"/>
                <w:sz w:val="16"/>
              </w:rPr>
            </w:pPr>
            <w:r>
              <w:rPr>
                <w:rFonts w:ascii="Arial" w:hAnsi="Arial"/>
                <w:snapToGrid w:val="0"/>
                <w:sz w:val="16"/>
              </w:rPr>
              <w:t>L</w:t>
            </w:r>
          </w:p>
        </w:tc>
        <w:tc>
          <w:tcPr>
            <w:tcW w:w="497" w:type="dxa"/>
            <w:tcBorders>
              <w:left w:val="single" w:sz="6" w:space="0" w:color="auto"/>
              <w:bottom w:val="single" w:sz="6" w:space="0" w:color="auto"/>
              <w:right w:val="dotted" w:sz="6" w:space="0" w:color="auto"/>
            </w:tcBorders>
          </w:tcPr>
          <w:p w14:paraId="7254831F" w14:textId="77777777" w:rsidR="009E3F16" w:rsidRDefault="009E3F16">
            <w:pPr>
              <w:jc w:val="center"/>
              <w:rPr>
                <w:rFonts w:ascii="Arial" w:hAnsi="Arial"/>
                <w:snapToGrid w:val="0"/>
                <w:sz w:val="16"/>
              </w:rPr>
            </w:pPr>
            <w:r>
              <w:rPr>
                <w:rFonts w:ascii="Arial" w:hAnsi="Arial"/>
                <w:snapToGrid w:val="0"/>
                <w:sz w:val="16"/>
              </w:rPr>
              <w:t>999</w:t>
            </w:r>
          </w:p>
        </w:tc>
        <w:tc>
          <w:tcPr>
            <w:tcW w:w="622" w:type="dxa"/>
            <w:tcBorders>
              <w:bottom w:val="single" w:sz="6" w:space="0" w:color="auto"/>
              <w:right w:val="dotted" w:sz="6" w:space="0" w:color="auto"/>
            </w:tcBorders>
          </w:tcPr>
          <w:p w14:paraId="2F372B62" w14:textId="77777777" w:rsidR="009E3F16" w:rsidRDefault="009E3F16">
            <w:pPr>
              <w:jc w:val="right"/>
              <w:rPr>
                <w:rFonts w:ascii="Arial" w:hAnsi="Arial"/>
                <w:snapToGrid w:val="0"/>
                <w:sz w:val="16"/>
              </w:rPr>
            </w:pPr>
            <w:r>
              <w:rPr>
                <w:rFonts w:ascii="Arial" w:hAnsi="Arial"/>
                <w:snapToGrid w:val="0"/>
                <w:sz w:val="16"/>
              </w:rPr>
              <w:t>520</w:t>
            </w:r>
          </w:p>
        </w:tc>
        <w:tc>
          <w:tcPr>
            <w:tcW w:w="580" w:type="dxa"/>
            <w:tcBorders>
              <w:bottom w:val="single" w:sz="6" w:space="0" w:color="auto"/>
            </w:tcBorders>
          </w:tcPr>
          <w:p w14:paraId="72881ED9"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tcBorders>
          </w:tcPr>
          <w:p w14:paraId="6B145946" w14:textId="77777777" w:rsidR="009E3F16" w:rsidRDefault="009E3F16">
            <w:pPr>
              <w:jc w:val="right"/>
              <w:rPr>
                <w:rFonts w:ascii="Arial" w:hAnsi="Arial"/>
                <w:snapToGrid w:val="0"/>
                <w:sz w:val="16"/>
              </w:rPr>
            </w:pPr>
            <w:r>
              <w:rPr>
                <w:rFonts w:ascii="Arial" w:hAnsi="Arial"/>
                <w:snapToGrid w:val="0"/>
                <w:sz w:val="16"/>
              </w:rPr>
              <w:t>300</w:t>
            </w:r>
          </w:p>
        </w:tc>
        <w:tc>
          <w:tcPr>
            <w:tcW w:w="787" w:type="dxa"/>
            <w:tcBorders>
              <w:top w:val="single" w:sz="6" w:space="0" w:color="auto"/>
              <w:left w:val="dotted" w:sz="6" w:space="0" w:color="auto"/>
              <w:right w:val="dotted" w:sz="6" w:space="0" w:color="auto"/>
            </w:tcBorders>
          </w:tcPr>
          <w:p w14:paraId="06B1C8BF" w14:textId="77777777" w:rsidR="009E3F16" w:rsidRDefault="009E3F16">
            <w:pPr>
              <w:jc w:val="right"/>
              <w:rPr>
                <w:rFonts w:ascii="Arial" w:hAnsi="Arial"/>
                <w:b/>
                <w:i/>
                <w:snapToGrid w:val="0"/>
                <w:sz w:val="16"/>
              </w:rPr>
            </w:pPr>
            <w:r>
              <w:rPr>
                <w:rFonts w:ascii="Arial" w:hAnsi="Arial"/>
                <w:snapToGrid w:val="0"/>
                <w:sz w:val="16"/>
              </w:rPr>
              <w:t>3.9809</w:t>
            </w:r>
          </w:p>
        </w:tc>
        <w:tc>
          <w:tcPr>
            <w:tcW w:w="774" w:type="dxa"/>
            <w:tcBorders>
              <w:top w:val="single" w:sz="6" w:space="0" w:color="auto"/>
              <w:right w:val="single" w:sz="6" w:space="0" w:color="auto"/>
            </w:tcBorders>
          </w:tcPr>
          <w:p w14:paraId="6D6EF3AB" w14:textId="77777777" w:rsidR="009E3F16" w:rsidRDefault="009E3F16">
            <w:pPr>
              <w:jc w:val="right"/>
              <w:rPr>
                <w:rFonts w:ascii="Arial" w:hAnsi="Arial"/>
                <w:snapToGrid w:val="0"/>
                <w:sz w:val="16"/>
              </w:rPr>
            </w:pPr>
            <w:r>
              <w:rPr>
                <w:rFonts w:ascii="Arial" w:hAnsi="Arial"/>
                <w:snapToGrid w:val="0"/>
                <w:sz w:val="16"/>
              </w:rPr>
              <w:t>100000</w:t>
            </w:r>
          </w:p>
        </w:tc>
        <w:tc>
          <w:tcPr>
            <w:tcW w:w="2070" w:type="dxa"/>
            <w:gridSpan w:val="5"/>
            <w:tcBorders>
              <w:top w:val="single" w:sz="6" w:space="0" w:color="auto"/>
              <w:left w:val="single" w:sz="6" w:space="0" w:color="auto"/>
              <w:bottom w:val="dotted" w:sz="6" w:space="0" w:color="auto"/>
              <w:right w:val="dotted" w:sz="6" w:space="0" w:color="auto"/>
            </w:tcBorders>
          </w:tcPr>
          <w:p w14:paraId="5486CE5F" w14:textId="77777777" w:rsidR="009E3F16" w:rsidRDefault="009E3F16">
            <w:pPr>
              <w:rPr>
                <w:snapToGrid w:val="0"/>
                <w:sz w:val="16"/>
              </w:rPr>
            </w:pPr>
          </w:p>
        </w:tc>
        <w:tc>
          <w:tcPr>
            <w:tcW w:w="900" w:type="dxa"/>
            <w:gridSpan w:val="2"/>
            <w:tcBorders>
              <w:top w:val="single" w:sz="6" w:space="0" w:color="auto"/>
              <w:left w:val="dotted" w:sz="6" w:space="0" w:color="auto"/>
            </w:tcBorders>
          </w:tcPr>
          <w:p w14:paraId="52A7F80A" w14:textId="77777777" w:rsidR="009E3F16" w:rsidRDefault="009E3F16">
            <w:pPr>
              <w:jc w:val="right"/>
              <w:rPr>
                <w:snapToGrid w:val="0"/>
                <w:sz w:val="16"/>
              </w:rPr>
            </w:pPr>
            <w:r>
              <w:rPr>
                <w:rFonts w:ascii="Arial" w:hAnsi="Arial"/>
                <w:snapToGrid w:val="0"/>
                <w:sz w:val="16"/>
              </w:rPr>
              <w:t>MiscFeeType</w:t>
            </w:r>
          </w:p>
        </w:tc>
        <w:tc>
          <w:tcPr>
            <w:tcW w:w="900" w:type="dxa"/>
            <w:tcBorders>
              <w:top w:val="single" w:sz="6" w:space="0" w:color="auto"/>
              <w:left w:val="dotted" w:sz="6" w:space="0" w:color="auto"/>
              <w:right w:val="single" w:sz="6" w:space="0" w:color="auto"/>
            </w:tcBorders>
          </w:tcPr>
          <w:p w14:paraId="10E37632" w14:textId="77777777" w:rsidR="009E3F16" w:rsidRDefault="009E3F16">
            <w:pPr>
              <w:jc w:val="right"/>
              <w:rPr>
                <w:snapToGrid w:val="0"/>
                <w:sz w:val="16"/>
              </w:rPr>
            </w:pPr>
            <w:r>
              <w:rPr>
                <w:rFonts w:ascii="Arial" w:hAnsi="Arial"/>
                <w:snapToGrid w:val="0"/>
                <w:sz w:val="16"/>
              </w:rPr>
              <w:t>MiscFeeAmt</w:t>
            </w:r>
          </w:p>
        </w:tc>
      </w:tr>
      <w:tr w:rsidR="009E3F16" w14:paraId="59816BF9" w14:textId="77777777">
        <w:trPr>
          <w:cantSplit/>
          <w:trHeight w:val="257"/>
        </w:trPr>
        <w:tc>
          <w:tcPr>
            <w:tcW w:w="570" w:type="dxa"/>
          </w:tcPr>
          <w:p w14:paraId="2CCA08FE" w14:textId="77777777" w:rsidR="009E3F16" w:rsidRDefault="009E3F16">
            <w:pPr>
              <w:jc w:val="right"/>
              <w:rPr>
                <w:snapToGrid w:val="0"/>
                <w:sz w:val="16"/>
              </w:rPr>
            </w:pPr>
          </w:p>
        </w:tc>
        <w:tc>
          <w:tcPr>
            <w:tcW w:w="540" w:type="dxa"/>
          </w:tcPr>
          <w:p w14:paraId="5DC7B7BD" w14:textId="77777777" w:rsidR="009E3F16" w:rsidRDefault="009E3F16">
            <w:pPr>
              <w:jc w:val="right"/>
              <w:rPr>
                <w:snapToGrid w:val="0"/>
                <w:sz w:val="16"/>
              </w:rPr>
            </w:pPr>
          </w:p>
        </w:tc>
        <w:tc>
          <w:tcPr>
            <w:tcW w:w="313" w:type="dxa"/>
          </w:tcPr>
          <w:p w14:paraId="51E0AD3B" w14:textId="77777777" w:rsidR="009E3F16" w:rsidRDefault="009E3F16">
            <w:pPr>
              <w:jc w:val="right"/>
              <w:rPr>
                <w:snapToGrid w:val="0"/>
                <w:sz w:val="16"/>
              </w:rPr>
            </w:pPr>
          </w:p>
        </w:tc>
        <w:tc>
          <w:tcPr>
            <w:tcW w:w="497" w:type="dxa"/>
          </w:tcPr>
          <w:p w14:paraId="3362913E" w14:textId="77777777" w:rsidR="009E3F16" w:rsidRDefault="009E3F16">
            <w:pPr>
              <w:jc w:val="right"/>
              <w:rPr>
                <w:snapToGrid w:val="0"/>
                <w:sz w:val="16"/>
              </w:rPr>
            </w:pPr>
          </w:p>
        </w:tc>
        <w:tc>
          <w:tcPr>
            <w:tcW w:w="622" w:type="dxa"/>
          </w:tcPr>
          <w:p w14:paraId="676AC512" w14:textId="77777777" w:rsidR="009E3F16" w:rsidRDefault="009E3F16">
            <w:pPr>
              <w:jc w:val="right"/>
              <w:rPr>
                <w:snapToGrid w:val="0"/>
                <w:sz w:val="16"/>
              </w:rPr>
            </w:pPr>
          </w:p>
        </w:tc>
        <w:tc>
          <w:tcPr>
            <w:tcW w:w="580" w:type="dxa"/>
          </w:tcPr>
          <w:p w14:paraId="061743AC" w14:textId="77777777" w:rsidR="009E3F16" w:rsidRDefault="009E3F16">
            <w:pPr>
              <w:jc w:val="right"/>
              <w:rPr>
                <w:snapToGrid w:val="0"/>
                <w:sz w:val="16"/>
              </w:rPr>
            </w:pPr>
          </w:p>
        </w:tc>
        <w:tc>
          <w:tcPr>
            <w:tcW w:w="747" w:type="dxa"/>
            <w:tcBorders>
              <w:top w:val="dotted" w:sz="6" w:space="0" w:color="auto"/>
              <w:left w:val="single" w:sz="6" w:space="0" w:color="auto"/>
              <w:bottom w:val="single" w:sz="6" w:space="0" w:color="auto"/>
            </w:tcBorders>
          </w:tcPr>
          <w:p w14:paraId="458BC1D3" w14:textId="77777777" w:rsidR="009E3F16" w:rsidRDefault="009E3F16">
            <w:pPr>
              <w:jc w:val="right"/>
              <w:rPr>
                <w:rFonts w:ascii="Arial" w:hAnsi="Arial"/>
                <w:snapToGrid w:val="0"/>
                <w:sz w:val="16"/>
              </w:rPr>
            </w:pPr>
            <w:r>
              <w:rPr>
                <w:rFonts w:ascii="Arial" w:hAnsi="Arial"/>
                <w:snapToGrid w:val="0"/>
                <w:sz w:val="16"/>
              </w:rPr>
              <w:t>301</w:t>
            </w:r>
          </w:p>
        </w:tc>
        <w:tc>
          <w:tcPr>
            <w:tcW w:w="787" w:type="dxa"/>
            <w:tcBorders>
              <w:top w:val="dotted" w:sz="6" w:space="0" w:color="auto"/>
              <w:left w:val="dotted" w:sz="6" w:space="0" w:color="auto"/>
              <w:bottom w:val="single" w:sz="6" w:space="0" w:color="auto"/>
              <w:right w:val="dotted" w:sz="6" w:space="0" w:color="auto"/>
            </w:tcBorders>
          </w:tcPr>
          <w:p w14:paraId="1D97992A" w14:textId="77777777" w:rsidR="009E3F16" w:rsidRDefault="009E3F16">
            <w:pPr>
              <w:jc w:val="right"/>
              <w:rPr>
                <w:rFonts w:ascii="Arial" w:hAnsi="Arial"/>
                <w:b/>
                <w:i/>
                <w:snapToGrid w:val="0"/>
                <w:sz w:val="16"/>
              </w:rPr>
            </w:pPr>
            <w:r>
              <w:rPr>
                <w:rFonts w:ascii="Arial" w:hAnsi="Arial"/>
                <w:snapToGrid w:val="0"/>
                <w:sz w:val="16"/>
              </w:rPr>
              <w:t>3.9809</w:t>
            </w:r>
          </w:p>
        </w:tc>
        <w:tc>
          <w:tcPr>
            <w:tcW w:w="774" w:type="dxa"/>
            <w:tcBorders>
              <w:top w:val="dotted" w:sz="6" w:space="0" w:color="auto"/>
              <w:bottom w:val="single" w:sz="6" w:space="0" w:color="auto"/>
              <w:right w:val="single" w:sz="6" w:space="0" w:color="auto"/>
            </w:tcBorders>
          </w:tcPr>
          <w:p w14:paraId="5BDBAE1B" w14:textId="77777777" w:rsidR="009E3F16" w:rsidRDefault="009E3F16">
            <w:pPr>
              <w:jc w:val="right"/>
              <w:rPr>
                <w:rFonts w:ascii="Arial" w:hAnsi="Arial"/>
                <w:snapToGrid w:val="0"/>
                <w:sz w:val="16"/>
              </w:rPr>
            </w:pPr>
            <w:r>
              <w:rPr>
                <w:rFonts w:ascii="Arial" w:hAnsi="Arial"/>
                <w:snapToGrid w:val="0"/>
                <w:sz w:val="16"/>
              </w:rPr>
              <w:t>25000</w:t>
            </w:r>
          </w:p>
        </w:tc>
        <w:tc>
          <w:tcPr>
            <w:tcW w:w="720" w:type="dxa"/>
            <w:tcBorders>
              <w:top w:val="single" w:sz="6" w:space="0" w:color="auto"/>
              <w:left w:val="single" w:sz="6" w:space="0" w:color="auto"/>
              <w:bottom w:val="dotted" w:sz="6" w:space="0" w:color="auto"/>
              <w:right w:val="dotted" w:sz="6" w:space="0" w:color="auto"/>
            </w:tcBorders>
          </w:tcPr>
          <w:p w14:paraId="15B33773" w14:textId="77777777" w:rsidR="009E3F16" w:rsidRDefault="009E3F16">
            <w:pPr>
              <w:jc w:val="center"/>
              <w:rPr>
                <w:b/>
                <w:i/>
                <w:snapToGrid w:val="0"/>
                <w:sz w:val="16"/>
              </w:rPr>
            </w:pPr>
            <w:r>
              <w:rPr>
                <w:rFonts w:ascii="Arial" w:hAnsi="Arial"/>
                <w:b/>
                <w:i/>
                <w:snapToGrid w:val="0"/>
                <w:sz w:val="16"/>
              </w:rPr>
              <w:t>F1</w:t>
            </w:r>
          </w:p>
        </w:tc>
        <w:tc>
          <w:tcPr>
            <w:tcW w:w="720" w:type="dxa"/>
            <w:gridSpan w:val="2"/>
            <w:tcBorders>
              <w:top w:val="single" w:sz="6" w:space="0" w:color="auto"/>
              <w:left w:val="dotted" w:sz="6" w:space="0" w:color="auto"/>
              <w:bottom w:val="dotted" w:sz="6" w:space="0" w:color="auto"/>
              <w:right w:val="dotted" w:sz="6" w:space="0" w:color="auto"/>
            </w:tcBorders>
          </w:tcPr>
          <w:p w14:paraId="1762F100" w14:textId="77777777" w:rsidR="009E3F16" w:rsidRDefault="009E3F16">
            <w:pPr>
              <w:jc w:val="right"/>
              <w:rPr>
                <w:snapToGrid w:val="0"/>
                <w:sz w:val="16"/>
              </w:rPr>
            </w:pPr>
            <w:r>
              <w:rPr>
                <w:snapToGrid w:val="0"/>
                <w:sz w:val="16"/>
              </w:rPr>
              <w:t>42200</w:t>
            </w:r>
          </w:p>
        </w:tc>
        <w:tc>
          <w:tcPr>
            <w:tcW w:w="630" w:type="dxa"/>
            <w:gridSpan w:val="2"/>
            <w:tcBorders>
              <w:top w:val="single" w:sz="6" w:space="0" w:color="auto"/>
              <w:left w:val="dotted" w:sz="6" w:space="0" w:color="auto"/>
              <w:bottom w:val="dotted" w:sz="6" w:space="0" w:color="auto"/>
            </w:tcBorders>
          </w:tcPr>
          <w:p w14:paraId="49C445A5" w14:textId="77777777" w:rsidR="009E3F16" w:rsidRDefault="009E3F16">
            <w:pPr>
              <w:jc w:val="right"/>
              <w:rPr>
                <w:snapToGrid w:val="0"/>
                <w:sz w:val="16"/>
              </w:rPr>
            </w:pPr>
            <w:r>
              <w:rPr>
                <w:snapToGrid w:val="0"/>
                <w:sz w:val="16"/>
              </w:rPr>
              <w:t>335.988</w:t>
            </w:r>
          </w:p>
        </w:tc>
        <w:tc>
          <w:tcPr>
            <w:tcW w:w="900" w:type="dxa"/>
            <w:gridSpan w:val="2"/>
            <w:tcBorders>
              <w:top w:val="double" w:sz="4" w:space="0" w:color="auto"/>
              <w:left w:val="double" w:sz="4" w:space="0" w:color="auto"/>
            </w:tcBorders>
          </w:tcPr>
          <w:p w14:paraId="09B0B113" w14:textId="77777777" w:rsidR="009E3F16" w:rsidRDefault="009E3F16">
            <w:pPr>
              <w:jc w:val="right"/>
              <w:rPr>
                <w:snapToGrid w:val="0"/>
                <w:sz w:val="16"/>
              </w:rPr>
            </w:pPr>
            <w:r>
              <w:rPr>
                <w:snapToGrid w:val="0"/>
                <w:sz w:val="16"/>
              </w:rPr>
              <w:t>5</w:t>
            </w:r>
          </w:p>
        </w:tc>
        <w:tc>
          <w:tcPr>
            <w:tcW w:w="900" w:type="dxa"/>
            <w:tcBorders>
              <w:top w:val="double" w:sz="4" w:space="0" w:color="auto"/>
              <w:right w:val="double" w:sz="4" w:space="0" w:color="auto"/>
            </w:tcBorders>
          </w:tcPr>
          <w:p w14:paraId="5A85C91E" w14:textId="77777777" w:rsidR="009E3F16" w:rsidRDefault="009E3F16">
            <w:pPr>
              <w:jc w:val="right"/>
              <w:rPr>
                <w:snapToGrid w:val="0"/>
                <w:sz w:val="16"/>
              </w:rPr>
            </w:pPr>
            <w:r>
              <w:rPr>
                <w:snapToGrid w:val="0"/>
                <w:sz w:val="16"/>
              </w:rPr>
              <w:t>830.9699</w:t>
            </w:r>
          </w:p>
        </w:tc>
      </w:tr>
      <w:tr w:rsidR="009E3F16" w14:paraId="7F0674D4" w14:textId="77777777">
        <w:trPr>
          <w:cantSplit/>
          <w:trHeight w:val="257"/>
        </w:trPr>
        <w:tc>
          <w:tcPr>
            <w:tcW w:w="570" w:type="dxa"/>
          </w:tcPr>
          <w:p w14:paraId="551814C2" w14:textId="77777777" w:rsidR="009E3F16" w:rsidRDefault="009E3F16">
            <w:pPr>
              <w:jc w:val="right"/>
              <w:rPr>
                <w:snapToGrid w:val="0"/>
                <w:sz w:val="16"/>
              </w:rPr>
            </w:pPr>
          </w:p>
        </w:tc>
        <w:tc>
          <w:tcPr>
            <w:tcW w:w="540" w:type="dxa"/>
          </w:tcPr>
          <w:p w14:paraId="17E1467F" w14:textId="77777777" w:rsidR="009E3F16" w:rsidRDefault="009E3F16">
            <w:pPr>
              <w:jc w:val="right"/>
              <w:rPr>
                <w:snapToGrid w:val="0"/>
                <w:sz w:val="16"/>
              </w:rPr>
            </w:pPr>
          </w:p>
        </w:tc>
        <w:tc>
          <w:tcPr>
            <w:tcW w:w="313" w:type="dxa"/>
          </w:tcPr>
          <w:p w14:paraId="385A3ED1" w14:textId="77777777" w:rsidR="009E3F16" w:rsidRDefault="009E3F16">
            <w:pPr>
              <w:jc w:val="right"/>
              <w:rPr>
                <w:snapToGrid w:val="0"/>
                <w:sz w:val="16"/>
              </w:rPr>
            </w:pPr>
          </w:p>
        </w:tc>
        <w:tc>
          <w:tcPr>
            <w:tcW w:w="497" w:type="dxa"/>
          </w:tcPr>
          <w:p w14:paraId="7928B91B" w14:textId="77777777" w:rsidR="009E3F16" w:rsidRDefault="009E3F16">
            <w:pPr>
              <w:jc w:val="right"/>
              <w:rPr>
                <w:snapToGrid w:val="0"/>
                <w:sz w:val="16"/>
              </w:rPr>
            </w:pPr>
          </w:p>
        </w:tc>
        <w:tc>
          <w:tcPr>
            <w:tcW w:w="622" w:type="dxa"/>
          </w:tcPr>
          <w:p w14:paraId="2A523134" w14:textId="77777777" w:rsidR="009E3F16" w:rsidRDefault="009E3F16">
            <w:pPr>
              <w:jc w:val="right"/>
              <w:rPr>
                <w:snapToGrid w:val="0"/>
                <w:sz w:val="16"/>
              </w:rPr>
            </w:pPr>
          </w:p>
        </w:tc>
        <w:tc>
          <w:tcPr>
            <w:tcW w:w="580" w:type="dxa"/>
          </w:tcPr>
          <w:p w14:paraId="2E365D0D" w14:textId="77777777" w:rsidR="009E3F16" w:rsidRDefault="009E3F16">
            <w:pPr>
              <w:jc w:val="right"/>
              <w:rPr>
                <w:snapToGrid w:val="0"/>
                <w:sz w:val="16"/>
              </w:rPr>
            </w:pPr>
          </w:p>
        </w:tc>
        <w:tc>
          <w:tcPr>
            <w:tcW w:w="747" w:type="dxa"/>
          </w:tcPr>
          <w:p w14:paraId="769C884C" w14:textId="77777777" w:rsidR="009E3F16" w:rsidRDefault="009E3F16">
            <w:pPr>
              <w:jc w:val="right"/>
              <w:rPr>
                <w:rFonts w:ascii="Arial" w:hAnsi="Arial"/>
                <w:snapToGrid w:val="0"/>
                <w:sz w:val="16"/>
              </w:rPr>
            </w:pPr>
          </w:p>
        </w:tc>
        <w:tc>
          <w:tcPr>
            <w:tcW w:w="787" w:type="dxa"/>
          </w:tcPr>
          <w:p w14:paraId="6E25BDDF" w14:textId="77777777" w:rsidR="009E3F16" w:rsidRDefault="009E3F16">
            <w:pPr>
              <w:jc w:val="right"/>
              <w:rPr>
                <w:rFonts w:ascii="Arial" w:hAnsi="Arial"/>
                <w:b/>
                <w:i/>
                <w:snapToGrid w:val="0"/>
                <w:sz w:val="16"/>
              </w:rPr>
            </w:pPr>
          </w:p>
        </w:tc>
        <w:tc>
          <w:tcPr>
            <w:tcW w:w="774" w:type="dxa"/>
          </w:tcPr>
          <w:p w14:paraId="38F2145D" w14:textId="77777777" w:rsidR="009E3F16" w:rsidRDefault="009E3F16">
            <w:pPr>
              <w:jc w:val="right"/>
              <w:rPr>
                <w:rFonts w:ascii="Arial" w:hAnsi="Arial"/>
                <w:snapToGrid w:val="0"/>
                <w:sz w:val="16"/>
              </w:rPr>
            </w:pPr>
          </w:p>
        </w:tc>
        <w:tc>
          <w:tcPr>
            <w:tcW w:w="720" w:type="dxa"/>
            <w:tcBorders>
              <w:top w:val="dotted" w:sz="6" w:space="0" w:color="auto"/>
              <w:left w:val="single" w:sz="6" w:space="0" w:color="auto"/>
              <w:bottom w:val="dotted" w:sz="6" w:space="0" w:color="auto"/>
              <w:right w:val="dotted" w:sz="6" w:space="0" w:color="auto"/>
            </w:tcBorders>
          </w:tcPr>
          <w:p w14:paraId="3A041378" w14:textId="77777777" w:rsidR="009E3F16" w:rsidRDefault="009E3F16">
            <w:pPr>
              <w:jc w:val="center"/>
              <w:rPr>
                <w:b/>
                <w:i/>
                <w:snapToGrid w:val="0"/>
                <w:sz w:val="16"/>
              </w:rPr>
            </w:pPr>
          </w:p>
        </w:tc>
        <w:tc>
          <w:tcPr>
            <w:tcW w:w="720" w:type="dxa"/>
            <w:gridSpan w:val="2"/>
            <w:tcBorders>
              <w:top w:val="dotted" w:sz="6" w:space="0" w:color="auto"/>
              <w:left w:val="dotted" w:sz="6" w:space="0" w:color="auto"/>
              <w:bottom w:val="dotted" w:sz="6" w:space="0" w:color="auto"/>
              <w:right w:val="dotted" w:sz="6" w:space="0" w:color="auto"/>
            </w:tcBorders>
          </w:tcPr>
          <w:p w14:paraId="496BBAB6" w14:textId="77777777" w:rsidR="009E3F16" w:rsidRDefault="009E3F16">
            <w:pPr>
              <w:jc w:val="right"/>
              <w:rPr>
                <w:snapToGrid w:val="0"/>
                <w:sz w:val="16"/>
              </w:rPr>
            </w:pPr>
          </w:p>
        </w:tc>
        <w:tc>
          <w:tcPr>
            <w:tcW w:w="630" w:type="dxa"/>
            <w:gridSpan w:val="2"/>
            <w:tcBorders>
              <w:top w:val="dotted" w:sz="6" w:space="0" w:color="auto"/>
              <w:left w:val="dotted" w:sz="6" w:space="0" w:color="auto"/>
              <w:bottom w:val="dotted" w:sz="6" w:space="0" w:color="auto"/>
            </w:tcBorders>
          </w:tcPr>
          <w:p w14:paraId="44E6A2F8" w14:textId="77777777" w:rsidR="009E3F16" w:rsidRDefault="009E3F16">
            <w:pPr>
              <w:jc w:val="right"/>
              <w:rPr>
                <w:snapToGrid w:val="0"/>
                <w:sz w:val="16"/>
              </w:rPr>
            </w:pPr>
          </w:p>
        </w:tc>
        <w:tc>
          <w:tcPr>
            <w:tcW w:w="900" w:type="dxa"/>
            <w:gridSpan w:val="2"/>
            <w:tcBorders>
              <w:left w:val="double" w:sz="4" w:space="0" w:color="auto"/>
            </w:tcBorders>
          </w:tcPr>
          <w:p w14:paraId="5F06EF8A" w14:textId="77777777" w:rsidR="009E3F16" w:rsidRDefault="009E3F16">
            <w:pPr>
              <w:jc w:val="right"/>
              <w:rPr>
                <w:snapToGrid w:val="0"/>
                <w:sz w:val="16"/>
              </w:rPr>
            </w:pPr>
            <w:r>
              <w:rPr>
                <w:snapToGrid w:val="0"/>
                <w:sz w:val="16"/>
              </w:rPr>
              <w:t>6</w:t>
            </w:r>
          </w:p>
        </w:tc>
        <w:tc>
          <w:tcPr>
            <w:tcW w:w="900" w:type="dxa"/>
            <w:tcBorders>
              <w:right w:val="double" w:sz="4" w:space="0" w:color="auto"/>
            </w:tcBorders>
          </w:tcPr>
          <w:p w14:paraId="28206D1B" w14:textId="77777777" w:rsidR="009E3F16" w:rsidRDefault="009E3F16">
            <w:pPr>
              <w:jc w:val="right"/>
              <w:rPr>
                <w:snapToGrid w:val="0"/>
                <w:sz w:val="16"/>
              </w:rPr>
            </w:pPr>
            <w:r>
              <w:rPr>
                <w:snapToGrid w:val="0"/>
                <w:sz w:val="16"/>
              </w:rPr>
              <w:t>.25</w:t>
            </w:r>
          </w:p>
        </w:tc>
      </w:tr>
      <w:tr w:rsidR="009E3F16" w14:paraId="774E57AE" w14:textId="77777777">
        <w:trPr>
          <w:cantSplit/>
          <w:trHeight w:val="257"/>
        </w:trPr>
        <w:tc>
          <w:tcPr>
            <w:tcW w:w="570" w:type="dxa"/>
          </w:tcPr>
          <w:p w14:paraId="35BCE8EB" w14:textId="77777777" w:rsidR="009E3F16" w:rsidRDefault="009E3F16">
            <w:pPr>
              <w:jc w:val="right"/>
              <w:rPr>
                <w:snapToGrid w:val="0"/>
                <w:sz w:val="16"/>
              </w:rPr>
            </w:pPr>
          </w:p>
        </w:tc>
        <w:tc>
          <w:tcPr>
            <w:tcW w:w="540" w:type="dxa"/>
          </w:tcPr>
          <w:p w14:paraId="2B405B9C" w14:textId="77777777" w:rsidR="009E3F16" w:rsidRDefault="009E3F16">
            <w:pPr>
              <w:jc w:val="right"/>
              <w:rPr>
                <w:snapToGrid w:val="0"/>
                <w:sz w:val="16"/>
              </w:rPr>
            </w:pPr>
          </w:p>
        </w:tc>
        <w:tc>
          <w:tcPr>
            <w:tcW w:w="313" w:type="dxa"/>
          </w:tcPr>
          <w:p w14:paraId="5F073A26" w14:textId="77777777" w:rsidR="009E3F16" w:rsidRDefault="009E3F16">
            <w:pPr>
              <w:jc w:val="right"/>
              <w:rPr>
                <w:snapToGrid w:val="0"/>
                <w:sz w:val="16"/>
              </w:rPr>
            </w:pPr>
          </w:p>
        </w:tc>
        <w:tc>
          <w:tcPr>
            <w:tcW w:w="497" w:type="dxa"/>
          </w:tcPr>
          <w:p w14:paraId="334EB2C6" w14:textId="77777777" w:rsidR="009E3F16" w:rsidRDefault="009E3F16">
            <w:pPr>
              <w:jc w:val="right"/>
              <w:rPr>
                <w:snapToGrid w:val="0"/>
                <w:sz w:val="16"/>
              </w:rPr>
            </w:pPr>
          </w:p>
        </w:tc>
        <w:tc>
          <w:tcPr>
            <w:tcW w:w="622" w:type="dxa"/>
          </w:tcPr>
          <w:p w14:paraId="6D2D3024" w14:textId="77777777" w:rsidR="009E3F16" w:rsidRDefault="009E3F16">
            <w:pPr>
              <w:jc w:val="right"/>
              <w:rPr>
                <w:snapToGrid w:val="0"/>
                <w:sz w:val="16"/>
              </w:rPr>
            </w:pPr>
          </w:p>
        </w:tc>
        <w:tc>
          <w:tcPr>
            <w:tcW w:w="580" w:type="dxa"/>
          </w:tcPr>
          <w:p w14:paraId="799CC997" w14:textId="77777777" w:rsidR="009E3F16" w:rsidRDefault="009E3F16">
            <w:pPr>
              <w:jc w:val="right"/>
              <w:rPr>
                <w:snapToGrid w:val="0"/>
                <w:sz w:val="16"/>
              </w:rPr>
            </w:pPr>
          </w:p>
        </w:tc>
        <w:tc>
          <w:tcPr>
            <w:tcW w:w="747" w:type="dxa"/>
          </w:tcPr>
          <w:p w14:paraId="0EEE9115" w14:textId="77777777" w:rsidR="009E3F16" w:rsidRDefault="009E3F16">
            <w:pPr>
              <w:jc w:val="right"/>
              <w:rPr>
                <w:rFonts w:ascii="Arial" w:hAnsi="Arial"/>
                <w:snapToGrid w:val="0"/>
                <w:sz w:val="16"/>
              </w:rPr>
            </w:pPr>
          </w:p>
        </w:tc>
        <w:tc>
          <w:tcPr>
            <w:tcW w:w="787" w:type="dxa"/>
          </w:tcPr>
          <w:p w14:paraId="71408368" w14:textId="77777777" w:rsidR="009E3F16" w:rsidRDefault="009E3F16">
            <w:pPr>
              <w:jc w:val="right"/>
              <w:rPr>
                <w:rFonts w:ascii="Arial" w:hAnsi="Arial"/>
                <w:b/>
                <w:i/>
                <w:snapToGrid w:val="0"/>
                <w:sz w:val="16"/>
              </w:rPr>
            </w:pPr>
          </w:p>
        </w:tc>
        <w:tc>
          <w:tcPr>
            <w:tcW w:w="774" w:type="dxa"/>
          </w:tcPr>
          <w:p w14:paraId="52FE1023" w14:textId="77777777" w:rsidR="009E3F16" w:rsidRDefault="009E3F16">
            <w:pPr>
              <w:jc w:val="right"/>
              <w:rPr>
                <w:rFonts w:ascii="Arial" w:hAnsi="Arial"/>
                <w:snapToGrid w:val="0"/>
                <w:sz w:val="16"/>
              </w:rPr>
            </w:pPr>
          </w:p>
        </w:tc>
        <w:tc>
          <w:tcPr>
            <w:tcW w:w="720" w:type="dxa"/>
            <w:tcBorders>
              <w:top w:val="dotted" w:sz="6" w:space="0" w:color="auto"/>
              <w:left w:val="single" w:sz="6" w:space="0" w:color="auto"/>
              <w:bottom w:val="dotted" w:sz="6" w:space="0" w:color="auto"/>
              <w:right w:val="dotted" w:sz="6" w:space="0" w:color="auto"/>
            </w:tcBorders>
          </w:tcPr>
          <w:p w14:paraId="77BDE328" w14:textId="77777777" w:rsidR="009E3F16" w:rsidRDefault="009E3F16">
            <w:pPr>
              <w:jc w:val="center"/>
              <w:rPr>
                <w:b/>
                <w:i/>
                <w:snapToGrid w:val="0"/>
                <w:sz w:val="16"/>
              </w:rPr>
            </w:pPr>
            <w:r>
              <w:rPr>
                <w:rFonts w:ascii="Arial" w:hAnsi="Arial"/>
                <w:b/>
                <w:i/>
                <w:snapToGrid w:val="0"/>
                <w:sz w:val="16"/>
              </w:rPr>
              <w:t>F2</w:t>
            </w:r>
          </w:p>
        </w:tc>
        <w:tc>
          <w:tcPr>
            <w:tcW w:w="720" w:type="dxa"/>
            <w:gridSpan w:val="2"/>
            <w:tcBorders>
              <w:top w:val="dotted" w:sz="6" w:space="0" w:color="auto"/>
              <w:left w:val="dotted" w:sz="6" w:space="0" w:color="auto"/>
              <w:bottom w:val="dotted" w:sz="6" w:space="0" w:color="auto"/>
              <w:right w:val="dotted" w:sz="6" w:space="0" w:color="auto"/>
            </w:tcBorders>
          </w:tcPr>
          <w:p w14:paraId="4AC06A92" w14:textId="77777777" w:rsidR="009E3F16" w:rsidRDefault="009E3F16">
            <w:pPr>
              <w:jc w:val="right"/>
              <w:rPr>
                <w:snapToGrid w:val="0"/>
                <w:sz w:val="16"/>
              </w:rPr>
            </w:pPr>
            <w:r>
              <w:rPr>
                <w:snapToGrid w:val="0"/>
                <w:sz w:val="16"/>
              </w:rPr>
              <w:t>82800</w:t>
            </w:r>
          </w:p>
        </w:tc>
        <w:tc>
          <w:tcPr>
            <w:tcW w:w="630" w:type="dxa"/>
            <w:gridSpan w:val="2"/>
            <w:tcBorders>
              <w:top w:val="dotted" w:sz="6" w:space="0" w:color="auto"/>
              <w:left w:val="dotted" w:sz="6" w:space="0" w:color="auto"/>
              <w:bottom w:val="dotted" w:sz="6" w:space="0" w:color="auto"/>
            </w:tcBorders>
          </w:tcPr>
          <w:p w14:paraId="52C53263" w14:textId="77777777" w:rsidR="009E3F16" w:rsidRDefault="009E3F16">
            <w:pPr>
              <w:jc w:val="right"/>
              <w:rPr>
                <w:snapToGrid w:val="0"/>
                <w:sz w:val="16"/>
              </w:rPr>
            </w:pPr>
            <w:r>
              <w:rPr>
                <w:snapToGrid w:val="0"/>
                <w:sz w:val="16"/>
              </w:rPr>
              <w:t>652.937</w:t>
            </w:r>
          </w:p>
        </w:tc>
        <w:tc>
          <w:tcPr>
            <w:tcW w:w="900" w:type="dxa"/>
            <w:gridSpan w:val="2"/>
            <w:tcBorders>
              <w:top w:val="double" w:sz="4" w:space="0" w:color="auto"/>
              <w:left w:val="double" w:sz="4" w:space="0" w:color="auto"/>
            </w:tcBorders>
          </w:tcPr>
          <w:p w14:paraId="722AE783" w14:textId="77777777" w:rsidR="009E3F16" w:rsidRDefault="009E3F16">
            <w:pPr>
              <w:jc w:val="right"/>
              <w:rPr>
                <w:snapToGrid w:val="0"/>
                <w:sz w:val="16"/>
              </w:rPr>
            </w:pPr>
            <w:r>
              <w:rPr>
                <w:snapToGrid w:val="0"/>
                <w:sz w:val="16"/>
              </w:rPr>
              <w:t>5</w:t>
            </w:r>
          </w:p>
        </w:tc>
        <w:tc>
          <w:tcPr>
            <w:tcW w:w="900" w:type="dxa"/>
            <w:tcBorders>
              <w:top w:val="double" w:sz="4" w:space="0" w:color="auto"/>
              <w:right w:val="double" w:sz="4" w:space="0" w:color="auto"/>
            </w:tcBorders>
          </w:tcPr>
          <w:p w14:paraId="73008DD7" w14:textId="77777777" w:rsidR="009E3F16" w:rsidRDefault="009E3F16">
            <w:pPr>
              <w:jc w:val="right"/>
              <w:rPr>
                <w:snapToGrid w:val="0"/>
                <w:sz w:val="16"/>
              </w:rPr>
            </w:pPr>
            <w:r>
              <w:rPr>
                <w:snapToGrid w:val="0"/>
                <w:sz w:val="16"/>
              </w:rPr>
              <w:t>1648.0926</w:t>
            </w:r>
          </w:p>
        </w:tc>
      </w:tr>
      <w:tr w:rsidR="009E3F16" w14:paraId="277F677F" w14:textId="77777777">
        <w:trPr>
          <w:cantSplit/>
          <w:trHeight w:val="257"/>
        </w:trPr>
        <w:tc>
          <w:tcPr>
            <w:tcW w:w="570" w:type="dxa"/>
          </w:tcPr>
          <w:p w14:paraId="1386A1AE" w14:textId="77777777" w:rsidR="009E3F16" w:rsidRDefault="009E3F16">
            <w:pPr>
              <w:jc w:val="right"/>
              <w:rPr>
                <w:snapToGrid w:val="0"/>
                <w:sz w:val="16"/>
              </w:rPr>
            </w:pPr>
          </w:p>
        </w:tc>
        <w:tc>
          <w:tcPr>
            <w:tcW w:w="540" w:type="dxa"/>
          </w:tcPr>
          <w:p w14:paraId="2EF5403E" w14:textId="77777777" w:rsidR="009E3F16" w:rsidRDefault="009E3F16">
            <w:pPr>
              <w:jc w:val="right"/>
              <w:rPr>
                <w:snapToGrid w:val="0"/>
                <w:sz w:val="16"/>
              </w:rPr>
            </w:pPr>
          </w:p>
        </w:tc>
        <w:tc>
          <w:tcPr>
            <w:tcW w:w="313" w:type="dxa"/>
          </w:tcPr>
          <w:p w14:paraId="11AE4E90" w14:textId="77777777" w:rsidR="009E3F16" w:rsidRDefault="009E3F16">
            <w:pPr>
              <w:jc w:val="right"/>
              <w:rPr>
                <w:snapToGrid w:val="0"/>
                <w:sz w:val="16"/>
              </w:rPr>
            </w:pPr>
          </w:p>
        </w:tc>
        <w:tc>
          <w:tcPr>
            <w:tcW w:w="497" w:type="dxa"/>
          </w:tcPr>
          <w:p w14:paraId="67089B17" w14:textId="77777777" w:rsidR="009E3F16" w:rsidRDefault="009E3F16">
            <w:pPr>
              <w:jc w:val="right"/>
              <w:rPr>
                <w:snapToGrid w:val="0"/>
                <w:sz w:val="16"/>
              </w:rPr>
            </w:pPr>
          </w:p>
        </w:tc>
        <w:tc>
          <w:tcPr>
            <w:tcW w:w="622" w:type="dxa"/>
          </w:tcPr>
          <w:p w14:paraId="5032A4B6" w14:textId="77777777" w:rsidR="009E3F16" w:rsidRDefault="009E3F16">
            <w:pPr>
              <w:jc w:val="right"/>
              <w:rPr>
                <w:snapToGrid w:val="0"/>
                <w:sz w:val="16"/>
              </w:rPr>
            </w:pPr>
          </w:p>
        </w:tc>
        <w:tc>
          <w:tcPr>
            <w:tcW w:w="580" w:type="dxa"/>
          </w:tcPr>
          <w:p w14:paraId="41E5AE69" w14:textId="77777777" w:rsidR="009E3F16" w:rsidRDefault="009E3F16">
            <w:pPr>
              <w:jc w:val="right"/>
              <w:rPr>
                <w:snapToGrid w:val="0"/>
                <w:sz w:val="16"/>
              </w:rPr>
            </w:pPr>
          </w:p>
        </w:tc>
        <w:tc>
          <w:tcPr>
            <w:tcW w:w="747" w:type="dxa"/>
          </w:tcPr>
          <w:p w14:paraId="2360D93F" w14:textId="77777777" w:rsidR="009E3F16" w:rsidRDefault="009E3F16">
            <w:pPr>
              <w:jc w:val="right"/>
              <w:rPr>
                <w:snapToGrid w:val="0"/>
                <w:sz w:val="16"/>
              </w:rPr>
            </w:pPr>
          </w:p>
        </w:tc>
        <w:tc>
          <w:tcPr>
            <w:tcW w:w="787" w:type="dxa"/>
          </w:tcPr>
          <w:p w14:paraId="557B1D54" w14:textId="77777777" w:rsidR="009E3F16" w:rsidRDefault="009E3F16">
            <w:pPr>
              <w:jc w:val="right"/>
              <w:rPr>
                <w:snapToGrid w:val="0"/>
                <w:sz w:val="16"/>
              </w:rPr>
            </w:pPr>
          </w:p>
        </w:tc>
        <w:tc>
          <w:tcPr>
            <w:tcW w:w="774" w:type="dxa"/>
          </w:tcPr>
          <w:p w14:paraId="6F20F861" w14:textId="77777777" w:rsidR="009E3F16" w:rsidRDefault="009E3F16">
            <w:pPr>
              <w:jc w:val="right"/>
              <w:rPr>
                <w:snapToGrid w:val="0"/>
                <w:sz w:val="16"/>
              </w:rPr>
            </w:pPr>
          </w:p>
        </w:tc>
        <w:tc>
          <w:tcPr>
            <w:tcW w:w="720" w:type="dxa"/>
            <w:tcBorders>
              <w:left w:val="single" w:sz="6" w:space="0" w:color="auto"/>
              <w:bottom w:val="dotted" w:sz="6" w:space="0" w:color="auto"/>
              <w:right w:val="dotted" w:sz="6" w:space="0" w:color="auto"/>
            </w:tcBorders>
          </w:tcPr>
          <w:p w14:paraId="5EE58B69" w14:textId="77777777" w:rsidR="009E3F16" w:rsidRDefault="009E3F16">
            <w:pPr>
              <w:jc w:val="center"/>
              <w:rPr>
                <w:b/>
                <w:i/>
                <w:snapToGrid w:val="0"/>
                <w:sz w:val="16"/>
              </w:rPr>
            </w:pPr>
          </w:p>
        </w:tc>
        <w:tc>
          <w:tcPr>
            <w:tcW w:w="720" w:type="dxa"/>
            <w:gridSpan w:val="2"/>
            <w:tcBorders>
              <w:left w:val="dotted" w:sz="6" w:space="0" w:color="auto"/>
              <w:bottom w:val="dotted" w:sz="6" w:space="0" w:color="auto"/>
              <w:right w:val="dotted" w:sz="6" w:space="0" w:color="auto"/>
            </w:tcBorders>
          </w:tcPr>
          <w:p w14:paraId="272223D2" w14:textId="77777777" w:rsidR="009E3F16" w:rsidRDefault="009E3F16">
            <w:pPr>
              <w:jc w:val="right"/>
              <w:rPr>
                <w:snapToGrid w:val="0"/>
                <w:sz w:val="16"/>
              </w:rPr>
            </w:pPr>
          </w:p>
        </w:tc>
        <w:tc>
          <w:tcPr>
            <w:tcW w:w="630" w:type="dxa"/>
            <w:gridSpan w:val="2"/>
            <w:tcBorders>
              <w:left w:val="dotted" w:sz="6" w:space="0" w:color="auto"/>
              <w:bottom w:val="dotted" w:sz="6" w:space="0" w:color="auto"/>
            </w:tcBorders>
          </w:tcPr>
          <w:p w14:paraId="63C4FF9C" w14:textId="77777777" w:rsidR="009E3F16" w:rsidRDefault="009E3F16">
            <w:pPr>
              <w:jc w:val="right"/>
              <w:rPr>
                <w:snapToGrid w:val="0"/>
                <w:sz w:val="16"/>
              </w:rPr>
            </w:pPr>
          </w:p>
        </w:tc>
        <w:tc>
          <w:tcPr>
            <w:tcW w:w="900" w:type="dxa"/>
            <w:gridSpan w:val="2"/>
            <w:tcBorders>
              <w:left w:val="double" w:sz="4" w:space="0" w:color="auto"/>
              <w:bottom w:val="double" w:sz="4" w:space="0" w:color="auto"/>
            </w:tcBorders>
          </w:tcPr>
          <w:p w14:paraId="178EF916" w14:textId="77777777" w:rsidR="009E3F16" w:rsidRDefault="009E3F16">
            <w:pPr>
              <w:jc w:val="right"/>
              <w:rPr>
                <w:snapToGrid w:val="0"/>
                <w:sz w:val="16"/>
              </w:rPr>
            </w:pPr>
            <w:r>
              <w:rPr>
                <w:snapToGrid w:val="0"/>
                <w:sz w:val="16"/>
              </w:rPr>
              <w:t>6</w:t>
            </w:r>
          </w:p>
        </w:tc>
        <w:tc>
          <w:tcPr>
            <w:tcW w:w="900" w:type="dxa"/>
            <w:tcBorders>
              <w:bottom w:val="double" w:sz="4" w:space="0" w:color="auto"/>
              <w:right w:val="double" w:sz="4" w:space="0" w:color="auto"/>
            </w:tcBorders>
          </w:tcPr>
          <w:p w14:paraId="62F68CAB" w14:textId="77777777" w:rsidR="009E3F16" w:rsidRDefault="009E3F16">
            <w:pPr>
              <w:jc w:val="right"/>
              <w:rPr>
                <w:snapToGrid w:val="0"/>
                <w:sz w:val="16"/>
              </w:rPr>
            </w:pPr>
            <w:r>
              <w:rPr>
                <w:snapToGrid w:val="0"/>
                <w:sz w:val="16"/>
              </w:rPr>
              <w:t>.25</w:t>
            </w:r>
          </w:p>
        </w:tc>
      </w:tr>
    </w:tbl>
    <w:p w14:paraId="5DB231C6" w14:textId="77777777" w:rsidR="009E3F16" w:rsidRDefault="009E3F16">
      <w:pPr>
        <w:pStyle w:val="NormalIndent"/>
      </w:pPr>
    </w:p>
    <w:p w14:paraId="182C7371" w14:textId="77777777" w:rsidR="009E3F16" w:rsidRDefault="009E3F16">
      <w:pPr>
        <w:rPr>
          <w:b/>
          <w:sz w:val="24"/>
          <w:szCs w:val="24"/>
        </w:rPr>
      </w:pPr>
      <w:r>
        <w:rPr>
          <w:b/>
          <w:sz w:val="24"/>
          <w:szCs w:val="24"/>
        </w:rPr>
        <w:t>Example 2-2: Buyside-initiated flow with MiscFee computation, using Executed Price</w:t>
      </w:r>
    </w:p>
    <w:p w14:paraId="7C5568D9" w14:textId="77777777" w:rsidR="009E3F16" w:rsidRDefault="009E3F16">
      <w:pPr>
        <w:pStyle w:val="NormalIndent"/>
      </w:pP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9E3F16" w14:paraId="18AA41ED" w14:textId="77777777">
        <w:tc>
          <w:tcPr>
            <w:tcW w:w="1350" w:type="dxa"/>
            <w:shd w:val="clear" w:color="auto" w:fill="FFFF00"/>
          </w:tcPr>
          <w:p w14:paraId="73A452E0" w14:textId="77777777" w:rsidR="009E3F16" w:rsidRDefault="009E3F16">
            <w:pPr>
              <w:pStyle w:val="table"/>
              <w:rPr>
                <w:sz w:val="20"/>
              </w:rPr>
            </w:pPr>
            <w:r>
              <w:rPr>
                <w:sz w:val="20"/>
              </w:rPr>
              <w:t>Initiator</w:t>
            </w:r>
          </w:p>
        </w:tc>
        <w:tc>
          <w:tcPr>
            <w:tcW w:w="540" w:type="dxa"/>
          </w:tcPr>
          <w:p w14:paraId="020C59EF" w14:textId="77777777" w:rsidR="009E3F16" w:rsidRDefault="009E3F16">
            <w:pPr>
              <w:pStyle w:val="table"/>
              <w:jc w:val="center"/>
              <w:rPr>
                <w:b/>
                <w:noProof/>
                <w:sz w:val="24"/>
              </w:rPr>
            </w:pPr>
            <w:r>
              <w:rPr>
                <w:b/>
                <w:noProof/>
                <w:sz w:val="24"/>
              </w:rPr>
              <w:sym w:font="Wingdings" w:char="F0E0"/>
            </w:r>
          </w:p>
        </w:tc>
        <w:tc>
          <w:tcPr>
            <w:tcW w:w="5310" w:type="dxa"/>
          </w:tcPr>
          <w:p w14:paraId="2EE2D15C" w14:textId="77777777" w:rsidR="009E3F16" w:rsidRDefault="009E3F16">
            <w:pPr>
              <w:pStyle w:val="table"/>
              <w:jc w:val="left"/>
              <w:rPr>
                <w:sz w:val="20"/>
              </w:rPr>
            </w:pPr>
            <w:r>
              <w:rPr>
                <w:sz w:val="20"/>
              </w:rPr>
              <w:t>New Order-Single</w:t>
            </w:r>
          </w:p>
        </w:tc>
        <w:tc>
          <w:tcPr>
            <w:tcW w:w="1350" w:type="dxa"/>
            <w:shd w:val="clear" w:color="auto" w:fill="00FFFF"/>
          </w:tcPr>
          <w:p w14:paraId="4E867E5B" w14:textId="77777777" w:rsidR="009E3F16" w:rsidRDefault="009E3F16">
            <w:pPr>
              <w:pStyle w:val="table"/>
              <w:rPr>
                <w:sz w:val="20"/>
              </w:rPr>
            </w:pPr>
            <w:r>
              <w:rPr>
                <w:sz w:val="20"/>
              </w:rPr>
              <w:t>Respondent</w:t>
            </w:r>
          </w:p>
        </w:tc>
      </w:tr>
      <w:tr w:rsidR="009E3F16" w14:paraId="6D3F6626" w14:textId="77777777">
        <w:tc>
          <w:tcPr>
            <w:tcW w:w="1350" w:type="dxa"/>
            <w:shd w:val="clear" w:color="auto" w:fill="FFFF00"/>
          </w:tcPr>
          <w:p w14:paraId="56AFE4E8" w14:textId="77777777" w:rsidR="009E3F16" w:rsidRDefault="009E3F16">
            <w:pPr>
              <w:pStyle w:val="table"/>
              <w:rPr>
                <w:sz w:val="20"/>
              </w:rPr>
            </w:pPr>
          </w:p>
        </w:tc>
        <w:tc>
          <w:tcPr>
            <w:tcW w:w="540" w:type="dxa"/>
          </w:tcPr>
          <w:p w14:paraId="34ED80E2" w14:textId="77777777" w:rsidR="009E3F16" w:rsidRDefault="009E3F16">
            <w:pPr>
              <w:pStyle w:val="table"/>
              <w:jc w:val="center"/>
              <w:rPr>
                <w:b/>
                <w:noProof/>
                <w:sz w:val="24"/>
              </w:rPr>
            </w:pPr>
            <w:r>
              <w:rPr>
                <w:b/>
                <w:noProof/>
                <w:sz w:val="24"/>
              </w:rPr>
              <w:sym w:font="Wingdings" w:char="F0DF"/>
            </w:r>
          </w:p>
        </w:tc>
        <w:tc>
          <w:tcPr>
            <w:tcW w:w="5310" w:type="dxa"/>
          </w:tcPr>
          <w:p w14:paraId="16762776" w14:textId="77777777" w:rsidR="009E3F16" w:rsidRDefault="009E3F16">
            <w:pPr>
              <w:pStyle w:val="table"/>
              <w:jc w:val="left"/>
              <w:rPr>
                <w:sz w:val="20"/>
              </w:rPr>
            </w:pPr>
            <w:r>
              <w:rPr>
                <w:sz w:val="20"/>
              </w:rPr>
              <w:t>Execution Report (ExecType = “0” [New]</w:t>
            </w:r>
          </w:p>
        </w:tc>
        <w:tc>
          <w:tcPr>
            <w:tcW w:w="1350" w:type="dxa"/>
            <w:shd w:val="clear" w:color="auto" w:fill="00FFFF"/>
          </w:tcPr>
          <w:p w14:paraId="4DD486AC" w14:textId="77777777" w:rsidR="009E3F16" w:rsidRDefault="009E3F16">
            <w:pPr>
              <w:pStyle w:val="table"/>
              <w:rPr>
                <w:sz w:val="20"/>
              </w:rPr>
            </w:pPr>
          </w:p>
        </w:tc>
      </w:tr>
      <w:tr w:rsidR="009E3F16" w14:paraId="3CED882B" w14:textId="77777777">
        <w:tc>
          <w:tcPr>
            <w:tcW w:w="1350" w:type="dxa"/>
            <w:shd w:val="clear" w:color="auto" w:fill="FFFF00"/>
          </w:tcPr>
          <w:p w14:paraId="343EAEB3" w14:textId="77777777" w:rsidR="009E3F16" w:rsidRDefault="009E3F16">
            <w:pPr>
              <w:pStyle w:val="table"/>
              <w:rPr>
                <w:sz w:val="20"/>
              </w:rPr>
            </w:pPr>
          </w:p>
        </w:tc>
        <w:tc>
          <w:tcPr>
            <w:tcW w:w="540" w:type="dxa"/>
          </w:tcPr>
          <w:p w14:paraId="63C0DC45" w14:textId="77777777" w:rsidR="009E3F16" w:rsidRDefault="009E3F16">
            <w:pPr>
              <w:pStyle w:val="table"/>
              <w:jc w:val="center"/>
              <w:rPr>
                <w:b/>
                <w:noProof/>
                <w:sz w:val="24"/>
              </w:rPr>
            </w:pPr>
          </w:p>
        </w:tc>
        <w:tc>
          <w:tcPr>
            <w:tcW w:w="5310" w:type="dxa"/>
          </w:tcPr>
          <w:p w14:paraId="78CF3BB3" w14:textId="77777777" w:rsidR="009E3F16" w:rsidRDefault="009E3F16">
            <w:pPr>
              <w:pStyle w:val="table"/>
              <w:jc w:val="left"/>
              <w:rPr>
                <w:sz w:val="20"/>
              </w:rPr>
            </w:pPr>
          </w:p>
        </w:tc>
        <w:tc>
          <w:tcPr>
            <w:tcW w:w="1350" w:type="dxa"/>
            <w:shd w:val="clear" w:color="auto" w:fill="00FFFF"/>
          </w:tcPr>
          <w:p w14:paraId="41322CCD" w14:textId="77777777" w:rsidR="009E3F16" w:rsidRDefault="009E3F16">
            <w:pPr>
              <w:pStyle w:val="table"/>
              <w:rPr>
                <w:sz w:val="20"/>
              </w:rPr>
            </w:pPr>
          </w:p>
        </w:tc>
      </w:tr>
      <w:tr w:rsidR="009E3F16" w14:paraId="1F3F4DDA" w14:textId="77777777">
        <w:tc>
          <w:tcPr>
            <w:tcW w:w="1350" w:type="dxa"/>
            <w:tcBorders>
              <w:bottom w:val="nil"/>
            </w:tcBorders>
            <w:shd w:val="clear" w:color="auto" w:fill="FFFF00"/>
          </w:tcPr>
          <w:p w14:paraId="7F8DAF56" w14:textId="77777777" w:rsidR="009E3F16" w:rsidRDefault="009E3F16">
            <w:pPr>
              <w:pStyle w:val="table"/>
              <w:rPr>
                <w:sz w:val="20"/>
              </w:rPr>
            </w:pPr>
          </w:p>
        </w:tc>
        <w:tc>
          <w:tcPr>
            <w:tcW w:w="540" w:type="dxa"/>
          </w:tcPr>
          <w:p w14:paraId="798C6EA6" w14:textId="77777777" w:rsidR="009E3F16" w:rsidRDefault="009E3F16">
            <w:pPr>
              <w:pStyle w:val="table"/>
              <w:jc w:val="center"/>
              <w:rPr>
                <w:b/>
                <w:noProof/>
                <w:sz w:val="24"/>
              </w:rPr>
            </w:pPr>
            <w:r>
              <w:rPr>
                <w:b/>
                <w:noProof/>
                <w:sz w:val="24"/>
              </w:rPr>
              <w:sym w:font="Wingdings" w:char="F0DF"/>
            </w:r>
          </w:p>
        </w:tc>
        <w:tc>
          <w:tcPr>
            <w:tcW w:w="5310" w:type="dxa"/>
          </w:tcPr>
          <w:p w14:paraId="1B7DD29D" w14:textId="77777777" w:rsidR="009E3F16" w:rsidRDefault="009E3F16">
            <w:pPr>
              <w:pStyle w:val="table"/>
              <w:jc w:val="left"/>
              <w:rPr>
                <w:sz w:val="20"/>
              </w:rPr>
            </w:pPr>
            <w:r>
              <w:rPr>
                <w:sz w:val="20"/>
              </w:rPr>
              <w:t>Execution Report (ExecType = “F”)  [Trade]</w:t>
            </w:r>
          </w:p>
          <w:p w14:paraId="450591B3" w14:textId="77777777" w:rsidR="009E3F16" w:rsidRDefault="009E3F16">
            <w:pPr>
              <w:pStyle w:val="table"/>
              <w:jc w:val="left"/>
              <w:rPr>
                <w:sz w:val="20"/>
              </w:rPr>
            </w:pPr>
          </w:p>
          <w:p w14:paraId="01B35081" w14:textId="77777777" w:rsidR="009E3F16" w:rsidRDefault="009E3F16">
            <w:pPr>
              <w:pStyle w:val="table"/>
              <w:jc w:val="left"/>
              <w:rPr>
                <w:sz w:val="20"/>
              </w:rPr>
            </w:pPr>
            <w:r>
              <w:rPr>
                <w:sz w:val="20"/>
              </w:rPr>
              <w:t>(optional Execution Report (ExecType = “3”)  [Done for day]</w:t>
            </w:r>
          </w:p>
        </w:tc>
        <w:tc>
          <w:tcPr>
            <w:tcW w:w="1350" w:type="dxa"/>
            <w:shd w:val="clear" w:color="auto" w:fill="00FFFF"/>
          </w:tcPr>
          <w:p w14:paraId="57241B7C" w14:textId="77777777" w:rsidR="009E3F16" w:rsidRDefault="009E3F16">
            <w:pPr>
              <w:pStyle w:val="table"/>
              <w:rPr>
                <w:sz w:val="20"/>
              </w:rPr>
            </w:pPr>
          </w:p>
        </w:tc>
      </w:tr>
      <w:tr w:rsidR="009E3F16" w14:paraId="1F9CE596" w14:textId="77777777">
        <w:tc>
          <w:tcPr>
            <w:tcW w:w="1350" w:type="dxa"/>
            <w:tcBorders>
              <w:top w:val="dashSmallGap" w:sz="4" w:space="0" w:color="auto"/>
              <w:bottom w:val="dashSmallGap" w:sz="4" w:space="0" w:color="auto"/>
              <w:right w:val="dashSmallGap" w:sz="4" w:space="0" w:color="auto"/>
            </w:tcBorders>
            <w:shd w:val="clear" w:color="auto" w:fill="FFFF00"/>
          </w:tcPr>
          <w:p w14:paraId="5A9A5A98" w14:textId="77777777" w:rsidR="009E3F16" w:rsidRDefault="009E3F16">
            <w:pPr>
              <w:pStyle w:val="table"/>
              <w:rPr>
                <w:sz w:val="20"/>
              </w:rPr>
            </w:pPr>
            <w:r>
              <w:rPr>
                <w:sz w:val="20"/>
              </w:rPr>
              <w:t>Allocate</w:t>
            </w:r>
          </w:p>
        </w:tc>
        <w:tc>
          <w:tcPr>
            <w:tcW w:w="540" w:type="dxa"/>
            <w:tcBorders>
              <w:left w:val="nil"/>
            </w:tcBorders>
          </w:tcPr>
          <w:p w14:paraId="6E924E1C" w14:textId="77777777" w:rsidR="009E3F16" w:rsidRDefault="009E3F16">
            <w:pPr>
              <w:pStyle w:val="table"/>
              <w:jc w:val="center"/>
              <w:rPr>
                <w:b/>
                <w:noProof/>
                <w:sz w:val="24"/>
              </w:rPr>
            </w:pPr>
          </w:p>
        </w:tc>
        <w:tc>
          <w:tcPr>
            <w:tcW w:w="5310" w:type="dxa"/>
          </w:tcPr>
          <w:p w14:paraId="7DCB80A7" w14:textId="77777777" w:rsidR="009E3F16" w:rsidRDefault="009E3F16">
            <w:pPr>
              <w:pStyle w:val="table"/>
              <w:jc w:val="left"/>
              <w:rPr>
                <w:sz w:val="20"/>
              </w:rPr>
            </w:pPr>
          </w:p>
        </w:tc>
        <w:tc>
          <w:tcPr>
            <w:tcW w:w="1350" w:type="dxa"/>
            <w:shd w:val="clear" w:color="auto" w:fill="00FFFF"/>
          </w:tcPr>
          <w:p w14:paraId="031389DF" w14:textId="77777777" w:rsidR="009E3F16" w:rsidRDefault="009E3F16">
            <w:pPr>
              <w:pStyle w:val="table"/>
              <w:rPr>
                <w:sz w:val="20"/>
              </w:rPr>
            </w:pPr>
          </w:p>
        </w:tc>
      </w:tr>
      <w:tr w:rsidR="009E3F16" w14:paraId="1453DB5C" w14:textId="77777777">
        <w:tc>
          <w:tcPr>
            <w:tcW w:w="1350" w:type="dxa"/>
            <w:tcBorders>
              <w:top w:val="nil"/>
            </w:tcBorders>
            <w:shd w:val="clear" w:color="auto" w:fill="FFFF00"/>
          </w:tcPr>
          <w:p w14:paraId="61208076" w14:textId="77777777" w:rsidR="009E3F16" w:rsidRDefault="009E3F16">
            <w:pPr>
              <w:pStyle w:val="table"/>
              <w:rPr>
                <w:sz w:val="20"/>
              </w:rPr>
            </w:pPr>
          </w:p>
        </w:tc>
        <w:tc>
          <w:tcPr>
            <w:tcW w:w="540" w:type="dxa"/>
          </w:tcPr>
          <w:p w14:paraId="36ED1EF6" w14:textId="77777777" w:rsidR="009E3F16" w:rsidRDefault="009E3F16">
            <w:pPr>
              <w:pStyle w:val="table"/>
              <w:jc w:val="center"/>
              <w:rPr>
                <w:b/>
                <w:noProof/>
                <w:sz w:val="24"/>
              </w:rPr>
            </w:pPr>
            <w:r>
              <w:rPr>
                <w:b/>
                <w:noProof/>
                <w:sz w:val="24"/>
              </w:rPr>
              <w:sym w:font="Wingdings" w:char="F0E0"/>
            </w:r>
          </w:p>
        </w:tc>
        <w:tc>
          <w:tcPr>
            <w:tcW w:w="5310" w:type="dxa"/>
          </w:tcPr>
          <w:p w14:paraId="41C99304" w14:textId="77777777" w:rsidR="009E3F16" w:rsidRDefault="009E3F16">
            <w:pPr>
              <w:pStyle w:val="table"/>
              <w:rPr>
                <w:sz w:val="20"/>
              </w:rPr>
            </w:pPr>
            <w:r>
              <w:rPr>
                <w:sz w:val="20"/>
              </w:rPr>
              <w:t>Allocation Instruction (AllocType=" Preliminary", AllocAccounts provided without MiscFees or NetMoney)</w:t>
            </w:r>
          </w:p>
        </w:tc>
        <w:tc>
          <w:tcPr>
            <w:tcW w:w="1350" w:type="dxa"/>
            <w:shd w:val="clear" w:color="auto" w:fill="00FFFF"/>
          </w:tcPr>
          <w:p w14:paraId="6D19DD83" w14:textId="77777777" w:rsidR="009E3F16" w:rsidRDefault="009E3F16">
            <w:pPr>
              <w:pStyle w:val="table"/>
              <w:rPr>
                <w:sz w:val="20"/>
              </w:rPr>
            </w:pPr>
          </w:p>
        </w:tc>
      </w:tr>
      <w:tr w:rsidR="009E3F16" w14:paraId="34CA6795" w14:textId="77777777">
        <w:tc>
          <w:tcPr>
            <w:tcW w:w="1350" w:type="dxa"/>
            <w:shd w:val="clear" w:color="auto" w:fill="FFFF00"/>
          </w:tcPr>
          <w:p w14:paraId="70131A22" w14:textId="77777777" w:rsidR="009E3F16" w:rsidRDefault="009E3F16">
            <w:pPr>
              <w:pStyle w:val="table"/>
              <w:rPr>
                <w:sz w:val="20"/>
              </w:rPr>
            </w:pPr>
          </w:p>
        </w:tc>
        <w:tc>
          <w:tcPr>
            <w:tcW w:w="540" w:type="dxa"/>
          </w:tcPr>
          <w:p w14:paraId="27DE6FA8" w14:textId="77777777" w:rsidR="009E3F16" w:rsidRDefault="009E3F16">
            <w:pPr>
              <w:pStyle w:val="table"/>
              <w:jc w:val="center"/>
              <w:rPr>
                <w:b/>
                <w:noProof/>
                <w:sz w:val="24"/>
              </w:rPr>
            </w:pPr>
            <w:r>
              <w:rPr>
                <w:b/>
                <w:noProof/>
                <w:sz w:val="24"/>
              </w:rPr>
              <w:sym w:font="Wingdings" w:char="F0DF"/>
            </w:r>
          </w:p>
        </w:tc>
        <w:tc>
          <w:tcPr>
            <w:tcW w:w="5310" w:type="dxa"/>
          </w:tcPr>
          <w:p w14:paraId="1B6E49B0" w14:textId="77777777" w:rsidR="009E3F16" w:rsidRDefault="009E3F16">
            <w:pPr>
              <w:pStyle w:val="table"/>
              <w:rPr>
                <w:sz w:val="20"/>
              </w:rPr>
            </w:pPr>
            <w:r>
              <w:rPr>
                <w:sz w:val="20"/>
              </w:rPr>
              <w:t>Allocation Instruction Ack (AllocStatus=Received Not Yet Processed)</w:t>
            </w:r>
          </w:p>
        </w:tc>
        <w:tc>
          <w:tcPr>
            <w:tcW w:w="1350" w:type="dxa"/>
            <w:tcBorders>
              <w:bottom w:val="nil"/>
            </w:tcBorders>
            <w:shd w:val="clear" w:color="auto" w:fill="00FFFF"/>
          </w:tcPr>
          <w:p w14:paraId="710DAD9E" w14:textId="77777777" w:rsidR="009E3F16" w:rsidRDefault="009E3F16">
            <w:pPr>
              <w:pStyle w:val="table"/>
              <w:rPr>
                <w:sz w:val="20"/>
              </w:rPr>
            </w:pPr>
          </w:p>
        </w:tc>
      </w:tr>
      <w:tr w:rsidR="009E3F16" w14:paraId="7FA04DAD" w14:textId="77777777">
        <w:tc>
          <w:tcPr>
            <w:tcW w:w="1350" w:type="dxa"/>
            <w:shd w:val="clear" w:color="auto" w:fill="FFFF00"/>
          </w:tcPr>
          <w:p w14:paraId="53F4893B" w14:textId="77777777" w:rsidR="009E3F16" w:rsidRDefault="009E3F16">
            <w:pPr>
              <w:pStyle w:val="table"/>
              <w:rPr>
                <w:sz w:val="20"/>
              </w:rPr>
            </w:pPr>
          </w:p>
        </w:tc>
        <w:tc>
          <w:tcPr>
            <w:tcW w:w="540" w:type="dxa"/>
          </w:tcPr>
          <w:p w14:paraId="67418EEC" w14:textId="77777777" w:rsidR="009E3F16" w:rsidRDefault="009E3F16">
            <w:pPr>
              <w:pStyle w:val="table"/>
              <w:jc w:val="center"/>
              <w:rPr>
                <w:b/>
                <w:noProof/>
                <w:sz w:val="24"/>
              </w:rPr>
            </w:pPr>
            <w:r>
              <w:rPr>
                <w:b/>
                <w:noProof/>
                <w:sz w:val="24"/>
              </w:rPr>
              <w:sym w:font="Wingdings" w:char="F0DF"/>
            </w:r>
          </w:p>
        </w:tc>
        <w:tc>
          <w:tcPr>
            <w:tcW w:w="5310" w:type="dxa"/>
            <w:tcBorders>
              <w:right w:val="nil"/>
            </w:tcBorders>
          </w:tcPr>
          <w:p w14:paraId="5914E28D" w14:textId="77777777" w:rsidR="009E3F16" w:rsidRDefault="009E3F16">
            <w:pPr>
              <w:pStyle w:val="table"/>
              <w:jc w:val="left"/>
              <w:rPr>
                <w:sz w:val="20"/>
              </w:rPr>
            </w:pPr>
            <w:r>
              <w:rPr>
                <w:sz w:val="20"/>
              </w:rPr>
              <w:t>Allocation Instruction Ack (AllocStatus=Accepted, Block level reject or Account level reject)</w:t>
            </w:r>
          </w:p>
        </w:tc>
        <w:tc>
          <w:tcPr>
            <w:tcW w:w="1350" w:type="dxa"/>
            <w:tcBorders>
              <w:top w:val="dashSmallGap" w:sz="4" w:space="0" w:color="auto"/>
              <w:left w:val="dashSmallGap" w:sz="4" w:space="0" w:color="auto"/>
              <w:bottom w:val="dashSmallGap" w:sz="4" w:space="0" w:color="auto"/>
            </w:tcBorders>
            <w:shd w:val="clear" w:color="auto" w:fill="00FFFF"/>
          </w:tcPr>
          <w:p w14:paraId="11442DDE" w14:textId="77777777" w:rsidR="009E3F16" w:rsidRDefault="009E3F16">
            <w:pPr>
              <w:pStyle w:val="table"/>
              <w:rPr>
                <w:sz w:val="20"/>
              </w:rPr>
            </w:pPr>
          </w:p>
        </w:tc>
      </w:tr>
    </w:tbl>
    <w:p w14:paraId="43D0D03F" w14:textId="77777777" w:rsidR="009E3F16" w:rsidRDefault="009E3F16">
      <w:pPr>
        <w:pStyle w:val="NormalIndent"/>
      </w:pPr>
    </w:p>
    <w:tbl>
      <w:tblPr>
        <w:tblW w:w="0" w:type="auto"/>
        <w:tblLayout w:type="fixed"/>
        <w:tblCellMar>
          <w:left w:w="30" w:type="dxa"/>
          <w:right w:w="30" w:type="dxa"/>
        </w:tblCellMar>
        <w:tblLook w:val="0000" w:firstRow="0" w:lastRow="0" w:firstColumn="0" w:lastColumn="0" w:noHBand="0" w:noVBand="0"/>
      </w:tblPr>
      <w:tblGrid>
        <w:gridCol w:w="526"/>
        <w:gridCol w:w="427"/>
        <w:gridCol w:w="470"/>
        <w:gridCol w:w="497"/>
        <w:gridCol w:w="622"/>
        <w:gridCol w:w="580"/>
        <w:gridCol w:w="747"/>
        <w:gridCol w:w="787"/>
        <w:gridCol w:w="774"/>
        <w:gridCol w:w="720"/>
        <w:gridCol w:w="246"/>
        <w:gridCol w:w="474"/>
        <w:gridCol w:w="368"/>
        <w:gridCol w:w="352"/>
        <w:gridCol w:w="517"/>
        <w:gridCol w:w="113"/>
        <w:gridCol w:w="630"/>
        <w:gridCol w:w="630"/>
      </w:tblGrid>
      <w:tr w:rsidR="009E3F16" w14:paraId="3120B8BA" w14:textId="77777777">
        <w:trPr>
          <w:cantSplit/>
          <w:trHeight w:val="257"/>
        </w:trPr>
        <w:tc>
          <w:tcPr>
            <w:tcW w:w="526" w:type="dxa"/>
            <w:tcBorders>
              <w:top w:val="single" w:sz="6" w:space="0" w:color="auto"/>
              <w:left w:val="single" w:sz="6" w:space="0" w:color="auto"/>
              <w:right w:val="single" w:sz="6" w:space="0" w:color="auto"/>
            </w:tcBorders>
          </w:tcPr>
          <w:p w14:paraId="3CD1D807" w14:textId="77777777" w:rsidR="009E3F16" w:rsidRDefault="009E3F16">
            <w:pPr>
              <w:jc w:val="center"/>
              <w:rPr>
                <w:rFonts w:ascii="Arial" w:hAnsi="Arial"/>
                <w:snapToGrid w:val="0"/>
                <w:sz w:val="16"/>
              </w:rPr>
            </w:pPr>
            <w:r>
              <w:rPr>
                <w:rFonts w:ascii="Arial" w:hAnsi="Arial"/>
                <w:snapToGrid w:val="0"/>
                <w:sz w:val="16"/>
              </w:rPr>
              <w:t>Symbol</w:t>
            </w:r>
          </w:p>
        </w:tc>
        <w:tc>
          <w:tcPr>
            <w:tcW w:w="427" w:type="dxa"/>
            <w:tcBorders>
              <w:top w:val="single" w:sz="6" w:space="0" w:color="auto"/>
              <w:left w:val="single" w:sz="6" w:space="0" w:color="auto"/>
            </w:tcBorders>
          </w:tcPr>
          <w:p w14:paraId="595967E6" w14:textId="77777777" w:rsidR="009E3F16" w:rsidRDefault="009E3F16">
            <w:pPr>
              <w:jc w:val="center"/>
              <w:rPr>
                <w:rFonts w:ascii="Arial" w:hAnsi="Arial"/>
                <w:snapToGrid w:val="0"/>
                <w:sz w:val="16"/>
              </w:rPr>
            </w:pPr>
            <w:r>
              <w:rPr>
                <w:rFonts w:ascii="Arial" w:hAnsi="Arial"/>
                <w:snapToGrid w:val="0"/>
                <w:sz w:val="16"/>
              </w:rPr>
              <w:t>B/S</w:t>
            </w:r>
          </w:p>
        </w:tc>
        <w:tc>
          <w:tcPr>
            <w:tcW w:w="470" w:type="dxa"/>
            <w:tcBorders>
              <w:top w:val="single" w:sz="6" w:space="0" w:color="auto"/>
              <w:left w:val="single" w:sz="6" w:space="0" w:color="auto"/>
              <w:right w:val="single" w:sz="6" w:space="0" w:color="auto"/>
            </w:tcBorders>
          </w:tcPr>
          <w:p w14:paraId="55F3B6D9" w14:textId="77777777" w:rsidR="009E3F16" w:rsidRDefault="009E3F16">
            <w:pPr>
              <w:jc w:val="center"/>
              <w:rPr>
                <w:rFonts w:ascii="Arial" w:hAnsi="Arial"/>
                <w:snapToGrid w:val="0"/>
                <w:sz w:val="16"/>
              </w:rPr>
            </w:pPr>
            <w:r>
              <w:rPr>
                <w:rFonts w:ascii="Arial" w:hAnsi="Arial"/>
                <w:snapToGrid w:val="0"/>
                <w:sz w:val="16"/>
              </w:rPr>
              <w:t>Mkt</w:t>
            </w:r>
          </w:p>
        </w:tc>
        <w:tc>
          <w:tcPr>
            <w:tcW w:w="1699" w:type="dxa"/>
            <w:gridSpan w:val="3"/>
            <w:tcBorders>
              <w:top w:val="single" w:sz="6" w:space="0" w:color="auto"/>
              <w:bottom w:val="single" w:sz="6" w:space="0" w:color="auto"/>
            </w:tcBorders>
          </w:tcPr>
          <w:p w14:paraId="01BA89F0" w14:textId="77777777" w:rsidR="009E3F16" w:rsidRDefault="009E3F16">
            <w:pPr>
              <w:jc w:val="center"/>
              <w:rPr>
                <w:rFonts w:ascii="Arial" w:hAnsi="Arial"/>
                <w:b/>
                <w:snapToGrid w:val="0"/>
                <w:sz w:val="16"/>
              </w:rPr>
            </w:pPr>
            <w:r>
              <w:rPr>
                <w:rFonts w:ascii="Arial" w:hAnsi="Arial"/>
                <w:b/>
                <w:snapToGrid w:val="0"/>
                <w:sz w:val="16"/>
              </w:rPr>
              <w:t>Order Message</w:t>
            </w:r>
          </w:p>
        </w:tc>
        <w:tc>
          <w:tcPr>
            <w:tcW w:w="2308" w:type="dxa"/>
            <w:gridSpan w:val="3"/>
            <w:tcBorders>
              <w:top w:val="single" w:sz="6" w:space="0" w:color="auto"/>
              <w:left w:val="single" w:sz="6" w:space="0" w:color="auto"/>
              <w:bottom w:val="single" w:sz="6" w:space="0" w:color="auto"/>
            </w:tcBorders>
          </w:tcPr>
          <w:p w14:paraId="6C4A6D43" w14:textId="77777777" w:rsidR="009E3F16" w:rsidRDefault="009E3F16">
            <w:pPr>
              <w:jc w:val="center"/>
              <w:rPr>
                <w:rFonts w:ascii="Arial" w:hAnsi="Arial"/>
                <w:b/>
                <w:snapToGrid w:val="0"/>
                <w:sz w:val="16"/>
              </w:rPr>
            </w:pPr>
            <w:r>
              <w:rPr>
                <w:rFonts w:ascii="Arial" w:hAnsi="Arial"/>
                <w:b/>
                <w:snapToGrid w:val="0"/>
                <w:sz w:val="16"/>
              </w:rPr>
              <w:t>Execution Rpt Messages</w:t>
            </w:r>
          </w:p>
        </w:tc>
        <w:tc>
          <w:tcPr>
            <w:tcW w:w="966" w:type="dxa"/>
            <w:gridSpan w:val="2"/>
            <w:tcBorders>
              <w:left w:val="single" w:sz="6" w:space="0" w:color="auto"/>
            </w:tcBorders>
          </w:tcPr>
          <w:p w14:paraId="7E4EA291" w14:textId="77777777" w:rsidR="009E3F16" w:rsidRDefault="009E3F16">
            <w:pPr>
              <w:jc w:val="center"/>
              <w:rPr>
                <w:rFonts w:ascii="Arial" w:hAnsi="Arial"/>
                <w:snapToGrid w:val="0"/>
                <w:sz w:val="16"/>
              </w:rPr>
            </w:pPr>
          </w:p>
        </w:tc>
        <w:tc>
          <w:tcPr>
            <w:tcW w:w="842" w:type="dxa"/>
            <w:gridSpan w:val="2"/>
          </w:tcPr>
          <w:p w14:paraId="29BF95EE" w14:textId="77777777" w:rsidR="009E3F16" w:rsidRDefault="009E3F16">
            <w:pPr>
              <w:jc w:val="center"/>
              <w:rPr>
                <w:rFonts w:ascii="Arial" w:hAnsi="Arial"/>
                <w:snapToGrid w:val="0"/>
                <w:sz w:val="16"/>
              </w:rPr>
            </w:pPr>
          </w:p>
        </w:tc>
        <w:tc>
          <w:tcPr>
            <w:tcW w:w="869" w:type="dxa"/>
            <w:gridSpan w:val="2"/>
          </w:tcPr>
          <w:p w14:paraId="35E78BAD" w14:textId="77777777" w:rsidR="009E3F16" w:rsidRDefault="009E3F16">
            <w:pPr>
              <w:jc w:val="center"/>
              <w:rPr>
                <w:rFonts w:ascii="Arial" w:hAnsi="Arial"/>
                <w:snapToGrid w:val="0"/>
                <w:sz w:val="16"/>
              </w:rPr>
            </w:pPr>
          </w:p>
        </w:tc>
        <w:tc>
          <w:tcPr>
            <w:tcW w:w="1373" w:type="dxa"/>
            <w:gridSpan w:val="3"/>
          </w:tcPr>
          <w:p w14:paraId="0EE638E1" w14:textId="77777777" w:rsidR="009E3F16" w:rsidRDefault="009E3F16">
            <w:pPr>
              <w:jc w:val="right"/>
              <w:rPr>
                <w:rFonts w:ascii="Arial" w:hAnsi="Arial"/>
                <w:snapToGrid w:val="0"/>
                <w:sz w:val="16"/>
              </w:rPr>
            </w:pPr>
          </w:p>
        </w:tc>
      </w:tr>
      <w:tr w:rsidR="009E3F16" w14:paraId="352FE42C" w14:textId="77777777">
        <w:trPr>
          <w:trHeight w:val="257"/>
        </w:trPr>
        <w:tc>
          <w:tcPr>
            <w:tcW w:w="526" w:type="dxa"/>
            <w:tcBorders>
              <w:left w:val="single" w:sz="6" w:space="0" w:color="auto"/>
              <w:bottom w:val="single" w:sz="6" w:space="0" w:color="auto"/>
              <w:right w:val="single" w:sz="6" w:space="0" w:color="auto"/>
            </w:tcBorders>
          </w:tcPr>
          <w:p w14:paraId="4F5B78C2" w14:textId="77777777" w:rsidR="009E3F16" w:rsidRDefault="009E3F16">
            <w:pPr>
              <w:jc w:val="center"/>
              <w:rPr>
                <w:rFonts w:ascii="Arial" w:hAnsi="Arial"/>
                <w:snapToGrid w:val="0"/>
                <w:sz w:val="16"/>
              </w:rPr>
            </w:pPr>
          </w:p>
        </w:tc>
        <w:tc>
          <w:tcPr>
            <w:tcW w:w="427" w:type="dxa"/>
            <w:tcBorders>
              <w:left w:val="single" w:sz="6" w:space="0" w:color="auto"/>
              <w:bottom w:val="single" w:sz="6" w:space="0" w:color="auto"/>
              <w:right w:val="single" w:sz="6" w:space="0" w:color="auto"/>
            </w:tcBorders>
          </w:tcPr>
          <w:p w14:paraId="0334855E" w14:textId="77777777" w:rsidR="009E3F16" w:rsidRDefault="009E3F16">
            <w:pPr>
              <w:jc w:val="center"/>
              <w:rPr>
                <w:rFonts w:ascii="Arial" w:hAnsi="Arial"/>
                <w:snapToGrid w:val="0"/>
                <w:sz w:val="16"/>
              </w:rPr>
            </w:pPr>
          </w:p>
        </w:tc>
        <w:tc>
          <w:tcPr>
            <w:tcW w:w="470" w:type="dxa"/>
            <w:tcBorders>
              <w:left w:val="single" w:sz="6" w:space="0" w:color="auto"/>
              <w:bottom w:val="single" w:sz="6" w:space="0" w:color="auto"/>
              <w:right w:val="single" w:sz="6" w:space="0" w:color="auto"/>
            </w:tcBorders>
          </w:tcPr>
          <w:p w14:paraId="10ED274A" w14:textId="77777777" w:rsidR="009E3F16" w:rsidRDefault="009E3F16">
            <w:pPr>
              <w:jc w:val="center"/>
              <w:rPr>
                <w:rFonts w:ascii="Arial" w:hAnsi="Arial"/>
                <w:snapToGrid w:val="0"/>
                <w:sz w:val="16"/>
              </w:rPr>
            </w:pPr>
          </w:p>
        </w:tc>
        <w:tc>
          <w:tcPr>
            <w:tcW w:w="497" w:type="dxa"/>
            <w:tcBorders>
              <w:top w:val="single" w:sz="6" w:space="0" w:color="auto"/>
              <w:left w:val="single" w:sz="6" w:space="0" w:color="auto"/>
              <w:bottom w:val="single" w:sz="6" w:space="0" w:color="auto"/>
              <w:right w:val="dotted" w:sz="6" w:space="0" w:color="auto"/>
            </w:tcBorders>
          </w:tcPr>
          <w:p w14:paraId="750907F1" w14:textId="77777777" w:rsidR="009E3F16" w:rsidRDefault="009E3F16">
            <w:pPr>
              <w:jc w:val="center"/>
              <w:rPr>
                <w:rFonts w:ascii="Arial" w:hAnsi="Arial"/>
                <w:snapToGrid w:val="0"/>
                <w:sz w:val="16"/>
              </w:rPr>
            </w:pPr>
            <w:r>
              <w:rPr>
                <w:rFonts w:ascii="Arial" w:hAnsi="Arial"/>
                <w:snapToGrid w:val="0"/>
                <w:sz w:val="16"/>
              </w:rPr>
              <w:t>Account</w:t>
            </w:r>
          </w:p>
        </w:tc>
        <w:tc>
          <w:tcPr>
            <w:tcW w:w="622" w:type="dxa"/>
            <w:tcBorders>
              <w:top w:val="single" w:sz="6" w:space="0" w:color="auto"/>
              <w:bottom w:val="single" w:sz="6" w:space="0" w:color="auto"/>
              <w:right w:val="dotted" w:sz="6" w:space="0" w:color="auto"/>
            </w:tcBorders>
          </w:tcPr>
          <w:p w14:paraId="76829305" w14:textId="77777777" w:rsidR="009E3F16" w:rsidRDefault="009E3F16">
            <w:pPr>
              <w:jc w:val="center"/>
              <w:rPr>
                <w:rFonts w:ascii="Arial" w:hAnsi="Arial"/>
                <w:snapToGrid w:val="0"/>
                <w:sz w:val="16"/>
              </w:rPr>
            </w:pPr>
            <w:r>
              <w:rPr>
                <w:rFonts w:ascii="Arial" w:hAnsi="Arial"/>
                <w:snapToGrid w:val="0"/>
                <w:sz w:val="16"/>
              </w:rPr>
              <w:t>OrdID</w:t>
            </w:r>
          </w:p>
        </w:tc>
        <w:tc>
          <w:tcPr>
            <w:tcW w:w="580" w:type="dxa"/>
            <w:tcBorders>
              <w:top w:val="single" w:sz="6" w:space="0" w:color="auto"/>
              <w:bottom w:val="single" w:sz="6" w:space="0" w:color="auto"/>
              <w:right w:val="single" w:sz="6" w:space="0" w:color="auto"/>
            </w:tcBorders>
          </w:tcPr>
          <w:p w14:paraId="0A4F2B5E"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tcBorders>
          </w:tcPr>
          <w:p w14:paraId="1A3F7511" w14:textId="77777777" w:rsidR="009E3F16" w:rsidRDefault="009E3F16">
            <w:pPr>
              <w:jc w:val="center"/>
              <w:rPr>
                <w:rFonts w:ascii="Arial" w:hAnsi="Arial"/>
                <w:snapToGrid w:val="0"/>
                <w:sz w:val="16"/>
              </w:rPr>
            </w:pPr>
            <w:r>
              <w:rPr>
                <w:rFonts w:ascii="Arial" w:hAnsi="Arial"/>
                <w:snapToGrid w:val="0"/>
                <w:sz w:val="16"/>
              </w:rPr>
              <w:t>ExecID</w:t>
            </w:r>
          </w:p>
        </w:tc>
        <w:tc>
          <w:tcPr>
            <w:tcW w:w="787" w:type="dxa"/>
            <w:tcBorders>
              <w:top w:val="single" w:sz="6" w:space="0" w:color="auto"/>
              <w:left w:val="dotted" w:sz="6" w:space="0" w:color="auto"/>
              <w:bottom w:val="single" w:sz="6" w:space="0" w:color="auto"/>
              <w:right w:val="dotted" w:sz="6" w:space="0" w:color="auto"/>
            </w:tcBorders>
          </w:tcPr>
          <w:p w14:paraId="0F7ABE55" w14:textId="77777777" w:rsidR="009E3F16" w:rsidRDefault="009E3F16">
            <w:pPr>
              <w:jc w:val="center"/>
              <w:rPr>
                <w:rFonts w:ascii="Arial" w:hAnsi="Arial"/>
                <w:snapToGrid w:val="0"/>
                <w:sz w:val="16"/>
              </w:rPr>
            </w:pPr>
            <w:r>
              <w:rPr>
                <w:rFonts w:ascii="Arial" w:hAnsi="Arial"/>
                <w:snapToGrid w:val="0"/>
                <w:sz w:val="16"/>
              </w:rPr>
              <w:t>LastPx</w:t>
            </w:r>
          </w:p>
        </w:tc>
        <w:tc>
          <w:tcPr>
            <w:tcW w:w="774" w:type="dxa"/>
            <w:tcBorders>
              <w:top w:val="single" w:sz="6" w:space="0" w:color="auto"/>
              <w:bottom w:val="single" w:sz="6" w:space="0" w:color="auto"/>
            </w:tcBorders>
          </w:tcPr>
          <w:p w14:paraId="72E47C59" w14:textId="77777777" w:rsidR="009E3F16" w:rsidRDefault="009E3F16">
            <w:pPr>
              <w:jc w:val="center"/>
              <w:rPr>
                <w:rFonts w:ascii="Arial" w:hAnsi="Arial"/>
                <w:snapToGrid w:val="0"/>
                <w:sz w:val="16"/>
              </w:rPr>
            </w:pPr>
            <w:r>
              <w:rPr>
                <w:rFonts w:ascii="Arial" w:hAnsi="Arial"/>
                <w:snapToGrid w:val="0"/>
                <w:sz w:val="16"/>
              </w:rPr>
              <w:t>LastQty</w:t>
            </w:r>
          </w:p>
        </w:tc>
        <w:tc>
          <w:tcPr>
            <w:tcW w:w="966" w:type="dxa"/>
            <w:gridSpan w:val="2"/>
            <w:tcBorders>
              <w:left w:val="single" w:sz="6" w:space="0" w:color="auto"/>
            </w:tcBorders>
          </w:tcPr>
          <w:p w14:paraId="42834862" w14:textId="77777777" w:rsidR="009E3F16" w:rsidRDefault="009E3F16">
            <w:pPr>
              <w:jc w:val="center"/>
              <w:rPr>
                <w:rFonts w:ascii="Arial" w:hAnsi="Arial"/>
                <w:snapToGrid w:val="0"/>
                <w:sz w:val="16"/>
              </w:rPr>
            </w:pPr>
          </w:p>
        </w:tc>
        <w:tc>
          <w:tcPr>
            <w:tcW w:w="842" w:type="dxa"/>
            <w:gridSpan w:val="2"/>
          </w:tcPr>
          <w:p w14:paraId="417CC0BA" w14:textId="77777777" w:rsidR="009E3F16" w:rsidRDefault="009E3F16">
            <w:pPr>
              <w:jc w:val="center"/>
              <w:rPr>
                <w:rFonts w:ascii="Arial" w:hAnsi="Arial"/>
                <w:snapToGrid w:val="0"/>
                <w:sz w:val="16"/>
              </w:rPr>
            </w:pPr>
          </w:p>
        </w:tc>
        <w:tc>
          <w:tcPr>
            <w:tcW w:w="869" w:type="dxa"/>
            <w:gridSpan w:val="2"/>
          </w:tcPr>
          <w:p w14:paraId="69FA7357" w14:textId="77777777" w:rsidR="009E3F16" w:rsidRDefault="009E3F16">
            <w:pPr>
              <w:jc w:val="center"/>
              <w:rPr>
                <w:rFonts w:ascii="Arial" w:hAnsi="Arial"/>
                <w:snapToGrid w:val="0"/>
                <w:sz w:val="16"/>
              </w:rPr>
            </w:pPr>
          </w:p>
        </w:tc>
        <w:tc>
          <w:tcPr>
            <w:tcW w:w="1373" w:type="dxa"/>
            <w:gridSpan w:val="3"/>
          </w:tcPr>
          <w:p w14:paraId="4827AD4B" w14:textId="77777777" w:rsidR="009E3F16" w:rsidRDefault="009E3F16">
            <w:pPr>
              <w:jc w:val="right"/>
              <w:rPr>
                <w:rFonts w:ascii="Arial" w:hAnsi="Arial"/>
                <w:snapToGrid w:val="0"/>
                <w:sz w:val="16"/>
              </w:rPr>
            </w:pPr>
          </w:p>
        </w:tc>
      </w:tr>
      <w:tr w:rsidR="009E3F16" w14:paraId="2C83B8F0" w14:textId="77777777">
        <w:trPr>
          <w:trHeight w:val="257"/>
        </w:trPr>
        <w:tc>
          <w:tcPr>
            <w:tcW w:w="526" w:type="dxa"/>
            <w:tcBorders>
              <w:top w:val="single" w:sz="6" w:space="0" w:color="auto"/>
              <w:left w:val="single" w:sz="6" w:space="0" w:color="auto"/>
              <w:bottom w:val="single" w:sz="6" w:space="0" w:color="auto"/>
              <w:right w:val="single" w:sz="6" w:space="0" w:color="auto"/>
            </w:tcBorders>
          </w:tcPr>
          <w:p w14:paraId="0951423B" w14:textId="77777777" w:rsidR="009E3F16" w:rsidRDefault="009E3F16">
            <w:pPr>
              <w:jc w:val="right"/>
              <w:rPr>
                <w:rFonts w:ascii="Arial" w:hAnsi="Arial"/>
                <w:snapToGrid w:val="0"/>
                <w:sz w:val="16"/>
              </w:rPr>
            </w:pPr>
            <w:r>
              <w:rPr>
                <w:rFonts w:ascii="Arial" w:hAnsi="Arial"/>
                <w:snapToGrid w:val="0"/>
                <w:sz w:val="16"/>
              </w:rPr>
              <w:t>1234</w:t>
            </w:r>
          </w:p>
        </w:tc>
        <w:tc>
          <w:tcPr>
            <w:tcW w:w="427" w:type="dxa"/>
            <w:tcBorders>
              <w:top w:val="single" w:sz="6" w:space="0" w:color="auto"/>
              <w:left w:val="single" w:sz="6" w:space="0" w:color="auto"/>
              <w:bottom w:val="single" w:sz="6" w:space="0" w:color="auto"/>
              <w:right w:val="single" w:sz="6" w:space="0" w:color="auto"/>
            </w:tcBorders>
          </w:tcPr>
          <w:p w14:paraId="0D668789" w14:textId="77777777" w:rsidR="009E3F16" w:rsidRDefault="009E3F16">
            <w:pPr>
              <w:jc w:val="center"/>
              <w:rPr>
                <w:rFonts w:ascii="Arial" w:hAnsi="Arial"/>
                <w:snapToGrid w:val="0"/>
                <w:sz w:val="16"/>
              </w:rPr>
            </w:pPr>
            <w:r>
              <w:rPr>
                <w:rFonts w:ascii="Arial" w:hAnsi="Arial"/>
                <w:snapToGrid w:val="0"/>
                <w:sz w:val="16"/>
              </w:rPr>
              <w:t>Buy</w:t>
            </w:r>
          </w:p>
        </w:tc>
        <w:tc>
          <w:tcPr>
            <w:tcW w:w="470" w:type="dxa"/>
            <w:tcBorders>
              <w:top w:val="single" w:sz="6" w:space="0" w:color="auto"/>
              <w:left w:val="single" w:sz="6" w:space="0" w:color="auto"/>
              <w:bottom w:val="single" w:sz="6" w:space="0" w:color="auto"/>
              <w:right w:val="single" w:sz="6" w:space="0" w:color="auto"/>
            </w:tcBorders>
          </w:tcPr>
          <w:p w14:paraId="316A4BCB" w14:textId="77777777" w:rsidR="009E3F16" w:rsidRDefault="009E3F16">
            <w:pPr>
              <w:jc w:val="center"/>
              <w:rPr>
                <w:rFonts w:ascii="Arial" w:hAnsi="Arial"/>
                <w:snapToGrid w:val="0"/>
                <w:sz w:val="16"/>
              </w:rPr>
            </w:pPr>
            <w:r>
              <w:rPr>
                <w:rFonts w:ascii="Arial" w:hAnsi="Arial"/>
                <w:snapToGrid w:val="0"/>
                <w:sz w:val="16"/>
              </w:rPr>
              <w:t>T</w:t>
            </w:r>
          </w:p>
        </w:tc>
        <w:tc>
          <w:tcPr>
            <w:tcW w:w="497" w:type="dxa"/>
            <w:tcBorders>
              <w:top w:val="single" w:sz="6" w:space="0" w:color="auto"/>
              <w:left w:val="single" w:sz="6" w:space="0" w:color="auto"/>
              <w:bottom w:val="single" w:sz="6" w:space="0" w:color="auto"/>
              <w:right w:val="dotted" w:sz="6" w:space="0" w:color="auto"/>
            </w:tcBorders>
          </w:tcPr>
          <w:p w14:paraId="55EA66FD" w14:textId="77777777" w:rsidR="009E3F16" w:rsidRDefault="009E3F16">
            <w:pPr>
              <w:jc w:val="center"/>
              <w:rPr>
                <w:rFonts w:ascii="Arial" w:hAnsi="Arial"/>
                <w:snapToGrid w:val="0"/>
                <w:sz w:val="16"/>
              </w:rPr>
            </w:pPr>
          </w:p>
        </w:tc>
        <w:tc>
          <w:tcPr>
            <w:tcW w:w="622" w:type="dxa"/>
            <w:tcBorders>
              <w:top w:val="single" w:sz="6" w:space="0" w:color="auto"/>
              <w:bottom w:val="single" w:sz="6" w:space="0" w:color="auto"/>
            </w:tcBorders>
          </w:tcPr>
          <w:p w14:paraId="1C7DD340" w14:textId="77777777" w:rsidR="009E3F16" w:rsidRDefault="009E3F16">
            <w:pPr>
              <w:jc w:val="right"/>
              <w:rPr>
                <w:rFonts w:ascii="Arial" w:hAnsi="Arial"/>
                <w:snapToGrid w:val="0"/>
                <w:sz w:val="16"/>
              </w:rPr>
            </w:pPr>
            <w:r>
              <w:rPr>
                <w:rFonts w:ascii="Arial" w:hAnsi="Arial"/>
                <w:snapToGrid w:val="0"/>
                <w:sz w:val="16"/>
              </w:rPr>
              <w:t>520</w:t>
            </w:r>
          </w:p>
        </w:tc>
        <w:tc>
          <w:tcPr>
            <w:tcW w:w="580" w:type="dxa"/>
            <w:tcBorders>
              <w:top w:val="single" w:sz="6" w:space="0" w:color="auto"/>
              <w:left w:val="single" w:sz="6" w:space="0" w:color="auto"/>
              <w:bottom w:val="single" w:sz="6" w:space="0" w:color="auto"/>
              <w:right w:val="single" w:sz="6" w:space="0" w:color="auto"/>
            </w:tcBorders>
          </w:tcPr>
          <w:p w14:paraId="221E01D6"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tcBorders>
          </w:tcPr>
          <w:p w14:paraId="7439426F" w14:textId="77777777" w:rsidR="009E3F16" w:rsidRDefault="009E3F16">
            <w:pPr>
              <w:jc w:val="right"/>
              <w:rPr>
                <w:rFonts w:ascii="Arial" w:hAnsi="Arial"/>
                <w:snapToGrid w:val="0"/>
                <w:sz w:val="16"/>
              </w:rPr>
            </w:pPr>
            <w:r>
              <w:rPr>
                <w:rFonts w:ascii="Arial" w:hAnsi="Arial"/>
                <w:snapToGrid w:val="0"/>
                <w:sz w:val="16"/>
              </w:rPr>
              <w:t>300</w:t>
            </w:r>
          </w:p>
        </w:tc>
        <w:tc>
          <w:tcPr>
            <w:tcW w:w="787" w:type="dxa"/>
            <w:tcBorders>
              <w:top w:val="single" w:sz="6" w:space="0" w:color="auto"/>
              <w:left w:val="dotted" w:sz="6" w:space="0" w:color="auto"/>
              <w:right w:val="dotted" w:sz="6" w:space="0" w:color="auto"/>
            </w:tcBorders>
          </w:tcPr>
          <w:p w14:paraId="53B69868" w14:textId="77777777" w:rsidR="009E3F16" w:rsidRDefault="009E3F16">
            <w:pPr>
              <w:jc w:val="right"/>
              <w:rPr>
                <w:rFonts w:ascii="Arial" w:hAnsi="Arial"/>
                <w:snapToGrid w:val="0"/>
                <w:sz w:val="16"/>
              </w:rPr>
            </w:pPr>
            <w:r>
              <w:rPr>
                <w:rFonts w:ascii="Arial" w:hAnsi="Arial"/>
                <w:snapToGrid w:val="0"/>
                <w:sz w:val="16"/>
              </w:rPr>
              <w:t>1300</w:t>
            </w:r>
          </w:p>
        </w:tc>
        <w:tc>
          <w:tcPr>
            <w:tcW w:w="774" w:type="dxa"/>
            <w:tcBorders>
              <w:top w:val="single" w:sz="6" w:space="0" w:color="auto"/>
              <w:right w:val="single" w:sz="6" w:space="0" w:color="auto"/>
            </w:tcBorders>
          </w:tcPr>
          <w:p w14:paraId="1F019FD4" w14:textId="77777777" w:rsidR="009E3F16" w:rsidRDefault="009E3F16">
            <w:pPr>
              <w:jc w:val="right"/>
              <w:rPr>
                <w:rFonts w:ascii="Arial" w:hAnsi="Arial"/>
                <w:snapToGrid w:val="0"/>
                <w:sz w:val="16"/>
              </w:rPr>
            </w:pPr>
            <w:r>
              <w:rPr>
                <w:rFonts w:ascii="Arial" w:hAnsi="Arial"/>
                <w:snapToGrid w:val="0"/>
                <w:sz w:val="16"/>
              </w:rPr>
              <w:t>3000</w:t>
            </w:r>
          </w:p>
        </w:tc>
        <w:tc>
          <w:tcPr>
            <w:tcW w:w="966" w:type="dxa"/>
            <w:gridSpan w:val="2"/>
            <w:tcBorders>
              <w:left w:val="single" w:sz="6" w:space="0" w:color="auto"/>
            </w:tcBorders>
          </w:tcPr>
          <w:p w14:paraId="1C5D5DE3" w14:textId="77777777" w:rsidR="009E3F16" w:rsidRDefault="009E3F16">
            <w:pPr>
              <w:jc w:val="right"/>
              <w:rPr>
                <w:rFonts w:ascii="Arial" w:hAnsi="Arial"/>
                <w:snapToGrid w:val="0"/>
                <w:sz w:val="16"/>
              </w:rPr>
            </w:pPr>
          </w:p>
        </w:tc>
        <w:tc>
          <w:tcPr>
            <w:tcW w:w="842" w:type="dxa"/>
            <w:gridSpan w:val="2"/>
          </w:tcPr>
          <w:p w14:paraId="44E78716" w14:textId="77777777" w:rsidR="009E3F16" w:rsidRDefault="009E3F16">
            <w:pPr>
              <w:jc w:val="right"/>
              <w:rPr>
                <w:rFonts w:ascii="Arial" w:hAnsi="Arial"/>
                <w:snapToGrid w:val="0"/>
                <w:sz w:val="16"/>
              </w:rPr>
            </w:pPr>
          </w:p>
        </w:tc>
        <w:tc>
          <w:tcPr>
            <w:tcW w:w="869" w:type="dxa"/>
            <w:gridSpan w:val="2"/>
          </w:tcPr>
          <w:p w14:paraId="0136249F" w14:textId="77777777" w:rsidR="009E3F16" w:rsidRDefault="009E3F16">
            <w:pPr>
              <w:jc w:val="right"/>
              <w:rPr>
                <w:rFonts w:ascii="Arial" w:hAnsi="Arial"/>
                <w:snapToGrid w:val="0"/>
                <w:sz w:val="16"/>
              </w:rPr>
            </w:pPr>
          </w:p>
        </w:tc>
        <w:tc>
          <w:tcPr>
            <w:tcW w:w="1373" w:type="dxa"/>
            <w:gridSpan w:val="3"/>
          </w:tcPr>
          <w:p w14:paraId="1527A222" w14:textId="77777777" w:rsidR="009E3F16" w:rsidRDefault="009E3F16">
            <w:pPr>
              <w:jc w:val="right"/>
              <w:rPr>
                <w:rFonts w:ascii="Arial" w:hAnsi="Arial"/>
                <w:snapToGrid w:val="0"/>
                <w:sz w:val="16"/>
              </w:rPr>
            </w:pPr>
          </w:p>
        </w:tc>
      </w:tr>
      <w:tr w:rsidR="009E3F16" w14:paraId="5BB5F690" w14:textId="77777777">
        <w:trPr>
          <w:trHeight w:val="257"/>
        </w:trPr>
        <w:tc>
          <w:tcPr>
            <w:tcW w:w="526" w:type="dxa"/>
          </w:tcPr>
          <w:p w14:paraId="545A9236" w14:textId="77777777" w:rsidR="009E3F16" w:rsidRDefault="009E3F16">
            <w:pPr>
              <w:jc w:val="right"/>
              <w:rPr>
                <w:rFonts w:ascii="Arial" w:hAnsi="Arial"/>
                <w:snapToGrid w:val="0"/>
                <w:sz w:val="16"/>
              </w:rPr>
            </w:pPr>
          </w:p>
        </w:tc>
        <w:tc>
          <w:tcPr>
            <w:tcW w:w="427" w:type="dxa"/>
          </w:tcPr>
          <w:p w14:paraId="31A7FA99" w14:textId="77777777" w:rsidR="009E3F16" w:rsidRDefault="009E3F16">
            <w:pPr>
              <w:jc w:val="center"/>
              <w:rPr>
                <w:rFonts w:ascii="Arial" w:hAnsi="Arial"/>
                <w:snapToGrid w:val="0"/>
                <w:sz w:val="16"/>
              </w:rPr>
            </w:pPr>
          </w:p>
        </w:tc>
        <w:tc>
          <w:tcPr>
            <w:tcW w:w="470" w:type="dxa"/>
          </w:tcPr>
          <w:p w14:paraId="14457AA1" w14:textId="77777777" w:rsidR="009E3F16" w:rsidRDefault="009E3F16">
            <w:pPr>
              <w:jc w:val="center"/>
              <w:rPr>
                <w:rFonts w:ascii="Arial" w:hAnsi="Arial"/>
                <w:snapToGrid w:val="0"/>
                <w:sz w:val="16"/>
              </w:rPr>
            </w:pPr>
          </w:p>
        </w:tc>
        <w:tc>
          <w:tcPr>
            <w:tcW w:w="497" w:type="dxa"/>
          </w:tcPr>
          <w:p w14:paraId="487E2B0F" w14:textId="77777777" w:rsidR="009E3F16" w:rsidRDefault="009E3F16">
            <w:pPr>
              <w:jc w:val="center"/>
              <w:rPr>
                <w:rFonts w:ascii="Arial" w:hAnsi="Arial"/>
                <w:snapToGrid w:val="0"/>
                <w:sz w:val="16"/>
              </w:rPr>
            </w:pPr>
          </w:p>
        </w:tc>
        <w:tc>
          <w:tcPr>
            <w:tcW w:w="622" w:type="dxa"/>
          </w:tcPr>
          <w:p w14:paraId="2B46BD9C" w14:textId="77777777" w:rsidR="009E3F16" w:rsidRDefault="009E3F16">
            <w:pPr>
              <w:jc w:val="right"/>
              <w:rPr>
                <w:rFonts w:ascii="Arial" w:hAnsi="Arial"/>
                <w:snapToGrid w:val="0"/>
                <w:sz w:val="16"/>
              </w:rPr>
            </w:pPr>
          </w:p>
        </w:tc>
        <w:tc>
          <w:tcPr>
            <w:tcW w:w="580" w:type="dxa"/>
          </w:tcPr>
          <w:p w14:paraId="53E4D75F"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right w:val="dotted" w:sz="6" w:space="0" w:color="auto"/>
            </w:tcBorders>
          </w:tcPr>
          <w:p w14:paraId="0D273F37" w14:textId="77777777" w:rsidR="009E3F16" w:rsidRDefault="009E3F16">
            <w:pPr>
              <w:jc w:val="right"/>
              <w:rPr>
                <w:rFonts w:ascii="Arial" w:hAnsi="Arial"/>
                <w:snapToGrid w:val="0"/>
                <w:sz w:val="16"/>
              </w:rPr>
            </w:pPr>
            <w:r>
              <w:rPr>
                <w:rFonts w:ascii="Arial" w:hAnsi="Arial"/>
                <w:snapToGrid w:val="0"/>
                <w:sz w:val="16"/>
              </w:rPr>
              <w:t>301</w:t>
            </w:r>
          </w:p>
        </w:tc>
        <w:tc>
          <w:tcPr>
            <w:tcW w:w="787" w:type="dxa"/>
            <w:tcBorders>
              <w:top w:val="single" w:sz="6" w:space="0" w:color="auto"/>
              <w:left w:val="dotted" w:sz="6" w:space="0" w:color="auto"/>
              <w:bottom w:val="single" w:sz="6" w:space="0" w:color="auto"/>
              <w:right w:val="dotted" w:sz="6" w:space="0" w:color="auto"/>
            </w:tcBorders>
          </w:tcPr>
          <w:p w14:paraId="35B0E371" w14:textId="77777777" w:rsidR="009E3F16" w:rsidRDefault="009E3F16">
            <w:pPr>
              <w:jc w:val="right"/>
              <w:rPr>
                <w:rFonts w:ascii="Arial" w:hAnsi="Arial"/>
                <w:snapToGrid w:val="0"/>
                <w:sz w:val="16"/>
              </w:rPr>
            </w:pPr>
            <w:r>
              <w:rPr>
                <w:rFonts w:ascii="Arial" w:hAnsi="Arial"/>
                <w:snapToGrid w:val="0"/>
                <w:sz w:val="16"/>
              </w:rPr>
              <w:t>1313</w:t>
            </w:r>
          </w:p>
        </w:tc>
        <w:tc>
          <w:tcPr>
            <w:tcW w:w="774" w:type="dxa"/>
            <w:tcBorders>
              <w:top w:val="single" w:sz="6" w:space="0" w:color="auto"/>
              <w:bottom w:val="single" w:sz="6" w:space="0" w:color="auto"/>
              <w:right w:val="single" w:sz="6" w:space="0" w:color="auto"/>
            </w:tcBorders>
          </w:tcPr>
          <w:p w14:paraId="5E12444F" w14:textId="77777777" w:rsidR="009E3F16" w:rsidRDefault="009E3F16">
            <w:pPr>
              <w:jc w:val="right"/>
              <w:rPr>
                <w:rFonts w:ascii="Arial" w:hAnsi="Arial"/>
                <w:snapToGrid w:val="0"/>
                <w:sz w:val="16"/>
              </w:rPr>
            </w:pPr>
            <w:r>
              <w:rPr>
                <w:rFonts w:ascii="Arial" w:hAnsi="Arial"/>
                <w:snapToGrid w:val="0"/>
                <w:sz w:val="16"/>
              </w:rPr>
              <w:t>1000</w:t>
            </w:r>
          </w:p>
        </w:tc>
        <w:tc>
          <w:tcPr>
            <w:tcW w:w="966" w:type="dxa"/>
            <w:gridSpan w:val="2"/>
            <w:tcBorders>
              <w:left w:val="single" w:sz="6" w:space="0" w:color="auto"/>
            </w:tcBorders>
          </w:tcPr>
          <w:p w14:paraId="7DD377DE" w14:textId="77777777" w:rsidR="009E3F16" w:rsidRDefault="009E3F16">
            <w:pPr>
              <w:jc w:val="right"/>
              <w:rPr>
                <w:rFonts w:ascii="Arial" w:hAnsi="Arial"/>
                <w:snapToGrid w:val="0"/>
                <w:sz w:val="16"/>
              </w:rPr>
            </w:pPr>
          </w:p>
        </w:tc>
        <w:tc>
          <w:tcPr>
            <w:tcW w:w="842" w:type="dxa"/>
            <w:gridSpan w:val="2"/>
          </w:tcPr>
          <w:p w14:paraId="34AA7271" w14:textId="77777777" w:rsidR="009E3F16" w:rsidRDefault="009E3F16">
            <w:pPr>
              <w:jc w:val="right"/>
              <w:rPr>
                <w:rFonts w:ascii="Arial" w:hAnsi="Arial"/>
                <w:snapToGrid w:val="0"/>
                <w:sz w:val="16"/>
              </w:rPr>
            </w:pPr>
          </w:p>
        </w:tc>
        <w:tc>
          <w:tcPr>
            <w:tcW w:w="869" w:type="dxa"/>
            <w:gridSpan w:val="2"/>
          </w:tcPr>
          <w:p w14:paraId="09F51705" w14:textId="77777777" w:rsidR="009E3F16" w:rsidRDefault="009E3F16">
            <w:pPr>
              <w:jc w:val="right"/>
              <w:rPr>
                <w:rFonts w:ascii="Arial" w:hAnsi="Arial"/>
                <w:snapToGrid w:val="0"/>
                <w:sz w:val="16"/>
              </w:rPr>
            </w:pPr>
          </w:p>
        </w:tc>
        <w:tc>
          <w:tcPr>
            <w:tcW w:w="1373" w:type="dxa"/>
            <w:gridSpan w:val="3"/>
          </w:tcPr>
          <w:p w14:paraId="1A80D69D" w14:textId="77777777" w:rsidR="009E3F16" w:rsidRDefault="009E3F16">
            <w:pPr>
              <w:jc w:val="right"/>
              <w:rPr>
                <w:rFonts w:ascii="Arial" w:hAnsi="Arial"/>
                <w:snapToGrid w:val="0"/>
                <w:sz w:val="16"/>
              </w:rPr>
            </w:pPr>
          </w:p>
        </w:tc>
      </w:tr>
      <w:tr w:rsidR="009E3F16" w14:paraId="0ED7DBD9" w14:textId="77777777">
        <w:trPr>
          <w:trHeight w:val="257"/>
        </w:trPr>
        <w:tc>
          <w:tcPr>
            <w:tcW w:w="526" w:type="dxa"/>
          </w:tcPr>
          <w:p w14:paraId="6EC0CE9F" w14:textId="77777777" w:rsidR="009E3F16" w:rsidRDefault="009E3F16">
            <w:pPr>
              <w:jc w:val="right"/>
              <w:rPr>
                <w:rFonts w:ascii="Arial" w:hAnsi="Arial"/>
                <w:snapToGrid w:val="0"/>
                <w:sz w:val="16"/>
              </w:rPr>
            </w:pPr>
          </w:p>
        </w:tc>
        <w:tc>
          <w:tcPr>
            <w:tcW w:w="427" w:type="dxa"/>
          </w:tcPr>
          <w:p w14:paraId="75C3A192" w14:textId="77777777" w:rsidR="009E3F16" w:rsidRDefault="009E3F16">
            <w:pPr>
              <w:jc w:val="center"/>
              <w:rPr>
                <w:rFonts w:ascii="Arial" w:hAnsi="Arial"/>
                <w:snapToGrid w:val="0"/>
                <w:sz w:val="16"/>
              </w:rPr>
            </w:pPr>
          </w:p>
        </w:tc>
        <w:tc>
          <w:tcPr>
            <w:tcW w:w="470" w:type="dxa"/>
          </w:tcPr>
          <w:p w14:paraId="6D1A48F6" w14:textId="77777777" w:rsidR="009E3F16" w:rsidRDefault="009E3F16">
            <w:pPr>
              <w:jc w:val="center"/>
              <w:rPr>
                <w:rFonts w:ascii="Arial" w:hAnsi="Arial"/>
                <w:snapToGrid w:val="0"/>
                <w:sz w:val="16"/>
              </w:rPr>
            </w:pPr>
          </w:p>
        </w:tc>
        <w:tc>
          <w:tcPr>
            <w:tcW w:w="497" w:type="dxa"/>
          </w:tcPr>
          <w:p w14:paraId="246DE700" w14:textId="77777777" w:rsidR="009E3F16" w:rsidRDefault="009E3F16">
            <w:pPr>
              <w:jc w:val="center"/>
              <w:rPr>
                <w:rFonts w:ascii="Arial" w:hAnsi="Arial"/>
                <w:snapToGrid w:val="0"/>
                <w:sz w:val="16"/>
              </w:rPr>
            </w:pPr>
          </w:p>
        </w:tc>
        <w:tc>
          <w:tcPr>
            <w:tcW w:w="622" w:type="dxa"/>
          </w:tcPr>
          <w:p w14:paraId="2743B88D" w14:textId="77777777" w:rsidR="009E3F16" w:rsidRDefault="009E3F16">
            <w:pPr>
              <w:jc w:val="right"/>
              <w:rPr>
                <w:rFonts w:ascii="Arial" w:hAnsi="Arial"/>
                <w:snapToGrid w:val="0"/>
                <w:sz w:val="16"/>
              </w:rPr>
            </w:pPr>
          </w:p>
        </w:tc>
        <w:tc>
          <w:tcPr>
            <w:tcW w:w="580" w:type="dxa"/>
          </w:tcPr>
          <w:p w14:paraId="6C0BD2FC"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tcBorders>
          </w:tcPr>
          <w:p w14:paraId="1CA9FE9E" w14:textId="77777777" w:rsidR="009E3F16" w:rsidRDefault="009E3F16">
            <w:pPr>
              <w:jc w:val="right"/>
              <w:rPr>
                <w:rFonts w:ascii="Arial" w:hAnsi="Arial"/>
                <w:snapToGrid w:val="0"/>
                <w:sz w:val="16"/>
              </w:rPr>
            </w:pPr>
            <w:r>
              <w:rPr>
                <w:rFonts w:ascii="Arial" w:hAnsi="Arial"/>
                <w:snapToGrid w:val="0"/>
                <w:sz w:val="16"/>
              </w:rPr>
              <w:t>302</w:t>
            </w:r>
          </w:p>
        </w:tc>
        <w:tc>
          <w:tcPr>
            <w:tcW w:w="787" w:type="dxa"/>
            <w:tcBorders>
              <w:top w:val="single" w:sz="6" w:space="0" w:color="auto"/>
              <w:left w:val="dotted" w:sz="6" w:space="0" w:color="auto"/>
              <w:bottom w:val="single" w:sz="6" w:space="0" w:color="auto"/>
              <w:right w:val="dotted" w:sz="6" w:space="0" w:color="auto"/>
            </w:tcBorders>
          </w:tcPr>
          <w:p w14:paraId="4099AA9F" w14:textId="77777777" w:rsidR="009E3F16" w:rsidRDefault="009E3F16">
            <w:pPr>
              <w:jc w:val="right"/>
              <w:rPr>
                <w:rFonts w:ascii="Arial" w:hAnsi="Arial"/>
                <w:snapToGrid w:val="0"/>
                <w:sz w:val="16"/>
              </w:rPr>
            </w:pPr>
            <w:r>
              <w:rPr>
                <w:rFonts w:ascii="Arial" w:hAnsi="Arial"/>
                <w:snapToGrid w:val="0"/>
                <w:sz w:val="16"/>
              </w:rPr>
              <w:t>1300</w:t>
            </w:r>
          </w:p>
        </w:tc>
        <w:tc>
          <w:tcPr>
            <w:tcW w:w="774" w:type="dxa"/>
            <w:tcBorders>
              <w:top w:val="single" w:sz="6" w:space="0" w:color="auto"/>
              <w:bottom w:val="single" w:sz="6" w:space="0" w:color="auto"/>
              <w:right w:val="single" w:sz="6" w:space="0" w:color="auto"/>
            </w:tcBorders>
          </w:tcPr>
          <w:p w14:paraId="62336A94" w14:textId="77777777" w:rsidR="009E3F16" w:rsidRDefault="009E3F16">
            <w:pPr>
              <w:jc w:val="right"/>
              <w:rPr>
                <w:rFonts w:ascii="Arial" w:hAnsi="Arial"/>
                <w:snapToGrid w:val="0"/>
                <w:sz w:val="16"/>
              </w:rPr>
            </w:pPr>
            <w:r>
              <w:rPr>
                <w:rFonts w:ascii="Arial" w:hAnsi="Arial"/>
                <w:snapToGrid w:val="0"/>
                <w:sz w:val="16"/>
              </w:rPr>
              <w:t>3000</w:t>
            </w:r>
          </w:p>
        </w:tc>
        <w:tc>
          <w:tcPr>
            <w:tcW w:w="966" w:type="dxa"/>
            <w:gridSpan w:val="2"/>
            <w:tcBorders>
              <w:left w:val="single" w:sz="6" w:space="0" w:color="auto"/>
            </w:tcBorders>
          </w:tcPr>
          <w:p w14:paraId="698CA148" w14:textId="77777777" w:rsidR="009E3F16" w:rsidRDefault="009E3F16">
            <w:pPr>
              <w:jc w:val="right"/>
              <w:rPr>
                <w:rFonts w:ascii="Arial" w:hAnsi="Arial"/>
                <w:snapToGrid w:val="0"/>
                <w:sz w:val="16"/>
              </w:rPr>
            </w:pPr>
          </w:p>
        </w:tc>
        <w:tc>
          <w:tcPr>
            <w:tcW w:w="842" w:type="dxa"/>
            <w:gridSpan w:val="2"/>
          </w:tcPr>
          <w:p w14:paraId="5314281D" w14:textId="77777777" w:rsidR="009E3F16" w:rsidRDefault="009E3F16">
            <w:pPr>
              <w:jc w:val="right"/>
              <w:rPr>
                <w:rFonts w:ascii="Arial" w:hAnsi="Arial"/>
                <w:snapToGrid w:val="0"/>
                <w:sz w:val="16"/>
              </w:rPr>
            </w:pPr>
          </w:p>
        </w:tc>
        <w:tc>
          <w:tcPr>
            <w:tcW w:w="869" w:type="dxa"/>
            <w:gridSpan w:val="2"/>
          </w:tcPr>
          <w:p w14:paraId="4753BC06" w14:textId="77777777" w:rsidR="009E3F16" w:rsidRDefault="009E3F16">
            <w:pPr>
              <w:jc w:val="right"/>
              <w:rPr>
                <w:rFonts w:ascii="Arial" w:hAnsi="Arial"/>
                <w:snapToGrid w:val="0"/>
                <w:sz w:val="16"/>
              </w:rPr>
            </w:pPr>
          </w:p>
        </w:tc>
        <w:tc>
          <w:tcPr>
            <w:tcW w:w="1373" w:type="dxa"/>
            <w:gridSpan w:val="3"/>
          </w:tcPr>
          <w:p w14:paraId="726103B3" w14:textId="77777777" w:rsidR="009E3F16" w:rsidRDefault="009E3F16">
            <w:pPr>
              <w:jc w:val="right"/>
              <w:rPr>
                <w:rFonts w:ascii="Arial" w:hAnsi="Arial"/>
                <w:snapToGrid w:val="0"/>
                <w:sz w:val="16"/>
              </w:rPr>
            </w:pPr>
          </w:p>
        </w:tc>
      </w:tr>
      <w:tr w:rsidR="009E3F16" w14:paraId="2EE7842B" w14:textId="77777777">
        <w:trPr>
          <w:trHeight w:val="453"/>
        </w:trPr>
        <w:tc>
          <w:tcPr>
            <w:tcW w:w="526" w:type="dxa"/>
          </w:tcPr>
          <w:p w14:paraId="0A19C404" w14:textId="77777777" w:rsidR="009E3F16" w:rsidRDefault="009E3F16">
            <w:pPr>
              <w:jc w:val="right"/>
              <w:rPr>
                <w:rFonts w:ascii="Arial" w:hAnsi="Arial"/>
                <w:snapToGrid w:val="0"/>
                <w:sz w:val="16"/>
              </w:rPr>
            </w:pPr>
          </w:p>
        </w:tc>
        <w:tc>
          <w:tcPr>
            <w:tcW w:w="427" w:type="dxa"/>
          </w:tcPr>
          <w:p w14:paraId="19817910" w14:textId="77777777" w:rsidR="009E3F16" w:rsidRDefault="009E3F16">
            <w:pPr>
              <w:jc w:val="center"/>
              <w:rPr>
                <w:rFonts w:ascii="Arial" w:hAnsi="Arial"/>
                <w:snapToGrid w:val="0"/>
                <w:sz w:val="16"/>
              </w:rPr>
            </w:pPr>
          </w:p>
        </w:tc>
        <w:tc>
          <w:tcPr>
            <w:tcW w:w="470" w:type="dxa"/>
          </w:tcPr>
          <w:p w14:paraId="170E29B7" w14:textId="77777777" w:rsidR="009E3F16" w:rsidRDefault="009E3F16">
            <w:pPr>
              <w:jc w:val="center"/>
              <w:rPr>
                <w:rFonts w:ascii="Arial" w:hAnsi="Arial"/>
                <w:snapToGrid w:val="0"/>
                <w:sz w:val="16"/>
              </w:rPr>
            </w:pPr>
          </w:p>
        </w:tc>
        <w:tc>
          <w:tcPr>
            <w:tcW w:w="497" w:type="dxa"/>
          </w:tcPr>
          <w:p w14:paraId="15630F39" w14:textId="77777777" w:rsidR="009E3F16" w:rsidRDefault="009E3F16">
            <w:pPr>
              <w:jc w:val="center"/>
              <w:rPr>
                <w:rFonts w:ascii="Arial" w:hAnsi="Arial"/>
                <w:snapToGrid w:val="0"/>
                <w:sz w:val="16"/>
              </w:rPr>
            </w:pPr>
          </w:p>
        </w:tc>
        <w:tc>
          <w:tcPr>
            <w:tcW w:w="622" w:type="dxa"/>
          </w:tcPr>
          <w:p w14:paraId="144BCAF6" w14:textId="77777777" w:rsidR="009E3F16" w:rsidRDefault="009E3F16">
            <w:pPr>
              <w:jc w:val="right"/>
              <w:rPr>
                <w:rFonts w:ascii="Arial" w:hAnsi="Arial"/>
                <w:snapToGrid w:val="0"/>
                <w:sz w:val="16"/>
              </w:rPr>
            </w:pPr>
          </w:p>
        </w:tc>
        <w:tc>
          <w:tcPr>
            <w:tcW w:w="580" w:type="dxa"/>
          </w:tcPr>
          <w:p w14:paraId="3AB5FD42"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tcBorders>
          </w:tcPr>
          <w:p w14:paraId="72C1A829" w14:textId="77777777" w:rsidR="009E3F16" w:rsidRDefault="009E3F16">
            <w:pPr>
              <w:jc w:val="right"/>
              <w:rPr>
                <w:rFonts w:ascii="Arial" w:hAnsi="Arial"/>
                <w:snapToGrid w:val="0"/>
                <w:sz w:val="16"/>
              </w:rPr>
            </w:pPr>
            <w:r>
              <w:rPr>
                <w:rFonts w:ascii="Arial" w:hAnsi="Arial"/>
                <w:snapToGrid w:val="0"/>
                <w:sz w:val="16"/>
              </w:rPr>
              <w:t>303</w:t>
            </w:r>
          </w:p>
        </w:tc>
        <w:tc>
          <w:tcPr>
            <w:tcW w:w="787" w:type="dxa"/>
            <w:tcBorders>
              <w:top w:val="single" w:sz="6" w:space="0" w:color="auto"/>
              <w:left w:val="dotted" w:sz="6" w:space="0" w:color="auto"/>
              <w:bottom w:val="single" w:sz="6" w:space="0" w:color="auto"/>
              <w:right w:val="dotted" w:sz="6" w:space="0" w:color="auto"/>
            </w:tcBorders>
          </w:tcPr>
          <w:p w14:paraId="0A5D2F46" w14:textId="77777777" w:rsidR="009E3F16" w:rsidRDefault="009E3F16">
            <w:pPr>
              <w:jc w:val="right"/>
              <w:rPr>
                <w:rFonts w:ascii="Arial" w:hAnsi="Arial"/>
                <w:snapToGrid w:val="0"/>
                <w:sz w:val="16"/>
              </w:rPr>
            </w:pPr>
            <w:r>
              <w:rPr>
                <w:rFonts w:ascii="Arial" w:hAnsi="Arial"/>
                <w:snapToGrid w:val="0"/>
                <w:sz w:val="16"/>
              </w:rPr>
              <w:t>1320</w:t>
            </w:r>
          </w:p>
        </w:tc>
        <w:tc>
          <w:tcPr>
            <w:tcW w:w="774" w:type="dxa"/>
            <w:tcBorders>
              <w:top w:val="single" w:sz="6" w:space="0" w:color="auto"/>
              <w:bottom w:val="single" w:sz="6" w:space="0" w:color="auto"/>
              <w:right w:val="single" w:sz="6" w:space="0" w:color="auto"/>
            </w:tcBorders>
          </w:tcPr>
          <w:p w14:paraId="33EB4601" w14:textId="77777777" w:rsidR="009E3F16" w:rsidRDefault="009E3F16">
            <w:pPr>
              <w:jc w:val="right"/>
              <w:rPr>
                <w:rFonts w:ascii="Arial" w:hAnsi="Arial"/>
                <w:snapToGrid w:val="0"/>
                <w:sz w:val="16"/>
              </w:rPr>
            </w:pPr>
            <w:r>
              <w:rPr>
                <w:rFonts w:ascii="Arial" w:hAnsi="Arial"/>
                <w:snapToGrid w:val="0"/>
                <w:sz w:val="16"/>
              </w:rPr>
              <w:t>2000</w:t>
            </w:r>
          </w:p>
        </w:tc>
        <w:tc>
          <w:tcPr>
            <w:tcW w:w="966" w:type="dxa"/>
            <w:gridSpan w:val="2"/>
            <w:tcBorders>
              <w:left w:val="single" w:sz="6" w:space="0" w:color="auto"/>
            </w:tcBorders>
          </w:tcPr>
          <w:p w14:paraId="63E96955" w14:textId="77777777" w:rsidR="009E3F16" w:rsidRDefault="009E3F16">
            <w:pPr>
              <w:jc w:val="right"/>
              <w:rPr>
                <w:rFonts w:ascii="Arial" w:hAnsi="Arial"/>
                <w:snapToGrid w:val="0"/>
                <w:sz w:val="16"/>
              </w:rPr>
            </w:pPr>
          </w:p>
        </w:tc>
        <w:tc>
          <w:tcPr>
            <w:tcW w:w="842" w:type="dxa"/>
            <w:gridSpan w:val="2"/>
          </w:tcPr>
          <w:p w14:paraId="0C7ABAF9" w14:textId="77777777" w:rsidR="009E3F16" w:rsidRDefault="009E3F16">
            <w:pPr>
              <w:jc w:val="right"/>
              <w:rPr>
                <w:rFonts w:ascii="Arial" w:hAnsi="Arial"/>
                <w:snapToGrid w:val="0"/>
                <w:sz w:val="16"/>
              </w:rPr>
            </w:pPr>
          </w:p>
        </w:tc>
        <w:tc>
          <w:tcPr>
            <w:tcW w:w="869" w:type="dxa"/>
            <w:gridSpan w:val="2"/>
          </w:tcPr>
          <w:p w14:paraId="5B6394CF" w14:textId="77777777" w:rsidR="009E3F16" w:rsidRDefault="009E3F16">
            <w:pPr>
              <w:jc w:val="right"/>
              <w:rPr>
                <w:rFonts w:ascii="Arial" w:hAnsi="Arial"/>
                <w:snapToGrid w:val="0"/>
                <w:sz w:val="16"/>
              </w:rPr>
            </w:pPr>
          </w:p>
        </w:tc>
        <w:tc>
          <w:tcPr>
            <w:tcW w:w="1373" w:type="dxa"/>
            <w:gridSpan w:val="3"/>
          </w:tcPr>
          <w:p w14:paraId="1650A570" w14:textId="77777777" w:rsidR="009E3F16" w:rsidRDefault="009E3F16">
            <w:pPr>
              <w:jc w:val="right"/>
              <w:rPr>
                <w:rFonts w:ascii="Arial" w:hAnsi="Arial"/>
                <w:snapToGrid w:val="0"/>
                <w:sz w:val="16"/>
              </w:rPr>
            </w:pPr>
          </w:p>
        </w:tc>
      </w:tr>
      <w:tr w:rsidR="009E3F16" w14:paraId="1575BEB3" w14:textId="77777777">
        <w:trPr>
          <w:trHeight w:val="390"/>
        </w:trPr>
        <w:tc>
          <w:tcPr>
            <w:tcW w:w="1920" w:type="dxa"/>
            <w:gridSpan w:val="4"/>
            <w:vAlign w:val="bottom"/>
          </w:tcPr>
          <w:p w14:paraId="02C62E3B" w14:textId="77777777" w:rsidR="009E3F16" w:rsidRDefault="009E3F16">
            <w:pPr>
              <w:rPr>
                <w:rFonts w:ascii="Arial" w:hAnsi="Arial"/>
                <w:b/>
                <w:snapToGrid w:val="0"/>
                <w:sz w:val="16"/>
              </w:rPr>
            </w:pPr>
            <w:r>
              <w:rPr>
                <w:rFonts w:ascii="Arial" w:hAnsi="Arial"/>
                <w:b/>
                <w:snapToGrid w:val="0"/>
                <w:sz w:val="16"/>
              </w:rPr>
              <w:t>Allocation Instruction  Msg</w:t>
            </w:r>
          </w:p>
        </w:tc>
        <w:tc>
          <w:tcPr>
            <w:tcW w:w="622" w:type="dxa"/>
          </w:tcPr>
          <w:p w14:paraId="07E8414A" w14:textId="77777777" w:rsidR="009E3F16" w:rsidRDefault="009E3F16">
            <w:pPr>
              <w:jc w:val="right"/>
              <w:rPr>
                <w:rFonts w:ascii="Arial" w:hAnsi="Arial"/>
                <w:snapToGrid w:val="0"/>
                <w:sz w:val="16"/>
              </w:rPr>
            </w:pPr>
          </w:p>
        </w:tc>
        <w:tc>
          <w:tcPr>
            <w:tcW w:w="580" w:type="dxa"/>
          </w:tcPr>
          <w:p w14:paraId="741D5BAB" w14:textId="77777777" w:rsidR="009E3F16" w:rsidRDefault="009E3F16">
            <w:pPr>
              <w:jc w:val="right"/>
              <w:rPr>
                <w:rFonts w:ascii="Arial" w:hAnsi="Arial"/>
                <w:snapToGrid w:val="0"/>
                <w:sz w:val="16"/>
              </w:rPr>
            </w:pPr>
          </w:p>
        </w:tc>
        <w:tc>
          <w:tcPr>
            <w:tcW w:w="747" w:type="dxa"/>
          </w:tcPr>
          <w:p w14:paraId="2552B144" w14:textId="77777777" w:rsidR="009E3F16" w:rsidRDefault="009E3F16">
            <w:pPr>
              <w:jc w:val="center"/>
              <w:rPr>
                <w:rFonts w:ascii="Arial" w:hAnsi="Arial"/>
                <w:snapToGrid w:val="0"/>
                <w:sz w:val="16"/>
              </w:rPr>
            </w:pPr>
            <w:r>
              <w:rPr>
                <w:b/>
                <w:sz w:val="24"/>
              </w:rPr>
              <w:sym w:font="Symbol" w:char="F0AF"/>
            </w:r>
          </w:p>
        </w:tc>
        <w:tc>
          <w:tcPr>
            <w:tcW w:w="787" w:type="dxa"/>
          </w:tcPr>
          <w:p w14:paraId="70673586" w14:textId="77777777" w:rsidR="009E3F16" w:rsidRDefault="009E3F16">
            <w:pPr>
              <w:jc w:val="right"/>
              <w:rPr>
                <w:rFonts w:ascii="Arial" w:hAnsi="Arial"/>
                <w:snapToGrid w:val="0"/>
                <w:sz w:val="16"/>
              </w:rPr>
            </w:pPr>
          </w:p>
        </w:tc>
        <w:tc>
          <w:tcPr>
            <w:tcW w:w="774" w:type="dxa"/>
          </w:tcPr>
          <w:p w14:paraId="427D3BE2" w14:textId="77777777" w:rsidR="009E3F16" w:rsidRDefault="009E3F16">
            <w:pPr>
              <w:jc w:val="right"/>
              <w:rPr>
                <w:rFonts w:ascii="Arial" w:hAnsi="Arial"/>
                <w:snapToGrid w:val="0"/>
                <w:sz w:val="16"/>
              </w:rPr>
            </w:pPr>
          </w:p>
        </w:tc>
        <w:tc>
          <w:tcPr>
            <w:tcW w:w="966" w:type="dxa"/>
            <w:gridSpan w:val="2"/>
          </w:tcPr>
          <w:p w14:paraId="596F1DA6" w14:textId="77777777" w:rsidR="009E3F16" w:rsidRDefault="009E3F16">
            <w:pPr>
              <w:jc w:val="right"/>
              <w:rPr>
                <w:rFonts w:ascii="Arial" w:hAnsi="Arial"/>
                <w:snapToGrid w:val="0"/>
                <w:sz w:val="16"/>
              </w:rPr>
            </w:pPr>
          </w:p>
        </w:tc>
        <w:tc>
          <w:tcPr>
            <w:tcW w:w="842" w:type="dxa"/>
            <w:gridSpan w:val="2"/>
          </w:tcPr>
          <w:p w14:paraId="16D14D43" w14:textId="77777777" w:rsidR="009E3F16" w:rsidRDefault="009E3F16">
            <w:pPr>
              <w:jc w:val="right"/>
              <w:rPr>
                <w:rFonts w:ascii="Arial" w:hAnsi="Arial"/>
                <w:snapToGrid w:val="0"/>
                <w:sz w:val="16"/>
              </w:rPr>
            </w:pPr>
          </w:p>
        </w:tc>
        <w:tc>
          <w:tcPr>
            <w:tcW w:w="869" w:type="dxa"/>
            <w:gridSpan w:val="2"/>
          </w:tcPr>
          <w:p w14:paraId="768DC2A7" w14:textId="77777777" w:rsidR="009E3F16" w:rsidRDefault="009E3F16">
            <w:pPr>
              <w:jc w:val="right"/>
              <w:rPr>
                <w:rFonts w:ascii="Arial" w:hAnsi="Arial"/>
                <w:snapToGrid w:val="0"/>
                <w:sz w:val="16"/>
              </w:rPr>
            </w:pPr>
          </w:p>
        </w:tc>
        <w:tc>
          <w:tcPr>
            <w:tcW w:w="1373" w:type="dxa"/>
            <w:gridSpan w:val="3"/>
          </w:tcPr>
          <w:p w14:paraId="37716D2A" w14:textId="77777777" w:rsidR="009E3F16" w:rsidRDefault="009E3F16">
            <w:pPr>
              <w:jc w:val="right"/>
              <w:rPr>
                <w:rFonts w:ascii="Arial" w:hAnsi="Arial"/>
                <w:snapToGrid w:val="0"/>
                <w:sz w:val="16"/>
              </w:rPr>
            </w:pPr>
          </w:p>
        </w:tc>
      </w:tr>
      <w:tr w:rsidR="009E3F16" w14:paraId="583FE3D7" w14:textId="77777777">
        <w:trPr>
          <w:trHeight w:val="408"/>
        </w:trPr>
        <w:tc>
          <w:tcPr>
            <w:tcW w:w="526" w:type="dxa"/>
            <w:tcBorders>
              <w:top w:val="single" w:sz="6" w:space="0" w:color="auto"/>
              <w:left w:val="single" w:sz="6" w:space="0" w:color="auto"/>
              <w:right w:val="single" w:sz="6" w:space="0" w:color="auto"/>
            </w:tcBorders>
          </w:tcPr>
          <w:p w14:paraId="612195B8" w14:textId="77777777" w:rsidR="009E3F16" w:rsidRDefault="009E3F16">
            <w:pPr>
              <w:jc w:val="center"/>
              <w:rPr>
                <w:rFonts w:ascii="Arial" w:hAnsi="Arial"/>
                <w:snapToGrid w:val="0"/>
                <w:sz w:val="16"/>
              </w:rPr>
            </w:pPr>
            <w:r>
              <w:rPr>
                <w:rFonts w:ascii="Arial" w:hAnsi="Arial"/>
                <w:snapToGrid w:val="0"/>
                <w:sz w:val="16"/>
              </w:rPr>
              <w:t>Symbol</w:t>
            </w:r>
          </w:p>
        </w:tc>
        <w:tc>
          <w:tcPr>
            <w:tcW w:w="427" w:type="dxa"/>
            <w:tcBorders>
              <w:top w:val="single" w:sz="6" w:space="0" w:color="auto"/>
              <w:left w:val="single" w:sz="6" w:space="0" w:color="auto"/>
            </w:tcBorders>
          </w:tcPr>
          <w:p w14:paraId="607992A0" w14:textId="77777777" w:rsidR="009E3F16" w:rsidRDefault="009E3F16">
            <w:pPr>
              <w:jc w:val="center"/>
              <w:rPr>
                <w:rFonts w:ascii="Arial" w:hAnsi="Arial"/>
                <w:snapToGrid w:val="0"/>
                <w:sz w:val="16"/>
              </w:rPr>
            </w:pPr>
            <w:r>
              <w:rPr>
                <w:rFonts w:ascii="Arial" w:hAnsi="Arial"/>
                <w:snapToGrid w:val="0"/>
                <w:sz w:val="16"/>
              </w:rPr>
              <w:t>B/S</w:t>
            </w:r>
          </w:p>
        </w:tc>
        <w:tc>
          <w:tcPr>
            <w:tcW w:w="470" w:type="dxa"/>
            <w:tcBorders>
              <w:top w:val="single" w:sz="6" w:space="0" w:color="auto"/>
              <w:left w:val="single" w:sz="6" w:space="0" w:color="auto"/>
              <w:right w:val="single" w:sz="6" w:space="0" w:color="auto"/>
            </w:tcBorders>
          </w:tcPr>
          <w:p w14:paraId="32FAFBB6" w14:textId="77777777" w:rsidR="009E3F16" w:rsidRDefault="009E3F16">
            <w:pPr>
              <w:jc w:val="center"/>
              <w:rPr>
                <w:rFonts w:ascii="Arial" w:hAnsi="Arial"/>
                <w:snapToGrid w:val="0"/>
                <w:sz w:val="16"/>
              </w:rPr>
            </w:pPr>
            <w:r>
              <w:rPr>
                <w:rFonts w:ascii="Arial" w:hAnsi="Arial"/>
                <w:snapToGrid w:val="0"/>
                <w:sz w:val="16"/>
              </w:rPr>
              <w:t>Mkt</w:t>
            </w:r>
          </w:p>
        </w:tc>
        <w:tc>
          <w:tcPr>
            <w:tcW w:w="1699" w:type="dxa"/>
            <w:gridSpan w:val="3"/>
            <w:tcBorders>
              <w:top w:val="single" w:sz="6" w:space="0" w:color="auto"/>
              <w:bottom w:val="single" w:sz="6" w:space="0" w:color="auto"/>
            </w:tcBorders>
          </w:tcPr>
          <w:p w14:paraId="61974B0F" w14:textId="77777777" w:rsidR="009E3F16" w:rsidRDefault="009E3F16">
            <w:pPr>
              <w:jc w:val="center"/>
              <w:rPr>
                <w:rFonts w:ascii="Arial" w:hAnsi="Arial"/>
                <w:snapToGrid w:val="0"/>
                <w:sz w:val="16"/>
              </w:rPr>
            </w:pPr>
            <w:r>
              <w:rPr>
                <w:rFonts w:ascii="Arial" w:hAnsi="Arial"/>
                <w:snapToGrid w:val="0"/>
                <w:sz w:val="16"/>
              </w:rPr>
              <w:t>Order section</w:t>
            </w:r>
          </w:p>
        </w:tc>
        <w:tc>
          <w:tcPr>
            <w:tcW w:w="2308" w:type="dxa"/>
            <w:gridSpan w:val="3"/>
            <w:tcBorders>
              <w:top w:val="single" w:sz="6" w:space="0" w:color="auto"/>
              <w:bottom w:val="single" w:sz="6" w:space="0" w:color="auto"/>
            </w:tcBorders>
          </w:tcPr>
          <w:p w14:paraId="04276568" w14:textId="77777777" w:rsidR="009E3F16" w:rsidRDefault="009E3F16">
            <w:pPr>
              <w:jc w:val="center"/>
              <w:rPr>
                <w:rFonts w:ascii="Arial" w:hAnsi="Arial"/>
                <w:snapToGrid w:val="0"/>
                <w:sz w:val="16"/>
              </w:rPr>
            </w:pPr>
            <w:r>
              <w:rPr>
                <w:rFonts w:ascii="Arial" w:hAnsi="Arial"/>
                <w:snapToGrid w:val="0"/>
                <w:sz w:val="16"/>
              </w:rPr>
              <w:t>Repeating fields</w:t>
            </w:r>
          </w:p>
        </w:tc>
        <w:tc>
          <w:tcPr>
            <w:tcW w:w="4050" w:type="dxa"/>
            <w:gridSpan w:val="9"/>
            <w:tcBorders>
              <w:top w:val="single" w:sz="6" w:space="0" w:color="auto"/>
              <w:left w:val="single" w:sz="6" w:space="0" w:color="auto"/>
              <w:bottom w:val="single" w:sz="6" w:space="0" w:color="auto"/>
            </w:tcBorders>
          </w:tcPr>
          <w:p w14:paraId="7669E9EB" w14:textId="77777777" w:rsidR="009E3F16" w:rsidRDefault="009E3F16">
            <w:pPr>
              <w:jc w:val="center"/>
              <w:rPr>
                <w:rFonts w:ascii="Arial" w:hAnsi="Arial"/>
                <w:snapToGrid w:val="0"/>
                <w:sz w:val="16"/>
              </w:rPr>
            </w:pPr>
            <w:r>
              <w:rPr>
                <w:rFonts w:ascii="Arial" w:hAnsi="Arial"/>
                <w:snapToGrid w:val="0"/>
                <w:sz w:val="16"/>
              </w:rPr>
              <w:t>Repeating fields</w:t>
            </w:r>
          </w:p>
        </w:tc>
      </w:tr>
      <w:tr w:rsidR="009E3F16" w14:paraId="050B1914" w14:textId="77777777">
        <w:trPr>
          <w:trHeight w:val="257"/>
        </w:trPr>
        <w:tc>
          <w:tcPr>
            <w:tcW w:w="526" w:type="dxa"/>
            <w:tcBorders>
              <w:left w:val="single" w:sz="6" w:space="0" w:color="auto"/>
              <w:bottom w:val="single" w:sz="6" w:space="0" w:color="auto"/>
              <w:right w:val="single" w:sz="6" w:space="0" w:color="auto"/>
            </w:tcBorders>
          </w:tcPr>
          <w:p w14:paraId="26149888" w14:textId="77777777" w:rsidR="009E3F16" w:rsidRDefault="009E3F16">
            <w:pPr>
              <w:jc w:val="center"/>
              <w:rPr>
                <w:snapToGrid w:val="0"/>
                <w:sz w:val="16"/>
              </w:rPr>
            </w:pPr>
          </w:p>
        </w:tc>
        <w:tc>
          <w:tcPr>
            <w:tcW w:w="427" w:type="dxa"/>
            <w:tcBorders>
              <w:left w:val="single" w:sz="6" w:space="0" w:color="auto"/>
              <w:bottom w:val="single" w:sz="6" w:space="0" w:color="auto"/>
            </w:tcBorders>
          </w:tcPr>
          <w:p w14:paraId="7F2C62AF" w14:textId="77777777" w:rsidR="009E3F16" w:rsidRDefault="009E3F16">
            <w:pPr>
              <w:jc w:val="center"/>
              <w:rPr>
                <w:snapToGrid w:val="0"/>
                <w:sz w:val="16"/>
              </w:rPr>
            </w:pPr>
          </w:p>
        </w:tc>
        <w:tc>
          <w:tcPr>
            <w:tcW w:w="470" w:type="dxa"/>
            <w:tcBorders>
              <w:left w:val="single" w:sz="6" w:space="0" w:color="auto"/>
              <w:bottom w:val="single" w:sz="6" w:space="0" w:color="auto"/>
              <w:right w:val="single" w:sz="6" w:space="0" w:color="auto"/>
            </w:tcBorders>
          </w:tcPr>
          <w:p w14:paraId="64D2C623" w14:textId="77777777" w:rsidR="009E3F16" w:rsidRDefault="009E3F16">
            <w:pPr>
              <w:jc w:val="center"/>
              <w:rPr>
                <w:snapToGrid w:val="0"/>
                <w:sz w:val="16"/>
              </w:rPr>
            </w:pPr>
          </w:p>
        </w:tc>
        <w:tc>
          <w:tcPr>
            <w:tcW w:w="497" w:type="dxa"/>
            <w:tcBorders>
              <w:left w:val="single" w:sz="6" w:space="0" w:color="auto"/>
              <w:bottom w:val="single" w:sz="6" w:space="0" w:color="auto"/>
              <w:right w:val="single" w:sz="6" w:space="0" w:color="auto"/>
            </w:tcBorders>
          </w:tcPr>
          <w:p w14:paraId="05082295" w14:textId="77777777" w:rsidR="009E3F16" w:rsidRDefault="009E3F16">
            <w:pPr>
              <w:jc w:val="center"/>
              <w:rPr>
                <w:rFonts w:ascii="Arial" w:hAnsi="Arial"/>
                <w:snapToGrid w:val="0"/>
                <w:sz w:val="16"/>
              </w:rPr>
            </w:pPr>
            <w:r>
              <w:rPr>
                <w:rFonts w:ascii="Arial" w:hAnsi="Arial"/>
                <w:snapToGrid w:val="0"/>
                <w:sz w:val="16"/>
              </w:rPr>
              <w:t>ID</w:t>
            </w:r>
          </w:p>
        </w:tc>
        <w:tc>
          <w:tcPr>
            <w:tcW w:w="622" w:type="dxa"/>
            <w:tcBorders>
              <w:bottom w:val="single" w:sz="6" w:space="0" w:color="auto"/>
              <w:right w:val="dotted" w:sz="6" w:space="0" w:color="auto"/>
            </w:tcBorders>
          </w:tcPr>
          <w:p w14:paraId="242356E4" w14:textId="77777777" w:rsidR="009E3F16" w:rsidRDefault="009E3F16">
            <w:pPr>
              <w:jc w:val="center"/>
              <w:rPr>
                <w:rFonts w:ascii="Arial" w:hAnsi="Arial"/>
                <w:snapToGrid w:val="0"/>
                <w:sz w:val="16"/>
              </w:rPr>
            </w:pPr>
            <w:r>
              <w:rPr>
                <w:rFonts w:ascii="Arial" w:hAnsi="Arial"/>
                <w:snapToGrid w:val="0"/>
                <w:sz w:val="16"/>
              </w:rPr>
              <w:t>OrdID</w:t>
            </w:r>
          </w:p>
        </w:tc>
        <w:tc>
          <w:tcPr>
            <w:tcW w:w="580" w:type="dxa"/>
            <w:tcBorders>
              <w:bottom w:val="single" w:sz="6" w:space="0" w:color="auto"/>
            </w:tcBorders>
          </w:tcPr>
          <w:p w14:paraId="7AC93B79"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tcBorders>
          </w:tcPr>
          <w:p w14:paraId="14FB7836" w14:textId="77777777" w:rsidR="009E3F16" w:rsidRDefault="009E3F16">
            <w:pPr>
              <w:jc w:val="center"/>
              <w:rPr>
                <w:rFonts w:ascii="Arial" w:hAnsi="Arial"/>
                <w:snapToGrid w:val="0"/>
                <w:sz w:val="16"/>
              </w:rPr>
            </w:pPr>
            <w:r>
              <w:rPr>
                <w:rFonts w:ascii="Arial" w:hAnsi="Arial"/>
                <w:snapToGrid w:val="0"/>
                <w:sz w:val="16"/>
              </w:rPr>
              <w:t>ExecID</w:t>
            </w:r>
          </w:p>
        </w:tc>
        <w:tc>
          <w:tcPr>
            <w:tcW w:w="787" w:type="dxa"/>
            <w:tcBorders>
              <w:top w:val="single" w:sz="6" w:space="0" w:color="auto"/>
              <w:left w:val="dotted" w:sz="6" w:space="0" w:color="auto"/>
              <w:bottom w:val="single" w:sz="6" w:space="0" w:color="auto"/>
              <w:right w:val="dotted" w:sz="6" w:space="0" w:color="auto"/>
            </w:tcBorders>
          </w:tcPr>
          <w:p w14:paraId="0E3F6EC9" w14:textId="77777777" w:rsidR="009E3F16" w:rsidRDefault="009E3F16">
            <w:pPr>
              <w:jc w:val="center"/>
              <w:rPr>
                <w:rFonts w:ascii="Arial" w:hAnsi="Arial"/>
                <w:b/>
                <w:i/>
                <w:snapToGrid w:val="0"/>
                <w:sz w:val="16"/>
              </w:rPr>
            </w:pPr>
            <w:r>
              <w:rPr>
                <w:rFonts w:ascii="Arial" w:hAnsi="Arial"/>
                <w:b/>
                <w:i/>
                <w:snapToGrid w:val="0"/>
                <w:sz w:val="16"/>
              </w:rPr>
              <w:t>LastPx</w:t>
            </w:r>
          </w:p>
        </w:tc>
        <w:tc>
          <w:tcPr>
            <w:tcW w:w="774" w:type="dxa"/>
            <w:tcBorders>
              <w:top w:val="single" w:sz="6" w:space="0" w:color="auto"/>
              <w:bottom w:val="single" w:sz="6" w:space="0" w:color="auto"/>
              <w:right w:val="single" w:sz="6" w:space="0" w:color="auto"/>
            </w:tcBorders>
          </w:tcPr>
          <w:p w14:paraId="3289CD38" w14:textId="77777777" w:rsidR="009E3F16" w:rsidRDefault="009E3F16">
            <w:pPr>
              <w:jc w:val="center"/>
              <w:rPr>
                <w:rFonts w:ascii="Arial" w:hAnsi="Arial"/>
                <w:snapToGrid w:val="0"/>
                <w:sz w:val="16"/>
              </w:rPr>
            </w:pPr>
            <w:r>
              <w:rPr>
                <w:rFonts w:ascii="Arial" w:hAnsi="Arial"/>
                <w:snapToGrid w:val="0"/>
                <w:sz w:val="16"/>
              </w:rPr>
              <w:t>LastQty</w:t>
            </w:r>
          </w:p>
        </w:tc>
        <w:tc>
          <w:tcPr>
            <w:tcW w:w="720" w:type="dxa"/>
            <w:tcBorders>
              <w:left w:val="single" w:sz="6" w:space="0" w:color="auto"/>
              <w:bottom w:val="single" w:sz="6" w:space="0" w:color="auto"/>
              <w:right w:val="dotted" w:sz="6" w:space="0" w:color="auto"/>
            </w:tcBorders>
          </w:tcPr>
          <w:p w14:paraId="6B9299A9" w14:textId="77777777" w:rsidR="009E3F16" w:rsidRDefault="009E3F16">
            <w:pPr>
              <w:jc w:val="center"/>
              <w:rPr>
                <w:rFonts w:ascii="Arial" w:hAnsi="Arial"/>
                <w:b/>
                <w:i/>
                <w:snapToGrid w:val="0"/>
                <w:sz w:val="16"/>
              </w:rPr>
            </w:pPr>
            <w:r>
              <w:rPr>
                <w:rFonts w:ascii="Arial" w:hAnsi="Arial"/>
                <w:b/>
                <w:i/>
                <w:snapToGrid w:val="0"/>
                <w:sz w:val="16"/>
              </w:rPr>
              <w:t>AllocAccount</w:t>
            </w:r>
          </w:p>
        </w:tc>
        <w:tc>
          <w:tcPr>
            <w:tcW w:w="720" w:type="dxa"/>
            <w:gridSpan w:val="2"/>
            <w:tcBorders>
              <w:bottom w:val="single" w:sz="6" w:space="0" w:color="auto"/>
            </w:tcBorders>
          </w:tcPr>
          <w:p w14:paraId="721DCAB3" w14:textId="77777777" w:rsidR="009E3F16" w:rsidRDefault="009E3F16">
            <w:pPr>
              <w:jc w:val="center"/>
              <w:rPr>
                <w:rFonts w:ascii="Arial" w:hAnsi="Arial"/>
                <w:b/>
                <w:i/>
                <w:snapToGrid w:val="0"/>
                <w:sz w:val="16"/>
              </w:rPr>
            </w:pPr>
            <w:r>
              <w:rPr>
                <w:rFonts w:ascii="Arial" w:hAnsi="Arial"/>
                <w:b/>
                <w:i/>
                <w:snapToGrid w:val="0"/>
                <w:sz w:val="16"/>
              </w:rPr>
              <w:t>AllocPrice</w:t>
            </w:r>
          </w:p>
        </w:tc>
        <w:tc>
          <w:tcPr>
            <w:tcW w:w="720" w:type="dxa"/>
            <w:gridSpan w:val="2"/>
            <w:tcBorders>
              <w:left w:val="dotted" w:sz="6" w:space="0" w:color="auto"/>
              <w:bottom w:val="single" w:sz="6" w:space="0" w:color="auto"/>
              <w:right w:val="dotted" w:sz="6" w:space="0" w:color="auto"/>
            </w:tcBorders>
          </w:tcPr>
          <w:p w14:paraId="7BF61ADA" w14:textId="77777777" w:rsidR="009E3F16" w:rsidRDefault="009E3F16">
            <w:pPr>
              <w:jc w:val="center"/>
              <w:rPr>
                <w:rFonts w:ascii="Arial" w:hAnsi="Arial"/>
                <w:snapToGrid w:val="0"/>
                <w:sz w:val="16"/>
              </w:rPr>
            </w:pPr>
            <w:r>
              <w:rPr>
                <w:rFonts w:ascii="Arial" w:hAnsi="Arial"/>
                <w:snapToGrid w:val="0"/>
                <w:sz w:val="16"/>
              </w:rPr>
              <w:t>AllocQty</w:t>
            </w:r>
          </w:p>
        </w:tc>
        <w:tc>
          <w:tcPr>
            <w:tcW w:w="630" w:type="dxa"/>
            <w:gridSpan w:val="2"/>
            <w:tcBorders>
              <w:top w:val="single" w:sz="6" w:space="0" w:color="auto"/>
              <w:left w:val="dotted" w:sz="6" w:space="0" w:color="auto"/>
              <w:bottom w:val="single" w:sz="6" w:space="0" w:color="auto"/>
              <w:right w:val="dotted" w:sz="6" w:space="0" w:color="auto"/>
            </w:tcBorders>
          </w:tcPr>
          <w:p w14:paraId="2B7117B4" w14:textId="77777777" w:rsidR="009E3F16" w:rsidRDefault="009E3F16">
            <w:pPr>
              <w:jc w:val="center"/>
              <w:rPr>
                <w:rFonts w:ascii="Arial" w:hAnsi="Arial"/>
                <w:snapToGrid w:val="0"/>
                <w:sz w:val="16"/>
              </w:rPr>
            </w:pPr>
            <w:r>
              <w:rPr>
                <w:rFonts w:ascii="Arial" w:hAnsi="Arial"/>
                <w:snapToGrid w:val="0"/>
                <w:sz w:val="16"/>
              </w:rPr>
              <w:t>Commission</w:t>
            </w:r>
          </w:p>
        </w:tc>
        <w:tc>
          <w:tcPr>
            <w:tcW w:w="1260" w:type="dxa"/>
            <w:gridSpan w:val="2"/>
            <w:tcBorders>
              <w:top w:val="single" w:sz="6" w:space="0" w:color="auto"/>
              <w:left w:val="dotted" w:sz="6" w:space="0" w:color="auto"/>
              <w:bottom w:val="single" w:sz="6" w:space="0" w:color="auto"/>
              <w:right w:val="single" w:sz="6" w:space="0" w:color="auto"/>
            </w:tcBorders>
          </w:tcPr>
          <w:p w14:paraId="2CA72DA2" w14:textId="77777777" w:rsidR="009E3F16" w:rsidRDefault="009E3F16">
            <w:pPr>
              <w:jc w:val="center"/>
              <w:rPr>
                <w:snapToGrid w:val="0"/>
                <w:sz w:val="16"/>
              </w:rPr>
            </w:pPr>
            <w:r>
              <w:rPr>
                <w:rFonts w:ascii="Arial" w:hAnsi="Arial"/>
                <w:snapToGrid w:val="0"/>
                <w:sz w:val="16"/>
              </w:rPr>
              <w:t>Repeating fields</w:t>
            </w:r>
          </w:p>
          <w:p w14:paraId="248E6024" w14:textId="77777777" w:rsidR="009E3F16" w:rsidRDefault="009E3F16">
            <w:pPr>
              <w:jc w:val="center"/>
              <w:rPr>
                <w:snapToGrid w:val="0"/>
                <w:sz w:val="16"/>
              </w:rPr>
            </w:pPr>
            <w:r>
              <w:rPr>
                <w:rFonts w:ascii="Arial" w:hAnsi="Arial"/>
                <w:snapToGrid w:val="0"/>
                <w:sz w:val="16"/>
              </w:rPr>
              <w:t>(NoMiscFees=1)</w:t>
            </w:r>
          </w:p>
        </w:tc>
      </w:tr>
      <w:tr w:rsidR="009E3F16" w14:paraId="6A10FD01" w14:textId="77777777">
        <w:trPr>
          <w:cantSplit/>
          <w:trHeight w:val="183"/>
        </w:trPr>
        <w:tc>
          <w:tcPr>
            <w:tcW w:w="526" w:type="dxa"/>
            <w:tcBorders>
              <w:left w:val="single" w:sz="6" w:space="0" w:color="auto"/>
              <w:bottom w:val="single" w:sz="6" w:space="0" w:color="auto"/>
            </w:tcBorders>
          </w:tcPr>
          <w:p w14:paraId="15CDB922" w14:textId="77777777" w:rsidR="009E3F16" w:rsidRDefault="009E3F16">
            <w:pPr>
              <w:jc w:val="right"/>
              <w:rPr>
                <w:rFonts w:ascii="Arial" w:hAnsi="Arial"/>
                <w:snapToGrid w:val="0"/>
                <w:sz w:val="16"/>
              </w:rPr>
            </w:pPr>
            <w:r>
              <w:rPr>
                <w:rFonts w:ascii="Arial" w:hAnsi="Arial"/>
                <w:snapToGrid w:val="0"/>
                <w:sz w:val="16"/>
              </w:rPr>
              <w:t>1234</w:t>
            </w:r>
          </w:p>
        </w:tc>
        <w:tc>
          <w:tcPr>
            <w:tcW w:w="427" w:type="dxa"/>
            <w:tcBorders>
              <w:left w:val="single" w:sz="6" w:space="0" w:color="auto"/>
              <w:bottom w:val="single" w:sz="6" w:space="0" w:color="auto"/>
              <w:right w:val="single" w:sz="6" w:space="0" w:color="auto"/>
            </w:tcBorders>
          </w:tcPr>
          <w:p w14:paraId="10440EEB" w14:textId="77777777" w:rsidR="009E3F16" w:rsidRDefault="009E3F16">
            <w:pPr>
              <w:jc w:val="center"/>
              <w:rPr>
                <w:rFonts w:ascii="Arial" w:hAnsi="Arial"/>
                <w:snapToGrid w:val="0"/>
                <w:sz w:val="16"/>
              </w:rPr>
            </w:pPr>
            <w:r>
              <w:rPr>
                <w:rFonts w:ascii="Arial" w:hAnsi="Arial"/>
                <w:snapToGrid w:val="0"/>
                <w:sz w:val="16"/>
              </w:rPr>
              <w:t>Buy</w:t>
            </w:r>
          </w:p>
        </w:tc>
        <w:tc>
          <w:tcPr>
            <w:tcW w:w="470" w:type="dxa"/>
            <w:tcBorders>
              <w:top w:val="single" w:sz="6" w:space="0" w:color="auto"/>
              <w:left w:val="single" w:sz="6" w:space="0" w:color="auto"/>
              <w:bottom w:val="single" w:sz="6" w:space="0" w:color="auto"/>
              <w:right w:val="single" w:sz="6" w:space="0" w:color="auto"/>
            </w:tcBorders>
          </w:tcPr>
          <w:p w14:paraId="1DFCFE60" w14:textId="77777777" w:rsidR="009E3F16" w:rsidRDefault="009E3F16">
            <w:pPr>
              <w:jc w:val="center"/>
              <w:rPr>
                <w:rFonts w:ascii="Arial" w:hAnsi="Arial"/>
                <w:snapToGrid w:val="0"/>
                <w:sz w:val="16"/>
              </w:rPr>
            </w:pPr>
            <w:r>
              <w:rPr>
                <w:rFonts w:ascii="Arial" w:hAnsi="Arial"/>
                <w:snapToGrid w:val="0"/>
                <w:sz w:val="16"/>
              </w:rPr>
              <w:t>T</w:t>
            </w:r>
          </w:p>
        </w:tc>
        <w:tc>
          <w:tcPr>
            <w:tcW w:w="497" w:type="dxa"/>
            <w:tcBorders>
              <w:left w:val="single" w:sz="6" w:space="0" w:color="auto"/>
              <w:bottom w:val="single" w:sz="6" w:space="0" w:color="auto"/>
              <w:right w:val="dotted" w:sz="6" w:space="0" w:color="auto"/>
            </w:tcBorders>
          </w:tcPr>
          <w:p w14:paraId="0DB77AC6" w14:textId="77777777" w:rsidR="009E3F16" w:rsidRDefault="009E3F16">
            <w:pPr>
              <w:jc w:val="center"/>
              <w:rPr>
                <w:rFonts w:ascii="Arial" w:hAnsi="Arial"/>
                <w:snapToGrid w:val="0"/>
                <w:sz w:val="16"/>
              </w:rPr>
            </w:pPr>
            <w:r>
              <w:rPr>
                <w:rFonts w:ascii="Arial" w:hAnsi="Arial"/>
                <w:snapToGrid w:val="0"/>
                <w:sz w:val="16"/>
              </w:rPr>
              <w:t>999</w:t>
            </w:r>
          </w:p>
        </w:tc>
        <w:tc>
          <w:tcPr>
            <w:tcW w:w="622" w:type="dxa"/>
            <w:tcBorders>
              <w:bottom w:val="single" w:sz="6" w:space="0" w:color="auto"/>
              <w:right w:val="dotted" w:sz="6" w:space="0" w:color="auto"/>
            </w:tcBorders>
          </w:tcPr>
          <w:p w14:paraId="52EDC5DC" w14:textId="77777777" w:rsidR="009E3F16" w:rsidRDefault="009E3F16">
            <w:pPr>
              <w:jc w:val="right"/>
              <w:rPr>
                <w:rFonts w:ascii="Arial" w:hAnsi="Arial"/>
                <w:snapToGrid w:val="0"/>
                <w:sz w:val="16"/>
              </w:rPr>
            </w:pPr>
            <w:r>
              <w:rPr>
                <w:rFonts w:ascii="Arial" w:hAnsi="Arial"/>
                <w:snapToGrid w:val="0"/>
                <w:sz w:val="16"/>
              </w:rPr>
              <w:t>520</w:t>
            </w:r>
          </w:p>
        </w:tc>
        <w:tc>
          <w:tcPr>
            <w:tcW w:w="580" w:type="dxa"/>
            <w:tcBorders>
              <w:bottom w:val="single" w:sz="6" w:space="0" w:color="auto"/>
            </w:tcBorders>
          </w:tcPr>
          <w:p w14:paraId="06CC7127"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bottom w:val="dotted" w:sz="6" w:space="0" w:color="auto"/>
            </w:tcBorders>
          </w:tcPr>
          <w:p w14:paraId="6C1D8BAE" w14:textId="77777777" w:rsidR="009E3F16" w:rsidRDefault="009E3F16">
            <w:pPr>
              <w:jc w:val="right"/>
              <w:rPr>
                <w:rFonts w:ascii="Arial" w:hAnsi="Arial"/>
                <w:snapToGrid w:val="0"/>
                <w:sz w:val="16"/>
              </w:rPr>
            </w:pPr>
            <w:r>
              <w:rPr>
                <w:rFonts w:ascii="Arial" w:hAnsi="Arial"/>
                <w:snapToGrid w:val="0"/>
                <w:sz w:val="16"/>
              </w:rPr>
              <w:t>300</w:t>
            </w:r>
          </w:p>
        </w:tc>
        <w:tc>
          <w:tcPr>
            <w:tcW w:w="787" w:type="dxa"/>
            <w:tcBorders>
              <w:top w:val="single" w:sz="6" w:space="0" w:color="auto"/>
              <w:left w:val="dotted" w:sz="6" w:space="0" w:color="auto"/>
              <w:bottom w:val="dotted" w:sz="6" w:space="0" w:color="auto"/>
              <w:right w:val="dotted" w:sz="6" w:space="0" w:color="auto"/>
            </w:tcBorders>
          </w:tcPr>
          <w:p w14:paraId="448479FD" w14:textId="77777777" w:rsidR="009E3F16" w:rsidRDefault="009E3F16">
            <w:pPr>
              <w:jc w:val="right"/>
              <w:rPr>
                <w:rFonts w:ascii="Arial" w:hAnsi="Arial"/>
                <w:b/>
                <w:i/>
                <w:snapToGrid w:val="0"/>
                <w:sz w:val="16"/>
              </w:rPr>
            </w:pPr>
            <w:r>
              <w:rPr>
                <w:rFonts w:ascii="Arial" w:hAnsi="Arial"/>
                <w:b/>
                <w:i/>
                <w:snapToGrid w:val="0"/>
                <w:sz w:val="16"/>
              </w:rPr>
              <w:t>1300</w:t>
            </w:r>
          </w:p>
        </w:tc>
        <w:tc>
          <w:tcPr>
            <w:tcW w:w="774" w:type="dxa"/>
            <w:tcBorders>
              <w:top w:val="single" w:sz="6" w:space="0" w:color="auto"/>
              <w:bottom w:val="dotted" w:sz="6" w:space="0" w:color="auto"/>
              <w:right w:val="single" w:sz="6" w:space="0" w:color="auto"/>
            </w:tcBorders>
          </w:tcPr>
          <w:p w14:paraId="2948A86B" w14:textId="77777777" w:rsidR="009E3F16" w:rsidRDefault="009E3F16">
            <w:pPr>
              <w:jc w:val="right"/>
              <w:rPr>
                <w:rFonts w:ascii="Arial" w:hAnsi="Arial"/>
                <w:snapToGrid w:val="0"/>
                <w:sz w:val="16"/>
              </w:rPr>
            </w:pPr>
            <w:r>
              <w:rPr>
                <w:rFonts w:ascii="Arial" w:hAnsi="Arial"/>
                <w:snapToGrid w:val="0"/>
                <w:sz w:val="16"/>
              </w:rPr>
              <w:t>3000</w:t>
            </w:r>
          </w:p>
        </w:tc>
        <w:tc>
          <w:tcPr>
            <w:tcW w:w="2790" w:type="dxa"/>
            <w:gridSpan w:val="7"/>
            <w:tcBorders>
              <w:top w:val="single" w:sz="6" w:space="0" w:color="auto"/>
              <w:left w:val="single" w:sz="6" w:space="0" w:color="auto"/>
              <w:bottom w:val="dotted" w:sz="6" w:space="0" w:color="auto"/>
              <w:right w:val="dotted" w:sz="6" w:space="0" w:color="auto"/>
            </w:tcBorders>
          </w:tcPr>
          <w:p w14:paraId="6371CB9D" w14:textId="77777777" w:rsidR="009E3F16" w:rsidRDefault="009E3F16">
            <w:pPr>
              <w:rPr>
                <w:snapToGrid w:val="0"/>
                <w:sz w:val="16"/>
              </w:rPr>
            </w:pPr>
          </w:p>
        </w:tc>
        <w:tc>
          <w:tcPr>
            <w:tcW w:w="630" w:type="dxa"/>
            <w:tcBorders>
              <w:top w:val="single" w:sz="6" w:space="0" w:color="auto"/>
              <w:left w:val="dotted" w:sz="6" w:space="0" w:color="auto"/>
            </w:tcBorders>
          </w:tcPr>
          <w:p w14:paraId="1F9D2F76" w14:textId="77777777" w:rsidR="009E3F16" w:rsidRDefault="009E3F16">
            <w:pPr>
              <w:jc w:val="right"/>
              <w:rPr>
                <w:snapToGrid w:val="0"/>
                <w:sz w:val="16"/>
              </w:rPr>
            </w:pPr>
            <w:r>
              <w:rPr>
                <w:rFonts w:ascii="Arial" w:hAnsi="Arial"/>
                <w:snapToGrid w:val="0"/>
                <w:sz w:val="16"/>
              </w:rPr>
              <w:t>MiscFeeType</w:t>
            </w:r>
          </w:p>
        </w:tc>
        <w:tc>
          <w:tcPr>
            <w:tcW w:w="630" w:type="dxa"/>
            <w:tcBorders>
              <w:top w:val="single" w:sz="6" w:space="0" w:color="auto"/>
              <w:left w:val="dotted" w:sz="6" w:space="0" w:color="auto"/>
              <w:bottom w:val="dotted" w:sz="6" w:space="0" w:color="auto"/>
              <w:right w:val="single" w:sz="6" w:space="0" w:color="auto"/>
            </w:tcBorders>
          </w:tcPr>
          <w:p w14:paraId="6C328B25" w14:textId="77777777" w:rsidR="009E3F16" w:rsidRDefault="009E3F16">
            <w:pPr>
              <w:jc w:val="right"/>
              <w:rPr>
                <w:snapToGrid w:val="0"/>
                <w:sz w:val="16"/>
              </w:rPr>
            </w:pPr>
            <w:r>
              <w:rPr>
                <w:rFonts w:ascii="Arial" w:hAnsi="Arial"/>
                <w:snapToGrid w:val="0"/>
                <w:sz w:val="16"/>
              </w:rPr>
              <w:t>MiscFeeAmt</w:t>
            </w:r>
          </w:p>
        </w:tc>
      </w:tr>
      <w:tr w:rsidR="009E3F16" w14:paraId="59C587F3" w14:textId="77777777">
        <w:trPr>
          <w:cantSplit/>
          <w:trHeight w:val="257"/>
        </w:trPr>
        <w:tc>
          <w:tcPr>
            <w:tcW w:w="526" w:type="dxa"/>
          </w:tcPr>
          <w:p w14:paraId="28C7053A" w14:textId="77777777" w:rsidR="009E3F16" w:rsidRDefault="009E3F16">
            <w:pPr>
              <w:jc w:val="right"/>
              <w:rPr>
                <w:snapToGrid w:val="0"/>
                <w:sz w:val="16"/>
              </w:rPr>
            </w:pPr>
          </w:p>
        </w:tc>
        <w:tc>
          <w:tcPr>
            <w:tcW w:w="427" w:type="dxa"/>
          </w:tcPr>
          <w:p w14:paraId="76205131" w14:textId="77777777" w:rsidR="009E3F16" w:rsidRDefault="009E3F16">
            <w:pPr>
              <w:jc w:val="right"/>
              <w:rPr>
                <w:snapToGrid w:val="0"/>
                <w:sz w:val="16"/>
              </w:rPr>
            </w:pPr>
          </w:p>
        </w:tc>
        <w:tc>
          <w:tcPr>
            <w:tcW w:w="470" w:type="dxa"/>
          </w:tcPr>
          <w:p w14:paraId="50D7BDCF" w14:textId="77777777" w:rsidR="009E3F16" w:rsidRDefault="009E3F16">
            <w:pPr>
              <w:jc w:val="right"/>
              <w:rPr>
                <w:snapToGrid w:val="0"/>
                <w:sz w:val="16"/>
              </w:rPr>
            </w:pPr>
          </w:p>
        </w:tc>
        <w:tc>
          <w:tcPr>
            <w:tcW w:w="497" w:type="dxa"/>
          </w:tcPr>
          <w:p w14:paraId="7F999586" w14:textId="77777777" w:rsidR="009E3F16" w:rsidRDefault="009E3F16">
            <w:pPr>
              <w:jc w:val="right"/>
              <w:rPr>
                <w:snapToGrid w:val="0"/>
                <w:sz w:val="16"/>
              </w:rPr>
            </w:pPr>
          </w:p>
        </w:tc>
        <w:tc>
          <w:tcPr>
            <w:tcW w:w="622" w:type="dxa"/>
          </w:tcPr>
          <w:p w14:paraId="420A2207" w14:textId="77777777" w:rsidR="009E3F16" w:rsidRDefault="009E3F16">
            <w:pPr>
              <w:jc w:val="right"/>
              <w:rPr>
                <w:snapToGrid w:val="0"/>
                <w:sz w:val="16"/>
              </w:rPr>
            </w:pPr>
          </w:p>
        </w:tc>
        <w:tc>
          <w:tcPr>
            <w:tcW w:w="580" w:type="dxa"/>
          </w:tcPr>
          <w:p w14:paraId="19C83333" w14:textId="77777777" w:rsidR="009E3F16" w:rsidRDefault="009E3F16">
            <w:pPr>
              <w:jc w:val="right"/>
              <w:rPr>
                <w:snapToGrid w:val="0"/>
                <w:sz w:val="16"/>
              </w:rPr>
            </w:pPr>
          </w:p>
        </w:tc>
        <w:tc>
          <w:tcPr>
            <w:tcW w:w="747" w:type="dxa"/>
            <w:tcBorders>
              <w:top w:val="dotted" w:sz="6" w:space="0" w:color="auto"/>
              <w:left w:val="single" w:sz="6" w:space="0" w:color="auto"/>
              <w:bottom w:val="dotted" w:sz="6" w:space="0" w:color="auto"/>
            </w:tcBorders>
          </w:tcPr>
          <w:p w14:paraId="3060D809" w14:textId="77777777" w:rsidR="009E3F16" w:rsidRDefault="009E3F16">
            <w:pPr>
              <w:jc w:val="right"/>
              <w:rPr>
                <w:rFonts w:ascii="Arial" w:hAnsi="Arial"/>
                <w:snapToGrid w:val="0"/>
                <w:sz w:val="16"/>
              </w:rPr>
            </w:pPr>
            <w:r>
              <w:rPr>
                <w:rFonts w:ascii="Arial" w:hAnsi="Arial"/>
                <w:snapToGrid w:val="0"/>
                <w:sz w:val="16"/>
              </w:rPr>
              <w:t>301</w:t>
            </w:r>
          </w:p>
        </w:tc>
        <w:tc>
          <w:tcPr>
            <w:tcW w:w="787" w:type="dxa"/>
            <w:tcBorders>
              <w:top w:val="dotted" w:sz="6" w:space="0" w:color="auto"/>
              <w:left w:val="dotted" w:sz="6" w:space="0" w:color="auto"/>
              <w:bottom w:val="dotted" w:sz="6" w:space="0" w:color="auto"/>
              <w:right w:val="dotted" w:sz="6" w:space="0" w:color="auto"/>
            </w:tcBorders>
          </w:tcPr>
          <w:p w14:paraId="0E4CA711" w14:textId="77777777" w:rsidR="009E3F16" w:rsidRDefault="009E3F16">
            <w:pPr>
              <w:jc w:val="right"/>
              <w:rPr>
                <w:rFonts w:ascii="Arial" w:hAnsi="Arial"/>
                <w:b/>
                <w:i/>
                <w:snapToGrid w:val="0"/>
                <w:sz w:val="16"/>
              </w:rPr>
            </w:pPr>
            <w:r>
              <w:rPr>
                <w:rFonts w:ascii="Arial" w:hAnsi="Arial"/>
                <w:b/>
                <w:i/>
                <w:snapToGrid w:val="0"/>
                <w:sz w:val="16"/>
              </w:rPr>
              <w:t>1313</w:t>
            </w:r>
          </w:p>
        </w:tc>
        <w:tc>
          <w:tcPr>
            <w:tcW w:w="774" w:type="dxa"/>
            <w:tcBorders>
              <w:top w:val="dotted" w:sz="6" w:space="0" w:color="auto"/>
              <w:bottom w:val="dotted" w:sz="6" w:space="0" w:color="auto"/>
              <w:right w:val="single" w:sz="6" w:space="0" w:color="auto"/>
            </w:tcBorders>
          </w:tcPr>
          <w:p w14:paraId="2DB1E9D4" w14:textId="77777777" w:rsidR="009E3F16" w:rsidRDefault="009E3F16">
            <w:pPr>
              <w:jc w:val="right"/>
              <w:rPr>
                <w:rFonts w:ascii="Arial" w:hAnsi="Arial"/>
                <w:snapToGrid w:val="0"/>
                <w:sz w:val="16"/>
              </w:rPr>
            </w:pPr>
            <w:r>
              <w:rPr>
                <w:rFonts w:ascii="Arial" w:hAnsi="Arial"/>
                <w:snapToGrid w:val="0"/>
                <w:sz w:val="16"/>
              </w:rPr>
              <w:t>1000</w:t>
            </w:r>
          </w:p>
        </w:tc>
        <w:tc>
          <w:tcPr>
            <w:tcW w:w="720" w:type="dxa"/>
            <w:tcBorders>
              <w:top w:val="single" w:sz="6" w:space="0" w:color="auto"/>
              <w:left w:val="single" w:sz="6" w:space="0" w:color="auto"/>
              <w:bottom w:val="dotted" w:sz="6" w:space="0" w:color="auto"/>
              <w:right w:val="dotted" w:sz="6" w:space="0" w:color="auto"/>
            </w:tcBorders>
          </w:tcPr>
          <w:p w14:paraId="1D643BC4" w14:textId="77777777" w:rsidR="009E3F16" w:rsidRDefault="009E3F16">
            <w:pPr>
              <w:jc w:val="center"/>
              <w:rPr>
                <w:b/>
                <w:i/>
                <w:snapToGrid w:val="0"/>
                <w:sz w:val="16"/>
              </w:rPr>
            </w:pPr>
            <w:r>
              <w:rPr>
                <w:rFonts w:ascii="Arial" w:hAnsi="Arial"/>
                <w:b/>
                <w:i/>
                <w:snapToGrid w:val="0"/>
                <w:sz w:val="16"/>
              </w:rPr>
              <w:t>F1</w:t>
            </w:r>
          </w:p>
        </w:tc>
        <w:tc>
          <w:tcPr>
            <w:tcW w:w="720" w:type="dxa"/>
            <w:gridSpan w:val="2"/>
            <w:tcBorders>
              <w:top w:val="single" w:sz="6" w:space="0" w:color="auto"/>
              <w:bottom w:val="dotted" w:sz="6" w:space="0" w:color="auto"/>
              <w:right w:val="dotted" w:sz="6" w:space="0" w:color="auto"/>
            </w:tcBorders>
          </w:tcPr>
          <w:p w14:paraId="29558833" w14:textId="77777777" w:rsidR="009E3F16" w:rsidRDefault="009E3F16">
            <w:pPr>
              <w:jc w:val="right"/>
              <w:rPr>
                <w:b/>
                <w:i/>
                <w:snapToGrid w:val="0"/>
                <w:sz w:val="16"/>
              </w:rPr>
            </w:pPr>
            <w:r>
              <w:rPr>
                <w:rFonts w:ascii="Arial" w:hAnsi="Arial"/>
                <w:b/>
                <w:i/>
                <w:snapToGrid w:val="0"/>
                <w:sz w:val="16"/>
              </w:rPr>
              <w:t>1300</w:t>
            </w:r>
          </w:p>
        </w:tc>
        <w:tc>
          <w:tcPr>
            <w:tcW w:w="720" w:type="dxa"/>
            <w:gridSpan w:val="2"/>
            <w:tcBorders>
              <w:top w:val="single" w:sz="6" w:space="0" w:color="auto"/>
              <w:left w:val="dotted" w:sz="6" w:space="0" w:color="auto"/>
              <w:bottom w:val="dotted" w:sz="6" w:space="0" w:color="auto"/>
              <w:right w:val="dotted" w:sz="6" w:space="0" w:color="auto"/>
            </w:tcBorders>
          </w:tcPr>
          <w:p w14:paraId="5156D6A1" w14:textId="77777777" w:rsidR="009E3F16" w:rsidRDefault="009E3F16">
            <w:pPr>
              <w:jc w:val="right"/>
              <w:rPr>
                <w:snapToGrid w:val="0"/>
                <w:sz w:val="16"/>
              </w:rPr>
            </w:pPr>
            <w:r>
              <w:rPr>
                <w:rFonts w:ascii="Arial" w:hAnsi="Arial"/>
                <w:snapToGrid w:val="0"/>
                <w:sz w:val="16"/>
              </w:rPr>
              <w:t>2000</w:t>
            </w:r>
          </w:p>
        </w:tc>
        <w:tc>
          <w:tcPr>
            <w:tcW w:w="630" w:type="dxa"/>
            <w:gridSpan w:val="2"/>
            <w:tcBorders>
              <w:top w:val="single" w:sz="6" w:space="0" w:color="auto"/>
              <w:left w:val="dotted" w:sz="6" w:space="0" w:color="auto"/>
              <w:bottom w:val="dotted" w:sz="6" w:space="0" w:color="auto"/>
              <w:right w:val="dotted" w:sz="6" w:space="0" w:color="auto"/>
            </w:tcBorders>
          </w:tcPr>
          <w:p w14:paraId="0B74D0FB" w14:textId="77777777" w:rsidR="009E3F16" w:rsidRDefault="009E3F16">
            <w:pPr>
              <w:jc w:val="right"/>
              <w:rPr>
                <w:snapToGrid w:val="0"/>
                <w:sz w:val="16"/>
              </w:rPr>
            </w:pPr>
            <w:r>
              <w:rPr>
                <w:rFonts w:ascii="Arial" w:hAnsi="Arial"/>
                <w:snapToGrid w:val="0"/>
                <w:sz w:val="16"/>
              </w:rPr>
              <w:t>25061</w:t>
            </w:r>
          </w:p>
        </w:tc>
        <w:tc>
          <w:tcPr>
            <w:tcW w:w="630" w:type="dxa"/>
            <w:tcBorders>
              <w:top w:val="single" w:sz="6" w:space="0" w:color="auto"/>
              <w:left w:val="dotted" w:sz="6" w:space="0" w:color="auto"/>
              <w:bottom w:val="dotted" w:sz="6" w:space="0" w:color="auto"/>
              <w:right w:val="dotted" w:sz="6" w:space="0" w:color="auto"/>
            </w:tcBorders>
          </w:tcPr>
          <w:p w14:paraId="1B81F5A4" w14:textId="77777777" w:rsidR="009E3F16" w:rsidRDefault="009E3F16">
            <w:pPr>
              <w:jc w:val="right"/>
              <w:rPr>
                <w:snapToGrid w:val="0"/>
                <w:sz w:val="16"/>
              </w:rPr>
            </w:pPr>
            <w:r>
              <w:rPr>
                <w:rFonts w:ascii="Arial" w:hAnsi="Arial"/>
                <w:snapToGrid w:val="0"/>
                <w:sz w:val="16"/>
              </w:rPr>
              <w:t>9</w:t>
            </w:r>
          </w:p>
        </w:tc>
        <w:tc>
          <w:tcPr>
            <w:tcW w:w="630" w:type="dxa"/>
            <w:tcBorders>
              <w:top w:val="single" w:sz="6" w:space="0" w:color="auto"/>
              <w:bottom w:val="dotted" w:sz="6" w:space="0" w:color="auto"/>
              <w:right w:val="single" w:sz="6" w:space="0" w:color="auto"/>
            </w:tcBorders>
          </w:tcPr>
          <w:p w14:paraId="63B960DA" w14:textId="77777777" w:rsidR="009E3F16" w:rsidRDefault="009E3F16">
            <w:pPr>
              <w:jc w:val="right"/>
              <w:rPr>
                <w:snapToGrid w:val="0"/>
                <w:sz w:val="16"/>
              </w:rPr>
            </w:pPr>
            <w:r>
              <w:rPr>
                <w:rFonts w:ascii="Arial" w:hAnsi="Arial"/>
                <w:snapToGrid w:val="0"/>
                <w:sz w:val="16"/>
              </w:rPr>
              <w:t>1253</w:t>
            </w:r>
          </w:p>
        </w:tc>
      </w:tr>
      <w:tr w:rsidR="009E3F16" w14:paraId="053EB17D" w14:textId="77777777">
        <w:trPr>
          <w:cantSplit/>
          <w:trHeight w:val="257"/>
        </w:trPr>
        <w:tc>
          <w:tcPr>
            <w:tcW w:w="526" w:type="dxa"/>
          </w:tcPr>
          <w:p w14:paraId="09FD5FAE" w14:textId="77777777" w:rsidR="009E3F16" w:rsidRDefault="009E3F16">
            <w:pPr>
              <w:jc w:val="right"/>
              <w:rPr>
                <w:snapToGrid w:val="0"/>
                <w:sz w:val="16"/>
              </w:rPr>
            </w:pPr>
          </w:p>
        </w:tc>
        <w:tc>
          <w:tcPr>
            <w:tcW w:w="427" w:type="dxa"/>
          </w:tcPr>
          <w:p w14:paraId="584C46FD" w14:textId="77777777" w:rsidR="009E3F16" w:rsidRDefault="009E3F16">
            <w:pPr>
              <w:jc w:val="right"/>
              <w:rPr>
                <w:snapToGrid w:val="0"/>
                <w:sz w:val="16"/>
              </w:rPr>
            </w:pPr>
          </w:p>
        </w:tc>
        <w:tc>
          <w:tcPr>
            <w:tcW w:w="470" w:type="dxa"/>
          </w:tcPr>
          <w:p w14:paraId="014C3B45" w14:textId="77777777" w:rsidR="009E3F16" w:rsidRDefault="009E3F16">
            <w:pPr>
              <w:jc w:val="right"/>
              <w:rPr>
                <w:snapToGrid w:val="0"/>
                <w:sz w:val="16"/>
              </w:rPr>
            </w:pPr>
          </w:p>
        </w:tc>
        <w:tc>
          <w:tcPr>
            <w:tcW w:w="497" w:type="dxa"/>
          </w:tcPr>
          <w:p w14:paraId="648A73FF" w14:textId="77777777" w:rsidR="009E3F16" w:rsidRDefault="009E3F16">
            <w:pPr>
              <w:jc w:val="right"/>
              <w:rPr>
                <w:snapToGrid w:val="0"/>
                <w:sz w:val="16"/>
              </w:rPr>
            </w:pPr>
          </w:p>
        </w:tc>
        <w:tc>
          <w:tcPr>
            <w:tcW w:w="622" w:type="dxa"/>
          </w:tcPr>
          <w:p w14:paraId="2E90E4BE" w14:textId="77777777" w:rsidR="009E3F16" w:rsidRDefault="009E3F16">
            <w:pPr>
              <w:jc w:val="right"/>
              <w:rPr>
                <w:snapToGrid w:val="0"/>
                <w:sz w:val="16"/>
              </w:rPr>
            </w:pPr>
          </w:p>
        </w:tc>
        <w:tc>
          <w:tcPr>
            <w:tcW w:w="580" w:type="dxa"/>
          </w:tcPr>
          <w:p w14:paraId="07A40992" w14:textId="77777777" w:rsidR="009E3F16" w:rsidRDefault="009E3F16">
            <w:pPr>
              <w:jc w:val="right"/>
              <w:rPr>
                <w:snapToGrid w:val="0"/>
                <w:sz w:val="16"/>
              </w:rPr>
            </w:pPr>
          </w:p>
        </w:tc>
        <w:tc>
          <w:tcPr>
            <w:tcW w:w="747" w:type="dxa"/>
            <w:tcBorders>
              <w:top w:val="dotted" w:sz="6" w:space="0" w:color="auto"/>
              <w:left w:val="single" w:sz="6" w:space="0" w:color="auto"/>
              <w:bottom w:val="dotted" w:sz="6" w:space="0" w:color="auto"/>
            </w:tcBorders>
          </w:tcPr>
          <w:p w14:paraId="3B0FD086" w14:textId="77777777" w:rsidR="009E3F16" w:rsidRDefault="009E3F16">
            <w:pPr>
              <w:jc w:val="right"/>
              <w:rPr>
                <w:rFonts w:ascii="Arial" w:hAnsi="Arial"/>
                <w:snapToGrid w:val="0"/>
                <w:sz w:val="16"/>
              </w:rPr>
            </w:pPr>
            <w:r>
              <w:rPr>
                <w:rFonts w:ascii="Arial" w:hAnsi="Arial"/>
                <w:snapToGrid w:val="0"/>
                <w:sz w:val="16"/>
              </w:rPr>
              <w:t>302</w:t>
            </w:r>
          </w:p>
        </w:tc>
        <w:tc>
          <w:tcPr>
            <w:tcW w:w="787" w:type="dxa"/>
            <w:tcBorders>
              <w:top w:val="dotted" w:sz="6" w:space="0" w:color="auto"/>
              <w:left w:val="dotted" w:sz="6" w:space="0" w:color="auto"/>
              <w:bottom w:val="dotted" w:sz="6" w:space="0" w:color="auto"/>
              <w:right w:val="dotted" w:sz="6" w:space="0" w:color="auto"/>
            </w:tcBorders>
          </w:tcPr>
          <w:p w14:paraId="68BF7E24" w14:textId="77777777" w:rsidR="009E3F16" w:rsidRDefault="009E3F16">
            <w:pPr>
              <w:jc w:val="right"/>
              <w:rPr>
                <w:rFonts w:ascii="Arial" w:hAnsi="Arial"/>
                <w:b/>
                <w:i/>
                <w:snapToGrid w:val="0"/>
                <w:sz w:val="16"/>
              </w:rPr>
            </w:pPr>
            <w:r>
              <w:rPr>
                <w:rFonts w:ascii="Arial" w:hAnsi="Arial"/>
                <w:b/>
                <w:i/>
                <w:snapToGrid w:val="0"/>
                <w:sz w:val="16"/>
              </w:rPr>
              <w:t>1300</w:t>
            </w:r>
          </w:p>
        </w:tc>
        <w:tc>
          <w:tcPr>
            <w:tcW w:w="774" w:type="dxa"/>
            <w:tcBorders>
              <w:top w:val="dotted" w:sz="6" w:space="0" w:color="auto"/>
              <w:bottom w:val="dotted" w:sz="6" w:space="0" w:color="auto"/>
              <w:right w:val="single" w:sz="6" w:space="0" w:color="auto"/>
            </w:tcBorders>
          </w:tcPr>
          <w:p w14:paraId="155726A3" w14:textId="77777777" w:rsidR="009E3F16" w:rsidRDefault="009E3F16">
            <w:pPr>
              <w:jc w:val="right"/>
              <w:rPr>
                <w:rFonts w:ascii="Arial" w:hAnsi="Arial"/>
                <w:snapToGrid w:val="0"/>
                <w:sz w:val="16"/>
              </w:rPr>
            </w:pPr>
            <w:r>
              <w:rPr>
                <w:rFonts w:ascii="Arial" w:hAnsi="Arial"/>
                <w:snapToGrid w:val="0"/>
                <w:sz w:val="16"/>
              </w:rPr>
              <w:t>3000</w:t>
            </w:r>
          </w:p>
        </w:tc>
        <w:tc>
          <w:tcPr>
            <w:tcW w:w="720" w:type="dxa"/>
            <w:tcBorders>
              <w:top w:val="dotted" w:sz="6" w:space="0" w:color="auto"/>
              <w:left w:val="single" w:sz="6" w:space="0" w:color="auto"/>
              <w:bottom w:val="dotted" w:sz="6" w:space="0" w:color="auto"/>
              <w:right w:val="dotted" w:sz="6" w:space="0" w:color="auto"/>
            </w:tcBorders>
          </w:tcPr>
          <w:p w14:paraId="4B7202D9" w14:textId="77777777" w:rsidR="009E3F16" w:rsidRDefault="009E3F16">
            <w:pPr>
              <w:jc w:val="center"/>
              <w:rPr>
                <w:b/>
                <w:i/>
                <w:snapToGrid w:val="0"/>
                <w:sz w:val="16"/>
              </w:rPr>
            </w:pPr>
            <w:r>
              <w:rPr>
                <w:rFonts w:ascii="Arial" w:hAnsi="Arial"/>
                <w:b/>
                <w:i/>
                <w:snapToGrid w:val="0"/>
                <w:sz w:val="16"/>
              </w:rPr>
              <w:t>F1</w:t>
            </w:r>
          </w:p>
        </w:tc>
        <w:tc>
          <w:tcPr>
            <w:tcW w:w="720" w:type="dxa"/>
            <w:gridSpan w:val="2"/>
            <w:tcBorders>
              <w:top w:val="dotted" w:sz="6" w:space="0" w:color="auto"/>
              <w:bottom w:val="dotted" w:sz="6" w:space="0" w:color="auto"/>
              <w:right w:val="dotted" w:sz="6" w:space="0" w:color="auto"/>
            </w:tcBorders>
          </w:tcPr>
          <w:p w14:paraId="6FE40B2E" w14:textId="77777777" w:rsidR="009E3F16" w:rsidRDefault="009E3F16">
            <w:pPr>
              <w:jc w:val="right"/>
              <w:rPr>
                <w:b/>
                <w:i/>
                <w:snapToGrid w:val="0"/>
                <w:sz w:val="16"/>
              </w:rPr>
            </w:pPr>
            <w:r>
              <w:rPr>
                <w:rFonts w:ascii="Arial" w:hAnsi="Arial"/>
                <w:b/>
                <w:i/>
                <w:snapToGrid w:val="0"/>
                <w:sz w:val="16"/>
              </w:rPr>
              <w:t>1313</w:t>
            </w:r>
          </w:p>
        </w:tc>
        <w:tc>
          <w:tcPr>
            <w:tcW w:w="720" w:type="dxa"/>
            <w:gridSpan w:val="2"/>
            <w:tcBorders>
              <w:top w:val="dotted" w:sz="6" w:space="0" w:color="auto"/>
              <w:left w:val="dotted" w:sz="6" w:space="0" w:color="auto"/>
              <w:bottom w:val="dotted" w:sz="6" w:space="0" w:color="auto"/>
              <w:right w:val="dotted" w:sz="6" w:space="0" w:color="auto"/>
            </w:tcBorders>
          </w:tcPr>
          <w:p w14:paraId="1A8DE770" w14:textId="77777777" w:rsidR="009E3F16" w:rsidRDefault="009E3F16">
            <w:pPr>
              <w:jc w:val="right"/>
              <w:rPr>
                <w:snapToGrid w:val="0"/>
                <w:sz w:val="16"/>
              </w:rPr>
            </w:pPr>
            <w:r>
              <w:rPr>
                <w:rFonts w:ascii="Arial" w:hAnsi="Arial"/>
                <w:snapToGrid w:val="0"/>
                <w:sz w:val="16"/>
              </w:rPr>
              <w:t>1000</w:t>
            </w:r>
          </w:p>
        </w:tc>
        <w:tc>
          <w:tcPr>
            <w:tcW w:w="630" w:type="dxa"/>
            <w:gridSpan w:val="2"/>
            <w:tcBorders>
              <w:top w:val="dotted" w:sz="6" w:space="0" w:color="auto"/>
              <w:left w:val="dotted" w:sz="6" w:space="0" w:color="auto"/>
              <w:bottom w:val="dotted" w:sz="6" w:space="0" w:color="auto"/>
              <w:right w:val="dotted" w:sz="6" w:space="0" w:color="auto"/>
            </w:tcBorders>
          </w:tcPr>
          <w:p w14:paraId="50F473C0" w14:textId="77777777" w:rsidR="009E3F16" w:rsidRDefault="009E3F16">
            <w:pPr>
              <w:jc w:val="right"/>
              <w:rPr>
                <w:snapToGrid w:val="0"/>
                <w:sz w:val="16"/>
              </w:rPr>
            </w:pPr>
            <w:r>
              <w:rPr>
                <w:rFonts w:ascii="Arial" w:hAnsi="Arial"/>
                <w:snapToGrid w:val="0"/>
                <w:sz w:val="16"/>
              </w:rPr>
              <w:t>12656</w:t>
            </w:r>
          </w:p>
        </w:tc>
        <w:tc>
          <w:tcPr>
            <w:tcW w:w="630" w:type="dxa"/>
            <w:tcBorders>
              <w:top w:val="dotted" w:sz="6" w:space="0" w:color="auto"/>
              <w:left w:val="dotted" w:sz="6" w:space="0" w:color="auto"/>
              <w:bottom w:val="dotted" w:sz="6" w:space="0" w:color="auto"/>
              <w:right w:val="dotted" w:sz="6" w:space="0" w:color="auto"/>
            </w:tcBorders>
          </w:tcPr>
          <w:p w14:paraId="4D097234" w14:textId="77777777" w:rsidR="009E3F16" w:rsidRDefault="009E3F16">
            <w:pPr>
              <w:jc w:val="right"/>
              <w:rPr>
                <w:snapToGrid w:val="0"/>
                <w:sz w:val="16"/>
              </w:rPr>
            </w:pPr>
            <w:r>
              <w:rPr>
                <w:rFonts w:ascii="Arial" w:hAnsi="Arial"/>
                <w:snapToGrid w:val="0"/>
                <w:sz w:val="16"/>
              </w:rPr>
              <w:t>9</w:t>
            </w:r>
          </w:p>
        </w:tc>
        <w:tc>
          <w:tcPr>
            <w:tcW w:w="630" w:type="dxa"/>
            <w:tcBorders>
              <w:top w:val="dotted" w:sz="6" w:space="0" w:color="auto"/>
              <w:bottom w:val="dotted" w:sz="6" w:space="0" w:color="auto"/>
              <w:right w:val="single" w:sz="6" w:space="0" w:color="auto"/>
            </w:tcBorders>
          </w:tcPr>
          <w:p w14:paraId="7E6F0C7A" w14:textId="77777777" w:rsidR="009E3F16" w:rsidRDefault="009E3F16">
            <w:pPr>
              <w:jc w:val="right"/>
              <w:rPr>
                <w:snapToGrid w:val="0"/>
                <w:sz w:val="16"/>
              </w:rPr>
            </w:pPr>
            <w:r>
              <w:rPr>
                <w:rFonts w:ascii="Arial" w:hAnsi="Arial"/>
                <w:snapToGrid w:val="0"/>
                <w:sz w:val="16"/>
              </w:rPr>
              <w:t>632</w:t>
            </w:r>
          </w:p>
        </w:tc>
      </w:tr>
      <w:tr w:rsidR="009E3F16" w14:paraId="493FC5D9" w14:textId="77777777">
        <w:trPr>
          <w:cantSplit/>
          <w:trHeight w:val="257"/>
        </w:trPr>
        <w:tc>
          <w:tcPr>
            <w:tcW w:w="526" w:type="dxa"/>
          </w:tcPr>
          <w:p w14:paraId="512BC3FA" w14:textId="77777777" w:rsidR="009E3F16" w:rsidRDefault="009E3F16">
            <w:pPr>
              <w:jc w:val="right"/>
              <w:rPr>
                <w:snapToGrid w:val="0"/>
                <w:sz w:val="16"/>
              </w:rPr>
            </w:pPr>
          </w:p>
        </w:tc>
        <w:tc>
          <w:tcPr>
            <w:tcW w:w="427" w:type="dxa"/>
          </w:tcPr>
          <w:p w14:paraId="170A372C" w14:textId="77777777" w:rsidR="009E3F16" w:rsidRDefault="009E3F16">
            <w:pPr>
              <w:jc w:val="right"/>
              <w:rPr>
                <w:snapToGrid w:val="0"/>
                <w:sz w:val="16"/>
              </w:rPr>
            </w:pPr>
          </w:p>
        </w:tc>
        <w:tc>
          <w:tcPr>
            <w:tcW w:w="470" w:type="dxa"/>
          </w:tcPr>
          <w:p w14:paraId="7DF3554B" w14:textId="77777777" w:rsidR="009E3F16" w:rsidRDefault="009E3F16">
            <w:pPr>
              <w:jc w:val="right"/>
              <w:rPr>
                <w:snapToGrid w:val="0"/>
                <w:sz w:val="16"/>
              </w:rPr>
            </w:pPr>
          </w:p>
        </w:tc>
        <w:tc>
          <w:tcPr>
            <w:tcW w:w="497" w:type="dxa"/>
          </w:tcPr>
          <w:p w14:paraId="7B1C14EE" w14:textId="77777777" w:rsidR="009E3F16" w:rsidRDefault="009E3F16">
            <w:pPr>
              <w:jc w:val="right"/>
              <w:rPr>
                <w:snapToGrid w:val="0"/>
                <w:sz w:val="16"/>
              </w:rPr>
            </w:pPr>
          </w:p>
        </w:tc>
        <w:tc>
          <w:tcPr>
            <w:tcW w:w="622" w:type="dxa"/>
          </w:tcPr>
          <w:p w14:paraId="7F5BE3DF" w14:textId="77777777" w:rsidR="009E3F16" w:rsidRDefault="009E3F16">
            <w:pPr>
              <w:jc w:val="right"/>
              <w:rPr>
                <w:snapToGrid w:val="0"/>
                <w:sz w:val="16"/>
              </w:rPr>
            </w:pPr>
          </w:p>
        </w:tc>
        <w:tc>
          <w:tcPr>
            <w:tcW w:w="580" w:type="dxa"/>
          </w:tcPr>
          <w:p w14:paraId="0341D422" w14:textId="77777777" w:rsidR="009E3F16" w:rsidRDefault="009E3F16">
            <w:pPr>
              <w:jc w:val="right"/>
              <w:rPr>
                <w:snapToGrid w:val="0"/>
                <w:sz w:val="16"/>
              </w:rPr>
            </w:pPr>
          </w:p>
        </w:tc>
        <w:tc>
          <w:tcPr>
            <w:tcW w:w="747" w:type="dxa"/>
            <w:tcBorders>
              <w:left w:val="single" w:sz="6" w:space="0" w:color="auto"/>
              <w:bottom w:val="single" w:sz="6" w:space="0" w:color="auto"/>
            </w:tcBorders>
          </w:tcPr>
          <w:p w14:paraId="0F73C20B" w14:textId="77777777" w:rsidR="009E3F16" w:rsidRDefault="009E3F16">
            <w:pPr>
              <w:jc w:val="right"/>
              <w:rPr>
                <w:rFonts w:ascii="Arial" w:hAnsi="Arial"/>
                <w:snapToGrid w:val="0"/>
                <w:sz w:val="16"/>
              </w:rPr>
            </w:pPr>
            <w:r>
              <w:rPr>
                <w:rFonts w:ascii="Arial" w:hAnsi="Arial"/>
                <w:snapToGrid w:val="0"/>
                <w:sz w:val="16"/>
              </w:rPr>
              <w:t>303</w:t>
            </w:r>
          </w:p>
        </w:tc>
        <w:tc>
          <w:tcPr>
            <w:tcW w:w="787" w:type="dxa"/>
            <w:tcBorders>
              <w:left w:val="dotted" w:sz="6" w:space="0" w:color="auto"/>
              <w:bottom w:val="single" w:sz="6" w:space="0" w:color="auto"/>
              <w:right w:val="dotted" w:sz="6" w:space="0" w:color="auto"/>
            </w:tcBorders>
          </w:tcPr>
          <w:p w14:paraId="66E7E17C" w14:textId="77777777" w:rsidR="009E3F16" w:rsidRDefault="009E3F16">
            <w:pPr>
              <w:jc w:val="right"/>
              <w:rPr>
                <w:rFonts w:ascii="Arial" w:hAnsi="Arial"/>
                <w:b/>
                <w:i/>
                <w:snapToGrid w:val="0"/>
                <w:sz w:val="16"/>
              </w:rPr>
            </w:pPr>
            <w:r>
              <w:rPr>
                <w:rFonts w:ascii="Arial" w:hAnsi="Arial"/>
                <w:b/>
                <w:i/>
                <w:snapToGrid w:val="0"/>
                <w:sz w:val="16"/>
              </w:rPr>
              <w:t>1320</w:t>
            </w:r>
          </w:p>
        </w:tc>
        <w:tc>
          <w:tcPr>
            <w:tcW w:w="774" w:type="dxa"/>
            <w:tcBorders>
              <w:bottom w:val="single" w:sz="6" w:space="0" w:color="auto"/>
              <w:right w:val="single" w:sz="6" w:space="0" w:color="auto"/>
            </w:tcBorders>
          </w:tcPr>
          <w:p w14:paraId="68C23972" w14:textId="77777777" w:rsidR="009E3F16" w:rsidRDefault="009E3F16">
            <w:pPr>
              <w:jc w:val="right"/>
              <w:rPr>
                <w:rFonts w:ascii="Arial" w:hAnsi="Arial"/>
                <w:snapToGrid w:val="0"/>
                <w:sz w:val="16"/>
              </w:rPr>
            </w:pPr>
            <w:r>
              <w:rPr>
                <w:rFonts w:ascii="Arial" w:hAnsi="Arial"/>
                <w:snapToGrid w:val="0"/>
                <w:sz w:val="16"/>
              </w:rPr>
              <w:t>2000</w:t>
            </w:r>
          </w:p>
        </w:tc>
        <w:tc>
          <w:tcPr>
            <w:tcW w:w="720" w:type="dxa"/>
            <w:tcBorders>
              <w:top w:val="dotted" w:sz="6" w:space="0" w:color="auto"/>
              <w:left w:val="single" w:sz="6" w:space="0" w:color="auto"/>
              <w:bottom w:val="dotted" w:sz="6" w:space="0" w:color="auto"/>
              <w:right w:val="dotted" w:sz="6" w:space="0" w:color="auto"/>
            </w:tcBorders>
          </w:tcPr>
          <w:p w14:paraId="7E22BDBA" w14:textId="77777777" w:rsidR="009E3F16" w:rsidRDefault="009E3F16">
            <w:pPr>
              <w:jc w:val="center"/>
              <w:rPr>
                <w:b/>
                <w:i/>
                <w:snapToGrid w:val="0"/>
                <w:sz w:val="16"/>
              </w:rPr>
            </w:pPr>
            <w:r>
              <w:rPr>
                <w:rFonts w:ascii="Arial" w:hAnsi="Arial"/>
                <w:b/>
                <w:i/>
                <w:snapToGrid w:val="0"/>
                <w:sz w:val="16"/>
              </w:rPr>
              <w:t>F2</w:t>
            </w:r>
          </w:p>
        </w:tc>
        <w:tc>
          <w:tcPr>
            <w:tcW w:w="720" w:type="dxa"/>
            <w:gridSpan w:val="2"/>
            <w:tcBorders>
              <w:top w:val="dotted" w:sz="6" w:space="0" w:color="auto"/>
              <w:bottom w:val="dotted" w:sz="6" w:space="0" w:color="auto"/>
              <w:right w:val="dotted" w:sz="6" w:space="0" w:color="auto"/>
            </w:tcBorders>
          </w:tcPr>
          <w:p w14:paraId="15D57751" w14:textId="77777777" w:rsidR="009E3F16" w:rsidRDefault="009E3F16">
            <w:pPr>
              <w:jc w:val="right"/>
              <w:rPr>
                <w:b/>
                <w:i/>
                <w:snapToGrid w:val="0"/>
                <w:sz w:val="16"/>
              </w:rPr>
            </w:pPr>
            <w:r>
              <w:rPr>
                <w:rFonts w:ascii="Arial" w:hAnsi="Arial"/>
                <w:b/>
                <w:i/>
                <w:snapToGrid w:val="0"/>
                <w:sz w:val="16"/>
              </w:rPr>
              <w:t>1300</w:t>
            </w:r>
          </w:p>
        </w:tc>
        <w:tc>
          <w:tcPr>
            <w:tcW w:w="720" w:type="dxa"/>
            <w:gridSpan w:val="2"/>
            <w:tcBorders>
              <w:top w:val="dotted" w:sz="6" w:space="0" w:color="auto"/>
              <w:left w:val="dotted" w:sz="6" w:space="0" w:color="auto"/>
              <w:bottom w:val="dotted" w:sz="6" w:space="0" w:color="auto"/>
              <w:right w:val="dotted" w:sz="6" w:space="0" w:color="auto"/>
            </w:tcBorders>
          </w:tcPr>
          <w:p w14:paraId="394F23E3" w14:textId="77777777" w:rsidR="009E3F16" w:rsidRDefault="009E3F16">
            <w:pPr>
              <w:jc w:val="right"/>
              <w:rPr>
                <w:snapToGrid w:val="0"/>
                <w:sz w:val="16"/>
              </w:rPr>
            </w:pPr>
            <w:r>
              <w:rPr>
                <w:rFonts w:ascii="Arial" w:hAnsi="Arial"/>
                <w:snapToGrid w:val="0"/>
                <w:sz w:val="16"/>
              </w:rPr>
              <w:t>2000</w:t>
            </w:r>
          </w:p>
        </w:tc>
        <w:tc>
          <w:tcPr>
            <w:tcW w:w="630" w:type="dxa"/>
            <w:gridSpan w:val="2"/>
            <w:tcBorders>
              <w:top w:val="dotted" w:sz="6" w:space="0" w:color="auto"/>
              <w:left w:val="dotted" w:sz="6" w:space="0" w:color="auto"/>
              <w:bottom w:val="dotted" w:sz="6" w:space="0" w:color="auto"/>
              <w:right w:val="dotted" w:sz="6" w:space="0" w:color="auto"/>
            </w:tcBorders>
          </w:tcPr>
          <w:p w14:paraId="2C207D8E" w14:textId="77777777" w:rsidR="009E3F16" w:rsidRDefault="009E3F16">
            <w:pPr>
              <w:jc w:val="right"/>
              <w:rPr>
                <w:snapToGrid w:val="0"/>
                <w:sz w:val="16"/>
              </w:rPr>
            </w:pPr>
            <w:r>
              <w:rPr>
                <w:rFonts w:ascii="Arial" w:hAnsi="Arial"/>
                <w:snapToGrid w:val="0"/>
                <w:sz w:val="16"/>
              </w:rPr>
              <w:t>25058</w:t>
            </w:r>
          </w:p>
        </w:tc>
        <w:tc>
          <w:tcPr>
            <w:tcW w:w="630" w:type="dxa"/>
            <w:tcBorders>
              <w:top w:val="dotted" w:sz="6" w:space="0" w:color="auto"/>
              <w:left w:val="dotted" w:sz="6" w:space="0" w:color="auto"/>
              <w:bottom w:val="dotted" w:sz="6" w:space="0" w:color="auto"/>
              <w:right w:val="dotted" w:sz="6" w:space="0" w:color="auto"/>
            </w:tcBorders>
          </w:tcPr>
          <w:p w14:paraId="757D6C00" w14:textId="77777777" w:rsidR="009E3F16" w:rsidRDefault="009E3F16">
            <w:pPr>
              <w:jc w:val="right"/>
              <w:rPr>
                <w:snapToGrid w:val="0"/>
                <w:sz w:val="16"/>
              </w:rPr>
            </w:pPr>
            <w:r>
              <w:rPr>
                <w:rFonts w:ascii="Arial" w:hAnsi="Arial"/>
                <w:snapToGrid w:val="0"/>
                <w:sz w:val="16"/>
              </w:rPr>
              <w:t>9</w:t>
            </w:r>
          </w:p>
        </w:tc>
        <w:tc>
          <w:tcPr>
            <w:tcW w:w="630" w:type="dxa"/>
            <w:tcBorders>
              <w:top w:val="dotted" w:sz="6" w:space="0" w:color="auto"/>
              <w:bottom w:val="dotted" w:sz="6" w:space="0" w:color="auto"/>
              <w:right w:val="single" w:sz="6" w:space="0" w:color="auto"/>
            </w:tcBorders>
          </w:tcPr>
          <w:p w14:paraId="67A53DC6" w14:textId="77777777" w:rsidR="009E3F16" w:rsidRDefault="009E3F16">
            <w:pPr>
              <w:jc w:val="right"/>
              <w:rPr>
                <w:snapToGrid w:val="0"/>
                <w:sz w:val="16"/>
              </w:rPr>
            </w:pPr>
            <w:r>
              <w:rPr>
                <w:rFonts w:ascii="Arial" w:hAnsi="Arial"/>
                <w:snapToGrid w:val="0"/>
                <w:sz w:val="16"/>
              </w:rPr>
              <w:t>1252</w:t>
            </w:r>
          </w:p>
        </w:tc>
      </w:tr>
      <w:tr w:rsidR="009E3F16" w14:paraId="494F1375" w14:textId="77777777">
        <w:trPr>
          <w:cantSplit/>
          <w:trHeight w:val="257"/>
        </w:trPr>
        <w:tc>
          <w:tcPr>
            <w:tcW w:w="526" w:type="dxa"/>
          </w:tcPr>
          <w:p w14:paraId="2E95E568" w14:textId="77777777" w:rsidR="009E3F16" w:rsidRDefault="009E3F16">
            <w:pPr>
              <w:jc w:val="right"/>
              <w:rPr>
                <w:snapToGrid w:val="0"/>
                <w:sz w:val="16"/>
              </w:rPr>
            </w:pPr>
          </w:p>
        </w:tc>
        <w:tc>
          <w:tcPr>
            <w:tcW w:w="427" w:type="dxa"/>
          </w:tcPr>
          <w:p w14:paraId="478E9CE0" w14:textId="77777777" w:rsidR="009E3F16" w:rsidRDefault="009E3F16">
            <w:pPr>
              <w:jc w:val="right"/>
              <w:rPr>
                <w:snapToGrid w:val="0"/>
                <w:sz w:val="16"/>
              </w:rPr>
            </w:pPr>
          </w:p>
        </w:tc>
        <w:tc>
          <w:tcPr>
            <w:tcW w:w="470" w:type="dxa"/>
          </w:tcPr>
          <w:p w14:paraId="45250BE6" w14:textId="77777777" w:rsidR="009E3F16" w:rsidRDefault="009E3F16">
            <w:pPr>
              <w:jc w:val="right"/>
              <w:rPr>
                <w:snapToGrid w:val="0"/>
                <w:sz w:val="16"/>
              </w:rPr>
            </w:pPr>
          </w:p>
        </w:tc>
        <w:tc>
          <w:tcPr>
            <w:tcW w:w="497" w:type="dxa"/>
          </w:tcPr>
          <w:p w14:paraId="39465E2E" w14:textId="77777777" w:rsidR="009E3F16" w:rsidRDefault="009E3F16">
            <w:pPr>
              <w:jc w:val="right"/>
              <w:rPr>
                <w:snapToGrid w:val="0"/>
                <w:sz w:val="16"/>
              </w:rPr>
            </w:pPr>
          </w:p>
        </w:tc>
        <w:tc>
          <w:tcPr>
            <w:tcW w:w="622" w:type="dxa"/>
          </w:tcPr>
          <w:p w14:paraId="5B97EC91" w14:textId="77777777" w:rsidR="009E3F16" w:rsidRDefault="009E3F16">
            <w:pPr>
              <w:jc w:val="right"/>
              <w:rPr>
                <w:snapToGrid w:val="0"/>
                <w:sz w:val="16"/>
              </w:rPr>
            </w:pPr>
          </w:p>
        </w:tc>
        <w:tc>
          <w:tcPr>
            <w:tcW w:w="580" w:type="dxa"/>
          </w:tcPr>
          <w:p w14:paraId="6E5B590E" w14:textId="77777777" w:rsidR="009E3F16" w:rsidRDefault="009E3F16">
            <w:pPr>
              <w:jc w:val="right"/>
              <w:rPr>
                <w:snapToGrid w:val="0"/>
                <w:sz w:val="16"/>
              </w:rPr>
            </w:pPr>
          </w:p>
        </w:tc>
        <w:tc>
          <w:tcPr>
            <w:tcW w:w="747" w:type="dxa"/>
          </w:tcPr>
          <w:p w14:paraId="41745AE2" w14:textId="77777777" w:rsidR="009E3F16" w:rsidRDefault="009E3F16">
            <w:pPr>
              <w:jc w:val="right"/>
              <w:rPr>
                <w:snapToGrid w:val="0"/>
                <w:sz w:val="16"/>
              </w:rPr>
            </w:pPr>
          </w:p>
        </w:tc>
        <w:tc>
          <w:tcPr>
            <w:tcW w:w="787" w:type="dxa"/>
          </w:tcPr>
          <w:p w14:paraId="27CF600D" w14:textId="77777777" w:rsidR="009E3F16" w:rsidRDefault="009E3F16">
            <w:pPr>
              <w:jc w:val="right"/>
              <w:rPr>
                <w:snapToGrid w:val="0"/>
                <w:sz w:val="16"/>
              </w:rPr>
            </w:pPr>
          </w:p>
        </w:tc>
        <w:tc>
          <w:tcPr>
            <w:tcW w:w="774" w:type="dxa"/>
          </w:tcPr>
          <w:p w14:paraId="59A4A54B" w14:textId="77777777" w:rsidR="009E3F16" w:rsidRDefault="009E3F16">
            <w:pPr>
              <w:jc w:val="right"/>
              <w:rPr>
                <w:snapToGrid w:val="0"/>
                <w:sz w:val="16"/>
              </w:rPr>
            </w:pPr>
          </w:p>
        </w:tc>
        <w:tc>
          <w:tcPr>
            <w:tcW w:w="720" w:type="dxa"/>
            <w:tcBorders>
              <w:left w:val="single" w:sz="6" w:space="0" w:color="auto"/>
              <w:bottom w:val="dotted" w:sz="6" w:space="0" w:color="auto"/>
              <w:right w:val="dotted" w:sz="6" w:space="0" w:color="auto"/>
            </w:tcBorders>
          </w:tcPr>
          <w:p w14:paraId="1C660E88" w14:textId="77777777" w:rsidR="009E3F16" w:rsidRDefault="009E3F16">
            <w:pPr>
              <w:jc w:val="center"/>
              <w:rPr>
                <w:b/>
                <w:i/>
                <w:snapToGrid w:val="0"/>
                <w:sz w:val="16"/>
              </w:rPr>
            </w:pPr>
            <w:r>
              <w:rPr>
                <w:rFonts w:ascii="Arial" w:hAnsi="Arial"/>
                <w:b/>
                <w:i/>
                <w:snapToGrid w:val="0"/>
                <w:sz w:val="16"/>
              </w:rPr>
              <w:t>F2</w:t>
            </w:r>
          </w:p>
        </w:tc>
        <w:tc>
          <w:tcPr>
            <w:tcW w:w="720" w:type="dxa"/>
            <w:gridSpan w:val="2"/>
            <w:tcBorders>
              <w:bottom w:val="dotted" w:sz="6" w:space="0" w:color="auto"/>
              <w:right w:val="dotted" w:sz="6" w:space="0" w:color="auto"/>
            </w:tcBorders>
          </w:tcPr>
          <w:p w14:paraId="12483A8C" w14:textId="77777777" w:rsidR="009E3F16" w:rsidRDefault="009E3F16">
            <w:pPr>
              <w:jc w:val="right"/>
              <w:rPr>
                <w:b/>
                <w:i/>
                <w:snapToGrid w:val="0"/>
                <w:sz w:val="16"/>
              </w:rPr>
            </w:pPr>
            <w:r>
              <w:rPr>
                <w:rFonts w:ascii="Arial" w:hAnsi="Arial"/>
                <w:b/>
                <w:i/>
                <w:snapToGrid w:val="0"/>
                <w:sz w:val="16"/>
              </w:rPr>
              <w:t>1320</w:t>
            </w:r>
          </w:p>
        </w:tc>
        <w:tc>
          <w:tcPr>
            <w:tcW w:w="720" w:type="dxa"/>
            <w:gridSpan w:val="2"/>
            <w:tcBorders>
              <w:left w:val="dotted" w:sz="6" w:space="0" w:color="auto"/>
              <w:bottom w:val="dotted" w:sz="6" w:space="0" w:color="auto"/>
              <w:right w:val="dotted" w:sz="6" w:space="0" w:color="auto"/>
            </w:tcBorders>
          </w:tcPr>
          <w:p w14:paraId="77FAB6BE" w14:textId="77777777" w:rsidR="009E3F16" w:rsidRDefault="009E3F16">
            <w:pPr>
              <w:jc w:val="right"/>
              <w:rPr>
                <w:snapToGrid w:val="0"/>
                <w:sz w:val="16"/>
              </w:rPr>
            </w:pPr>
            <w:r>
              <w:rPr>
                <w:rFonts w:ascii="Arial" w:hAnsi="Arial"/>
                <w:snapToGrid w:val="0"/>
                <w:sz w:val="16"/>
              </w:rPr>
              <w:t>1000</w:t>
            </w:r>
          </w:p>
        </w:tc>
        <w:tc>
          <w:tcPr>
            <w:tcW w:w="630" w:type="dxa"/>
            <w:gridSpan w:val="2"/>
            <w:tcBorders>
              <w:left w:val="dotted" w:sz="6" w:space="0" w:color="auto"/>
              <w:bottom w:val="dotted" w:sz="6" w:space="0" w:color="auto"/>
              <w:right w:val="dotted" w:sz="6" w:space="0" w:color="auto"/>
            </w:tcBorders>
          </w:tcPr>
          <w:p w14:paraId="68418577" w14:textId="77777777" w:rsidR="009E3F16" w:rsidRDefault="009E3F16">
            <w:pPr>
              <w:jc w:val="right"/>
              <w:rPr>
                <w:snapToGrid w:val="0"/>
                <w:sz w:val="16"/>
              </w:rPr>
            </w:pPr>
            <w:r>
              <w:rPr>
                <w:rFonts w:ascii="Arial" w:hAnsi="Arial"/>
                <w:snapToGrid w:val="0"/>
                <w:sz w:val="16"/>
              </w:rPr>
              <w:t>12722</w:t>
            </w:r>
          </w:p>
        </w:tc>
        <w:tc>
          <w:tcPr>
            <w:tcW w:w="630" w:type="dxa"/>
            <w:tcBorders>
              <w:top w:val="dotted" w:sz="6" w:space="0" w:color="auto"/>
              <w:left w:val="dotted" w:sz="6" w:space="0" w:color="auto"/>
              <w:bottom w:val="dotted" w:sz="6" w:space="0" w:color="auto"/>
              <w:right w:val="dotted" w:sz="6" w:space="0" w:color="auto"/>
            </w:tcBorders>
          </w:tcPr>
          <w:p w14:paraId="34AA1C8B" w14:textId="77777777" w:rsidR="009E3F16" w:rsidRDefault="009E3F16">
            <w:pPr>
              <w:jc w:val="right"/>
              <w:rPr>
                <w:snapToGrid w:val="0"/>
                <w:sz w:val="16"/>
              </w:rPr>
            </w:pPr>
            <w:r>
              <w:rPr>
                <w:rFonts w:ascii="Arial" w:hAnsi="Arial"/>
                <w:snapToGrid w:val="0"/>
                <w:sz w:val="16"/>
              </w:rPr>
              <w:t>9</w:t>
            </w:r>
          </w:p>
        </w:tc>
        <w:tc>
          <w:tcPr>
            <w:tcW w:w="630" w:type="dxa"/>
            <w:tcBorders>
              <w:bottom w:val="dotted" w:sz="6" w:space="0" w:color="auto"/>
              <w:right w:val="single" w:sz="6" w:space="0" w:color="auto"/>
            </w:tcBorders>
          </w:tcPr>
          <w:p w14:paraId="7D15D310" w14:textId="77777777" w:rsidR="009E3F16" w:rsidRDefault="009E3F16">
            <w:pPr>
              <w:jc w:val="right"/>
              <w:rPr>
                <w:snapToGrid w:val="0"/>
                <w:sz w:val="16"/>
              </w:rPr>
            </w:pPr>
            <w:r>
              <w:rPr>
                <w:rFonts w:ascii="Arial" w:hAnsi="Arial"/>
                <w:snapToGrid w:val="0"/>
                <w:sz w:val="16"/>
              </w:rPr>
              <w:t>636</w:t>
            </w:r>
          </w:p>
        </w:tc>
      </w:tr>
      <w:tr w:rsidR="009E3F16" w14:paraId="3CB5F67E" w14:textId="77777777">
        <w:trPr>
          <w:cantSplit/>
          <w:trHeight w:val="257"/>
        </w:trPr>
        <w:tc>
          <w:tcPr>
            <w:tcW w:w="526" w:type="dxa"/>
          </w:tcPr>
          <w:p w14:paraId="79AA5913" w14:textId="77777777" w:rsidR="009E3F16" w:rsidRDefault="009E3F16">
            <w:pPr>
              <w:jc w:val="right"/>
              <w:rPr>
                <w:snapToGrid w:val="0"/>
                <w:sz w:val="16"/>
              </w:rPr>
            </w:pPr>
          </w:p>
        </w:tc>
        <w:tc>
          <w:tcPr>
            <w:tcW w:w="427" w:type="dxa"/>
          </w:tcPr>
          <w:p w14:paraId="17282B7C" w14:textId="77777777" w:rsidR="009E3F16" w:rsidRDefault="009E3F16">
            <w:pPr>
              <w:jc w:val="right"/>
              <w:rPr>
                <w:snapToGrid w:val="0"/>
                <w:sz w:val="16"/>
              </w:rPr>
            </w:pPr>
          </w:p>
        </w:tc>
        <w:tc>
          <w:tcPr>
            <w:tcW w:w="470" w:type="dxa"/>
          </w:tcPr>
          <w:p w14:paraId="7B18F801" w14:textId="77777777" w:rsidR="009E3F16" w:rsidRDefault="009E3F16">
            <w:pPr>
              <w:jc w:val="right"/>
              <w:rPr>
                <w:snapToGrid w:val="0"/>
                <w:sz w:val="16"/>
              </w:rPr>
            </w:pPr>
          </w:p>
        </w:tc>
        <w:tc>
          <w:tcPr>
            <w:tcW w:w="497" w:type="dxa"/>
          </w:tcPr>
          <w:p w14:paraId="07EF34E7" w14:textId="77777777" w:rsidR="009E3F16" w:rsidRDefault="009E3F16">
            <w:pPr>
              <w:jc w:val="right"/>
              <w:rPr>
                <w:snapToGrid w:val="0"/>
                <w:sz w:val="16"/>
              </w:rPr>
            </w:pPr>
          </w:p>
        </w:tc>
        <w:tc>
          <w:tcPr>
            <w:tcW w:w="622" w:type="dxa"/>
          </w:tcPr>
          <w:p w14:paraId="7ECD432D" w14:textId="77777777" w:rsidR="009E3F16" w:rsidRDefault="009E3F16">
            <w:pPr>
              <w:jc w:val="right"/>
              <w:rPr>
                <w:snapToGrid w:val="0"/>
                <w:sz w:val="16"/>
              </w:rPr>
            </w:pPr>
          </w:p>
        </w:tc>
        <w:tc>
          <w:tcPr>
            <w:tcW w:w="580" w:type="dxa"/>
          </w:tcPr>
          <w:p w14:paraId="23971D92" w14:textId="77777777" w:rsidR="009E3F16" w:rsidRDefault="009E3F16">
            <w:pPr>
              <w:jc w:val="right"/>
              <w:rPr>
                <w:snapToGrid w:val="0"/>
                <w:sz w:val="16"/>
              </w:rPr>
            </w:pPr>
          </w:p>
        </w:tc>
        <w:tc>
          <w:tcPr>
            <w:tcW w:w="747" w:type="dxa"/>
          </w:tcPr>
          <w:p w14:paraId="77562634" w14:textId="77777777" w:rsidR="009E3F16" w:rsidRDefault="009E3F16">
            <w:pPr>
              <w:jc w:val="right"/>
              <w:rPr>
                <w:snapToGrid w:val="0"/>
                <w:sz w:val="16"/>
              </w:rPr>
            </w:pPr>
          </w:p>
        </w:tc>
        <w:tc>
          <w:tcPr>
            <w:tcW w:w="787" w:type="dxa"/>
          </w:tcPr>
          <w:p w14:paraId="3F0493A0" w14:textId="77777777" w:rsidR="009E3F16" w:rsidRDefault="009E3F16">
            <w:pPr>
              <w:jc w:val="right"/>
              <w:rPr>
                <w:snapToGrid w:val="0"/>
                <w:sz w:val="16"/>
              </w:rPr>
            </w:pPr>
          </w:p>
        </w:tc>
        <w:tc>
          <w:tcPr>
            <w:tcW w:w="774" w:type="dxa"/>
          </w:tcPr>
          <w:p w14:paraId="2DA028FC" w14:textId="77777777" w:rsidR="009E3F16" w:rsidRDefault="009E3F16">
            <w:pPr>
              <w:jc w:val="right"/>
              <w:rPr>
                <w:snapToGrid w:val="0"/>
                <w:sz w:val="16"/>
              </w:rPr>
            </w:pPr>
          </w:p>
        </w:tc>
        <w:tc>
          <w:tcPr>
            <w:tcW w:w="720" w:type="dxa"/>
            <w:tcBorders>
              <w:top w:val="dotted" w:sz="6" w:space="0" w:color="auto"/>
              <w:left w:val="single" w:sz="6" w:space="0" w:color="auto"/>
              <w:bottom w:val="dotted" w:sz="6" w:space="0" w:color="auto"/>
              <w:right w:val="dotted" w:sz="6" w:space="0" w:color="auto"/>
            </w:tcBorders>
          </w:tcPr>
          <w:p w14:paraId="74510670" w14:textId="77777777" w:rsidR="009E3F16" w:rsidRDefault="009E3F16">
            <w:pPr>
              <w:jc w:val="center"/>
              <w:rPr>
                <w:b/>
                <w:i/>
                <w:snapToGrid w:val="0"/>
                <w:sz w:val="16"/>
              </w:rPr>
            </w:pPr>
            <w:r>
              <w:rPr>
                <w:rFonts w:ascii="Arial" w:hAnsi="Arial"/>
                <w:b/>
                <w:i/>
                <w:snapToGrid w:val="0"/>
                <w:sz w:val="16"/>
              </w:rPr>
              <w:t>F3</w:t>
            </w:r>
          </w:p>
        </w:tc>
        <w:tc>
          <w:tcPr>
            <w:tcW w:w="720" w:type="dxa"/>
            <w:gridSpan w:val="2"/>
            <w:tcBorders>
              <w:top w:val="dotted" w:sz="6" w:space="0" w:color="auto"/>
              <w:bottom w:val="dotted" w:sz="6" w:space="0" w:color="auto"/>
              <w:right w:val="dotted" w:sz="6" w:space="0" w:color="auto"/>
            </w:tcBorders>
          </w:tcPr>
          <w:p w14:paraId="6370EE0C" w14:textId="77777777" w:rsidR="009E3F16" w:rsidRDefault="009E3F16">
            <w:pPr>
              <w:jc w:val="right"/>
              <w:rPr>
                <w:b/>
                <w:i/>
                <w:snapToGrid w:val="0"/>
                <w:sz w:val="16"/>
              </w:rPr>
            </w:pPr>
            <w:r>
              <w:rPr>
                <w:rFonts w:ascii="Arial" w:hAnsi="Arial"/>
                <w:b/>
                <w:i/>
                <w:snapToGrid w:val="0"/>
                <w:sz w:val="16"/>
              </w:rPr>
              <w:t>1300</w:t>
            </w:r>
          </w:p>
        </w:tc>
        <w:tc>
          <w:tcPr>
            <w:tcW w:w="720" w:type="dxa"/>
            <w:gridSpan w:val="2"/>
            <w:tcBorders>
              <w:top w:val="dotted" w:sz="6" w:space="0" w:color="auto"/>
              <w:left w:val="dotted" w:sz="6" w:space="0" w:color="auto"/>
              <w:bottom w:val="dotted" w:sz="6" w:space="0" w:color="auto"/>
              <w:right w:val="dotted" w:sz="6" w:space="0" w:color="auto"/>
            </w:tcBorders>
          </w:tcPr>
          <w:p w14:paraId="7E6929D5" w14:textId="77777777" w:rsidR="009E3F16" w:rsidRDefault="009E3F16">
            <w:pPr>
              <w:jc w:val="right"/>
              <w:rPr>
                <w:snapToGrid w:val="0"/>
                <w:sz w:val="16"/>
              </w:rPr>
            </w:pPr>
            <w:r>
              <w:rPr>
                <w:rFonts w:ascii="Arial" w:hAnsi="Arial"/>
                <w:snapToGrid w:val="0"/>
                <w:sz w:val="16"/>
              </w:rPr>
              <w:t>2000</w:t>
            </w:r>
          </w:p>
        </w:tc>
        <w:tc>
          <w:tcPr>
            <w:tcW w:w="630" w:type="dxa"/>
            <w:gridSpan w:val="2"/>
            <w:tcBorders>
              <w:top w:val="dotted" w:sz="6" w:space="0" w:color="auto"/>
              <w:left w:val="dotted" w:sz="6" w:space="0" w:color="auto"/>
              <w:bottom w:val="dotted" w:sz="6" w:space="0" w:color="auto"/>
              <w:right w:val="dotted" w:sz="6" w:space="0" w:color="auto"/>
            </w:tcBorders>
          </w:tcPr>
          <w:p w14:paraId="2376CAAA" w14:textId="77777777" w:rsidR="009E3F16" w:rsidRDefault="009E3F16">
            <w:pPr>
              <w:jc w:val="right"/>
              <w:rPr>
                <w:snapToGrid w:val="0"/>
                <w:sz w:val="16"/>
              </w:rPr>
            </w:pPr>
            <w:r>
              <w:rPr>
                <w:rFonts w:ascii="Arial" w:hAnsi="Arial"/>
                <w:snapToGrid w:val="0"/>
                <w:sz w:val="16"/>
              </w:rPr>
              <w:t>25058</w:t>
            </w:r>
          </w:p>
        </w:tc>
        <w:tc>
          <w:tcPr>
            <w:tcW w:w="630" w:type="dxa"/>
            <w:tcBorders>
              <w:top w:val="dotted" w:sz="6" w:space="0" w:color="auto"/>
              <w:left w:val="dotted" w:sz="6" w:space="0" w:color="auto"/>
              <w:bottom w:val="dotted" w:sz="6" w:space="0" w:color="auto"/>
              <w:right w:val="dotted" w:sz="6" w:space="0" w:color="auto"/>
            </w:tcBorders>
          </w:tcPr>
          <w:p w14:paraId="1F49A005" w14:textId="77777777" w:rsidR="009E3F16" w:rsidRDefault="009E3F16">
            <w:pPr>
              <w:jc w:val="right"/>
              <w:rPr>
                <w:snapToGrid w:val="0"/>
                <w:sz w:val="16"/>
              </w:rPr>
            </w:pPr>
            <w:r>
              <w:rPr>
                <w:rFonts w:ascii="Arial" w:hAnsi="Arial"/>
                <w:snapToGrid w:val="0"/>
                <w:sz w:val="16"/>
              </w:rPr>
              <w:t>9</w:t>
            </w:r>
          </w:p>
        </w:tc>
        <w:tc>
          <w:tcPr>
            <w:tcW w:w="630" w:type="dxa"/>
            <w:tcBorders>
              <w:top w:val="dotted" w:sz="6" w:space="0" w:color="auto"/>
              <w:bottom w:val="dotted" w:sz="6" w:space="0" w:color="auto"/>
              <w:right w:val="single" w:sz="6" w:space="0" w:color="auto"/>
            </w:tcBorders>
          </w:tcPr>
          <w:p w14:paraId="668CA57F" w14:textId="77777777" w:rsidR="009E3F16" w:rsidRDefault="009E3F16">
            <w:pPr>
              <w:jc w:val="right"/>
              <w:rPr>
                <w:snapToGrid w:val="0"/>
                <w:sz w:val="16"/>
              </w:rPr>
            </w:pPr>
            <w:r>
              <w:rPr>
                <w:rFonts w:ascii="Arial" w:hAnsi="Arial"/>
                <w:snapToGrid w:val="0"/>
                <w:sz w:val="16"/>
              </w:rPr>
              <w:t>1252</w:t>
            </w:r>
          </w:p>
        </w:tc>
      </w:tr>
      <w:tr w:rsidR="009E3F16" w14:paraId="2858E0BC" w14:textId="77777777">
        <w:trPr>
          <w:cantSplit/>
          <w:trHeight w:val="257"/>
        </w:trPr>
        <w:tc>
          <w:tcPr>
            <w:tcW w:w="526" w:type="dxa"/>
          </w:tcPr>
          <w:p w14:paraId="2BBE1531" w14:textId="77777777" w:rsidR="009E3F16" w:rsidRDefault="009E3F16">
            <w:pPr>
              <w:jc w:val="right"/>
              <w:rPr>
                <w:snapToGrid w:val="0"/>
                <w:sz w:val="16"/>
              </w:rPr>
            </w:pPr>
          </w:p>
        </w:tc>
        <w:tc>
          <w:tcPr>
            <w:tcW w:w="427" w:type="dxa"/>
          </w:tcPr>
          <w:p w14:paraId="363FD557" w14:textId="77777777" w:rsidR="009E3F16" w:rsidRDefault="009E3F16">
            <w:pPr>
              <w:jc w:val="right"/>
              <w:rPr>
                <w:snapToGrid w:val="0"/>
                <w:sz w:val="16"/>
              </w:rPr>
            </w:pPr>
          </w:p>
        </w:tc>
        <w:tc>
          <w:tcPr>
            <w:tcW w:w="470" w:type="dxa"/>
          </w:tcPr>
          <w:p w14:paraId="49E82A98" w14:textId="77777777" w:rsidR="009E3F16" w:rsidRDefault="009E3F16">
            <w:pPr>
              <w:jc w:val="right"/>
              <w:rPr>
                <w:snapToGrid w:val="0"/>
                <w:sz w:val="16"/>
              </w:rPr>
            </w:pPr>
          </w:p>
        </w:tc>
        <w:tc>
          <w:tcPr>
            <w:tcW w:w="497" w:type="dxa"/>
          </w:tcPr>
          <w:p w14:paraId="6AB6E7B3" w14:textId="77777777" w:rsidR="009E3F16" w:rsidRDefault="009E3F16">
            <w:pPr>
              <w:jc w:val="right"/>
              <w:rPr>
                <w:snapToGrid w:val="0"/>
                <w:sz w:val="16"/>
              </w:rPr>
            </w:pPr>
          </w:p>
        </w:tc>
        <w:tc>
          <w:tcPr>
            <w:tcW w:w="622" w:type="dxa"/>
          </w:tcPr>
          <w:p w14:paraId="05E3C01B" w14:textId="77777777" w:rsidR="009E3F16" w:rsidRDefault="009E3F16">
            <w:pPr>
              <w:jc w:val="right"/>
              <w:rPr>
                <w:snapToGrid w:val="0"/>
                <w:sz w:val="16"/>
              </w:rPr>
            </w:pPr>
          </w:p>
        </w:tc>
        <w:tc>
          <w:tcPr>
            <w:tcW w:w="580" w:type="dxa"/>
          </w:tcPr>
          <w:p w14:paraId="0D4D8BE0" w14:textId="77777777" w:rsidR="009E3F16" w:rsidRDefault="009E3F16">
            <w:pPr>
              <w:jc w:val="right"/>
              <w:rPr>
                <w:snapToGrid w:val="0"/>
                <w:sz w:val="16"/>
              </w:rPr>
            </w:pPr>
          </w:p>
        </w:tc>
        <w:tc>
          <w:tcPr>
            <w:tcW w:w="747" w:type="dxa"/>
          </w:tcPr>
          <w:p w14:paraId="72FBCF76" w14:textId="77777777" w:rsidR="009E3F16" w:rsidRDefault="009E3F16">
            <w:pPr>
              <w:jc w:val="right"/>
              <w:rPr>
                <w:snapToGrid w:val="0"/>
                <w:sz w:val="16"/>
              </w:rPr>
            </w:pPr>
          </w:p>
        </w:tc>
        <w:tc>
          <w:tcPr>
            <w:tcW w:w="787" w:type="dxa"/>
          </w:tcPr>
          <w:p w14:paraId="4152DFD2" w14:textId="77777777" w:rsidR="009E3F16" w:rsidRDefault="009E3F16">
            <w:pPr>
              <w:jc w:val="right"/>
              <w:rPr>
                <w:snapToGrid w:val="0"/>
                <w:sz w:val="16"/>
              </w:rPr>
            </w:pPr>
          </w:p>
        </w:tc>
        <w:tc>
          <w:tcPr>
            <w:tcW w:w="774" w:type="dxa"/>
          </w:tcPr>
          <w:p w14:paraId="2361622B" w14:textId="77777777" w:rsidR="009E3F16" w:rsidRDefault="009E3F16">
            <w:pPr>
              <w:jc w:val="right"/>
              <w:rPr>
                <w:snapToGrid w:val="0"/>
                <w:sz w:val="16"/>
              </w:rPr>
            </w:pPr>
          </w:p>
        </w:tc>
        <w:tc>
          <w:tcPr>
            <w:tcW w:w="720" w:type="dxa"/>
            <w:tcBorders>
              <w:left w:val="single" w:sz="6" w:space="0" w:color="auto"/>
              <w:bottom w:val="single" w:sz="6" w:space="0" w:color="auto"/>
              <w:right w:val="dotted" w:sz="6" w:space="0" w:color="auto"/>
            </w:tcBorders>
          </w:tcPr>
          <w:p w14:paraId="69FFCE28" w14:textId="77777777" w:rsidR="009E3F16" w:rsidRDefault="009E3F16">
            <w:pPr>
              <w:jc w:val="center"/>
              <w:rPr>
                <w:rFonts w:ascii="Arial" w:hAnsi="Arial"/>
                <w:b/>
                <w:i/>
                <w:snapToGrid w:val="0"/>
                <w:sz w:val="16"/>
              </w:rPr>
            </w:pPr>
            <w:r>
              <w:rPr>
                <w:rFonts w:ascii="Arial" w:hAnsi="Arial"/>
                <w:b/>
                <w:i/>
                <w:snapToGrid w:val="0"/>
                <w:sz w:val="16"/>
              </w:rPr>
              <w:t>F3</w:t>
            </w:r>
          </w:p>
        </w:tc>
        <w:tc>
          <w:tcPr>
            <w:tcW w:w="720" w:type="dxa"/>
            <w:gridSpan w:val="2"/>
            <w:tcBorders>
              <w:bottom w:val="single" w:sz="6" w:space="0" w:color="auto"/>
              <w:right w:val="dotted" w:sz="6" w:space="0" w:color="auto"/>
            </w:tcBorders>
          </w:tcPr>
          <w:p w14:paraId="1594B9C3" w14:textId="77777777" w:rsidR="009E3F16" w:rsidRDefault="009E3F16">
            <w:pPr>
              <w:jc w:val="right"/>
              <w:rPr>
                <w:rFonts w:ascii="Arial" w:hAnsi="Arial"/>
                <w:b/>
                <w:i/>
                <w:snapToGrid w:val="0"/>
                <w:sz w:val="16"/>
              </w:rPr>
            </w:pPr>
            <w:r>
              <w:rPr>
                <w:rFonts w:ascii="Arial" w:hAnsi="Arial"/>
                <w:b/>
                <w:i/>
                <w:snapToGrid w:val="0"/>
                <w:sz w:val="16"/>
              </w:rPr>
              <w:t>1320</w:t>
            </w:r>
          </w:p>
        </w:tc>
        <w:tc>
          <w:tcPr>
            <w:tcW w:w="720" w:type="dxa"/>
            <w:gridSpan w:val="2"/>
            <w:tcBorders>
              <w:left w:val="dotted" w:sz="6" w:space="0" w:color="auto"/>
              <w:bottom w:val="single" w:sz="6" w:space="0" w:color="auto"/>
              <w:right w:val="dotted" w:sz="6" w:space="0" w:color="auto"/>
            </w:tcBorders>
          </w:tcPr>
          <w:p w14:paraId="05A73088" w14:textId="77777777" w:rsidR="009E3F16" w:rsidRDefault="009E3F16">
            <w:pPr>
              <w:jc w:val="right"/>
              <w:rPr>
                <w:rFonts w:ascii="Arial" w:hAnsi="Arial"/>
                <w:snapToGrid w:val="0"/>
                <w:sz w:val="16"/>
              </w:rPr>
            </w:pPr>
            <w:r>
              <w:rPr>
                <w:rFonts w:ascii="Arial" w:hAnsi="Arial"/>
                <w:snapToGrid w:val="0"/>
                <w:sz w:val="16"/>
              </w:rPr>
              <w:t>1000</w:t>
            </w:r>
          </w:p>
        </w:tc>
        <w:tc>
          <w:tcPr>
            <w:tcW w:w="630" w:type="dxa"/>
            <w:gridSpan w:val="2"/>
            <w:tcBorders>
              <w:top w:val="dotted" w:sz="6" w:space="0" w:color="auto"/>
              <w:left w:val="dotted" w:sz="6" w:space="0" w:color="auto"/>
              <w:bottom w:val="single" w:sz="6" w:space="0" w:color="auto"/>
              <w:right w:val="dotted" w:sz="6" w:space="0" w:color="auto"/>
            </w:tcBorders>
          </w:tcPr>
          <w:p w14:paraId="79FD77D7" w14:textId="77777777" w:rsidR="009E3F16" w:rsidRDefault="009E3F16">
            <w:pPr>
              <w:jc w:val="right"/>
              <w:rPr>
                <w:rFonts w:ascii="Arial" w:hAnsi="Arial"/>
                <w:snapToGrid w:val="0"/>
                <w:sz w:val="16"/>
              </w:rPr>
            </w:pPr>
            <w:r>
              <w:rPr>
                <w:rFonts w:ascii="Arial" w:hAnsi="Arial"/>
                <w:snapToGrid w:val="0"/>
                <w:sz w:val="16"/>
              </w:rPr>
              <w:t>12722</w:t>
            </w:r>
          </w:p>
        </w:tc>
        <w:tc>
          <w:tcPr>
            <w:tcW w:w="630" w:type="dxa"/>
            <w:tcBorders>
              <w:top w:val="dotted" w:sz="6" w:space="0" w:color="auto"/>
              <w:left w:val="dotted" w:sz="6" w:space="0" w:color="auto"/>
              <w:bottom w:val="single" w:sz="6" w:space="0" w:color="auto"/>
              <w:right w:val="dotted" w:sz="6" w:space="0" w:color="auto"/>
            </w:tcBorders>
          </w:tcPr>
          <w:p w14:paraId="0BEB7A48" w14:textId="77777777" w:rsidR="009E3F16" w:rsidRDefault="009E3F16">
            <w:pPr>
              <w:jc w:val="right"/>
              <w:rPr>
                <w:snapToGrid w:val="0"/>
                <w:sz w:val="16"/>
              </w:rPr>
            </w:pPr>
            <w:r>
              <w:rPr>
                <w:rFonts w:ascii="Arial" w:hAnsi="Arial"/>
                <w:snapToGrid w:val="0"/>
                <w:sz w:val="16"/>
              </w:rPr>
              <w:t>9</w:t>
            </w:r>
          </w:p>
        </w:tc>
        <w:tc>
          <w:tcPr>
            <w:tcW w:w="630" w:type="dxa"/>
            <w:tcBorders>
              <w:top w:val="dotted" w:sz="6" w:space="0" w:color="auto"/>
              <w:bottom w:val="single" w:sz="6" w:space="0" w:color="auto"/>
              <w:right w:val="single" w:sz="6" w:space="0" w:color="auto"/>
            </w:tcBorders>
          </w:tcPr>
          <w:p w14:paraId="63BEC358" w14:textId="77777777" w:rsidR="009E3F16" w:rsidRDefault="009E3F16">
            <w:pPr>
              <w:jc w:val="right"/>
              <w:rPr>
                <w:snapToGrid w:val="0"/>
                <w:sz w:val="16"/>
              </w:rPr>
            </w:pPr>
            <w:r>
              <w:rPr>
                <w:rFonts w:ascii="Arial" w:hAnsi="Arial"/>
                <w:snapToGrid w:val="0"/>
                <w:sz w:val="16"/>
              </w:rPr>
              <w:t>636</w:t>
            </w:r>
          </w:p>
        </w:tc>
      </w:tr>
    </w:tbl>
    <w:p w14:paraId="74B256FF" w14:textId="77777777" w:rsidR="009E3F16" w:rsidRDefault="009E3F16">
      <w:r>
        <w:t>Note: This example’s values are for a Japanese Domestic Trade, and for actual use, you need to set any other required fields.</w:t>
      </w:r>
    </w:p>
    <w:p w14:paraId="78C07882" w14:textId="77777777" w:rsidR="009E3F16" w:rsidRDefault="009E3F16">
      <w:pPr>
        <w:rPr>
          <w:b/>
          <w:sz w:val="24"/>
          <w:szCs w:val="24"/>
        </w:rPr>
      </w:pPr>
      <w:r>
        <w:br w:type="page"/>
      </w:r>
      <w:r>
        <w:rPr>
          <w:b/>
          <w:sz w:val="24"/>
          <w:szCs w:val="24"/>
        </w:rPr>
        <w:lastRenderedPageBreak/>
        <w:t>Example 3-1: Sellside-initiated flow, single Account, using Average Price</w:t>
      </w:r>
    </w:p>
    <w:p w14:paraId="0ADC0772" w14:textId="77777777" w:rsidR="009E3F16" w:rsidRDefault="009E3F16"/>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9E3F16" w14:paraId="72D9C02D" w14:textId="77777777">
        <w:tc>
          <w:tcPr>
            <w:tcW w:w="1350" w:type="dxa"/>
            <w:shd w:val="clear" w:color="auto" w:fill="FFFF00"/>
          </w:tcPr>
          <w:p w14:paraId="36164967" w14:textId="77777777" w:rsidR="009E3F16" w:rsidRDefault="009E3F16">
            <w:pPr>
              <w:pStyle w:val="table"/>
              <w:rPr>
                <w:sz w:val="20"/>
              </w:rPr>
            </w:pPr>
            <w:r>
              <w:rPr>
                <w:sz w:val="20"/>
              </w:rPr>
              <w:t>Initiator</w:t>
            </w:r>
          </w:p>
        </w:tc>
        <w:tc>
          <w:tcPr>
            <w:tcW w:w="540" w:type="dxa"/>
          </w:tcPr>
          <w:p w14:paraId="100AB59C" w14:textId="77777777" w:rsidR="009E3F16" w:rsidRDefault="009E3F16">
            <w:pPr>
              <w:pStyle w:val="table"/>
              <w:jc w:val="center"/>
              <w:rPr>
                <w:b/>
                <w:noProof/>
                <w:sz w:val="24"/>
              </w:rPr>
            </w:pPr>
            <w:r>
              <w:rPr>
                <w:b/>
                <w:noProof/>
                <w:sz w:val="24"/>
              </w:rPr>
              <w:sym w:font="Wingdings" w:char="F0E0"/>
            </w:r>
          </w:p>
        </w:tc>
        <w:tc>
          <w:tcPr>
            <w:tcW w:w="5310" w:type="dxa"/>
          </w:tcPr>
          <w:p w14:paraId="05E5D633" w14:textId="77777777" w:rsidR="009E3F16" w:rsidRDefault="009E3F16">
            <w:pPr>
              <w:pStyle w:val="table"/>
              <w:jc w:val="left"/>
              <w:rPr>
                <w:sz w:val="20"/>
              </w:rPr>
            </w:pPr>
            <w:r>
              <w:rPr>
                <w:sz w:val="20"/>
              </w:rPr>
              <w:t>New Order-Single</w:t>
            </w:r>
          </w:p>
        </w:tc>
        <w:tc>
          <w:tcPr>
            <w:tcW w:w="1350" w:type="dxa"/>
            <w:shd w:val="clear" w:color="auto" w:fill="00FFFF"/>
          </w:tcPr>
          <w:p w14:paraId="5D5722AA" w14:textId="77777777" w:rsidR="009E3F16" w:rsidRDefault="009E3F16">
            <w:pPr>
              <w:pStyle w:val="table"/>
              <w:rPr>
                <w:sz w:val="20"/>
              </w:rPr>
            </w:pPr>
            <w:r>
              <w:rPr>
                <w:sz w:val="20"/>
              </w:rPr>
              <w:t>Respondent</w:t>
            </w:r>
          </w:p>
        </w:tc>
      </w:tr>
      <w:tr w:rsidR="009E3F16" w14:paraId="0D0578DB" w14:textId="77777777">
        <w:tc>
          <w:tcPr>
            <w:tcW w:w="1350" w:type="dxa"/>
            <w:shd w:val="clear" w:color="auto" w:fill="FFFF00"/>
          </w:tcPr>
          <w:p w14:paraId="26AE782F" w14:textId="77777777" w:rsidR="009E3F16" w:rsidRDefault="009E3F16">
            <w:pPr>
              <w:pStyle w:val="table"/>
              <w:rPr>
                <w:sz w:val="20"/>
              </w:rPr>
            </w:pPr>
          </w:p>
        </w:tc>
        <w:tc>
          <w:tcPr>
            <w:tcW w:w="540" w:type="dxa"/>
          </w:tcPr>
          <w:p w14:paraId="0E45640A" w14:textId="77777777" w:rsidR="009E3F16" w:rsidRDefault="009E3F16">
            <w:pPr>
              <w:pStyle w:val="table"/>
              <w:jc w:val="center"/>
              <w:rPr>
                <w:b/>
                <w:noProof/>
                <w:sz w:val="24"/>
              </w:rPr>
            </w:pPr>
            <w:r>
              <w:rPr>
                <w:b/>
                <w:noProof/>
                <w:sz w:val="24"/>
              </w:rPr>
              <w:sym w:font="Wingdings" w:char="F0DF"/>
            </w:r>
          </w:p>
        </w:tc>
        <w:tc>
          <w:tcPr>
            <w:tcW w:w="5310" w:type="dxa"/>
          </w:tcPr>
          <w:p w14:paraId="171B999E" w14:textId="77777777" w:rsidR="009E3F16" w:rsidRDefault="009E3F16">
            <w:pPr>
              <w:pStyle w:val="table"/>
              <w:jc w:val="left"/>
              <w:rPr>
                <w:sz w:val="20"/>
              </w:rPr>
            </w:pPr>
            <w:r>
              <w:rPr>
                <w:sz w:val="20"/>
              </w:rPr>
              <w:t>Execution Report (ExecType = “0” [New]</w:t>
            </w:r>
          </w:p>
        </w:tc>
        <w:tc>
          <w:tcPr>
            <w:tcW w:w="1350" w:type="dxa"/>
            <w:shd w:val="clear" w:color="auto" w:fill="00FFFF"/>
          </w:tcPr>
          <w:p w14:paraId="18E10EE7" w14:textId="77777777" w:rsidR="009E3F16" w:rsidRDefault="009E3F16">
            <w:pPr>
              <w:pStyle w:val="table"/>
              <w:rPr>
                <w:sz w:val="20"/>
              </w:rPr>
            </w:pPr>
          </w:p>
        </w:tc>
      </w:tr>
      <w:tr w:rsidR="009E3F16" w14:paraId="3403BEB6" w14:textId="77777777">
        <w:tc>
          <w:tcPr>
            <w:tcW w:w="1350" w:type="dxa"/>
            <w:shd w:val="clear" w:color="auto" w:fill="FFFF00"/>
          </w:tcPr>
          <w:p w14:paraId="25FA213B" w14:textId="77777777" w:rsidR="009E3F16" w:rsidRDefault="009E3F16">
            <w:pPr>
              <w:pStyle w:val="table"/>
              <w:rPr>
                <w:sz w:val="20"/>
              </w:rPr>
            </w:pPr>
          </w:p>
        </w:tc>
        <w:tc>
          <w:tcPr>
            <w:tcW w:w="540" w:type="dxa"/>
          </w:tcPr>
          <w:p w14:paraId="07D9ACB4" w14:textId="77777777" w:rsidR="009E3F16" w:rsidRDefault="009E3F16">
            <w:pPr>
              <w:pStyle w:val="table"/>
              <w:jc w:val="center"/>
              <w:rPr>
                <w:b/>
                <w:noProof/>
                <w:sz w:val="24"/>
              </w:rPr>
            </w:pPr>
          </w:p>
        </w:tc>
        <w:tc>
          <w:tcPr>
            <w:tcW w:w="5310" w:type="dxa"/>
          </w:tcPr>
          <w:p w14:paraId="44C327D1" w14:textId="77777777" w:rsidR="009E3F16" w:rsidRDefault="009E3F16">
            <w:pPr>
              <w:pStyle w:val="table"/>
              <w:jc w:val="left"/>
              <w:rPr>
                <w:sz w:val="20"/>
              </w:rPr>
            </w:pPr>
          </w:p>
        </w:tc>
        <w:tc>
          <w:tcPr>
            <w:tcW w:w="1350" w:type="dxa"/>
            <w:shd w:val="clear" w:color="auto" w:fill="00FFFF"/>
          </w:tcPr>
          <w:p w14:paraId="0DDB6022" w14:textId="77777777" w:rsidR="009E3F16" w:rsidRDefault="009E3F16">
            <w:pPr>
              <w:pStyle w:val="table"/>
              <w:rPr>
                <w:sz w:val="20"/>
              </w:rPr>
            </w:pPr>
          </w:p>
        </w:tc>
      </w:tr>
      <w:tr w:rsidR="009E3F16" w14:paraId="01B1EA6C" w14:textId="77777777">
        <w:tc>
          <w:tcPr>
            <w:tcW w:w="1350" w:type="dxa"/>
            <w:tcBorders>
              <w:bottom w:val="nil"/>
            </w:tcBorders>
            <w:shd w:val="clear" w:color="auto" w:fill="FFFF00"/>
          </w:tcPr>
          <w:p w14:paraId="0EB8151A" w14:textId="77777777" w:rsidR="009E3F16" w:rsidRDefault="009E3F16">
            <w:pPr>
              <w:pStyle w:val="table"/>
              <w:rPr>
                <w:sz w:val="20"/>
              </w:rPr>
            </w:pPr>
          </w:p>
        </w:tc>
        <w:tc>
          <w:tcPr>
            <w:tcW w:w="540" w:type="dxa"/>
          </w:tcPr>
          <w:p w14:paraId="470E36C6" w14:textId="77777777" w:rsidR="009E3F16" w:rsidRDefault="009E3F16">
            <w:pPr>
              <w:pStyle w:val="table"/>
              <w:jc w:val="center"/>
              <w:rPr>
                <w:b/>
                <w:noProof/>
                <w:sz w:val="24"/>
              </w:rPr>
            </w:pPr>
            <w:r>
              <w:rPr>
                <w:b/>
                <w:noProof/>
                <w:sz w:val="24"/>
              </w:rPr>
              <w:sym w:font="Wingdings" w:char="F0DF"/>
            </w:r>
          </w:p>
        </w:tc>
        <w:tc>
          <w:tcPr>
            <w:tcW w:w="5310" w:type="dxa"/>
          </w:tcPr>
          <w:p w14:paraId="075829D7" w14:textId="77777777" w:rsidR="009E3F16" w:rsidRDefault="009E3F16">
            <w:pPr>
              <w:pStyle w:val="table"/>
              <w:jc w:val="left"/>
              <w:rPr>
                <w:sz w:val="20"/>
              </w:rPr>
            </w:pPr>
            <w:r>
              <w:rPr>
                <w:sz w:val="20"/>
              </w:rPr>
              <w:t>Execution Report (ExecType = “F”)  [Trade]</w:t>
            </w:r>
          </w:p>
          <w:p w14:paraId="5C49E3C3" w14:textId="77777777" w:rsidR="009E3F16" w:rsidRDefault="009E3F16">
            <w:pPr>
              <w:pStyle w:val="table"/>
              <w:jc w:val="left"/>
              <w:rPr>
                <w:sz w:val="20"/>
              </w:rPr>
            </w:pPr>
          </w:p>
          <w:p w14:paraId="19B394B2" w14:textId="77777777" w:rsidR="009E3F16" w:rsidRDefault="009E3F16">
            <w:pPr>
              <w:pStyle w:val="table"/>
              <w:jc w:val="left"/>
              <w:rPr>
                <w:sz w:val="20"/>
              </w:rPr>
            </w:pPr>
            <w:r>
              <w:rPr>
                <w:sz w:val="20"/>
              </w:rPr>
              <w:t>(optional Execution Report (ExecType = “3”)  [Done for day]</w:t>
            </w:r>
          </w:p>
        </w:tc>
        <w:tc>
          <w:tcPr>
            <w:tcW w:w="1350" w:type="dxa"/>
            <w:shd w:val="clear" w:color="auto" w:fill="00FFFF"/>
          </w:tcPr>
          <w:p w14:paraId="195C36E0" w14:textId="77777777" w:rsidR="009E3F16" w:rsidRDefault="009E3F16">
            <w:pPr>
              <w:pStyle w:val="table"/>
              <w:rPr>
                <w:sz w:val="20"/>
              </w:rPr>
            </w:pPr>
          </w:p>
        </w:tc>
      </w:tr>
      <w:tr w:rsidR="009E3F16" w14:paraId="6A9872CF" w14:textId="77777777">
        <w:tc>
          <w:tcPr>
            <w:tcW w:w="1350" w:type="dxa"/>
            <w:tcBorders>
              <w:top w:val="dashSmallGap" w:sz="4" w:space="0" w:color="auto"/>
              <w:bottom w:val="dashSmallGap" w:sz="4" w:space="0" w:color="auto"/>
              <w:right w:val="dashSmallGap" w:sz="4" w:space="0" w:color="auto"/>
            </w:tcBorders>
            <w:shd w:val="clear" w:color="auto" w:fill="FFFF00"/>
          </w:tcPr>
          <w:p w14:paraId="217AE9CF" w14:textId="77777777" w:rsidR="009E3F16" w:rsidRDefault="009E3F16">
            <w:pPr>
              <w:pStyle w:val="table"/>
              <w:rPr>
                <w:sz w:val="20"/>
              </w:rPr>
            </w:pPr>
            <w:r>
              <w:rPr>
                <w:sz w:val="20"/>
              </w:rPr>
              <w:t>Allocate</w:t>
            </w:r>
          </w:p>
        </w:tc>
        <w:tc>
          <w:tcPr>
            <w:tcW w:w="540" w:type="dxa"/>
            <w:tcBorders>
              <w:left w:val="nil"/>
            </w:tcBorders>
          </w:tcPr>
          <w:p w14:paraId="03686300" w14:textId="77777777" w:rsidR="009E3F16" w:rsidRDefault="009E3F16">
            <w:pPr>
              <w:pStyle w:val="table"/>
              <w:jc w:val="center"/>
              <w:rPr>
                <w:b/>
                <w:noProof/>
                <w:sz w:val="24"/>
              </w:rPr>
            </w:pPr>
          </w:p>
        </w:tc>
        <w:tc>
          <w:tcPr>
            <w:tcW w:w="5310" w:type="dxa"/>
          </w:tcPr>
          <w:p w14:paraId="56AAB557" w14:textId="77777777" w:rsidR="009E3F16" w:rsidRDefault="009E3F16">
            <w:pPr>
              <w:pStyle w:val="table"/>
              <w:jc w:val="left"/>
              <w:rPr>
                <w:sz w:val="20"/>
              </w:rPr>
            </w:pPr>
          </w:p>
        </w:tc>
        <w:tc>
          <w:tcPr>
            <w:tcW w:w="1350" w:type="dxa"/>
            <w:shd w:val="clear" w:color="auto" w:fill="00FFFF"/>
          </w:tcPr>
          <w:p w14:paraId="6DFBA93D" w14:textId="77777777" w:rsidR="009E3F16" w:rsidRDefault="009E3F16">
            <w:pPr>
              <w:pStyle w:val="table"/>
              <w:rPr>
                <w:sz w:val="20"/>
              </w:rPr>
            </w:pPr>
          </w:p>
        </w:tc>
      </w:tr>
      <w:tr w:rsidR="009E3F16" w14:paraId="553B43C8" w14:textId="77777777">
        <w:tc>
          <w:tcPr>
            <w:tcW w:w="1350" w:type="dxa"/>
            <w:shd w:val="clear" w:color="auto" w:fill="FFFF00"/>
          </w:tcPr>
          <w:p w14:paraId="75794D88" w14:textId="77777777" w:rsidR="009E3F16" w:rsidRDefault="009E3F16">
            <w:pPr>
              <w:pStyle w:val="table"/>
              <w:rPr>
                <w:sz w:val="20"/>
              </w:rPr>
            </w:pPr>
          </w:p>
        </w:tc>
        <w:tc>
          <w:tcPr>
            <w:tcW w:w="540" w:type="dxa"/>
          </w:tcPr>
          <w:p w14:paraId="49A04E8B" w14:textId="77777777" w:rsidR="009E3F16" w:rsidRDefault="009E3F16">
            <w:pPr>
              <w:pStyle w:val="table"/>
              <w:jc w:val="center"/>
              <w:rPr>
                <w:b/>
                <w:noProof/>
                <w:sz w:val="24"/>
              </w:rPr>
            </w:pPr>
          </w:p>
        </w:tc>
        <w:tc>
          <w:tcPr>
            <w:tcW w:w="5310" w:type="dxa"/>
            <w:tcBorders>
              <w:right w:val="nil"/>
            </w:tcBorders>
          </w:tcPr>
          <w:p w14:paraId="25F21951" w14:textId="77777777" w:rsidR="009E3F16" w:rsidRDefault="009E3F16">
            <w:pPr>
              <w:pStyle w:val="table"/>
              <w:jc w:val="left"/>
              <w:rPr>
                <w:sz w:val="20"/>
              </w:rPr>
            </w:pPr>
          </w:p>
        </w:tc>
        <w:tc>
          <w:tcPr>
            <w:tcW w:w="1350" w:type="dxa"/>
            <w:tcBorders>
              <w:top w:val="dashSmallGap" w:sz="4" w:space="0" w:color="auto"/>
              <w:left w:val="dashSmallGap" w:sz="4" w:space="0" w:color="auto"/>
              <w:bottom w:val="dashSmallGap" w:sz="4" w:space="0" w:color="auto"/>
            </w:tcBorders>
            <w:shd w:val="clear" w:color="auto" w:fill="00FFFF"/>
          </w:tcPr>
          <w:p w14:paraId="53C204B4" w14:textId="77777777" w:rsidR="009E3F16" w:rsidRDefault="009E3F16">
            <w:pPr>
              <w:pStyle w:val="table"/>
              <w:rPr>
                <w:sz w:val="20"/>
              </w:rPr>
            </w:pPr>
            <w:r>
              <w:rPr>
                <w:sz w:val="20"/>
              </w:rPr>
              <w:t>Commission/Fee Calc</w:t>
            </w:r>
          </w:p>
        </w:tc>
      </w:tr>
      <w:tr w:rsidR="009E3F16" w14:paraId="30464351" w14:textId="77777777">
        <w:tc>
          <w:tcPr>
            <w:tcW w:w="1350" w:type="dxa"/>
            <w:shd w:val="clear" w:color="auto" w:fill="FFFF00"/>
          </w:tcPr>
          <w:p w14:paraId="5DA43A0E" w14:textId="77777777" w:rsidR="009E3F16" w:rsidRDefault="009E3F16">
            <w:pPr>
              <w:pStyle w:val="table"/>
              <w:rPr>
                <w:sz w:val="20"/>
              </w:rPr>
            </w:pPr>
          </w:p>
        </w:tc>
        <w:tc>
          <w:tcPr>
            <w:tcW w:w="540" w:type="dxa"/>
          </w:tcPr>
          <w:p w14:paraId="0054023B" w14:textId="77777777" w:rsidR="009E3F16" w:rsidRDefault="009E3F16">
            <w:pPr>
              <w:pStyle w:val="table"/>
              <w:jc w:val="center"/>
              <w:rPr>
                <w:b/>
                <w:noProof/>
                <w:sz w:val="24"/>
              </w:rPr>
            </w:pPr>
            <w:r>
              <w:rPr>
                <w:b/>
                <w:noProof/>
                <w:sz w:val="24"/>
              </w:rPr>
              <w:sym w:font="Wingdings" w:char="F0DF"/>
            </w:r>
          </w:p>
        </w:tc>
        <w:tc>
          <w:tcPr>
            <w:tcW w:w="5310" w:type="dxa"/>
          </w:tcPr>
          <w:p w14:paraId="31E64E6D" w14:textId="77777777" w:rsidR="009E3F16" w:rsidRDefault="009E3F16">
            <w:pPr>
              <w:pStyle w:val="table"/>
              <w:jc w:val="left"/>
              <w:rPr>
                <w:sz w:val="20"/>
              </w:rPr>
            </w:pPr>
            <w:r>
              <w:rPr>
                <w:sz w:val="20"/>
              </w:rPr>
              <w:t>Allocation Report (AllocType="Sellside Calculated without Preliminary", optional MiscFees and NetMoney provided by AllocAccount)</w:t>
            </w:r>
          </w:p>
        </w:tc>
        <w:tc>
          <w:tcPr>
            <w:tcW w:w="1350" w:type="dxa"/>
            <w:tcBorders>
              <w:top w:val="nil"/>
            </w:tcBorders>
            <w:shd w:val="clear" w:color="auto" w:fill="00FFFF"/>
          </w:tcPr>
          <w:p w14:paraId="6B5B7FE4" w14:textId="77777777" w:rsidR="009E3F16" w:rsidRDefault="009E3F16">
            <w:pPr>
              <w:pStyle w:val="table"/>
              <w:rPr>
                <w:sz w:val="20"/>
              </w:rPr>
            </w:pPr>
          </w:p>
        </w:tc>
      </w:tr>
      <w:tr w:rsidR="009E3F16" w14:paraId="501392A9" w14:textId="77777777">
        <w:trPr>
          <w:trHeight w:val="462"/>
        </w:trPr>
        <w:tc>
          <w:tcPr>
            <w:tcW w:w="1350" w:type="dxa"/>
            <w:shd w:val="clear" w:color="auto" w:fill="FFFF00"/>
          </w:tcPr>
          <w:p w14:paraId="12914D13" w14:textId="77777777" w:rsidR="009E3F16" w:rsidRDefault="009E3F16">
            <w:pPr>
              <w:pStyle w:val="table"/>
              <w:rPr>
                <w:sz w:val="20"/>
              </w:rPr>
            </w:pPr>
          </w:p>
        </w:tc>
        <w:tc>
          <w:tcPr>
            <w:tcW w:w="540" w:type="dxa"/>
          </w:tcPr>
          <w:p w14:paraId="6B4692CA" w14:textId="77777777" w:rsidR="009E3F16" w:rsidRDefault="009E3F16">
            <w:pPr>
              <w:pStyle w:val="table"/>
              <w:jc w:val="center"/>
              <w:rPr>
                <w:b/>
                <w:sz w:val="24"/>
              </w:rPr>
            </w:pPr>
            <w:r>
              <w:rPr>
                <w:b/>
                <w:noProof/>
                <w:sz w:val="24"/>
              </w:rPr>
              <w:sym w:font="Wingdings" w:char="F0E0"/>
            </w:r>
          </w:p>
        </w:tc>
        <w:tc>
          <w:tcPr>
            <w:tcW w:w="5310" w:type="dxa"/>
          </w:tcPr>
          <w:p w14:paraId="0D7A34C4" w14:textId="77777777" w:rsidR="009E3F16" w:rsidRDefault="009E3F16">
            <w:pPr>
              <w:pStyle w:val="table"/>
              <w:jc w:val="left"/>
              <w:rPr>
                <w:sz w:val="20"/>
              </w:rPr>
            </w:pPr>
            <w:r>
              <w:rPr>
                <w:sz w:val="20"/>
              </w:rPr>
              <w:t>Allocation Report Ack (AllocStatus=Received Not Yet Processed)</w:t>
            </w:r>
          </w:p>
        </w:tc>
        <w:tc>
          <w:tcPr>
            <w:tcW w:w="1350" w:type="dxa"/>
            <w:tcBorders>
              <w:top w:val="nil"/>
            </w:tcBorders>
            <w:shd w:val="clear" w:color="auto" w:fill="00FFFF"/>
          </w:tcPr>
          <w:p w14:paraId="2446ED8A" w14:textId="77777777" w:rsidR="009E3F16" w:rsidRDefault="009E3F16">
            <w:pPr>
              <w:pStyle w:val="table"/>
              <w:rPr>
                <w:sz w:val="20"/>
              </w:rPr>
            </w:pPr>
          </w:p>
        </w:tc>
      </w:tr>
      <w:tr w:rsidR="009E3F16" w14:paraId="07B0EC66" w14:textId="77777777">
        <w:tc>
          <w:tcPr>
            <w:tcW w:w="1350" w:type="dxa"/>
            <w:shd w:val="clear" w:color="auto" w:fill="FFFF00"/>
          </w:tcPr>
          <w:p w14:paraId="19EE3AD5" w14:textId="77777777" w:rsidR="009E3F16" w:rsidRDefault="009E3F16">
            <w:pPr>
              <w:pStyle w:val="table"/>
              <w:rPr>
                <w:sz w:val="20"/>
              </w:rPr>
            </w:pPr>
          </w:p>
        </w:tc>
        <w:tc>
          <w:tcPr>
            <w:tcW w:w="540" w:type="dxa"/>
          </w:tcPr>
          <w:p w14:paraId="6353C442" w14:textId="77777777" w:rsidR="009E3F16" w:rsidRDefault="009E3F16">
            <w:pPr>
              <w:pStyle w:val="table"/>
              <w:jc w:val="center"/>
              <w:rPr>
                <w:b/>
                <w:sz w:val="24"/>
              </w:rPr>
            </w:pPr>
            <w:r>
              <w:rPr>
                <w:b/>
                <w:noProof/>
                <w:sz w:val="24"/>
              </w:rPr>
              <w:sym w:font="Wingdings" w:char="F0E0"/>
            </w:r>
          </w:p>
        </w:tc>
        <w:tc>
          <w:tcPr>
            <w:tcW w:w="5310" w:type="dxa"/>
          </w:tcPr>
          <w:p w14:paraId="1F9D11BD" w14:textId="77777777" w:rsidR="009E3F16" w:rsidRDefault="009E3F16">
            <w:r>
              <w:t>Allocation Report Ack (AllocStatus=Accepted , Block level reject or Account level reject)</w:t>
            </w:r>
          </w:p>
        </w:tc>
        <w:tc>
          <w:tcPr>
            <w:tcW w:w="1350" w:type="dxa"/>
            <w:shd w:val="clear" w:color="auto" w:fill="00FFFF"/>
          </w:tcPr>
          <w:p w14:paraId="67BE3981" w14:textId="77777777" w:rsidR="009E3F16" w:rsidRDefault="009E3F16">
            <w:pPr>
              <w:pStyle w:val="table"/>
              <w:rPr>
                <w:sz w:val="20"/>
              </w:rPr>
            </w:pPr>
          </w:p>
        </w:tc>
      </w:tr>
    </w:tbl>
    <w:p w14:paraId="2969B310" w14:textId="77777777" w:rsidR="009E3F16" w:rsidRDefault="009E3F16"/>
    <w:tbl>
      <w:tblPr>
        <w:tblW w:w="0" w:type="auto"/>
        <w:tblLayout w:type="fixed"/>
        <w:tblCellMar>
          <w:left w:w="30" w:type="dxa"/>
          <w:right w:w="30" w:type="dxa"/>
        </w:tblCellMar>
        <w:tblLook w:val="0000" w:firstRow="0" w:lastRow="0" w:firstColumn="0" w:lastColumn="0" w:noHBand="0" w:noVBand="0"/>
      </w:tblPr>
      <w:tblGrid>
        <w:gridCol w:w="456"/>
        <w:gridCol w:w="427"/>
        <w:gridCol w:w="526"/>
        <w:gridCol w:w="732"/>
        <w:gridCol w:w="621"/>
        <w:gridCol w:w="581"/>
        <w:gridCol w:w="747"/>
        <w:gridCol w:w="787"/>
        <w:gridCol w:w="857"/>
        <w:gridCol w:w="56"/>
        <w:gridCol w:w="952"/>
        <w:gridCol w:w="1022"/>
        <w:gridCol w:w="869"/>
        <w:gridCol w:w="993"/>
      </w:tblGrid>
      <w:tr w:rsidR="009E3F16" w14:paraId="4E44B12B" w14:textId="77777777">
        <w:trPr>
          <w:trHeight w:val="257"/>
        </w:trPr>
        <w:tc>
          <w:tcPr>
            <w:tcW w:w="456" w:type="dxa"/>
            <w:tcBorders>
              <w:top w:val="single" w:sz="6" w:space="0" w:color="auto"/>
              <w:left w:val="single" w:sz="6" w:space="0" w:color="auto"/>
              <w:right w:val="single" w:sz="6" w:space="0" w:color="auto"/>
            </w:tcBorders>
          </w:tcPr>
          <w:p w14:paraId="57073485" w14:textId="77777777" w:rsidR="009E3F16" w:rsidRDefault="009E3F16">
            <w:pPr>
              <w:jc w:val="center"/>
              <w:rPr>
                <w:rFonts w:ascii="Arial" w:hAnsi="Arial"/>
                <w:snapToGrid w:val="0"/>
                <w:sz w:val="16"/>
              </w:rPr>
            </w:pPr>
            <w:r>
              <w:rPr>
                <w:rFonts w:ascii="Arial" w:hAnsi="Arial"/>
                <w:snapToGrid w:val="0"/>
                <w:sz w:val="16"/>
              </w:rPr>
              <w:t>Symbol</w:t>
            </w:r>
          </w:p>
        </w:tc>
        <w:tc>
          <w:tcPr>
            <w:tcW w:w="427" w:type="dxa"/>
            <w:tcBorders>
              <w:top w:val="single" w:sz="6" w:space="0" w:color="auto"/>
              <w:left w:val="single" w:sz="6" w:space="0" w:color="auto"/>
            </w:tcBorders>
          </w:tcPr>
          <w:p w14:paraId="4A76A5A3" w14:textId="77777777" w:rsidR="009E3F16" w:rsidRDefault="009E3F16">
            <w:pPr>
              <w:jc w:val="center"/>
              <w:rPr>
                <w:rFonts w:ascii="Arial" w:hAnsi="Arial"/>
                <w:snapToGrid w:val="0"/>
                <w:sz w:val="16"/>
              </w:rPr>
            </w:pPr>
            <w:r>
              <w:rPr>
                <w:rFonts w:ascii="Arial" w:hAnsi="Arial"/>
                <w:snapToGrid w:val="0"/>
                <w:sz w:val="16"/>
              </w:rPr>
              <w:t>B/S</w:t>
            </w:r>
          </w:p>
        </w:tc>
        <w:tc>
          <w:tcPr>
            <w:tcW w:w="526" w:type="dxa"/>
            <w:tcBorders>
              <w:top w:val="single" w:sz="6" w:space="0" w:color="auto"/>
              <w:left w:val="single" w:sz="6" w:space="0" w:color="auto"/>
              <w:right w:val="single" w:sz="6" w:space="0" w:color="auto"/>
            </w:tcBorders>
          </w:tcPr>
          <w:p w14:paraId="44BD3774" w14:textId="77777777" w:rsidR="009E3F16" w:rsidRDefault="009E3F16">
            <w:pPr>
              <w:jc w:val="center"/>
              <w:rPr>
                <w:rFonts w:ascii="Arial" w:hAnsi="Arial"/>
                <w:snapToGrid w:val="0"/>
                <w:sz w:val="16"/>
              </w:rPr>
            </w:pPr>
            <w:r>
              <w:rPr>
                <w:rFonts w:ascii="Arial" w:hAnsi="Arial"/>
                <w:snapToGrid w:val="0"/>
                <w:sz w:val="16"/>
              </w:rPr>
              <w:t>Mkt</w:t>
            </w:r>
          </w:p>
        </w:tc>
        <w:tc>
          <w:tcPr>
            <w:tcW w:w="1934" w:type="dxa"/>
            <w:gridSpan w:val="3"/>
            <w:tcBorders>
              <w:top w:val="single" w:sz="6" w:space="0" w:color="auto"/>
              <w:bottom w:val="single" w:sz="6" w:space="0" w:color="auto"/>
            </w:tcBorders>
          </w:tcPr>
          <w:p w14:paraId="2A0543CB" w14:textId="77777777" w:rsidR="009E3F16" w:rsidRDefault="009E3F16">
            <w:pPr>
              <w:jc w:val="center"/>
              <w:rPr>
                <w:rFonts w:ascii="Arial" w:hAnsi="Arial"/>
                <w:b/>
                <w:snapToGrid w:val="0"/>
                <w:sz w:val="16"/>
              </w:rPr>
            </w:pPr>
            <w:r>
              <w:rPr>
                <w:rFonts w:ascii="Arial" w:hAnsi="Arial"/>
                <w:b/>
                <w:snapToGrid w:val="0"/>
                <w:sz w:val="16"/>
              </w:rPr>
              <w:t>Order Message</w:t>
            </w:r>
          </w:p>
        </w:tc>
        <w:tc>
          <w:tcPr>
            <w:tcW w:w="2391" w:type="dxa"/>
            <w:gridSpan w:val="3"/>
            <w:tcBorders>
              <w:top w:val="single" w:sz="6" w:space="0" w:color="auto"/>
              <w:left w:val="single" w:sz="6" w:space="0" w:color="auto"/>
              <w:bottom w:val="single" w:sz="6" w:space="0" w:color="auto"/>
            </w:tcBorders>
          </w:tcPr>
          <w:p w14:paraId="270696BE" w14:textId="77777777" w:rsidR="009E3F16" w:rsidRDefault="009E3F16">
            <w:pPr>
              <w:jc w:val="center"/>
              <w:rPr>
                <w:rFonts w:ascii="Arial" w:hAnsi="Arial"/>
                <w:b/>
                <w:snapToGrid w:val="0"/>
                <w:sz w:val="16"/>
              </w:rPr>
            </w:pPr>
            <w:r>
              <w:rPr>
                <w:rFonts w:ascii="Arial" w:hAnsi="Arial"/>
                <w:b/>
                <w:snapToGrid w:val="0"/>
                <w:sz w:val="16"/>
              </w:rPr>
              <w:t>Execution Rpt Messages</w:t>
            </w:r>
          </w:p>
        </w:tc>
        <w:tc>
          <w:tcPr>
            <w:tcW w:w="1008" w:type="dxa"/>
            <w:gridSpan w:val="2"/>
            <w:tcBorders>
              <w:left w:val="single" w:sz="6" w:space="0" w:color="auto"/>
            </w:tcBorders>
          </w:tcPr>
          <w:p w14:paraId="42D1C240" w14:textId="77777777" w:rsidR="009E3F16" w:rsidRDefault="009E3F16">
            <w:pPr>
              <w:jc w:val="center"/>
              <w:rPr>
                <w:rFonts w:ascii="Arial" w:hAnsi="Arial"/>
                <w:snapToGrid w:val="0"/>
                <w:sz w:val="16"/>
              </w:rPr>
            </w:pPr>
          </w:p>
        </w:tc>
        <w:tc>
          <w:tcPr>
            <w:tcW w:w="1022" w:type="dxa"/>
          </w:tcPr>
          <w:p w14:paraId="0415F92E" w14:textId="77777777" w:rsidR="009E3F16" w:rsidRDefault="009E3F16">
            <w:pPr>
              <w:jc w:val="center"/>
              <w:rPr>
                <w:rFonts w:ascii="Arial" w:hAnsi="Arial"/>
                <w:snapToGrid w:val="0"/>
                <w:sz w:val="16"/>
              </w:rPr>
            </w:pPr>
          </w:p>
        </w:tc>
        <w:tc>
          <w:tcPr>
            <w:tcW w:w="869" w:type="dxa"/>
          </w:tcPr>
          <w:p w14:paraId="5A050AB6" w14:textId="77777777" w:rsidR="009E3F16" w:rsidRDefault="009E3F16">
            <w:pPr>
              <w:jc w:val="right"/>
              <w:rPr>
                <w:rFonts w:ascii="Arial" w:hAnsi="Arial"/>
                <w:snapToGrid w:val="0"/>
                <w:sz w:val="16"/>
              </w:rPr>
            </w:pPr>
          </w:p>
        </w:tc>
        <w:tc>
          <w:tcPr>
            <w:tcW w:w="993" w:type="dxa"/>
          </w:tcPr>
          <w:p w14:paraId="0E78E061" w14:textId="77777777" w:rsidR="009E3F16" w:rsidRDefault="009E3F16">
            <w:pPr>
              <w:jc w:val="right"/>
              <w:rPr>
                <w:rFonts w:ascii="Arial" w:hAnsi="Arial"/>
                <w:snapToGrid w:val="0"/>
                <w:sz w:val="16"/>
              </w:rPr>
            </w:pPr>
          </w:p>
        </w:tc>
      </w:tr>
      <w:tr w:rsidR="009E3F16" w14:paraId="34647255" w14:textId="77777777">
        <w:trPr>
          <w:trHeight w:val="480"/>
        </w:trPr>
        <w:tc>
          <w:tcPr>
            <w:tcW w:w="456" w:type="dxa"/>
            <w:tcBorders>
              <w:left w:val="single" w:sz="6" w:space="0" w:color="auto"/>
              <w:bottom w:val="single" w:sz="6" w:space="0" w:color="auto"/>
              <w:right w:val="single" w:sz="6" w:space="0" w:color="auto"/>
            </w:tcBorders>
          </w:tcPr>
          <w:p w14:paraId="3C4DA6D9" w14:textId="77777777" w:rsidR="009E3F16" w:rsidRDefault="009E3F16">
            <w:pPr>
              <w:jc w:val="center"/>
              <w:rPr>
                <w:rFonts w:ascii="Arial" w:hAnsi="Arial"/>
                <w:snapToGrid w:val="0"/>
                <w:sz w:val="16"/>
              </w:rPr>
            </w:pPr>
          </w:p>
        </w:tc>
        <w:tc>
          <w:tcPr>
            <w:tcW w:w="427" w:type="dxa"/>
            <w:tcBorders>
              <w:left w:val="single" w:sz="6" w:space="0" w:color="auto"/>
              <w:bottom w:val="single" w:sz="6" w:space="0" w:color="auto"/>
              <w:right w:val="single" w:sz="6" w:space="0" w:color="auto"/>
            </w:tcBorders>
          </w:tcPr>
          <w:p w14:paraId="0A069FB6" w14:textId="77777777" w:rsidR="009E3F16" w:rsidRDefault="009E3F16">
            <w:pPr>
              <w:jc w:val="center"/>
              <w:rPr>
                <w:rFonts w:ascii="Arial" w:hAnsi="Arial"/>
                <w:snapToGrid w:val="0"/>
                <w:sz w:val="16"/>
              </w:rPr>
            </w:pPr>
          </w:p>
        </w:tc>
        <w:tc>
          <w:tcPr>
            <w:tcW w:w="526" w:type="dxa"/>
            <w:tcBorders>
              <w:left w:val="single" w:sz="6" w:space="0" w:color="auto"/>
              <w:bottom w:val="single" w:sz="6" w:space="0" w:color="auto"/>
              <w:right w:val="single" w:sz="6" w:space="0" w:color="auto"/>
            </w:tcBorders>
          </w:tcPr>
          <w:p w14:paraId="3B29CA88" w14:textId="77777777" w:rsidR="009E3F16" w:rsidRDefault="009E3F16">
            <w:pPr>
              <w:jc w:val="center"/>
              <w:rPr>
                <w:rFonts w:ascii="Arial" w:hAnsi="Arial"/>
                <w:snapToGrid w:val="0"/>
                <w:sz w:val="16"/>
              </w:rPr>
            </w:pPr>
          </w:p>
        </w:tc>
        <w:tc>
          <w:tcPr>
            <w:tcW w:w="732" w:type="dxa"/>
            <w:tcBorders>
              <w:top w:val="single" w:sz="6" w:space="0" w:color="auto"/>
              <w:left w:val="single" w:sz="6" w:space="0" w:color="auto"/>
              <w:bottom w:val="single" w:sz="6" w:space="0" w:color="auto"/>
              <w:right w:val="dotted" w:sz="6" w:space="0" w:color="auto"/>
            </w:tcBorders>
          </w:tcPr>
          <w:p w14:paraId="4D4B8CD6" w14:textId="77777777" w:rsidR="009E3F16" w:rsidRDefault="009E3F16">
            <w:pPr>
              <w:jc w:val="center"/>
              <w:rPr>
                <w:rFonts w:ascii="Arial" w:hAnsi="Arial"/>
                <w:snapToGrid w:val="0"/>
                <w:sz w:val="16"/>
              </w:rPr>
            </w:pPr>
            <w:r>
              <w:rPr>
                <w:rFonts w:ascii="Arial" w:hAnsi="Arial"/>
                <w:snapToGrid w:val="0"/>
                <w:sz w:val="16"/>
              </w:rPr>
              <w:t>Account</w:t>
            </w:r>
          </w:p>
        </w:tc>
        <w:tc>
          <w:tcPr>
            <w:tcW w:w="621" w:type="dxa"/>
            <w:tcBorders>
              <w:top w:val="single" w:sz="6" w:space="0" w:color="auto"/>
              <w:bottom w:val="single" w:sz="6" w:space="0" w:color="auto"/>
              <w:right w:val="dotted" w:sz="6" w:space="0" w:color="auto"/>
            </w:tcBorders>
          </w:tcPr>
          <w:p w14:paraId="6666C7E1" w14:textId="77777777" w:rsidR="009E3F16" w:rsidRDefault="009E3F16">
            <w:pPr>
              <w:jc w:val="center"/>
              <w:rPr>
                <w:rFonts w:ascii="Arial" w:hAnsi="Arial"/>
                <w:snapToGrid w:val="0"/>
                <w:sz w:val="16"/>
              </w:rPr>
            </w:pPr>
            <w:r>
              <w:rPr>
                <w:rFonts w:ascii="Arial" w:hAnsi="Arial"/>
                <w:snapToGrid w:val="0"/>
                <w:sz w:val="16"/>
              </w:rPr>
              <w:t>OrdID</w:t>
            </w:r>
          </w:p>
        </w:tc>
        <w:tc>
          <w:tcPr>
            <w:tcW w:w="581" w:type="dxa"/>
            <w:tcBorders>
              <w:top w:val="single" w:sz="6" w:space="0" w:color="auto"/>
              <w:bottom w:val="single" w:sz="6" w:space="0" w:color="auto"/>
              <w:right w:val="single" w:sz="6" w:space="0" w:color="auto"/>
            </w:tcBorders>
          </w:tcPr>
          <w:p w14:paraId="100EF049"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tcBorders>
          </w:tcPr>
          <w:p w14:paraId="2824E96D" w14:textId="77777777" w:rsidR="009E3F16" w:rsidRDefault="009E3F16">
            <w:pPr>
              <w:jc w:val="center"/>
              <w:rPr>
                <w:rFonts w:ascii="Arial" w:hAnsi="Arial"/>
                <w:snapToGrid w:val="0"/>
                <w:sz w:val="16"/>
              </w:rPr>
            </w:pPr>
            <w:r>
              <w:rPr>
                <w:rFonts w:ascii="Arial" w:hAnsi="Arial"/>
                <w:snapToGrid w:val="0"/>
                <w:sz w:val="16"/>
              </w:rPr>
              <w:t>ExecID</w:t>
            </w:r>
          </w:p>
        </w:tc>
        <w:tc>
          <w:tcPr>
            <w:tcW w:w="787" w:type="dxa"/>
            <w:tcBorders>
              <w:top w:val="single" w:sz="6" w:space="0" w:color="auto"/>
              <w:left w:val="dotted" w:sz="6" w:space="0" w:color="auto"/>
              <w:bottom w:val="single" w:sz="6" w:space="0" w:color="auto"/>
              <w:right w:val="dotted" w:sz="6" w:space="0" w:color="auto"/>
            </w:tcBorders>
          </w:tcPr>
          <w:p w14:paraId="2B1BCA53" w14:textId="77777777" w:rsidR="009E3F16" w:rsidRDefault="009E3F16">
            <w:pPr>
              <w:jc w:val="center"/>
              <w:rPr>
                <w:rFonts w:ascii="Arial" w:hAnsi="Arial"/>
                <w:snapToGrid w:val="0"/>
                <w:sz w:val="16"/>
              </w:rPr>
            </w:pPr>
            <w:r>
              <w:rPr>
                <w:rFonts w:ascii="Arial" w:hAnsi="Arial"/>
                <w:snapToGrid w:val="0"/>
                <w:sz w:val="16"/>
              </w:rPr>
              <w:t>LastPx</w:t>
            </w:r>
          </w:p>
        </w:tc>
        <w:tc>
          <w:tcPr>
            <w:tcW w:w="913" w:type="dxa"/>
            <w:gridSpan w:val="2"/>
            <w:tcBorders>
              <w:top w:val="single" w:sz="6" w:space="0" w:color="auto"/>
              <w:bottom w:val="single" w:sz="6" w:space="0" w:color="auto"/>
            </w:tcBorders>
          </w:tcPr>
          <w:p w14:paraId="642D8FD1" w14:textId="77777777" w:rsidR="009E3F16" w:rsidRDefault="009E3F16">
            <w:pPr>
              <w:jc w:val="center"/>
              <w:rPr>
                <w:rFonts w:ascii="Arial" w:hAnsi="Arial"/>
                <w:snapToGrid w:val="0"/>
                <w:sz w:val="16"/>
              </w:rPr>
            </w:pPr>
            <w:r>
              <w:rPr>
                <w:rFonts w:ascii="Arial" w:hAnsi="Arial"/>
                <w:snapToGrid w:val="0"/>
                <w:sz w:val="16"/>
              </w:rPr>
              <w:t>LastQty</w:t>
            </w:r>
          </w:p>
        </w:tc>
        <w:tc>
          <w:tcPr>
            <w:tcW w:w="952" w:type="dxa"/>
            <w:tcBorders>
              <w:top w:val="single" w:sz="6" w:space="0" w:color="auto"/>
              <w:bottom w:val="single" w:sz="6" w:space="0" w:color="auto"/>
            </w:tcBorders>
          </w:tcPr>
          <w:p w14:paraId="42F33192" w14:textId="77777777" w:rsidR="009E3F16" w:rsidRDefault="009E3F16">
            <w:pPr>
              <w:jc w:val="center"/>
              <w:rPr>
                <w:rFonts w:ascii="Arial" w:hAnsi="Arial"/>
                <w:snapToGrid w:val="0"/>
                <w:sz w:val="16"/>
              </w:rPr>
            </w:pPr>
          </w:p>
        </w:tc>
        <w:tc>
          <w:tcPr>
            <w:tcW w:w="1022" w:type="dxa"/>
          </w:tcPr>
          <w:p w14:paraId="06C1966B" w14:textId="77777777" w:rsidR="009E3F16" w:rsidRDefault="009E3F16">
            <w:pPr>
              <w:jc w:val="center"/>
              <w:rPr>
                <w:rFonts w:ascii="Arial" w:hAnsi="Arial"/>
                <w:snapToGrid w:val="0"/>
                <w:sz w:val="16"/>
              </w:rPr>
            </w:pPr>
          </w:p>
        </w:tc>
        <w:tc>
          <w:tcPr>
            <w:tcW w:w="869" w:type="dxa"/>
          </w:tcPr>
          <w:p w14:paraId="4BB43B52" w14:textId="77777777" w:rsidR="009E3F16" w:rsidRDefault="009E3F16">
            <w:pPr>
              <w:jc w:val="right"/>
              <w:rPr>
                <w:rFonts w:ascii="Arial" w:hAnsi="Arial"/>
                <w:snapToGrid w:val="0"/>
                <w:sz w:val="16"/>
              </w:rPr>
            </w:pPr>
          </w:p>
        </w:tc>
        <w:tc>
          <w:tcPr>
            <w:tcW w:w="993" w:type="dxa"/>
          </w:tcPr>
          <w:p w14:paraId="5C549852" w14:textId="77777777" w:rsidR="009E3F16" w:rsidRDefault="009E3F16">
            <w:pPr>
              <w:jc w:val="right"/>
              <w:rPr>
                <w:rFonts w:ascii="Arial" w:hAnsi="Arial"/>
                <w:snapToGrid w:val="0"/>
                <w:sz w:val="16"/>
              </w:rPr>
            </w:pPr>
          </w:p>
        </w:tc>
      </w:tr>
      <w:tr w:rsidR="009E3F16" w14:paraId="3A8D90F7" w14:textId="77777777">
        <w:trPr>
          <w:trHeight w:val="257"/>
        </w:trPr>
        <w:tc>
          <w:tcPr>
            <w:tcW w:w="456" w:type="dxa"/>
            <w:tcBorders>
              <w:top w:val="single" w:sz="6" w:space="0" w:color="auto"/>
              <w:left w:val="single" w:sz="6" w:space="0" w:color="auto"/>
              <w:bottom w:val="single" w:sz="6" w:space="0" w:color="auto"/>
              <w:right w:val="single" w:sz="6" w:space="0" w:color="auto"/>
            </w:tcBorders>
          </w:tcPr>
          <w:p w14:paraId="0C82F9FA" w14:textId="77777777" w:rsidR="009E3F16" w:rsidRDefault="009E3F16">
            <w:pPr>
              <w:jc w:val="right"/>
              <w:rPr>
                <w:rFonts w:ascii="Arial" w:hAnsi="Arial"/>
                <w:snapToGrid w:val="0"/>
                <w:sz w:val="16"/>
              </w:rPr>
            </w:pPr>
            <w:r>
              <w:rPr>
                <w:rFonts w:ascii="Arial" w:hAnsi="Arial"/>
                <w:snapToGrid w:val="0"/>
                <w:sz w:val="16"/>
              </w:rPr>
              <w:t>IBM</w:t>
            </w:r>
          </w:p>
        </w:tc>
        <w:tc>
          <w:tcPr>
            <w:tcW w:w="427" w:type="dxa"/>
            <w:tcBorders>
              <w:top w:val="single" w:sz="6" w:space="0" w:color="auto"/>
              <w:left w:val="single" w:sz="6" w:space="0" w:color="auto"/>
              <w:bottom w:val="single" w:sz="6" w:space="0" w:color="auto"/>
              <w:right w:val="single" w:sz="6" w:space="0" w:color="auto"/>
            </w:tcBorders>
          </w:tcPr>
          <w:p w14:paraId="17BCB028" w14:textId="77777777" w:rsidR="009E3F16" w:rsidRDefault="009E3F16">
            <w:pPr>
              <w:jc w:val="center"/>
              <w:rPr>
                <w:rFonts w:ascii="Arial" w:hAnsi="Arial"/>
                <w:snapToGrid w:val="0"/>
                <w:sz w:val="16"/>
              </w:rPr>
            </w:pPr>
            <w:r>
              <w:rPr>
                <w:rFonts w:ascii="Arial" w:hAnsi="Arial"/>
                <w:snapToGrid w:val="0"/>
                <w:sz w:val="16"/>
              </w:rPr>
              <w:t>Buy</w:t>
            </w:r>
          </w:p>
        </w:tc>
        <w:tc>
          <w:tcPr>
            <w:tcW w:w="526" w:type="dxa"/>
            <w:tcBorders>
              <w:top w:val="single" w:sz="6" w:space="0" w:color="auto"/>
              <w:left w:val="single" w:sz="6" w:space="0" w:color="auto"/>
              <w:bottom w:val="single" w:sz="6" w:space="0" w:color="auto"/>
              <w:right w:val="single" w:sz="6" w:space="0" w:color="auto"/>
            </w:tcBorders>
          </w:tcPr>
          <w:p w14:paraId="3CBEBB2F" w14:textId="77777777" w:rsidR="009E3F16" w:rsidRDefault="009E3F16">
            <w:pPr>
              <w:jc w:val="center"/>
              <w:rPr>
                <w:rFonts w:ascii="Arial" w:hAnsi="Arial"/>
                <w:snapToGrid w:val="0"/>
                <w:sz w:val="16"/>
              </w:rPr>
            </w:pPr>
            <w:r>
              <w:rPr>
                <w:rFonts w:ascii="Arial" w:hAnsi="Arial"/>
                <w:snapToGrid w:val="0"/>
                <w:sz w:val="16"/>
              </w:rPr>
              <w:t>N</w:t>
            </w:r>
          </w:p>
        </w:tc>
        <w:tc>
          <w:tcPr>
            <w:tcW w:w="732" w:type="dxa"/>
            <w:tcBorders>
              <w:top w:val="single" w:sz="6" w:space="0" w:color="auto"/>
              <w:left w:val="single" w:sz="6" w:space="0" w:color="auto"/>
              <w:bottom w:val="single" w:sz="6" w:space="0" w:color="auto"/>
              <w:right w:val="dotted" w:sz="6" w:space="0" w:color="auto"/>
            </w:tcBorders>
          </w:tcPr>
          <w:p w14:paraId="7C1FCCF1" w14:textId="77777777" w:rsidR="009E3F16" w:rsidRDefault="009E3F16">
            <w:pPr>
              <w:jc w:val="center"/>
              <w:rPr>
                <w:rFonts w:ascii="Arial" w:hAnsi="Arial"/>
                <w:snapToGrid w:val="0"/>
                <w:sz w:val="16"/>
              </w:rPr>
            </w:pPr>
            <w:r>
              <w:rPr>
                <w:rFonts w:ascii="Arial" w:hAnsi="Arial"/>
                <w:b/>
                <w:i/>
                <w:snapToGrid w:val="0"/>
                <w:sz w:val="16"/>
              </w:rPr>
              <w:t>F1</w:t>
            </w:r>
          </w:p>
        </w:tc>
        <w:tc>
          <w:tcPr>
            <w:tcW w:w="621" w:type="dxa"/>
            <w:tcBorders>
              <w:top w:val="single" w:sz="6" w:space="0" w:color="auto"/>
              <w:bottom w:val="single" w:sz="6" w:space="0" w:color="auto"/>
            </w:tcBorders>
          </w:tcPr>
          <w:p w14:paraId="6B0635B4" w14:textId="77777777" w:rsidR="009E3F16" w:rsidRDefault="009E3F16">
            <w:pPr>
              <w:jc w:val="right"/>
              <w:rPr>
                <w:rFonts w:ascii="Arial" w:hAnsi="Arial"/>
                <w:snapToGrid w:val="0"/>
                <w:sz w:val="16"/>
              </w:rPr>
            </w:pPr>
            <w:r>
              <w:rPr>
                <w:rFonts w:ascii="Arial" w:hAnsi="Arial"/>
                <w:snapToGrid w:val="0"/>
                <w:sz w:val="16"/>
              </w:rPr>
              <w:t>520</w:t>
            </w:r>
          </w:p>
        </w:tc>
        <w:tc>
          <w:tcPr>
            <w:tcW w:w="581" w:type="dxa"/>
            <w:tcBorders>
              <w:top w:val="single" w:sz="6" w:space="0" w:color="auto"/>
              <w:left w:val="single" w:sz="6" w:space="0" w:color="auto"/>
              <w:bottom w:val="single" w:sz="6" w:space="0" w:color="auto"/>
              <w:right w:val="single" w:sz="6" w:space="0" w:color="auto"/>
            </w:tcBorders>
          </w:tcPr>
          <w:p w14:paraId="684739D7"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tcBorders>
          </w:tcPr>
          <w:p w14:paraId="0F82EC43" w14:textId="77777777" w:rsidR="009E3F16" w:rsidRDefault="009E3F16">
            <w:pPr>
              <w:jc w:val="right"/>
              <w:rPr>
                <w:rFonts w:ascii="Arial" w:hAnsi="Arial"/>
                <w:snapToGrid w:val="0"/>
                <w:sz w:val="16"/>
              </w:rPr>
            </w:pPr>
            <w:r>
              <w:rPr>
                <w:rFonts w:ascii="Arial" w:hAnsi="Arial"/>
                <w:snapToGrid w:val="0"/>
                <w:sz w:val="16"/>
              </w:rPr>
              <w:t>300</w:t>
            </w:r>
          </w:p>
        </w:tc>
        <w:tc>
          <w:tcPr>
            <w:tcW w:w="787" w:type="dxa"/>
            <w:tcBorders>
              <w:top w:val="single" w:sz="6" w:space="0" w:color="auto"/>
              <w:left w:val="dotted" w:sz="6" w:space="0" w:color="auto"/>
              <w:right w:val="dotted" w:sz="6" w:space="0" w:color="auto"/>
            </w:tcBorders>
          </w:tcPr>
          <w:p w14:paraId="2CAE832F" w14:textId="77777777" w:rsidR="009E3F16" w:rsidRDefault="009E3F16">
            <w:pPr>
              <w:jc w:val="right"/>
              <w:rPr>
                <w:rFonts w:ascii="Arial" w:hAnsi="Arial"/>
                <w:snapToGrid w:val="0"/>
                <w:sz w:val="16"/>
              </w:rPr>
            </w:pPr>
            <w:r>
              <w:rPr>
                <w:rFonts w:ascii="Arial" w:hAnsi="Arial"/>
                <w:snapToGrid w:val="0"/>
                <w:sz w:val="16"/>
              </w:rPr>
              <w:t>1300</w:t>
            </w:r>
          </w:p>
        </w:tc>
        <w:tc>
          <w:tcPr>
            <w:tcW w:w="857" w:type="dxa"/>
            <w:tcBorders>
              <w:top w:val="single" w:sz="6" w:space="0" w:color="auto"/>
              <w:right w:val="single" w:sz="6" w:space="0" w:color="auto"/>
            </w:tcBorders>
          </w:tcPr>
          <w:p w14:paraId="3DEB686F" w14:textId="77777777" w:rsidR="009E3F16" w:rsidRDefault="009E3F16">
            <w:pPr>
              <w:jc w:val="right"/>
              <w:rPr>
                <w:rFonts w:ascii="Arial" w:hAnsi="Arial"/>
                <w:snapToGrid w:val="0"/>
                <w:sz w:val="16"/>
              </w:rPr>
            </w:pPr>
            <w:r>
              <w:rPr>
                <w:rFonts w:ascii="Arial" w:hAnsi="Arial"/>
                <w:snapToGrid w:val="0"/>
                <w:sz w:val="16"/>
              </w:rPr>
              <w:t>3000</w:t>
            </w:r>
          </w:p>
        </w:tc>
        <w:tc>
          <w:tcPr>
            <w:tcW w:w="1008" w:type="dxa"/>
            <w:gridSpan w:val="2"/>
            <w:tcBorders>
              <w:left w:val="single" w:sz="6" w:space="0" w:color="auto"/>
            </w:tcBorders>
          </w:tcPr>
          <w:p w14:paraId="0B12334F" w14:textId="77777777" w:rsidR="009E3F16" w:rsidRDefault="009E3F16">
            <w:pPr>
              <w:jc w:val="right"/>
              <w:rPr>
                <w:rFonts w:ascii="Arial" w:hAnsi="Arial"/>
                <w:snapToGrid w:val="0"/>
                <w:sz w:val="16"/>
              </w:rPr>
            </w:pPr>
          </w:p>
        </w:tc>
        <w:tc>
          <w:tcPr>
            <w:tcW w:w="1022" w:type="dxa"/>
          </w:tcPr>
          <w:p w14:paraId="54470E07" w14:textId="77777777" w:rsidR="009E3F16" w:rsidRDefault="009E3F16">
            <w:pPr>
              <w:jc w:val="right"/>
              <w:rPr>
                <w:rFonts w:ascii="Arial" w:hAnsi="Arial"/>
                <w:snapToGrid w:val="0"/>
                <w:sz w:val="16"/>
              </w:rPr>
            </w:pPr>
          </w:p>
        </w:tc>
        <w:tc>
          <w:tcPr>
            <w:tcW w:w="869" w:type="dxa"/>
          </w:tcPr>
          <w:p w14:paraId="44F20274" w14:textId="77777777" w:rsidR="009E3F16" w:rsidRDefault="009E3F16">
            <w:pPr>
              <w:jc w:val="right"/>
              <w:rPr>
                <w:rFonts w:ascii="Arial" w:hAnsi="Arial"/>
                <w:snapToGrid w:val="0"/>
                <w:sz w:val="16"/>
              </w:rPr>
            </w:pPr>
          </w:p>
        </w:tc>
        <w:tc>
          <w:tcPr>
            <w:tcW w:w="993" w:type="dxa"/>
          </w:tcPr>
          <w:p w14:paraId="1354E2CD" w14:textId="77777777" w:rsidR="009E3F16" w:rsidRDefault="009E3F16">
            <w:pPr>
              <w:jc w:val="right"/>
              <w:rPr>
                <w:rFonts w:ascii="Arial" w:hAnsi="Arial"/>
                <w:snapToGrid w:val="0"/>
                <w:sz w:val="16"/>
              </w:rPr>
            </w:pPr>
          </w:p>
        </w:tc>
      </w:tr>
      <w:tr w:rsidR="009E3F16" w14:paraId="26E7E7FC" w14:textId="77777777">
        <w:trPr>
          <w:trHeight w:val="257"/>
        </w:trPr>
        <w:tc>
          <w:tcPr>
            <w:tcW w:w="456" w:type="dxa"/>
          </w:tcPr>
          <w:p w14:paraId="63FF19F0" w14:textId="77777777" w:rsidR="009E3F16" w:rsidRDefault="009E3F16">
            <w:pPr>
              <w:jc w:val="right"/>
              <w:rPr>
                <w:rFonts w:ascii="Arial" w:hAnsi="Arial"/>
                <w:snapToGrid w:val="0"/>
                <w:sz w:val="16"/>
              </w:rPr>
            </w:pPr>
          </w:p>
        </w:tc>
        <w:tc>
          <w:tcPr>
            <w:tcW w:w="427" w:type="dxa"/>
          </w:tcPr>
          <w:p w14:paraId="4C92ED98" w14:textId="77777777" w:rsidR="009E3F16" w:rsidRDefault="009E3F16">
            <w:pPr>
              <w:jc w:val="center"/>
              <w:rPr>
                <w:rFonts w:ascii="Arial" w:hAnsi="Arial"/>
                <w:snapToGrid w:val="0"/>
                <w:sz w:val="16"/>
              </w:rPr>
            </w:pPr>
          </w:p>
        </w:tc>
        <w:tc>
          <w:tcPr>
            <w:tcW w:w="526" w:type="dxa"/>
          </w:tcPr>
          <w:p w14:paraId="3BB1BF27" w14:textId="77777777" w:rsidR="009E3F16" w:rsidRDefault="009E3F16">
            <w:pPr>
              <w:jc w:val="center"/>
              <w:rPr>
                <w:rFonts w:ascii="Arial" w:hAnsi="Arial"/>
                <w:snapToGrid w:val="0"/>
                <w:sz w:val="16"/>
              </w:rPr>
            </w:pPr>
          </w:p>
        </w:tc>
        <w:tc>
          <w:tcPr>
            <w:tcW w:w="732" w:type="dxa"/>
          </w:tcPr>
          <w:p w14:paraId="2CFF1A54" w14:textId="77777777" w:rsidR="009E3F16" w:rsidRDefault="009E3F16">
            <w:pPr>
              <w:jc w:val="center"/>
              <w:rPr>
                <w:rFonts w:ascii="Arial" w:hAnsi="Arial"/>
                <w:snapToGrid w:val="0"/>
                <w:sz w:val="16"/>
              </w:rPr>
            </w:pPr>
          </w:p>
        </w:tc>
        <w:tc>
          <w:tcPr>
            <w:tcW w:w="621" w:type="dxa"/>
          </w:tcPr>
          <w:p w14:paraId="51A1D637" w14:textId="77777777" w:rsidR="009E3F16" w:rsidRDefault="009E3F16">
            <w:pPr>
              <w:jc w:val="right"/>
              <w:rPr>
                <w:rFonts w:ascii="Arial" w:hAnsi="Arial"/>
                <w:snapToGrid w:val="0"/>
                <w:sz w:val="16"/>
              </w:rPr>
            </w:pPr>
          </w:p>
        </w:tc>
        <w:tc>
          <w:tcPr>
            <w:tcW w:w="581" w:type="dxa"/>
          </w:tcPr>
          <w:p w14:paraId="48A3E3AE"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right w:val="dotted" w:sz="6" w:space="0" w:color="auto"/>
            </w:tcBorders>
          </w:tcPr>
          <w:p w14:paraId="52627309" w14:textId="77777777" w:rsidR="009E3F16" w:rsidRDefault="009E3F16">
            <w:pPr>
              <w:jc w:val="right"/>
              <w:rPr>
                <w:rFonts w:ascii="Arial" w:hAnsi="Arial"/>
                <w:snapToGrid w:val="0"/>
                <w:sz w:val="16"/>
              </w:rPr>
            </w:pPr>
            <w:r>
              <w:rPr>
                <w:rFonts w:ascii="Arial" w:hAnsi="Arial"/>
                <w:snapToGrid w:val="0"/>
                <w:sz w:val="16"/>
              </w:rPr>
              <w:t>301</w:t>
            </w:r>
          </w:p>
        </w:tc>
        <w:tc>
          <w:tcPr>
            <w:tcW w:w="787" w:type="dxa"/>
            <w:tcBorders>
              <w:top w:val="single" w:sz="6" w:space="0" w:color="auto"/>
              <w:left w:val="dotted" w:sz="6" w:space="0" w:color="auto"/>
              <w:bottom w:val="single" w:sz="6" w:space="0" w:color="auto"/>
              <w:right w:val="dotted" w:sz="6" w:space="0" w:color="auto"/>
            </w:tcBorders>
          </w:tcPr>
          <w:p w14:paraId="25E3FE88" w14:textId="77777777" w:rsidR="009E3F16" w:rsidRDefault="009E3F16">
            <w:pPr>
              <w:jc w:val="right"/>
              <w:rPr>
                <w:rFonts w:ascii="Arial" w:hAnsi="Arial"/>
                <w:snapToGrid w:val="0"/>
                <w:sz w:val="16"/>
              </w:rPr>
            </w:pPr>
            <w:r>
              <w:rPr>
                <w:rFonts w:ascii="Arial" w:hAnsi="Arial"/>
                <w:snapToGrid w:val="0"/>
                <w:sz w:val="16"/>
              </w:rPr>
              <w:t>1313</w:t>
            </w:r>
          </w:p>
        </w:tc>
        <w:tc>
          <w:tcPr>
            <w:tcW w:w="857" w:type="dxa"/>
            <w:tcBorders>
              <w:top w:val="single" w:sz="6" w:space="0" w:color="auto"/>
              <w:bottom w:val="single" w:sz="6" w:space="0" w:color="auto"/>
              <w:right w:val="single" w:sz="6" w:space="0" w:color="auto"/>
            </w:tcBorders>
          </w:tcPr>
          <w:p w14:paraId="36A86E37" w14:textId="77777777" w:rsidR="009E3F16" w:rsidRDefault="009E3F16">
            <w:pPr>
              <w:jc w:val="right"/>
              <w:rPr>
                <w:rFonts w:ascii="Arial" w:hAnsi="Arial"/>
                <w:snapToGrid w:val="0"/>
                <w:sz w:val="16"/>
              </w:rPr>
            </w:pPr>
            <w:r>
              <w:rPr>
                <w:rFonts w:ascii="Arial" w:hAnsi="Arial"/>
                <w:snapToGrid w:val="0"/>
                <w:sz w:val="16"/>
              </w:rPr>
              <w:t>1000</w:t>
            </w:r>
          </w:p>
        </w:tc>
        <w:tc>
          <w:tcPr>
            <w:tcW w:w="1008" w:type="dxa"/>
            <w:gridSpan w:val="2"/>
            <w:tcBorders>
              <w:left w:val="single" w:sz="6" w:space="0" w:color="auto"/>
            </w:tcBorders>
          </w:tcPr>
          <w:p w14:paraId="76990068" w14:textId="77777777" w:rsidR="009E3F16" w:rsidRDefault="009E3F16">
            <w:pPr>
              <w:jc w:val="right"/>
              <w:rPr>
                <w:rFonts w:ascii="Arial" w:hAnsi="Arial"/>
                <w:snapToGrid w:val="0"/>
                <w:sz w:val="16"/>
              </w:rPr>
            </w:pPr>
          </w:p>
        </w:tc>
        <w:tc>
          <w:tcPr>
            <w:tcW w:w="1022" w:type="dxa"/>
          </w:tcPr>
          <w:p w14:paraId="66B17A1C" w14:textId="77777777" w:rsidR="009E3F16" w:rsidRDefault="009E3F16">
            <w:pPr>
              <w:jc w:val="right"/>
              <w:rPr>
                <w:rFonts w:ascii="Arial" w:hAnsi="Arial"/>
                <w:snapToGrid w:val="0"/>
                <w:sz w:val="16"/>
              </w:rPr>
            </w:pPr>
          </w:p>
        </w:tc>
        <w:tc>
          <w:tcPr>
            <w:tcW w:w="869" w:type="dxa"/>
          </w:tcPr>
          <w:p w14:paraId="41A66667" w14:textId="77777777" w:rsidR="009E3F16" w:rsidRDefault="009E3F16">
            <w:pPr>
              <w:jc w:val="right"/>
              <w:rPr>
                <w:rFonts w:ascii="Arial" w:hAnsi="Arial"/>
                <w:snapToGrid w:val="0"/>
                <w:sz w:val="16"/>
              </w:rPr>
            </w:pPr>
          </w:p>
        </w:tc>
        <w:tc>
          <w:tcPr>
            <w:tcW w:w="993" w:type="dxa"/>
          </w:tcPr>
          <w:p w14:paraId="27B35C47" w14:textId="77777777" w:rsidR="009E3F16" w:rsidRDefault="009E3F16">
            <w:pPr>
              <w:jc w:val="right"/>
              <w:rPr>
                <w:rFonts w:ascii="Arial" w:hAnsi="Arial"/>
                <w:snapToGrid w:val="0"/>
                <w:sz w:val="16"/>
              </w:rPr>
            </w:pPr>
          </w:p>
        </w:tc>
      </w:tr>
      <w:tr w:rsidR="009E3F16" w14:paraId="00F7411C" w14:textId="77777777">
        <w:trPr>
          <w:trHeight w:val="257"/>
        </w:trPr>
        <w:tc>
          <w:tcPr>
            <w:tcW w:w="456" w:type="dxa"/>
          </w:tcPr>
          <w:p w14:paraId="29BB805F" w14:textId="77777777" w:rsidR="009E3F16" w:rsidRDefault="009E3F16">
            <w:pPr>
              <w:jc w:val="right"/>
              <w:rPr>
                <w:rFonts w:ascii="Arial" w:hAnsi="Arial"/>
                <w:snapToGrid w:val="0"/>
                <w:sz w:val="16"/>
              </w:rPr>
            </w:pPr>
          </w:p>
        </w:tc>
        <w:tc>
          <w:tcPr>
            <w:tcW w:w="427" w:type="dxa"/>
          </w:tcPr>
          <w:p w14:paraId="19387D7A" w14:textId="77777777" w:rsidR="009E3F16" w:rsidRDefault="009E3F16">
            <w:pPr>
              <w:jc w:val="center"/>
              <w:rPr>
                <w:rFonts w:ascii="Arial" w:hAnsi="Arial"/>
                <w:snapToGrid w:val="0"/>
                <w:sz w:val="16"/>
              </w:rPr>
            </w:pPr>
          </w:p>
        </w:tc>
        <w:tc>
          <w:tcPr>
            <w:tcW w:w="526" w:type="dxa"/>
          </w:tcPr>
          <w:p w14:paraId="2732774E" w14:textId="77777777" w:rsidR="009E3F16" w:rsidRDefault="009E3F16">
            <w:pPr>
              <w:jc w:val="center"/>
              <w:rPr>
                <w:rFonts w:ascii="Arial" w:hAnsi="Arial"/>
                <w:snapToGrid w:val="0"/>
                <w:sz w:val="16"/>
              </w:rPr>
            </w:pPr>
          </w:p>
        </w:tc>
        <w:tc>
          <w:tcPr>
            <w:tcW w:w="732" w:type="dxa"/>
          </w:tcPr>
          <w:p w14:paraId="5617B7D6" w14:textId="77777777" w:rsidR="009E3F16" w:rsidRDefault="009E3F16">
            <w:pPr>
              <w:jc w:val="center"/>
              <w:rPr>
                <w:rFonts w:ascii="Arial" w:hAnsi="Arial"/>
                <w:snapToGrid w:val="0"/>
                <w:sz w:val="16"/>
              </w:rPr>
            </w:pPr>
          </w:p>
        </w:tc>
        <w:tc>
          <w:tcPr>
            <w:tcW w:w="621" w:type="dxa"/>
          </w:tcPr>
          <w:p w14:paraId="66F4780A" w14:textId="77777777" w:rsidR="009E3F16" w:rsidRDefault="009E3F16">
            <w:pPr>
              <w:jc w:val="right"/>
              <w:rPr>
                <w:rFonts w:ascii="Arial" w:hAnsi="Arial"/>
                <w:snapToGrid w:val="0"/>
                <w:sz w:val="16"/>
              </w:rPr>
            </w:pPr>
          </w:p>
        </w:tc>
        <w:tc>
          <w:tcPr>
            <w:tcW w:w="581" w:type="dxa"/>
          </w:tcPr>
          <w:p w14:paraId="4BADF5AB"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tcBorders>
          </w:tcPr>
          <w:p w14:paraId="6BB67962" w14:textId="77777777" w:rsidR="009E3F16" w:rsidRDefault="009E3F16">
            <w:pPr>
              <w:jc w:val="right"/>
              <w:rPr>
                <w:rFonts w:ascii="Arial" w:hAnsi="Arial"/>
                <w:snapToGrid w:val="0"/>
                <w:sz w:val="16"/>
              </w:rPr>
            </w:pPr>
            <w:r>
              <w:rPr>
                <w:rFonts w:ascii="Arial" w:hAnsi="Arial"/>
                <w:snapToGrid w:val="0"/>
                <w:sz w:val="16"/>
              </w:rPr>
              <w:t>302</w:t>
            </w:r>
          </w:p>
        </w:tc>
        <w:tc>
          <w:tcPr>
            <w:tcW w:w="787" w:type="dxa"/>
            <w:tcBorders>
              <w:top w:val="single" w:sz="6" w:space="0" w:color="auto"/>
              <w:left w:val="dotted" w:sz="6" w:space="0" w:color="auto"/>
              <w:bottom w:val="single" w:sz="6" w:space="0" w:color="auto"/>
              <w:right w:val="dotted" w:sz="6" w:space="0" w:color="auto"/>
            </w:tcBorders>
          </w:tcPr>
          <w:p w14:paraId="525BA3C1" w14:textId="77777777" w:rsidR="009E3F16" w:rsidRDefault="009E3F16">
            <w:pPr>
              <w:jc w:val="right"/>
              <w:rPr>
                <w:rFonts w:ascii="Arial" w:hAnsi="Arial"/>
                <w:snapToGrid w:val="0"/>
                <w:sz w:val="16"/>
              </w:rPr>
            </w:pPr>
            <w:r>
              <w:rPr>
                <w:rFonts w:ascii="Arial" w:hAnsi="Arial"/>
                <w:snapToGrid w:val="0"/>
                <w:sz w:val="16"/>
              </w:rPr>
              <w:t>1300</w:t>
            </w:r>
          </w:p>
        </w:tc>
        <w:tc>
          <w:tcPr>
            <w:tcW w:w="857" w:type="dxa"/>
            <w:tcBorders>
              <w:top w:val="single" w:sz="6" w:space="0" w:color="auto"/>
              <w:bottom w:val="single" w:sz="6" w:space="0" w:color="auto"/>
              <w:right w:val="single" w:sz="6" w:space="0" w:color="auto"/>
            </w:tcBorders>
          </w:tcPr>
          <w:p w14:paraId="20A60665" w14:textId="77777777" w:rsidR="009E3F16" w:rsidRDefault="009E3F16">
            <w:pPr>
              <w:jc w:val="right"/>
              <w:rPr>
                <w:rFonts w:ascii="Arial" w:hAnsi="Arial"/>
                <w:snapToGrid w:val="0"/>
                <w:sz w:val="16"/>
              </w:rPr>
            </w:pPr>
            <w:r>
              <w:rPr>
                <w:rFonts w:ascii="Arial" w:hAnsi="Arial"/>
                <w:snapToGrid w:val="0"/>
                <w:sz w:val="16"/>
              </w:rPr>
              <w:t>3000</w:t>
            </w:r>
          </w:p>
        </w:tc>
        <w:tc>
          <w:tcPr>
            <w:tcW w:w="1008" w:type="dxa"/>
            <w:gridSpan w:val="2"/>
            <w:tcBorders>
              <w:left w:val="single" w:sz="6" w:space="0" w:color="auto"/>
            </w:tcBorders>
          </w:tcPr>
          <w:p w14:paraId="1C501E05" w14:textId="77777777" w:rsidR="009E3F16" w:rsidRDefault="009E3F16">
            <w:pPr>
              <w:jc w:val="right"/>
              <w:rPr>
                <w:rFonts w:ascii="Arial" w:hAnsi="Arial"/>
                <w:snapToGrid w:val="0"/>
                <w:sz w:val="16"/>
              </w:rPr>
            </w:pPr>
          </w:p>
        </w:tc>
        <w:tc>
          <w:tcPr>
            <w:tcW w:w="1022" w:type="dxa"/>
          </w:tcPr>
          <w:p w14:paraId="489C6AAD" w14:textId="77777777" w:rsidR="009E3F16" w:rsidRDefault="009E3F16">
            <w:pPr>
              <w:jc w:val="right"/>
              <w:rPr>
                <w:rFonts w:ascii="Arial" w:hAnsi="Arial"/>
                <w:snapToGrid w:val="0"/>
                <w:sz w:val="16"/>
              </w:rPr>
            </w:pPr>
          </w:p>
        </w:tc>
        <w:tc>
          <w:tcPr>
            <w:tcW w:w="869" w:type="dxa"/>
          </w:tcPr>
          <w:p w14:paraId="33B545EA" w14:textId="77777777" w:rsidR="009E3F16" w:rsidRDefault="009E3F16">
            <w:pPr>
              <w:jc w:val="right"/>
              <w:rPr>
                <w:rFonts w:ascii="Arial" w:hAnsi="Arial"/>
                <w:snapToGrid w:val="0"/>
                <w:sz w:val="16"/>
              </w:rPr>
            </w:pPr>
          </w:p>
        </w:tc>
        <w:tc>
          <w:tcPr>
            <w:tcW w:w="993" w:type="dxa"/>
          </w:tcPr>
          <w:p w14:paraId="4C47FE65" w14:textId="77777777" w:rsidR="009E3F16" w:rsidRDefault="009E3F16">
            <w:pPr>
              <w:jc w:val="right"/>
              <w:rPr>
                <w:rFonts w:ascii="Arial" w:hAnsi="Arial"/>
                <w:snapToGrid w:val="0"/>
                <w:sz w:val="16"/>
              </w:rPr>
            </w:pPr>
          </w:p>
        </w:tc>
      </w:tr>
      <w:tr w:rsidR="009E3F16" w14:paraId="7CE909CB" w14:textId="77777777">
        <w:trPr>
          <w:trHeight w:val="257"/>
        </w:trPr>
        <w:tc>
          <w:tcPr>
            <w:tcW w:w="456" w:type="dxa"/>
          </w:tcPr>
          <w:p w14:paraId="28898F89" w14:textId="77777777" w:rsidR="009E3F16" w:rsidRDefault="009E3F16">
            <w:pPr>
              <w:jc w:val="right"/>
              <w:rPr>
                <w:rFonts w:ascii="Arial" w:hAnsi="Arial"/>
                <w:snapToGrid w:val="0"/>
                <w:sz w:val="16"/>
              </w:rPr>
            </w:pPr>
          </w:p>
        </w:tc>
        <w:tc>
          <w:tcPr>
            <w:tcW w:w="427" w:type="dxa"/>
          </w:tcPr>
          <w:p w14:paraId="405455BC" w14:textId="77777777" w:rsidR="009E3F16" w:rsidRDefault="009E3F16">
            <w:pPr>
              <w:jc w:val="center"/>
              <w:rPr>
                <w:rFonts w:ascii="Arial" w:hAnsi="Arial"/>
                <w:snapToGrid w:val="0"/>
                <w:sz w:val="16"/>
              </w:rPr>
            </w:pPr>
          </w:p>
        </w:tc>
        <w:tc>
          <w:tcPr>
            <w:tcW w:w="526" w:type="dxa"/>
          </w:tcPr>
          <w:p w14:paraId="7E69DFE7" w14:textId="77777777" w:rsidR="009E3F16" w:rsidRDefault="009E3F16">
            <w:pPr>
              <w:jc w:val="center"/>
              <w:rPr>
                <w:rFonts w:ascii="Arial" w:hAnsi="Arial"/>
                <w:snapToGrid w:val="0"/>
                <w:sz w:val="16"/>
              </w:rPr>
            </w:pPr>
          </w:p>
        </w:tc>
        <w:tc>
          <w:tcPr>
            <w:tcW w:w="732" w:type="dxa"/>
          </w:tcPr>
          <w:p w14:paraId="3EBF97E8" w14:textId="77777777" w:rsidR="009E3F16" w:rsidRDefault="009E3F16">
            <w:pPr>
              <w:jc w:val="center"/>
              <w:rPr>
                <w:rFonts w:ascii="Arial" w:hAnsi="Arial"/>
                <w:snapToGrid w:val="0"/>
                <w:sz w:val="16"/>
              </w:rPr>
            </w:pPr>
          </w:p>
        </w:tc>
        <w:tc>
          <w:tcPr>
            <w:tcW w:w="621" w:type="dxa"/>
          </w:tcPr>
          <w:p w14:paraId="573363D7" w14:textId="77777777" w:rsidR="009E3F16" w:rsidRDefault="009E3F16">
            <w:pPr>
              <w:jc w:val="right"/>
              <w:rPr>
                <w:rFonts w:ascii="Arial" w:hAnsi="Arial"/>
                <w:snapToGrid w:val="0"/>
                <w:sz w:val="16"/>
              </w:rPr>
            </w:pPr>
          </w:p>
        </w:tc>
        <w:tc>
          <w:tcPr>
            <w:tcW w:w="581" w:type="dxa"/>
          </w:tcPr>
          <w:p w14:paraId="698A10A9" w14:textId="77777777" w:rsidR="009E3F16" w:rsidRDefault="009E3F16">
            <w:pPr>
              <w:jc w:val="right"/>
              <w:rPr>
                <w:rFonts w:ascii="Arial" w:hAnsi="Arial"/>
                <w:snapToGrid w:val="0"/>
                <w:sz w:val="16"/>
              </w:rPr>
            </w:pPr>
          </w:p>
        </w:tc>
        <w:tc>
          <w:tcPr>
            <w:tcW w:w="747" w:type="dxa"/>
            <w:tcBorders>
              <w:top w:val="single" w:sz="6" w:space="0" w:color="auto"/>
              <w:left w:val="single" w:sz="6" w:space="0" w:color="auto"/>
              <w:bottom w:val="single" w:sz="6" w:space="0" w:color="auto"/>
            </w:tcBorders>
          </w:tcPr>
          <w:p w14:paraId="70AE1043" w14:textId="77777777" w:rsidR="009E3F16" w:rsidRDefault="009E3F16">
            <w:pPr>
              <w:jc w:val="right"/>
              <w:rPr>
                <w:rFonts w:ascii="Arial" w:hAnsi="Arial"/>
                <w:snapToGrid w:val="0"/>
                <w:sz w:val="16"/>
              </w:rPr>
            </w:pPr>
            <w:r>
              <w:rPr>
                <w:rFonts w:ascii="Arial" w:hAnsi="Arial"/>
                <w:snapToGrid w:val="0"/>
                <w:sz w:val="16"/>
              </w:rPr>
              <w:t>303</w:t>
            </w:r>
          </w:p>
        </w:tc>
        <w:tc>
          <w:tcPr>
            <w:tcW w:w="787" w:type="dxa"/>
            <w:tcBorders>
              <w:top w:val="single" w:sz="6" w:space="0" w:color="auto"/>
              <w:left w:val="dotted" w:sz="6" w:space="0" w:color="auto"/>
              <w:bottom w:val="single" w:sz="6" w:space="0" w:color="auto"/>
              <w:right w:val="dotted" w:sz="6" w:space="0" w:color="auto"/>
            </w:tcBorders>
          </w:tcPr>
          <w:p w14:paraId="60B2D79E" w14:textId="77777777" w:rsidR="009E3F16" w:rsidRDefault="009E3F16">
            <w:pPr>
              <w:jc w:val="right"/>
              <w:rPr>
                <w:rFonts w:ascii="Arial" w:hAnsi="Arial"/>
                <w:snapToGrid w:val="0"/>
                <w:sz w:val="16"/>
              </w:rPr>
            </w:pPr>
            <w:r>
              <w:rPr>
                <w:rFonts w:ascii="Arial" w:hAnsi="Arial"/>
                <w:snapToGrid w:val="0"/>
                <w:sz w:val="16"/>
              </w:rPr>
              <w:t>1320</w:t>
            </w:r>
          </w:p>
        </w:tc>
        <w:tc>
          <w:tcPr>
            <w:tcW w:w="857" w:type="dxa"/>
            <w:tcBorders>
              <w:top w:val="single" w:sz="6" w:space="0" w:color="auto"/>
              <w:bottom w:val="single" w:sz="6" w:space="0" w:color="auto"/>
              <w:right w:val="single" w:sz="6" w:space="0" w:color="auto"/>
            </w:tcBorders>
          </w:tcPr>
          <w:p w14:paraId="4806BD36" w14:textId="77777777" w:rsidR="009E3F16" w:rsidRDefault="009E3F16">
            <w:pPr>
              <w:jc w:val="right"/>
              <w:rPr>
                <w:rFonts w:ascii="Arial" w:hAnsi="Arial"/>
                <w:snapToGrid w:val="0"/>
                <w:sz w:val="16"/>
              </w:rPr>
            </w:pPr>
            <w:r>
              <w:rPr>
                <w:rFonts w:ascii="Arial" w:hAnsi="Arial"/>
                <w:snapToGrid w:val="0"/>
                <w:sz w:val="16"/>
              </w:rPr>
              <w:t>2000</w:t>
            </w:r>
          </w:p>
        </w:tc>
        <w:tc>
          <w:tcPr>
            <w:tcW w:w="1008" w:type="dxa"/>
            <w:gridSpan w:val="2"/>
            <w:tcBorders>
              <w:left w:val="single" w:sz="6" w:space="0" w:color="auto"/>
            </w:tcBorders>
          </w:tcPr>
          <w:p w14:paraId="4595A146" w14:textId="77777777" w:rsidR="009E3F16" w:rsidRDefault="009E3F16">
            <w:pPr>
              <w:jc w:val="right"/>
              <w:rPr>
                <w:rFonts w:ascii="Arial" w:hAnsi="Arial"/>
                <w:snapToGrid w:val="0"/>
                <w:sz w:val="16"/>
              </w:rPr>
            </w:pPr>
          </w:p>
        </w:tc>
        <w:tc>
          <w:tcPr>
            <w:tcW w:w="1022" w:type="dxa"/>
          </w:tcPr>
          <w:p w14:paraId="1858E069" w14:textId="77777777" w:rsidR="009E3F16" w:rsidRDefault="009E3F16">
            <w:pPr>
              <w:jc w:val="right"/>
              <w:rPr>
                <w:rFonts w:ascii="Arial" w:hAnsi="Arial"/>
                <w:snapToGrid w:val="0"/>
                <w:sz w:val="16"/>
              </w:rPr>
            </w:pPr>
          </w:p>
        </w:tc>
        <w:tc>
          <w:tcPr>
            <w:tcW w:w="869" w:type="dxa"/>
          </w:tcPr>
          <w:p w14:paraId="24A5D7CA" w14:textId="77777777" w:rsidR="009E3F16" w:rsidRDefault="009E3F16">
            <w:pPr>
              <w:jc w:val="right"/>
              <w:rPr>
                <w:rFonts w:ascii="Arial" w:hAnsi="Arial"/>
                <w:snapToGrid w:val="0"/>
                <w:sz w:val="16"/>
              </w:rPr>
            </w:pPr>
          </w:p>
        </w:tc>
        <w:tc>
          <w:tcPr>
            <w:tcW w:w="993" w:type="dxa"/>
          </w:tcPr>
          <w:p w14:paraId="09542A57" w14:textId="77777777" w:rsidR="009E3F16" w:rsidRDefault="009E3F16">
            <w:pPr>
              <w:jc w:val="right"/>
              <w:rPr>
                <w:rFonts w:ascii="Arial" w:hAnsi="Arial"/>
                <w:snapToGrid w:val="0"/>
                <w:sz w:val="16"/>
              </w:rPr>
            </w:pPr>
          </w:p>
        </w:tc>
      </w:tr>
      <w:tr w:rsidR="009E3F16" w14:paraId="022657C6" w14:textId="77777777">
        <w:trPr>
          <w:trHeight w:val="282"/>
        </w:trPr>
        <w:tc>
          <w:tcPr>
            <w:tcW w:w="1409" w:type="dxa"/>
            <w:gridSpan w:val="3"/>
          </w:tcPr>
          <w:p w14:paraId="1329A7CF" w14:textId="77777777" w:rsidR="009E3F16" w:rsidRDefault="009E3F16">
            <w:pPr>
              <w:rPr>
                <w:rFonts w:ascii="Arial" w:hAnsi="Arial"/>
                <w:b/>
                <w:snapToGrid w:val="0"/>
                <w:sz w:val="16"/>
              </w:rPr>
            </w:pPr>
            <w:r>
              <w:rPr>
                <w:rFonts w:ascii="Arial" w:hAnsi="Arial"/>
                <w:b/>
                <w:snapToGrid w:val="0"/>
                <w:sz w:val="16"/>
              </w:rPr>
              <w:t>Allocation Report  Msg</w:t>
            </w:r>
          </w:p>
        </w:tc>
        <w:tc>
          <w:tcPr>
            <w:tcW w:w="732" w:type="dxa"/>
          </w:tcPr>
          <w:p w14:paraId="40177BCD" w14:textId="77777777" w:rsidR="009E3F16" w:rsidRDefault="009E3F16">
            <w:pPr>
              <w:jc w:val="right"/>
              <w:rPr>
                <w:rFonts w:ascii="Arial" w:hAnsi="Arial"/>
                <w:snapToGrid w:val="0"/>
                <w:sz w:val="16"/>
              </w:rPr>
            </w:pPr>
          </w:p>
        </w:tc>
        <w:tc>
          <w:tcPr>
            <w:tcW w:w="621" w:type="dxa"/>
          </w:tcPr>
          <w:p w14:paraId="5FF54BE0" w14:textId="77777777" w:rsidR="009E3F16" w:rsidRDefault="009E3F16">
            <w:pPr>
              <w:jc w:val="right"/>
              <w:rPr>
                <w:rFonts w:ascii="Arial" w:hAnsi="Arial"/>
                <w:snapToGrid w:val="0"/>
                <w:sz w:val="16"/>
              </w:rPr>
            </w:pPr>
          </w:p>
        </w:tc>
        <w:tc>
          <w:tcPr>
            <w:tcW w:w="581" w:type="dxa"/>
          </w:tcPr>
          <w:p w14:paraId="606CB97F" w14:textId="77777777" w:rsidR="009E3F16" w:rsidRDefault="009E3F16">
            <w:pPr>
              <w:jc w:val="right"/>
              <w:rPr>
                <w:rFonts w:ascii="Arial" w:hAnsi="Arial"/>
                <w:snapToGrid w:val="0"/>
                <w:sz w:val="16"/>
              </w:rPr>
            </w:pPr>
          </w:p>
        </w:tc>
        <w:tc>
          <w:tcPr>
            <w:tcW w:w="747" w:type="dxa"/>
          </w:tcPr>
          <w:p w14:paraId="46153745" w14:textId="77777777" w:rsidR="009E3F16" w:rsidRDefault="009E3F16">
            <w:pPr>
              <w:jc w:val="center"/>
              <w:rPr>
                <w:rFonts w:ascii="Arial" w:hAnsi="Arial"/>
                <w:snapToGrid w:val="0"/>
                <w:sz w:val="16"/>
              </w:rPr>
            </w:pPr>
            <w:r>
              <w:rPr>
                <w:b/>
                <w:sz w:val="24"/>
              </w:rPr>
              <w:sym w:font="Symbol" w:char="F0AF"/>
            </w:r>
          </w:p>
        </w:tc>
        <w:tc>
          <w:tcPr>
            <w:tcW w:w="787" w:type="dxa"/>
          </w:tcPr>
          <w:p w14:paraId="36F62EC1" w14:textId="77777777" w:rsidR="009E3F16" w:rsidRDefault="009E3F16">
            <w:pPr>
              <w:jc w:val="right"/>
              <w:rPr>
                <w:rFonts w:ascii="Arial" w:hAnsi="Arial"/>
                <w:snapToGrid w:val="0"/>
                <w:sz w:val="16"/>
              </w:rPr>
            </w:pPr>
          </w:p>
        </w:tc>
        <w:tc>
          <w:tcPr>
            <w:tcW w:w="857" w:type="dxa"/>
          </w:tcPr>
          <w:p w14:paraId="1D6C700B" w14:textId="77777777" w:rsidR="009E3F16" w:rsidRDefault="009E3F16">
            <w:pPr>
              <w:jc w:val="right"/>
              <w:rPr>
                <w:rFonts w:ascii="Arial" w:hAnsi="Arial"/>
                <w:snapToGrid w:val="0"/>
                <w:sz w:val="16"/>
              </w:rPr>
            </w:pPr>
          </w:p>
        </w:tc>
        <w:tc>
          <w:tcPr>
            <w:tcW w:w="1008" w:type="dxa"/>
            <w:gridSpan w:val="2"/>
          </w:tcPr>
          <w:p w14:paraId="641305E0" w14:textId="77777777" w:rsidR="009E3F16" w:rsidRDefault="009E3F16">
            <w:pPr>
              <w:jc w:val="right"/>
              <w:rPr>
                <w:rFonts w:ascii="Arial" w:hAnsi="Arial"/>
                <w:snapToGrid w:val="0"/>
                <w:sz w:val="16"/>
              </w:rPr>
            </w:pPr>
          </w:p>
        </w:tc>
        <w:tc>
          <w:tcPr>
            <w:tcW w:w="1022" w:type="dxa"/>
          </w:tcPr>
          <w:p w14:paraId="48D53ED6" w14:textId="77777777" w:rsidR="009E3F16" w:rsidRDefault="009E3F16">
            <w:pPr>
              <w:jc w:val="right"/>
              <w:rPr>
                <w:rFonts w:ascii="Arial" w:hAnsi="Arial"/>
                <w:snapToGrid w:val="0"/>
                <w:sz w:val="16"/>
              </w:rPr>
            </w:pPr>
          </w:p>
        </w:tc>
        <w:tc>
          <w:tcPr>
            <w:tcW w:w="869" w:type="dxa"/>
          </w:tcPr>
          <w:p w14:paraId="37D87720" w14:textId="77777777" w:rsidR="009E3F16" w:rsidRDefault="009E3F16">
            <w:pPr>
              <w:jc w:val="right"/>
              <w:rPr>
                <w:rFonts w:ascii="Arial" w:hAnsi="Arial"/>
                <w:snapToGrid w:val="0"/>
                <w:sz w:val="16"/>
              </w:rPr>
            </w:pPr>
          </w:p>
        </w:tc>
        <w:tc>
          <w:tcPr>
            <w:tcW w:w="993" w:type="dxa"/>
          </w:tcPr>
          <w:p w14:paraId="065EE93C" w14:textId="77777777" w:rsidR="009E3F16" w:rsidRDefault="009E3F16">
            <w:pPr>
              <w:jc w:val="right"/>
              <w:rPr>
                <w:rFonts w:ascii="Arial" w:hAnsi="Arial"/>
                <w:snapToGrid w:val="0"/>
                <w:sz w:val="16"/>
              </w:rPr>
            </w:pPr>
          </w:p>
        </w:tc>
      </w:tr>
      <w:tr w:rsidR="009E3F16" w14:paraId="71E21C84" w14:textId="77777777">
        <w:trPr>
          <w:trHeight w:val="257"/>
        </w:trPr>
        <w:tc>
          <w:tcPr>
            <w:tcW w:w="456" w:type="dxa"/>
            <w:tcBorders>
              <w:top w:val="single" w:sz="6" w:space="0" w:color="auto"/>
              <w:left w:val="single" w:sz="6" w:space="0" w:color="auto"/>
              <w:right w:val="single" w:sz="6" w:space="0" w:color="auto"/>
            </w:tcBorders>
          </w:tcPr>
          <w:p w14:paraId="14020A85" w14:textId="77777777" w:rsidR="009E3F16" w:rsidRDefault="009E3F16">
            <w:pPr>
              <w:jc w:val="center"/>
              <w:rPr>
                <w:rFonts w:ascii="Arial" w:hAnsi="Arial"/>
                <w:snapToGrid w:val="0"/>
                <w:sz w:val="16"/>
              </w:rPr>
            </w:pPr>
            <w:r>
              <w:rPr>
                <w:rFonts w:ascii="Arial" w:hAnsi="Arial"/>
                <w:snapToGrid w:val="0"/>
                <w:sz w:val="16"/>
              </w:rPr>
              <w:t>Symbol</w:t>
            </w:r>
          </w:p>
        </w:tc>
        <w:tc>
          <w:tcPr>
            <w:tcW w:w="427" w:type="dxa"/>
            <w:tcBorders>
              <w:top w:val="single" w:sz="6" w:space="0" w:color="auto"/>
              <w:left w:val="single" w:sz="6" w:space="0" w:color="auto"/>
            </w:tcBorders>
          </w:tcPr>
          <w:p w14:paraId="2D5A3DA7" w14:textId="77777777" w:rsidR="009E3F16" w:rsidRDefault="009E3F16">
            <w:pPr>
              <w:jc w:val="center"/>
              <w:rPr>
                <w:rFonts w:ascii="Arial" w:hAnsi="Arial"/>
                <w:snapToGrid w:val="0"/>
                <w:sz w:val="16"/>
              </w:rPr>
            </w:pPr>
            <w:r>
              <w:rPr>
                <w:rFonts w:ascii="Arial" w:hAnsi="Arial"/>
                <w:snapToGrid w:val="0"/>
                <w:sz w:val="16"/>
              </w:rPr>
              <w:t>B/S</w:t>
            </w:r>
          </w:p>
        </w:tc>
        <w:tc>
          <w:tcPr>
            <w:tcW w:w="526" w:type="dxa"/>
            <w:tcBorders>
              <w:top w:val="single" w:sz="6" w:space="0" w:color="auto"/>
              <w:left w:val="single" w:sz="6" w:space="0" w:color="auto"/>
              <w:right w:val="single" w:sz="6" w:space="0" w:color="auto"/>
            </w:tcBorders>
          </w:tcPr>
          <w:p w14:paraId="79FBF606" w14:textId="77777777" w:rsidR="009E3F16" w:rsidRDefault="009E3F16">
            <w:pPr>
              <w:jc w:val="center"/>
              <w:rPr>
                <w:rFonts w:ascii="Arial" w:hAnsi="Arial"/>
                <w:snapToGrid w:val="0"/>
                <w:sz w:val="16"/>
              </w:rPr>
            </w:pPr>
            <w:r>
              <w:rPr>
                <w:rFonts w:ascii="Arial" w:hAnsi="Arial"/>
                <w:snapToGrid w:val="0"/>
                <w:sz w:val="16"/>
              </w:rPr>
              <w:t>Mkt</w:t>
            </w:r>
          </w:p>
        </w:tc>
        <w:tc>
          <w:tcPr>
            <w:tcW w:w="1934" w:type="dxa"/>
            <w:gridSpan w:val="3"/>
            <w:tcBorders>
              <w:top w:val="single" w:sz="6" w:space="0" w:color="auto"/>
              <w:bottom w:val="single" w:sz="6" w:space="0" w:color="auto"/>
            </w:tcBorders>
          </w:tcPr>
          <w:p w14:paraId="521A3386" w14:textId="77777777" w:rsidR="009E3F16" w:rsidRDefault="009E3F16">
            <w:pPr>
              <w:jc w:val="center"/>
              <w:rPr>
                <w:rFonts w:ascii="Arial" w:hAnsi="Arial"/>
                <w:snapToGrid w:val="0"/>
                <w:sz w:val="16"/>
              </w:rPr>
            </w:pPr>
            <w:r>
              <w:rPr>
                <w:rFonts w:ascii="Arial" w:hAnsi="Arial"/>
                <w:snapToGrid w:val="0"/>
                <w:sz w:val="16"/>
              </w:rPr>
              <w:t>Order section</w:t>
            </w:r>
          </w:p>
        </w:tc>
        <w:tc>
          <w:tcPr>
            <w:tcW w:w="747" w:type="dxa"/>
            <w:tcBorders>
              <w:top w:val="single" w:sz="6" w:space="0" w:color="auto"/>
              <w:left w:val="single" w:sz="6" w:space="0" w:color="auto"/>
              <w:bottom w:val="single" w:sz="6" w:space="0" w:color="auto"/>
              <w:right w:val="single" w:sz="6" w:space="0" w:color="auto"/>
            </w:tcBorders>
          </w:tcPr>
          <w:p w14:paraId="52377285" w14:textId="77777777" w:rsidR="009E3F16" w:rsidRDefault="009E3F16">
            <w:pPr>
              <w:jc w:val="center"/>
              <w:rPr>
                <w:rFonts w:ascii="Arial" w:hAnsi="Arial"/>
                <w:b/>
                <w:i/>
                <w:snapToGrid w:val="0"/>
                <w:sz w:val="16"/>
              </w:rPr>
            </w:pPr>
            <w:r>
              <w:rPr>
                <w:rFonts w:ascii="Arial" w:hAnsi="Arial"/>
                <w:b/>
                <w:i/>
                <w:snapToGrid w:val="0"/>
                <w:sz w:val="16"/>
              </w:rPr>
              <w:t>AvgPx</w:t>
            </w:r>
          </w:p>
        </w:tc>
        <w:tc>
          <w:tcPr>
            <w:tcW w:w="2652" w:type="dxa"/>
            <w:gridSpan w:val="4"/>
            <w:tcBorders>
              <w:top w:val="single" w:sz="6" w:space="0" w:color="auto"/>
              <w:bottom w:val="single" w:sz="6" w:space="0" w:color="auto"/>
            </w:tcBorders>
          </w:tcPr>
          <w:p w14:paraId="3431462A" w14:textId="77777777" w:rsidR="009E3F16" w:rsidRDefault="009E3F16">
            <w:pPr>
              <w:jc w:val="center"/>
              <w:rPr>
                <w:rFonts w:ascii="Arial" w:hAnsi="Arial"/>
                <w:snapToGrid w:val="0"/>
                <w:sz w:val="16"/>
              </w:rPr>
            </w:pPr>
            <w:r>
              <w:rPr>
                <w:rFonts w:ascii="Arial" w:hAnsi="Arial"/>
                <w:snapToGrid w:val="0"/>
                <w:sz w:val="16"/>
              </w:rPr>
              <w:t>Repeating fields</w:t>
            </w:r>
          </w:p>
        </w:tc>
        <w:tc>
          <w:tcPr>
            <w:tcW w:w="1022" w:type="dxa"/>
            <w:tcBorders>
              <w:top w:val="single" w:sz="6" w:space="0" w:color="auto"/>
              <w:left w:val="single" w:sz="6" w:space="0" w:color="auto"/>
              <w:bottom w:val="single" w:sz="6" w:space="0" w:color="auto"/>
              <w:right w:val="single" w:sz="6" w:space="0" w:color="auto"/>
            </w:tcBorders>
          </w:tcPr>
          <w:p w14:paraId="615D77AC" w14:textId="77777777" w:rsidR="009E3F16" w:rsidRDefault="009E3F16">
            <w:pPr>
              <w:jc w:val="center"/>
              <w:rPr>
                <w:rFonts w:ascii="Arial" w:hAnsi="Arial"/>
                <w:snapToGrid w:val="0"/>
                <w:sz w:val="16"/>
              </w:rPr>
            </w:pPr>
          </w:p>
        </w:tc>
        <w:tc>
          <w:tcPr>
            <w:tcW w:w="1862" w:type="dxa"/>
            <w:gridSpan w:val="2"/>
            <w:tcBorders>
              <w:top w:val="single" w:sz="6" w:space="0" w:color="auto"/>
              <w:bottom w:val="single" w:sz="6" w:space="0" w:color="auto"/>
            </w:tcBorders>
          </w:tcPr>
          <w:p w14:paraId="59C4E716" w14:textId="77777777" w:rsidR="009E3F16" w:rsidRDefault="009E3F16">
            <w:pPr>
              <w:jc w:val="center"/>
              <w:rPr>
                <w:rFonts w:ascii="Arial" w:hAnsi="Arial"/>
                <w:snapToGrid w:val="0"/>
                <w:sz w:val="16"/>
              </w:rPr>
            </w:pPr>
            <w:r>
              <w:rPr>
                <w:rFonts w:ascii="Arial" w:hAnsi="Arial"/>
                <w:snapToGrid w:val="0"/>
                <w:sz w:val="16"/>
              </w:rPr>
              <w:t>Repeating fields</w:t>
            </w:r>
          </w:p>
        </w:tc>
      </w:tr>
      <w:tr w:rsidR="009E3F16" w14:paraId="18FD7B26" w14:textId="77777777">
        <w:trPr>
          <w:trHeight w:val="257"/>
        </w:trPr>
        <w:tc>
          <w:tcPr>
            <w:tcW w:w="456" w:type="dxa"/>
            <w:tcBorders>
              <w:left w:val="single" w:sz="6" w:space="0" w:color="auto"/>
              <w:bottom w:val="single" w:sz="6" w:space="0" w:color="auto"/>
              <w:right w:val="single" w:sz="6" w:space="0" w:color="auto"/>
            </w:tcBorders>
          </w:tcPr>
          <w:p w14:paraId="0A6CF8E1" w14:textId="77777777" w:rsidR="009E3F16" w:rsidRDefault="009E3F16">
            <w:pPr>
              <w:jc w:val="center"/>
              <w:rPr>
                <w:rFonts w:ascii="Arial" w:hAnsi="Arial"/>
                <w:snapToGrid w:val="0"/>
                <w:sz w:val="16"/>
              </w:rPr>
            </w:pPr>
          </w:p>
        </w:tc>
        <w:tc>
          <w:tcPr>
            <w:tcW w:w="427" w:type="dxa"/>
            <w:tcBorders>
              <w:left w:val="single" w:sz="6" w:space="0" w:color="auto"/>
              <w:bottom w:val="single" w:sz="6" w:space="0" w:color="auto"/>
            </w:tcBorders>
          </w:tcPr>
          <w:p w14:paraId="11948C35" w14:textId="77777777" w:rsidR="009E3F16" w:rsidRDefault="009E3F16">
            <w:pPr>
              <w:jc w:val="center"/>
              <w:rPr>
                <w:rFonts w:ascii="Arial" w:hAnsi="Arial"/>
                <w:snapToGrid w:val="0"/>
                <w:sz w:val="16"/>
              </w:rPr>
            </w:pPr>
          </w:p>
        </w:tc>
        <w:tc>
          <w:tcPr>
            <w:tcW w:w="526" w:type="dxa"/>
            <w:tcBorders>
              <w:left w:val="single" w:sz="6" w:space="0" w:color="auto"/>
              <w:bottom w:val="single" w:sz="6" w:space="0" w:color="auto"/>
              <w:right w:val="single" w:sz="6" w:space="0" w:color="auto"/>
            </w:tcBorders>
          </w:tcPr>
          <w:p w14:paraId="0AD39723" w14:textId="77777777" w:rsidR="009E3F16" w:rsidRDefault="009E3F16">
            <w:pPr>
              <w:jc w:val="center"/>
              <w:rPr>
                <w:rFonts w:ascii="Arial" w:hAnsi="Arial"/>
                <w:snapToGrid w:val="0"/>
                <w:sz w:val="16"/>
              </w:rPr>
            </w:pPr>
          </w:p>
        </w:tc>
        <w:tc>
          <w:tcPr>
            <w:tcW w:w="732" w:type="dxa"/>
            <w:tcBorders>
              <w:left w:val="single" w:sz="6" w:space="0" w:color="auto"/>
              <w:bottom w:val="single" w:sz="6" w:space="0" w:color="auto"/>
              <w:right w:val="single" w:sz="6" w:space="0" w:color="auto"/>
            </w:tcBorders>
          </w:tcPr>
          <w:p w14:paraId="7259D0EF" w14:textId="77777777" w:rsidR="009E3F16" w:rsidRDefault="009E3F16">
            <w:pPr>
              <w:jc w:val="center"/>
              <w:rPr>
                <w:rFonts w:ascii="Arial" w:hAnsi="Arial"/>
                <w:snapToGrid w:val="0"/>
                <w:sz w:val="16"/>
              </w:rPr>
            </w:pPr>
            <w:r>
              <w:rPr>
                <w:rFonts w:ascii="Arial" w:hAnsi="Arial"/>
                <w:snapToGrid w:val="0"/>
                <w:sz w:val="16"/>
              </w:rPr>
              <w:t>ID</w:t>
            </w:r>
          </w:p>
        </w:tc>
        <w:tc>
          <w:tcPr>
            <w:tcW w:w="621" w:type="dxa"/>
            <w:tcBorders>
              <w:bottom w:val="single" w:sz="6" w:space="0" w:color="auto"/>
              <w:right w:val="dotted" w:sz="6" w:space="0" w:color="auto"/>
            </w:tcBorders>
          </w:tcPr>
          <w:p w14:paraId="7AB15C01" w14:textId="77777777" w:rsidR="009E3F16" w:rsidRDefault="009E3F16">
            <w:pPr>
              <w:jc w:val="center"/>
              <w:rPr>
                <w:rFonts w:ascii="Arial" w:hAnsi="Arial"/>
                <w:snapToGrid w:val="0"/>
                <w:sz w:val="16"/>
              </w:rPr>
            </w:pPr>
            <w:r>
              <w:rPr>
                <w:rFonts w:ascii="Arial" w:hAnsi="Arial"/>
                <w:snapToGrid w:val="0"/>
                <w:sz w:val="16"/>
              </w:rPr>
              <w:t>OrdID</w:t>
            </w:r>
          </w:p>
        </w:tc>
        <w:tc>
          <w:tcPr>
            <w:tcW w:w="581" w:type="dxa"/>
            <w:tcBorders>
              <w:bottom w:val="single" w:sz="6" w:space="0" w:color="auto"/>
            </w:tcBorders>
          </w:tcPr>
          <w:p w14:paraId="012383E2" w14:textId="77777777" w:rsidR="009E3F16" w:rsidRDefault="009E3F16">
            <w:pPr>
              <w:jc w:val="center"/>
              <w:rPr>
                <w:rFonts w:ascii="Arial" w:hAnsi="Arial"/>
                <w:snapToGrid w:val="0"/>
                <w:sz w:val="16"/>
              </w:rPr>
            </w:pPr>
            <w:r>
              <w:rPr>
                <w:rFonts w:ascii="Arial" w:hAnsi="Arial"/>
                <w:snapToGrid w:val="0"/>
                <w:sz w:val="16"/>
              </w:rPr>
              <w:t>ClOrdID</w:t>
            </w:r>
          </w:p>
        </w:tc>
        <w:tc>
          <w:tcPr>
            <w:tcW w:w="747" w:type="dxa"/>
            <w:tcBorders>
              <w:top w:val="single" w:sz="6" w:space="0" w:color="auto"/>
              <w:left w:val="single" w:sz="6" w:space="0" w:color="auto"/>
              <w:bottom w:val="single" w:sz="6" w:space="0" w:color="auto"/>
              <w:right w:val="single" w:sz="6" w:space="0" w:color="auto"/>
            </w:tcBorders>
          </w:tcPr>
          <w:p w14:paraId="4A872FC5" w14:textId="77777777" w:rsidR="009E3F16" w:rsidRDefault="009E3F16">
            <w:pPr>
              <w:jc w:val="right"/>
              <w:rPr>
                <w:rFonts w:ascii="Arial" w:hAnsi="Arial"/>
                <w:b/>
                <w:i/>
                <w:snapToGrid w:val="0"/>
                <w:sz w:val="16"/>
              </w:rPr>
            </w:pPr>
          </w:p>
        </w:tc>
        <w:tc>
          <w:tcPr>
            <w:tcW w:w="787" w:type="dxa"/>
            <w:tcBorders>
              <w:top w:val="single" w:sz="6" w:space="0" w:color="auto"/>
              <w:bottom w:val="single" w:sz="6" w:space="0" w:color="auto"/>
            </w:tcBorders>
          </w:tcPr>
          <w:p w14:paraId="3F407B06" w14:textId="77777777" w:rsidR="009E3F16" w:rsidRDefault="009E3F16">
            <w:pPr>
              <w:jc w:val="center"/>
              <w:rPr>
                <w:rFonts w:ascii="Arial" w:hAnsi="Arial"/>
                <w:snapToGrid w:val="0"/>
                <w:sz w:val="16"/>
              </w:rPr>
            </w:pPr>
            <w:r>
              <w:rPr>
                <w:rFonts w:ascii="Arial" w:hAnsi="Arial"/>
                <w:snapToGrid w:val="0"/>
                <w:sz w:val="16"/>
              </w:rPr>
              <w:t>ExecID</w:t>
            </w:r>
          </w:p>
        </w:tc>
        <w:tc>
          <w:tcPr>
            <w:tcW w:w="857" w:type="dxa"/>
            <w:tcBorders>
              <w:top w:val="single" w:sz="6" w:space="0" w:color="auto"/>
              <w:left w:val="dotted" w:sz="6" w:space="0" w:color="auto"/>
              <w:bottom w:val="single" w:sz="6" w:space="0" w:color="auto"/>
              <w:right w:val="dotted" w:sz="6" w:space="0" w:color="auto"/>
            </w:tcBorders>
          </w:tcPr>
          <w:p w14:paraId="27BC6E0C" w14:textId="77777777" w:rsidR="009E3F16" w:rsidRDefault="009E3F16">
            <w:pPr>
              <w:jc w:val="center"/>
              <w:rPr>
                <w:rFonts w:ascii="Arial" w:hAnsi="Arial"/>
                <w:snapToGrid w:val="0"/>
                <w:sz w:val="16"/>
              </w:rPr>
            </w:pPr>
            <w:r>
              <w:rPr>
                <w:rFonts w:ascii="Arial" w:hAnsi="Arial"/>
                <w:snapToGrid w:val="0"/>
                <w:sz w:val="16"/>
              </w:rPr>
              <w:t>LastPx</w:t>
            </w:r>
          </w:p>
        </w:tc>
        <w:tc>
          <w:tcPr>
            <w:tcW w:w="1008" w:type="dxa"/>
            <w:gridSpan w:val="2"/>
            <w:tcBorders>
              <w:top w:val="single" w:sz="6" w:space="0" w:color="auto"/>
              <w:bottom w:val="single" w:sz="6" w:space="0" w:color="auto"/>
            </w:tcBorders>
          </w:tcPr>
          <w:p w14:paraId="02D6862C" w14:textId="77777777" w:rsidR="009E3F16" w:rsidRDefault="009E3F16">
            <w:pPr>
              <w:jc w:val="center"/>
              <w:rPr>
                <w:rFonts w:ascii="Arial" w:hAnsi="Arial"/>
                <w:snapToGrid w:val="0"/>
                <w:sz w:val="16"/>
              </w:rPr>
            </w:pPr>
            <w:r>
              <w:rPr>
                <w:rFonts w:ascii="Arial" w:hAnsi="Arial"/>
                <w:snapToGrid w:val="0"/>
                <w:sz w:val="16"/>
              </w:rPr>
              <w:t>LastQty</w:t>
            </w:r>
          </w:p>
        </w:tc>
        <w:tc>
          <w:tcPr>
            <w:tcW w:w="1022" w:type="dxa"/>
            <w:tcBorders>
              <w:left w:val="single" w:sz="6" w:space="0" w:color="auto"/>
            </w:tcBorders>
          </w:tcPr>
          <w:p w14:paraId="7AE60838" w14:textId="77777777" w:rsidR="009E3F16" w:rsidRDefault="009E3F16">
            <w:pPr>
              <w:jc w:val="center"/>
              <w:rPr>
                <w:rFonts w:ascii="Arial" w:hAnsi="Arial"/>
                <w:b/>
                <w:i/>
                <w:snapToGrid w:val="0"/>
                <w:sz w:val="16"/>
              </w:rPr>
            </w:pPr>
            <w:r>
              <w:rPr>
                <w:rFonts w:ascii="Arial" w:hAnsi="Arial"/>
                <w:b/>
                <w:i/>
                <w:snapToGrid w:val="0"/>
                <w:sz w:val="16"/>
              </w:rPr>
              <w:t>AllocAccount</w:t>
            </w:r>
          </w:p>
        </w:tc>
        <w:tc>
          <w:tcPr>
            <w:tcW w:w="869" w:type="dxa"/>
            <w:tcBorders>
              <w:top w:val="single" w:sz="6" w:space="0" w:color="auto"/>
              <w:left w:val="dotted" w:sz="6" w:space="0" w:color="auto"/>
              <w:right w:val="dotted" w:sz="6" w:space="0" w:color="auto"/>
            </w:tcBorders>
          </w:tcPr>
          <w:p w14:paraId="65D63C10" w14:textId="77777777" w:rsidR="009E3F16" w:rsidRDefault="009E3F16">
            <w:pPr>
              <w:jc w:val="center"/>
              <w:rPr>
                <w:rFonts w:ascii="Arial" w:hAnsi="Arial"/>
                <w:snapToGrid w:val="0"/>
                <w:sz w:val="16"/>
              </w:rPr>
            </w:pPr>
            <w:r>
              <w:rPr>
                <w:rFonts w:ascii="Arial" w:hAnsi="Arial"/>
                <w:snapToGrid w:val="0"/>
                <w:sz w:val="16"/>
              </w:rPr>
              <w:t>AllocQty</w:t>
            </w:r>
          </w:p>
        </w:tc>
        <w:tc>
          <w:tcPr>
            <w:tcW w:w="993" w:type="dxa"/>
            <w:tcBorders>
              <w:top w:val="single" w:sz="6" w:space="0" w:color="auto"/>
              <w:left w:val="dotted" w:sz="6" w:space="0" w:color="auto"/>
              <w:right w:val="single" w:sz="6" w:space="0" w:color="auto"/>
            </w:tcBorders>
          </w:tcPr>
          <w:p w14:paraId="66CB1BFC" w14:textId="77777777" w:rsidR="009E3F16" w:rsidRDefault="009E3F16">
            <w:pPr>
              <w:jc w:val="center"/>
              <w:rPr>
                <w:rFonts w:ascii="Arial" w:hAnsi="Arial"/>
                <w:snapToGrid w:val="0"/>
                <w:sz w:val="16"/>
              </w:rPr>
            </w:pPr>
            <w:r>
              <w:rPr>
                <w:rFonts w:ascii="Arial" w:hAnsi="Arial"/>
                <w:snapToGrid w:val="0"/>
                <w:sz w:val="16"/>
              </w:rPr>
              <w:t>Commission</w:t>
            </w:r>
          </w:p>
        </w:tc>
      </w:tr>
      <w:tr w:rsidR="009E3F16" w14:paraId="0DD528D0" w14:textId="77777777">
        <w:trPr>
          <w:trHeight w:val="257"/>
        </w:trPr>
        <w:tc>
          <w:tcPr>
            <w:tcW w:w="456" w:type="dxa"/>
            <w:tcBorders>
              <w:left w:val="single" w:sz="6" w:space="0" w:color="auto"/>
              <w:bottom w:val="single" w:sz="6" w:space="0" w:color="auto"/>
            </w:tcBorders>
          </w:tcPr>
          <w:p w14:paraId="4F6A2A29" w14:textId="77777777" w:rsidR="009E3F16" w:rsidRDefault="009E3F16">
            <w:pPr>
              <w:jc w:val="right"/>
              <w:rPr>
                <w:rFonts w:ascii="Arial" w:hAnsi="Arial"/>
                <w:snapToGrid w:val="0"/>
                <w:sz w:val="16"/>
              </w:rPr>
            </w:pPr>
            <w:r>
              <w:rPr>
                <w:rFonts w:ascii="Arial" w:hAnsi="Arial"/>
                <w:snapToGrid w:val="0"/>
                <w:sz w:val="16"/>
              </w:rPr>
              <w:t>IBM</w:t>
            </w:r>
          </w:p>
        </w:tc>
        <w:tc>
          <w:tcPr>
            <w:tcW w:w="427" w:type="dxa"/>
            <w:tcBorders>
              <w:top w:val="single" w:sz="6" w:space="0" w:color="auto"/>
              <w:left w:val="single" w:sz="6" w:space="0" w:color="auto"/>
              <w:bottom w:val="single" w:sz="6" w:space="0" w:color="auto"/>
              <w:right w:val="single" w:sz="6" w:space="0" w:color="auto"/>
            </w:tcBorders>
          </w:tcPr>
          <w:p w14:paraId="36E03A11" w14:textId="77777777" w:rsidR="009E3F16" w:rsidRDefault="009E3F16">
            <w:pPr>
              <w:jc w:val="center"/>
              <w:rPr>
                <w:rFonts w:ascii="Arial" w:hAnsi="Arial"/>
                <w:snapToGrid w:val="0"/>
                <w:sz w:val="16"/>
              </w:rPr>
            </w:pPr>
            <w:r>
              <w:rPr>
                <w:rFonts w:ascii="Arial" w:hAnsi="Arial"/>
                <w:snapToGrid w:val="0"/>
                <w:sz w:val="16"/>
              </w:rPr>
              <w:t>Buy</w:t>
            </w:r>
          </w:p>
        </w:tc>
        <w:tc>
          <w:tcPr>
            <w:tcW w:w="526" w:type="dxa"/>
            <w:tcBorders>
              <w:top w:val="single" w:sz="6" w:space="0" w:color="auto"/>
              <w:left w:val="single" w:sz="6" w:space="0" w:color="auto"/>
              <w:bottom w:val="single" w:sz="6" w:space="0" w:color="auto"/>
              <w:right w:val="single" w:sz="6" w:space="0" w:color="auto"/>
            </w:tcBorders>
          </w:tcPr>
          <w:p w14:paraId="5320697A" w14:textId="77777777" w:rsidR="009E3F16" w:rsidRDefault="009E3F16">
            <w:pPr>
              <w:jc w:val="center"/>
              <w:rPr>
                <w:rFonts w:ascii="Arial" w:hAnsi="Arial"/>
                <w:snapToGrid w:val="0"/>
                <w:sz w:val="16"/>
              </w:rPr>
            </w:pPr>
            <w:r>
              <w:rPr>
                <w:rFonts w:ascii="Arial" w:hAnsi="Arial"/>
                <w:snapToGrid w:val="0"/>
                <w:sz w:val="16"/>
              </w:rPr>
              <w:t>N</w:t>
            </w:r>
          </w:p>
        </w:tc>
        <w:tc>
          <w:tcPr>
            <w:tcW w:w="732" w:type="dxa"/>
            <w:tcBorders>
              <w:left w:val="single" w:sz="6" w:space="0" w:color="auto"/>
              <w:bottom w:val="single" w:sz="6" w:space="0" w:color="auto"/>
              <w:right w:val="dotted" w:sz="6" w:space="0" w:color="auto"/>
            </w:tcBorders>
          </w:tcPr>
          <w:p w14:paraId="1D7B5C37" w14:textId="77777777" w:rsidR="009E3F16" w:rsidRDefault="009E3F16">
            <w:pPr>
              <w:jc w:val="center"/>
              <w:rPr>
                <w:rFonts w:ascii="Arial" w:hAnsi="Arial"/>
                <w:snapToGrid w:val="0"/>
                <w:sz w:val="16"/>
              </w:rPr>
            </w:pPr>
            <w:r>
              <w:rPr>
                <w:rFonts w:ascii="Arial" w:hAnsi="Arial"/>
                <w:snapToGrid w:val="0"/>
                <w:sz w:val="16"/>
              </w:rPr>
              <w:t>999</w:t>
            </w:r>
          </w:p>
        </w:tc>
        <w:tc>
          <w:tcPr>
            <w:tcW w:w="621" w:type="dxa"/>
            <w:tcBorders>
              <w:bottom w:val="single" w:sz="6" w:space="0" w:color="auto"/>
              <w:right w:val="dotted" w:sz="6" w:space="0" w:color="auto"/>
            </w:tcBorders>
          </w:tcPr>
          <w:p w14:paraId="208D7D3A" w14:textId="77777777" w:rsidR="009E3F16" w:rsidRDefault="009E3F16">
            <w:pPr>
              <w:jc w:val="right"/>
              <w:rPr>
                <w:rFonts w:ascii="Arial" w:hAnsi="Arial"/>
                <w:snapToGrid w:val="0"/>
                <w:sz w:val="16"/>
              </w:rPr>
            </w:pPr>
            <w:r>
              <w:rPr>
                <w:rFonts w:ascii="Arial" w:hAnsi="Arial"/>
                <w:snapToGrid w:val="0"/>
                <w:sz w:val="16"/>
              </w:rPr>
              <w:t>520</w:t>
            </w:r>
          </w:p>
        </w:tc>
        <w:tc>
          <w:tcPr>
            <w:tcW w:w="581" w:type="dxa"/>
            <w:tcBorders>
              <w:bottom w:val="single" w:sz="6" w:space="0" w:color="auto"/>
            </w:tcBorders>
          </w:tcPr>
          <w:p w14:paraId="6F09EC57" w14:textId="77777777" w:rsidR="009E3F16" w:rsidRDefault="009E3F16">
            <w:pPr>
              <w:jc w:val="right"/>
              <w:rPr>
                <w:rFonts w:ascii="Arial" w:hAnsi="Arial"/>
                <w:snapToGrid w:val="0"/>
                <w:sz w:val="16"/>
              </w:rPr>
            </w:pPr>
            <w:r>
              <w:rPr>
                <w:rFonts w:ascii="Arial" w:hAnsi="Arial"/>
                <w:snapToGrid w:val="0"/>
                <w:sz w:val="16"/>
              </w:rPr>
              <w:t>20</w:t>
            </w:r>
          </w:p>
        </w:tc>
        <w:tc>
          <w:tcPr>
            <w:tcW w:w="747" w:type="dxa"/>
            <w:tcBorders>
              <w:top w:val="single" w:sz="6" w:space="0" w:color="auto"/>
              <w:left w:val="single" w:sz="6" w:space="0" w:color="auto"/>
              <w:bottom w:val="single" w:sz="6" w:space="0" w:color="auto"/>
              <w:right w:val="single" w:sz="6" w:space="0" w:color="auto"/>
            </w:tcBorders>
          </w:tcPr>
          <w:p w14:paraId="6ABCB060" w14:textId="77777777" w:rsidR="009E3F16" w:rsidRDefault="009E3F16">
            <w:pPr>
              <w:jc w:val="right"/>
              <w:rPr>
                <w:rFonts w:ascii="Arial" w:hAnsi="Arial"/>
                <w:b/>
                <w:i/>
                <w:snapToGrid w:val="0"/>
                <w:sz w:val="16"/>
              </w:rPr>
            </w:pPr>
            <w:r>
              <w:rPr>
                <w:rFonts w:ascii="Arial" w:hAnsi="Arial"/>
                <w:b/>
                <w:i/>
                <w:snapToGrid w:val="0"/>
                <w:sz w:val="16"/>
              </w:rPr>
              <w:t>1305.889</w:t>
            </w:r>
          </w:p>
        </w:tc>
        <w:tc>
          <w:tcPr>
            <w:tcW w:w="787" w:type="dxa"/>
            <w:tcBorders>
              <w:top w:val="single" w:sz="6" w:space="0" w:color="auto"/>
              <w:bottom w:val="dotted" w:sz="6" w:space="0" w:color="auto"/>
            </w:tcBorders>
          </w:tcPr>
          <w:p w14:paraId="63C74CEE" w14:textId="77777777" w:rsidR="009E3F16" w:rsidRDefault="009E3F16">
            <w:pPr>
              <w:jc w:val="right"/>
              <w:rPr>
                <w:rFonts w:ascii="Arial" w:hAnsi="Arial"/>
                <w:snapToGrid w:val="0"/>
                <w:sz w:val="16"/>
              </w:rPr>
            </w:pPr>
            <w:r>
              <w:rPr>
                <w:rFonts w:ascii="Arial" w:hAnsi="Arial"/>
                <w:snapToGrid w:val="0"/>
                <w:sz w:val="16"/>
              </w:rPr>
              <w:t>300</w:t>
            </w:r>
          </w:p>
        </w:tc>
        <w:tc>
          <w:tcPr>
            <w:tcW w:w="857" w:type="dxa"/>
            <w:tcBorders>
              <w:top w:val="single" w:sz="6" w:space="0" w:color="auto"/>
              <w:left w:val="dotted" w:sz="6" w:space="0" w:color="auto"/>
              <w:bottom w:val="dotted" w:sz="6" w:space="0" w:color="auto"/>
              <w:right w:val="dotted" w:sz="6" w:space="0" w:color="auto"/>
            </w:tcBorders>
          </w:tcPr>
          <w:p w14:paraId="6FDF428A" w14:textId="77777777" w:rsidR="009E3F16" w:rsidRDefault="009E3F16">
            <w:pPr>
              <w:jc w:val="right"/>
              <w:rPr>
                <w:rFonts w:ascii="Arial" w:hAnsi="Arial"/>
                <w:snapToGrid w:val="0"/>
                <w:sz w:val="16"/>
              </w:rPr>
            </w:pPr>
            <w:r>
              <w:rPr>
                <w:rFonts w:ascii="Arial" w:hAnsi="Arial"/>
                <w:snapToGrid w:val="0"/>
                <w:sz w:val="16"/>
              </w:rPr>
              <w:t>1300</w:t>
            </w:r>
          </w:p>
        </w:tc>
        <w:tc>
          <w:tcPr>
            <w:tcW w:w="1008" w:type="dxa"/>
            <w:gridSpan w:val="2"/>
            <w:tcBorders>
              <w:top w:val="single" w:sz="6" w:space="0" w:color="auto"/>
              <w:bottom w:val="dotted" w:sz="6" w:space="0" w:color="auto"/>
            </w:tcBorders>
          </w:tcPr>
          <w:p w14:paraId="6308A08A" w14:textId="77777777" w:rsidR="009E3F16" w:rsidRDefault="009E3F16">
            <w:pPr>
              <w:jc w:val="right"/>
              <w:rPr>
                <w:rFonts w:ascii="Arial" w:hAnsi="Arial"/>
                <w:snapToGrid w:val="0"/>
                <w:sz w:val="16"/>
              </w:rPr>
            </w:pPr>
            <w:r>
              <w:rPr>
                <w:rFonts w:ascii="Arial" w:hAnsi="Arial"/>
                <w:snapToGrid w:val="0"/>
                <w:sz w:val="16"/>
              </w:rPr>
              <w:t>3000</w:t>
            </w:r>
          </w:p>
        </w:tc>
        <w:tc>
          <w:tcPr>
            <w:tcW w:w="1022" w:type="dxa"/>
            <w:tcBorders>
              <w:top w:val="single" w:sz="6" w:space="0" w:color="auto"/>
              <w:left w:val="single" w:sz="6" w:space="0" w:color="auto"/>
              <w:bottom w:val="single" w:sz="6" w:space="0" w:color="auto"/>
            </w:tcBorders>
          </w:tcPr>
          <w:p w14:paraId="5D03CA70" w14:textId="77777777" w:rsidR="009E3F16" w:rsidRDefault="009E3F16">
            <w:pPr>
              <w:jc w:val="center"/>
              <w:rPr>
                <w:rFonts w:ascii="Arial" w:hAnsi="Arial"/>
                <w:b/>
                <w:i/>
                <w:snapToGrid w:val="0"/>
                <w:sz w:val="16"/>
              </w:rPr>
            </w:pPr>
            <w:r>
              <w:rPr>
                <w:rFonts w:ascii="Arial" w:hAnsi="Arial"/>
                <w:b/>
                <w:i/>
                <w:snapToGrid w:val="0"/>
                <w:sz w:val="16"/>
              </w:rPr>
              <w:t>F1</w:t>
            </w:r>
          </w:p>
        </w:tc>
        <w:tc>
          <w:tcPr>
            <w:tcW w:w="869" w:type="dxa"/>
            <w:tcBorders>
              <w:top w:val="single" w:sz="6" w:space="0" w:color="auto"/>
              <w:left w:val="dotted" w:sz="6" w:space="0" w:color="auto"/>
              <w:bottom w:val="single" w:sz="6" w:space="0" w:color="auto"/>
              <w:right w:val="dotted" w:sz="6" w:space="0" w:color="auto"/>
            </w:tcBorders>
          </w:tcPr>
          <w:p w14:paraId="757A11A3" w14:textId="77777777" w:rsidR="009E3F16" w:rsidRDefault="009E3F16">
            <w:pPr>
              <w:jc w:val="right"/>
              <w:rPr>
                <w:rFonts w:ascii="Arial" w:hAnsi="Arial"/>
                <w:snapToGrid w:val="0"/>
                <w:sz w:val="16"/>
              </w:rPr>
            </w:pPr>
            <w:r>
              <w:rPr>
                <w:rFonts w:ascii="Arial" w:hAnsi="Arial"/>
                <w:snapToGrid w:val="0"/>
                <w:sz w:val="16"/>
              </w:rPr>
              <w:t>9000</w:t>
            </w:r>
          </w:p>
        </w:tc>
        <w:tc>
          <w:tcPr>
            <w:tcW w:w="993" w:type="dxa"/>
            <w:tcBorders>
              <w:top w:val="single" w:sz="6" w:space="0" w:color="auto"/>
              <w:left w:val="dotted" w:sz="6" w:space="0" w:color="auto"/>
              <w:bottom w:val="single" w:sz="6" w:space="0" w:color="auto"/>
              <w:right w:val="single" w:sz="6" w:space="0" w:color="auto"/>
            </w:tcBorders>
          </w:tcPr>
          <w:p w14:paraId="67038A15" w14:textId="77777777" w:rsidR="009E3F16" w:rsidRDefault="009E3F16">
            <w:pPr>
              <w:jc w:val="right"/>
              <w:rPr>
                <w:rFonts w:ascii="Arial" w:hAnsi="Arial"/>
                <w:snapToGrid w:val="0"/>
                <w:sz w:val="16"/>
              </w:rPr>
            </w:pPr>
            <w:r>
              <w:rPr>
                <w:rFonts w:ascii="Arial" w:hAnsi="Arial"/>
                <w:snapToGrid w:val="0"/>
                <w:sz w:val="16"/>
              </w:rPr>
              <w:t>113277</w:t>
            </w:r>
          </w:p>
        </w:tc>
      </w:tr>
      <w:tr w:rsidR="009E3F16" w14:paraId="42DFB3D3" w14:textId="77777777">
        <w:trPr>
          <w:trHeight w:val="257"/>
        </w:trPr>
        <w:tc>
          <w:tcPr>
            <w:tcW w:w="456" w:type="dxa"/>
          </w:tcPr>
          <w:p w14:paraId="458B7D97" w14:textId="77777777" w:rsidR="009E3F16" w:rsidRDefault="009E3F16">
            <w:pPr>
              <w:jc w:val="right"/>
              <w:rPr>
                <w:rFonts w:ascii="Arial" w:hAnsi="Arial"/>
                <w:snapToGrid w:val="0"/>
                <w:sz w:val="16"/>
              </w:rPr>
            </w:pPr>
          </w:p>
        </w:tc>
        <w:tc>
          <w:tcPr>
            <w:tcW w:w="427" w:type="dxa"/>
          </w:tcPr>
          <w:p w14:paraId="135DF561" w14:textId="77777777" w:rsidR="009E3F16" w:rsidRDefault="009E3F16">
            <w:pPr>
              <w:jc w:val="right"/>
              <w:rPr>
                <w:rFonts w:ascii="Arial" w:hAnsi="Arial"/>
                <w:snapToGrid w:val="0"/>
                <w:sz w:val="16"/>
              </w:rPr>
            </w:pPr>
          </w:p>
        </w:tc>
        <w:tc>
          <w:tcPr>
            <w:tcW w:w="526" w:type="dxa"/>
          </w:tcPr>
          <w:p w14:paraId="169B56D1" w14:textId="77777777" w:rsidR="009E3F16" w:rsidRDefault="009E3F16">
            <w:pPr>
              <w:jc w:val="right"/>
              <w:rPr>
                <w:rFonts w:ascii="Arial" w:hAnsi="Arial"/>
                <w:snapToGrid w:val="0"/>
                <w:sz w:val="16"/>
              </w:rPr>
            </w:pPr>
          </w:p>
        </w:tc>
        <w:tc>
          <w:tcPr>
            <w:tcW w:w="732" w:type="dxa"/>
          </w:tcPr>
          <w:p w14:paraId="605E5BD4" w14:textId="77777777" w:rsidR="009E3F16" w:rsidRDefault="009E3F16">
            <w:pPr>
              <w:jc w:val="right"/>
              <w:rPr>
                <w:rFonts w:ascii="Arial" w:hAnsi="Arial"/>
                <w:snapToGrid w:val="0"/>
                <w:sz w:val="16"/>
              </w:rPr>
            </w:pPr>
          </w:p>
        </w:tc>
        <w:tc>
          <w:tcPr>
            <w:tcW w:w="621" w:type="dxa"/>
          </w:tcPr>
          <w:p w14:paraId="1EF5ADEF" w14:textId="77777777" w:rsidR="009E3F16" w:rsidRDefault="009E3F16">
            <w:pPr>
              <w:jc w:val="right"/>
              <w:rPr>
                <w:rFonts w:ascii="Arial" w:hAnsi="Arial"/>
                <w:snapToGrid w:val="0"/>
                <w:sz w:val="16"/>
              </w:rPr>
            </w:pPr>
          </w:p>
        </w:tc>
        <w:tc>
          <w:tcPr>
            <w:tcW w:w="581" w:type="dxa"/>
          </w:tcPr>
          <w:p w14:paraId="521E5C1A" w14:textId="77777777" w:rsidR="009E3F16" w:rsidRDefault="009E3F16">
            <w:pPr>
              <w:jc w:val="right"/>
              <w:rPr>
                <w:rFonts w:ascii="Arial" w:hAnsi="Arial"/>
                <w:snapToGrid w:val="0"/>
                <w:sz w:val="16"/>
              </w:rPr>
            </w:pPr>
          </w:p>
        </w:tc>
        <w:tc>
          <w:tcPr>
            <w:tcW w:w="747" w:type="dxa"/>
          </w:tcPr>
          <w:p w14:paraId="71C026B6" w14:textId="77777777" w:rsidR="009E3F16" w:rsidRDefault="009E3F16">
            <w:pPr>
              <w:jc w:val="right"/>
              <w:rPr>
                <w:rFonts w:ascii="Arial" w:hAnsi="Arial"/>
                <w:snapToGrid w:val="0"/>
                <w:sz w:val="16"/>
              </w:rPr>
            </w:pPr>
          </w:p>
        </w:tc>
        <w:tc>
          <w:tcPr>
            <w:tcW w:w="787" w:type="dxa"/>
            <w:tcBorders>
              <w:top w:val="dotted" w:sz="6" w:space="0" w:color="auto"/>
              <w:left w:val="single" w:sz="6" w:space="0" w:color="auto"/>
              <w:bottom w:val="dotted" w:sz="6" w:space="0" w:color="auto"/>
            </w:tcBorders>
          </w:tcPr>
          <w:p w14:paraId="739A0914" w14:textId="77777777" w:rsidR="009E3F16" w:rsidRDefault="009E3F16">
            <w:pPr>
              <w:jc w:val="right"/>
              <w:rPr>
                <w:rFonts w:ascii="Arial" w:hAnsi="Arial"/>
                <w:snapToGrid w:val="0"/>
                <w:sz w:val="16"/>
              </w:rPr>
            </w:pPr>
            <w:r>
              <w:rPr>
                <w:rFonts w:ascii="Arial" w:hAnsi="Arial"/>
                <w:snapToGrid w:val="0"/>
                <w:sz w:val="16"/>
              </w:rPr>
              <w:t>301</w:t>
            </w:r>
          </w:p>
        </w:tc>
        <w:tc>
          <w:tcPr>
            <w:tcW w:w="857" w:type="dxa"/>
            <w:tcBorders>
              <w:top w:val="dotted" w:sz="6" w:space="0" w:color="auto"/>
              <w:left w:val="dotted" w:sz="6" w:space="0" w:color="auto"/>
              <w:bottom w:val="dotted" w:sz="6" w:space="0" w:color="auto"/>
              <w:right w:val="dotted" w:sz="6" w:space="0" w:color="auto"/>
            </w:tcBorders>
          </w:tcPr>
          <w:p w14:paraId="775B32EF" w14:textId="77777777" w:rsidR="009E3F16" w:rsidRDefault="009E3F16">
            <w:pPr>
              <w:jc w:val="right"/>
              <w:rPr>
                <w:rFonts w:ascii="Arial" w:hAnsi="Arial"/>
                <w:snapToGrid w:val="0"/>
                <w:sz w:val="16"/>
              </w:rPr>
            </w:pPr>
            <w:r>
              <w:rPr>
                <w:rFonts w:ascii="Arial" w:hAnsi="Arial"/>
                <w:snapToGrid w:val="0"/>
                <w:sz w:val="16"/>
              </w:rPr>
              <w:t>1313</w:t>
            </w:r>
          </w:p>
        </w:tc>
        <w:tc>
          <w:tcPr>
            <w:tcW w:w="1008" w:type="dxa"/>
            <w:gridSpan w:val="2"/>
            <w:tcBorders>
              <w:top w:val="dotted" w:sz="6" w:space="0" w:color="auto"/>
              <w:bottom w:val="dotted" w:sz="6" w:space="0" w:color="auto"/>
            </w:tcBorders>
          </w:tcPr>
          <w:p w14:paraId="00BDDF9B" w14:textId="77777777" w:rsidR="009E3F16" w:rsidRDefault="009E3F16">
            <w:pPr>
              <w:jc w:val="right"/>
              <w:rPr>
                <w:rFonts w:ascii="Arial" w:hAnsi="Arial"/>
                <w:snapToGrid w:val="0"/>
                <w:sz w:val="16"/>
              </w:rPr>
            </w:pPr>
            <w:r>
              <w:rPr>
                <w:rFonts w:ascii="Arial" w:hAnsi="Arial"/>
                <w:snapToGrid w:val="0"/>
                <w:sz w:val="16"/>
              </w:rPr>
              <w:t>1000</w:t>
            </w:r>
          </w:p>
        </w:tc>
        <w:tc>
          <w:tcPr>
            <w:tcW w:w="1022" w:type="dxa"/>
            <w:tcBorders>
              <w:left w:val="single" w:sz="6" w:space="0" w:color="auto"/>
            </w:tcBorders>
          </w:tcPr>
          <w:p w14:paraId="0F37FCA0" w14:textId="77777777" w:rsidR="009E3F16" w:rsidRDefault="009E3F16">
            <w:pPr>
              <w:jc w:val="center"/>
              <w:rPr>
                <w:rFonts w:ascii="Arial" w:hAnsi="Arial"/>
                <w:b/>
                <w:i/>
                <w:snapToGrid w:val="0"/>
                <w:sz w:val="16"/>
              </w:rPr>
            </w:pPr>
          </w:p>
        </w:tc>
        <w:tc>
          <w:tcPr>
            <w:tcW w:w="869" w:type="dxa"/>
            <w:tcBorders>
              <w:left w:val="dotted" w:sz="6" w:space="0" w:color="auto"/>
              <w:right w:val="dotted" w:sz="6" w:space="0" w:color="auto"/>
            </w:tcBorders>
          </w:tcPr>
          <w:p w14:paraId="71E34C42" w14:textId="77777777" w:rsidR="009E3F16" w:rsidRDefault="009E3F16">
            <w:pPr>
              <w:jc w:val="right"/>
              <w:rPr>
                <w:rFonts w:ascii="Arial" w:hAnsi="Arial"/>
                <w:snapToGrid w:val="0"/>
                <w:sz w:val="16"/>
              </w:rPr>
            </w:pPr>
          </w:p>
        </w:tc>
        <w:tc>
          <w:tcPr>
            <w:tcW w:w="993" w:type="dxa"/>
            <w:tcBorders>
              <w:left w:val="dotted" w:sz="6" w:space="0" w:color="auto"/>
              <w:right w:val="single" w:sz="6" w:space="0" w:color="auto"/>
            </w:tcBorders>
          </w:tcPr>
          <w:p w14:paraId="37F165EB" w14:textId="77777777" w:rsidR="009E3F16" w:rsidRDefault="009E3F16">
            <w:pPr>
              <w:jc w:val="right"/>
              <w:rPr>
                <w:rFonts w:ascii="Arial" w:hAnsi="Arial"/>
                <w:snapToGrid w:val="0"/>
                <w:sz w:val="16"/>
              </w:rPr>
            </w:pPr>
          </w:p>
        </w:tc>
      </w:tr>
      <w:tr w:rsidR="009E3F16" w14:paraId="5509E7E1" w14:textId="77777777">
        <w:trPr>
          <w:trHeight w:val="257"/>
        </w:trPr>
        <w:tc>
          <w:tcPr>
            <w:tcW w:w="456" w:type="dxa"/>
          </w:tcPr>
          <w:p w14:paraId="1B027C1F" w14:textId="77777777" w:rsidR="009E3F16" w:rsidRDefault="009E3F16">
            <w:pPr>
              <w:jc w:val="right"/>
              <w:rPr>
                <w:rFonts w:ascii="Arial" w:hAnsi="Arial"/>
                <w:snapToGrid w:val="0"/>
                <w:sz w:val="16"/>
              </w:rPr>
            </w:pPr>
          </w:p>
        </w:tc>
        <w:tc>
          <w:tcPr>
            <w:tcW w:w="427" w:type="dxa"/>
          </w:tcPr>
          <w:p w14:paraId="49607C44" w14:textId="77777777" w:rsidR="009E3F16" w:rsidRDefault="009E3F16">
            <w:pPr>
              <w:jc w:val="right"/>
              <w:rPr>
                <w:rFonts w:ascii="Arial" w:hAnsi="Arial"/>
                <w:snapToGrid w:val="0"/>
                <w:sz w:val="16"/>
              </w:rPr>
            </w:pPr>
          </w:p>
        </w:tc>
        <w:tc>
          <w:tcPr>
            <w:tcW w:w="526" w:type="dxa"/>
          </w:tcPr>
          <w:p w14:paraId="158C0FBA" w14:textId="77777777" w:rsidR="009E3F16" w:rsidRDefault="009E3F16">
            <w:pPr>
              <w:jc w:val="right"/>
              <w:rPr>
                <w:rFonts w:ascii="Arial" w:hAnsi="Arial"/>
                <w:snapToGrid w:val="0"/>
                <w:sz w:val="16"/>
              </w:rPr>
            </w:pPr>
          </w:p>
        </w:tc>
        <w:tc>
          <w:tcPr>
            <w:tcW w:w="732" w:type="dxa"/>
          </w:tcPr>
          <w:p w14:paraId="39440FF0" w14:textId="77777777" w:rsidR="009E3F16" w:rsidRDefault="009E3F16">
            <w:pPr>
              <w:jc w:val="right"/>
              <w:rPr>
                <w:rFonts w:ascii="Arial" w:hAnsi="Arial"/>
                <w:snapToGrid w:val="0"/>
                <w:sz w:val="16"/>
              </w:rPr>
            </w:pPr>
          </w:p>
        </w:tc>
        <w:tc>
          <w:tcPr>
            <w:tcW w:w="621" w:type="dxa"/>
          </w:tcPr>
          <w:p w14:paraId="03243AF7" w14:textId="77777777" w:rsidR="009E3F16" w:rsidRDefault="009E3F16">
            <w:pPr>
              <w:jc w:val="right"/>
              <w:rPr>
                <w:rFonts w:ascii="Arial" w:hAnsi="Arial"/>
                <w:snapToGrid w:val="0"/>
                <w:sz w:val="16"/>
              </w:rPr>
            </w:pPr>
          </w:p>
        </w:tc>
        <w:tc>
          <w:tcPr>
            <w:tcW w:w="581" w:type="dxa"/>
          </w:tcPr>
          <w:p w14:paraId="1FF6C1DE" w14:textId="77777777" w:rsidR="009E3F16" w:rsidRDefault="009E3F16">
            <w:pPr>
              <w:jc w:val="right"/>
              <w:rPr>
                <w:rFonts w:ascii="Arial" w:hAnsi="Arial"/>
                <w:snapToGrid w:val="0"/>
                <w:sz w:val="16"/>
              </w:rPr>
            </w:pPr>
          </w:p>
        </w:tc>
        <w:tc>
          <w:tcPr>
            <w:tcW w:w="747" w:type="dxa"/>
          </w:tcPr>
          <w:p w14:paraId="5878149A" w14:textId="77777777" w:rsidR="009E3F16" w:rsidRDefault="009E3F16">
            <w:pPr>
              <w:jc w:val="right"/>
              <w:rPr>
                <w:rFonts w:ascii="Arial" w:hAnsi="Arial"/>
                <w:snapToGrid w:val="0"/>
                <w:sz w:val="16"/>
              </w:rPr>
            </w:pPr>
          </w:p>
        </w:tc>
        <w:tc>
          <w:tcPr>
            <w:tcW w:w="787" w:type="dxa"/>
            <w:tcBorders>
              <w:top w:val="dotted" w:sz="6" w:space="0" w:color="auto"/>
              <w:left w:val="single" w:sz="6" w:space="0" w:color="auto"/>
              <w:bottom w:val="dotted" w:sz="6" w:space="0" w:color="auto"/>
            </w:tcBorders>
          </w:tcPr>
          <w:p w14:paraId="11BB3635" w14:textId="77777777" w:rsidR="009E3F16" w:rsidRDefault="009E3F16">
            <w:pPr>
              <w:jc w:val="right"/>
              <w:rPr>
                <w:rFonts w:ascii="Arial" w:hAnsi="Arial"/>
                <w:snapToGrid w:val="0"/>
                <w:sz w:val="16"/>
              </w:rPr>
            </w:pPr>
            <w:r>
              <w:rPr>
                <w:rFonts w:ascii="Arial" w:hAnsi="Arial"/>
                <w:snapToGrid w:val="0"/>
                <w:sz w:val="16"/>
              </w:rPr>
              <w:t>302</w:t>
            </w:r>
          </w:p>
        </w:tc>
        <w:tc>
          <w:tcPr>
            <w:tcW w:w="857" w:type="dxa"/>
            <w:tcBorders>
              <w:top w:val="dotted" w:sz="6" w:space="0" w:color="auto"/>
              <w:left w:val="dotted" w:sz="6" w:space="0" w:color="auto"/>
              <w:bottom w:val="dotted" w:sz="6" w:space="0" w:color="auto"/>
              <w:right w:val="dotted" w:sz="6" w:space="0" w:color="auto"/>
            </w:tcBorders>
          </w:tcPr>
          <w:p w14:paraId="561B560F" w14:textId="77777777" w:rsidR="009E3F16" w:rsidRDefault="009E3F16">
            <w:pPr>
              <w:jc w:val="right"/>
              <w:rPr>
                <w:rFonts w:ascii="Arial" w:hAnsi="Arial"/>
                <w:snapToGrid w:val="0"/>
                <w:sz w:val="16"/>
              </w:rPr>
            </w:pPr>
            <w:r>
              <w:rPr>
                <w:rFonts w:ascii="Arial" w:hAnsi="Arial"/>
                <w:snapToGrid w:val="0"/>
                <w:sz w:val="16"/>
              </w:rPr>
              <w:t>1300</w:t>
            </w:r>
          </w:p>
        </w:tc>
        <w:tc>
          <w:tcPr>
            <w:tcW w:w="1008" w:type="dxa"/>
            <w:gridSpan w:val="2"/>
            <w:tcBorders>
              <w:top w:val="dotted" w:sz="6" w:space="0" w:color="auto"/>
              <w:bottom w:val="dotted" w:sz="6" w:space="0" w:color="auto"/>
            </w:tcBorders>
          </w:tcPr>
          <w:p w14:paraId="71C1703D" w14:textId="77777777" w:rsidR="009E3F16" w:rsidRDefault="009E3F16">
            <w:pPr>
              <w:jc w:val="right"/>
              <w:rPr>
                <w:rFonts w:ascii="Arial" w:hAnsi="Arial"/>
                <w:snapToGrid w:val="0"/>
                <w:sz w:val="16"/>
              </w:rPr>
            </w:pPr>
            <w:r>
              <w:rPr>
                <w:rFonts w:ascii="Arial" w:hAnsi="Arial"/>
                <w:snapToGrid w:val="0"/>
                <w:sz w:val="16"/>
              </w:rPr>
              <w:t>3000</w:t>
            </w:r>
          </w:p>
        </w:tc>
        <w:tc>
          <w:tcPr>
            <w:tcW w:w="1022" w:type="dxa"/>
            <w:tcBorders>
              <w:top w:val="dotted" w:sz="6" w:space="0" w:color="auto"/>
              <w:left w:val="single" w:sz="6" w:space="0" w:color="auto"/>
              <w:bottom w:val="dotted" w:sz="6" w:space="0" w:color="auto"/>
            </w:tcBorders>
          </w:tcPr>
          <w:p w14:paraId="24FBB87E" w14:textId="77777777" w:rsidR="009E3F16" w:rsidRDefault="009E3F16">
            <w:pPr>
              <w:jc w:val="center"/>
              <w:rPr>
                <w:rFonts w:ascii="Arial" w:hAnsi="Arial"/>
                <w:b/>
                <w:i/>
                <w:snapToGrid w:val="0"/>
                <w:sz w:val="16"/>
              </w:rPr>
            </w:pPr>
          </w:p>
        </w:tc>
        <w:tc>
          <w:tcPr>
            <w:tcW w:w="869" w:type="dxa"/>
            <w:tcBorders>
              <w:top w:val="dotted" w:sz="6" w:space="0" w:color="auto"/>
              <w:left w:val="dotted" w:sz="6" w:space="0" w:color="auto"/>
              <w:bottom w:val="dotted" w:sz="6" w:space="0" w:color="auto"/>
              <w:right w:val="dotted" w:sz="6" w:space="0" w:color="auto"/>
            </w:tcBorders>
          </w:tcPr>
          <w:p w14:paraId="67E175A4" w14:textId="77777777" w:rsidR="009E3F16" w:rsidRDefault="009E3F16">
            <w:pPr>
              <w:jc w:val="right"/>
              <w:rPr>
                <w:rFonts w:ascii="Arial" w:hAnsi="Arial"/>
                <w:snapToGrid w:val="0"/>
                <w:sz w:val="16"/>
              </w:rPr>
            </w:pPr>
          </w:p>
        </w:tc>
        <w:tc>
          <w:tcPr>
            <w:tcW w:w="993" w:type="dxa"/>
            <w:tcBorders>
              <w:top w:val="dotted" w:sz="6" w:space="0" w:color="auto"/>
              <w:left w:val="dotted" w:sz="6" w:space="0" w:color="auto"/>
              <w:bottom w:val="dotted" w:sz="6" w:space="0" w:color="auto"/>
              <w:right w:val="single" w:sz="6" w:space="0" w:color="auto"/>
            </w:tcBorders>
          </w:tcPr>
          <w:p w14:paraId="4F6AF370" w14:textId="77777777" w:rsidR="009E3F16" w:rsidRDefault="009E3F16">
            <w:pPr>
              <w:jc w:val="right"/>
              <w:rPr>
                <w:rFonts w:ascii="Arial" w:hAnsi="Arial"/>
                <w:snapToGrid w:val="0"/>
                <w:sz w:val="16"/>
              </w:rPr>
            </w:pPr>
          </w:p>
        </w:tc>
      </w:tr>
      <w:tr w:rsidR="009E3F16" w14:paraId="58084660" w14:textId="77777777">
        <w:trPr>
          <w:trHeight w:val="255"/>
        </w:trPr>
        <w:tc>
          <w:tcPr>
            <w:tcW w:w="456" w:type="dxa"/>
          </w:tcPr>
          <w:p w14:paraId="7811748F" w14:textId="77777777" w:rsidR="009E3F16" w:rsidRDefault="009E3F16">
            <w:pPr>
              <w:jc w:val="right"/>
              <w:rPr>
                <w:rFonts w:ascii="Arial" w:hAnsi="Arial"/>
                <w:snapToGrid w:val="0"/>
                <w:sz w:val="16"/>
              </w:rPr>
            </w:pPr>
          </w:p>
        </w:tc>
        <w:tc>
          <w:tcPr>
            <w:tcW w:w="427" w:type="dxa"/>
          </w:tcPr>
          <w:p w14:paraId="50B17946" w14:textId="77777777" w:rsidR="009E3F16" w:rsidRDefault="009E3F16">
            <w:pPr>
              <w:jc w:val="right"/>
              <w:rPr>
                <w:rFonts w:ascii="Arial" w:hAnsi="Arial"/>
                <w:snapToGrid w:val="0"/>
                <w:sz w:val="16"/>
              </w:rPr>
            </w:pPr>
          </w:p>
        </w:tc>
        <w:tc>
          <w:tcPr>
            <w:tcW w:w="526" w:type="dxa"/>
          </w:tcPr>
          <w:p w14:paraId="43865EDA" w14:textId="77777777" w:rsidR="009E3F16" w:rsidRDefault="009E3F16">
            <w:pPr>
              <w:jc w:val="right"/>
              <w:rPr>
                <w:rFonts w:ascii="Arial" w:hAnsi="Arial"/>
                <w:snapToGrid w:val="0"/>
                <w:sz w:val="16"/>
              </w:rPr>
            </w:pPr>
          </w:p>
        </w:tc>
        <w:tc>
          <w:tcPr>
            <w:tcW w:w="732" w:type="dxa"/>
          </w:tcPr>
          <w:p w14:paraId="14F1A4AB" w14:textId="77777777" w:rsidR="009E3F16" w:rsidRDefault="009E3F16">
            <w:pPr>
              <w:jc w:val="right"/>
              <w:rPr>
                <w:rFonts w:ascii="Arial" w:hAnsi="Arial"/>
                <w:snapToGrid w:val="0"/>
                <w:sz w:val="16"/>
              </w:rPr>
            </w:pPr>
          </w:p>
        </w:tc>
        <w:tc>
          <w:tcPr>
            <w:tcW w:w="621" w:type="dxa"/>
          </w:tcPr>
          <w:p w14:paraId="1546F4F0" w14:textId="77777777" w:rsidR="009E3F16" w:rsidRDefault="009E3F16">
            <w:pPr>
              <w:jc w:val="right"/>
              <w:rPr>
                <w:rFonts w:ascii="Arial" w:hAnsi="Arial"/>
                <w:snapToGrid w:val="0"/>
                <w:sz w:val="16"/>
              </w:rPr>
            </w:pPr>
          </w:p>
        </w:tc>
        <w:tc>
          <w:tcPr>
            <w:tcW w:w="581" w:type="dxa"/>
          </w:tcPr>
          <w:p w14:paraId="5E2F533B" w14:textId="77777777" w:rsidR="009E3F16" w:rsidRDefault="009E3F16">
            <w:pPr>
              <w:jc w:val="right"/>
              <w:rPr>
                <w:rFonts w:ascii="Arial" w:hAnsi="Arial"/>
                <w:snapToGrid w:val="0"/>
                <w:sz w:val="16"/>
              </w:rPr>
            </w:pPr>
          </w:p>
        </w:tc>
        <w:tc>
          <w:tcPr>
            <w:tcW w:w="747" w:type="dxa"/>
          </w:tcPr>
          <w:p w14:paraId="5898F98A" w14:textId="77777777" w:rsidR="009E3F16" w:rsidRDefault="009E3F16">
            <w:pPr>
              <w:jc w:val="right"/>
              <w:rPr>
                <w:rFonts w:ascii="Arial" w:hAnsi="Arial"/>
                <w:snapToGrid w:val="0"/>
                <w:sz w:val="16"/>
              </w:rPr>
            </w:pPr>
          </w:p>
        </w:tc>
        <w:tc>
          <w:tcPr>
            <w:tcW w:w="787" w:type="dxa"/>
            <w:tcBorders>
              <w:left w:val="single" w:sz="6" w:space="0" w:color="auto"/>
              <w:bottom w:val="single" w:sz="6" w:space="0" w:color="auto"/>
            </w:tcBorders>
          </w:tcPr>
          <w:p w14:paraId="7FAA0DAD" w14:textId="77777777" w:rsidR="009E3F16" w:rsidRDefault="009E3F16">
            <w:pPr>
              <w:jc w:val="right"/>
              <w:rPr>
                <w:rFonts w:ascii="Arial" w:hAnsi="Arial"/>
                <w:snapToGrid w:val="0"/>
                <w:sz w:val="16"/>
              </w:rPr>
            </w:pPr>
            <w:r>
              <w:rPr>
                <w:rFonts w:ascii="Arial" w:hAnsi="Arial"/>
                <w:snapToGrid w:val="0"/>
                <w:sz w:val="16"/>
              </w:rPr>
              <w:t>303</w:t>
            </w:r>
          </w:p>
        </w:tc>
        <w:tc>
          <w:tcPr>
            <w:tcW w:w="857" w:type="dxa"/>
            <w:tcBorders>
              <w:left w:val="dotted" w:sz="6" w:space="0" w:color="auto"/>
              <w:bottom w:val="single" w:sz="6" w:space="0" w:color="auto"/>
              <w:right w:val="dotted" w:sz="6" w:space="0" w:color="auto"/>
            </w:tcBorders>
          </w:tcPr>
          <w:p w14:paraId="39DBB14A" w14:textId="77777777" w:rsidR="009E3F16" w:rsidRDefault="009E3F16">
            <w:pPr>
              <w:jc w:val="right"/>
              <w:rPr>
                <w:rFonts w:ascii="Arial" w:hAnsi="Arial"/>
                <w:snapToGrid w:val="0"/>
                <w:sz w:val="16"/>
              </w:rPr>
            </w:pPr>
            <w:r>
              <w:rPr>
                <w:rFonts w:ascii="Arial" w:hAnsi="Arial"/>
                <w:snapToGrid w:val="0"/>
                <w:sz w:val="16"/>
              </w:rPr>
              <w:t>1320</w:t>
            </w:r>
          </w:p>
        </w:tc>
        <w:tc>
          <w:tcPr>
            <w:tcW w:w="1008" w:type="dxa"/>
            <w:gridSpan w:val="2"/>
            <w:tcBorders>
              <w:top w:val="dotted" w:sz="6" w:space="0" w:color="auto"/>
              <w:left w:val="dotted" w:sz="6" w:space="0" w:color="auto"/>
              <w:bottom w:val="single" w:sz="6" w:space="0" w:color="auto"/>
              <w:right w:val="single" w:sz="6" w:space="0" w:color="auto"/>
            </w:tcBorders>
          </w:tcPr>
          <w:p w14:paraId="3C2D3F12" w14:textId="77777777" w:rsidR="009E3F16" w:rsidRDefault="009E3F16">
            <w:pPr>
              <w:jc w:val="right"/>
              <w:rPr>
                <w:rFonts w:ascii="Arial" w:hAnsi="Arial"/>
                <w:snapToGrid w:val="0"/>
                <w:sz w:val="16"/>
              </w:rPr>
            </w:pPr>
            <w:r>
              <w:rPr>
                <w:rFonts w:ascii="Arial" w:hAnsi="Arial"/>
                <w:snapToGrid w:val="0"/>
                <w:sz w:val="16"/>
              </w:rPr>
              <w:t>2000</w:t>
            </w:r>
          </w:p>
        </w:tc>
        <w:tc>
          <w:tcPr>
            <w:tcW w:w="1022" w:type="dxa"/>
          </w:tcPr>
          <w:p w14:paraId="2ED9718D" w14:textId="77777777" w:rsidR="009E3F16" w:rsidRDefault="009E3F16">
            <w:pPr>
              <w:jc w:val="right"/>
              <w:rPr>
                <w:rFonts w:ascii="Arial" w:hAnsi="Arial"/>
                <w:snapToGrid w:val="0"/>
                <w:sz w:val="16"/>
              </w:rPr>
            </w:pPr>
          </w:p>
        </w:tc>
        <w:tc>
          <w:tcPr>
            <w:tcW w:w="869" w:type="dxa"/>
          </w:tcPr>
          <w:p w14:paraId="66E60A28" w14:textId="77777777" w:rsidR="009E3F16" w:rsidRDefault="009E3F16">
            <w:pPr>
              <w:jc w:val="center"/>
              <w:rPr>
                <w:rFonts w:ascii="Arial" w:hAnsi="Arial"/>
                <w:snapToGrid w:val="0"/>
                <w:sz w:val="16"/>
              </w:rPr>
            </w:pPr>
          </w:p>
        </w:tc>
        <w:tc>
          <w:tcPr>
            <w:tcW w:w="993" w:type="dxa"/>
          </w:tcPr>
          <w:p w14:paraId="22209BDE" w14:textId="77777777" w:rsidR="009E3F16" w:rsidRDefault="009E3F16">
            <w:pPr>
              <w:jc w:val="right"/>
              <w:rPr>
                <w:rFonts w:ascii="Arial" w:hAnsi="Arial"/>
                <w:snapToGrid w:val="0"/>
                <w:sz w:val="16"/>
              </w:rPr>
            </w:pPr>
          </w:p>
        </w:tc>
      </w:tr>
    </w:tbl>
    <w:p w14:paraId="5080A997" w14:textId="77777777" w:rsidR="009E3F16" w:rsidRDefault="009E3F16"/>
    <w:p w14:paraId="72F6E217" w14:textId="77777777" w:rsidR="009E3F16" w:rsidRDefault="009E3F16">
      <w:pPr>
        <w:rPr>
          <w:b/>
          <w:sz w:val="22"/>
          <w:szCs w:val="22"/>
        </w:rPr>
      </w:pPr>
      <w:r>
        <w:br w:type="page"/>
      </w:r>
      <w:r>
        <w:rPr>
          <w:b/>
          <w:sz w:val="22"/>
          <w:szCs w:val="22"/>
        </w:rPr>
        <w:lastRenderedPageBreak/>
        <w:t>Example 3-2: Sellside-initiated flow, single Account, using Executed Price</w:t>
      </w:r>
    </w:p>
    <w:p w14:paraId="044C7D34" w14:textId="77777777" w:rsidR="009E3F16" w:rsidRDefault="009E3F16"/>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9E3F16" w14:paraId="7B03344E" w14:textId="77777777">
        <w:tc>
          <w:tcPr>
            <w:tcW w:w="1350" w:type="dxa"/>
            <w:shd w:val="clear" w:color="auto" w:fill="FFFF00"/>
          </w:tcPr>
          <w:p w14:paraId="056BD649" w14:textId="77777777" w:rsidR="009E3F16" w:rsidRDefault="009E3F16">
            <w:pPr>
              <w:pStyle w:val="table"/>
              <w:rPr>
                <w:sz w:val="20"/>
              </w:rPr>
            </w:pPr>
            <w:r>
              <w:rPr>
                <w:sz w:val="20"/>
              </w:rPr>
              <w:t>Initiator</w:t>
            </w:r>
          </w:p>
        </w:tc>
        <w:tc>
          <w:tcPr>
            <w:tcW w:w="540" w:type="dxa"/>
          </w:tcPr>
          <w:p w14:paraId="1508704F" w14:textId="77777777" w:rsidR="009E3F16" w:rsidRDefault="009E3F16">
            <w:pPr>
              <w:pStyle w:val="table"/>
              <w:jc w:val="center"/>
              <w:rPr>
                <w:b/>
                <w:noProof/>
                <w:sz w:val="24"/>
              </w:rPr>
            </w:pPr>
            <w:r>
              <w:rPr>
                <w:b/>
                <w:noProof/>
                <w:sz w:val="24"/>
              </w:rPr>
              <w:sym w:font="Wingdings" w:char="F0E0"/>
            </w:r>
          </w:p>
        </w:tc>
        <w:tc>
          <w:tcPr>
            <w:tcW w:w="5310" w:type="dxa"/>
          </w:tcPr>
          <w:p w14:paraId="7FC94C9B" w14:textId="77777777" w:rsidR="009E3F16" w:rsidRDefault="009E3F16">
            <w:pPr>
              <w:pStyle w:val="table"/>
              <w:jc w:val="left"/>
              <w:rPr>
                <w:sz w:val="20"/>
              </w:rPr>
            </w:pPr>
            <w:r>
              <w:rPr>
                <w:sz w:val="20"/>
              </w:rPr>
              <w:t>New Order-Single</w:t>
            </w:r>
          </w:p>
        </w:tc>
        <w:tc>
          <w:tcPr>
            <w:tcW w:w="1350" w:type="dxa"/>
            <w:shd w:val="clear" w:color="auto" w:fill="00FFFF"/>
          </w:tcPr>
          <w:p w14:paraId="688CC234" w14:textId="77777777" w:rsidR="009E3F16" w:rsidRDefault="009E3F16">
            <w:pPr>
              <w:pStyle w:val="table"/>
              <w:rPr>
                <w:sz w:val="20"/>
              </w:rPr>
            </w:pPr>
            <w:r>
              <w:rPr>
                <w:sz w:val="20"/>
              </w:rPr>
              <w:t>Respondent</w:t>
            </w:r>
          </w:p>
        </w:tc>
      </w:tr>
      <w:tr w:rsidR="009E3F16" w14:paraId="618EA1A9" w14:textId="77777777">
        <w:tc>
          <w:tcPr>
            <w:tcW w:w="1350" w:type="dxa"/>
            <w:shd w:val="clear" w:color="auto" w:fill="FFFF00"/>
          </w:tcPr>
          <w:p w14:paraId="44FA985C" w14:textId="77777777" w:rsidR="009E3F16" w:rsidRDefault="009E3F16">
            <w:pPr>
              <w:pStyle w:val="table"/>
              <w:rPr>
                <w:sz w:val="20"/>
              </w:rPr>
            </w:pPr>
          </w:p>
        </w:tc>
        <w:tc>
          <w:tcPr>
            <w:tcW w:w="540" w:type="dxa"/>
          </w:tcPr>
          <w:p w14:paraId="5CB3DD5C" w14:textId="77777777" w:rsidR="009E3F16" w:rsidRDefault="009E3F16">
            <w:pPr>
              <w:pStyle w:val="table"/>
              <w:jc w:val="center"/>
              <w:rPr>
                <w:b/>
                <w:noProof/>
                <w:sz w:val="24"/>
              </w:rPr>
            </w:pPr>
            <w:r>
              <w:rPr>
                <w:b/>
                <w:noProof/>
                <w:sz w:val="24"/>
              </w:rPr>
              <w:sym w:font="Wingdings" w:char="F0DF"/>
            </w:r>
          </w:p>
        </w:tc>
        <w:tc>
          <w:tcPr>
            <w:tcW w:w="5310" w:type="dxa"/>
          </w:tcPr>
          <w:p w14:paraId="7B3FE763" w14:textId="77777777" w:rsidR="009E3F16" w:rsidRDefault="009E3F16">
            <w:pPr>
              <w:pStyle w:val="table"/>
              <w:jc w:val="left"/>
              <w:rPr>
                <w:sz w:val="20"/>
              </w:rPr>
            </w:pPr>
            <w:r>
              <w:rPr>
                <w:sz w:val="20"/>
              </w:rPr>
              <w:t>Execution Report (ExecType = “0” [New]</w:t>
            </w:r>
          </w:p>
        </w:tc>
        <w:tc>
          <w:tcPr>
            <w:tcW w:w="1350" w:type="dxa"/>
            <w:shd w:val="clear" w:color="auto" w:fill="00FFFF"/>
          </w:tcPr>
          <w:p w14:paraId="5D9CC06B" w14:textId="77777777" w:rsidR="009E3F16" w:rsidRDefault="009E3F16">
            <w:pPr>
              <w:pStyle w:val="table"/>
              <w:rPr>
                <w:sz w:val="20"/>
              </w:rPr>
            </w:pPr>
          </w:p>
        </w:tc>
      </w:tr>
      <w:tr w:rsidR="009E3F16" w14:paraId="460296CE" w14:textId="77777777">
        <w:tc>
          <w:tcPr>
            <w:tcW w:w="1350" w:type="dxa"/>
            <w:shd w:val="clear" w:color="auto" w:fill="FFFF00"/>
          </w:tcPr>
          <w:p w14:paraId="37DCB39A" w14:textId="77777777" w:rsidR="009E3F16" w:rsidRDefault="009E3F16">
            <w:pPr>
              <w:pStyle w:val="table"/>
              <w:rPr>
                <w:sz w:val="20"/>
              </w:rPr>
            </w:pPr>
          </w:p>
        </w:tc>
        <w:tc>
          <w:tcPr>
            <w:tcW w:w="540" w:type="dxa"/>
          </w:tcPr>
          <w:p w14:paraId="28E2E14E" w14:textId="77777777" w:rsidR="009E3F16" w:rsidRDefault="009E3F16">
            <w:pPr>
              <w:pStyle w:val="table"/>
              <w:jc w:val="center"/>
              <w:rPr>
                <w:b/>
                <w:noProof/>
                <w:sz w:val="24"/>
              </w:rPr>
            </w:pPr>
          </w:p>
        </w:tc>
        <w:tc>
          <w:tcPr>
            <w:tcW w:w="5310" w:type="dxa"/>
          </w:tcPr>
          <w:p w14:paraId="22EA3651" w14:textId="77777777" w:rsidR="009E3F16" w:rsidRDefault="009E3F16">
            <w:pPr>
              <w:pStyle w:val="table"/>
              <w:jc w:val="left"/>
              <w:rPr>
                <w:sz w:val="20"/>
              </w:rPr>
            </w:pPr>
          </w:p>
        </w:tc>
        <w:tc>
          <w:tcPr>
            <w:tcW w:w="1350" w:type="dxa"/>
            <w:shd w:val="clear" w:color="auto" w:fill="00FFFF"/>
          </w:tcPr>
          <w:p w14:paraId="0E32981F" w14:textId="77777777" w:rsidR="009E3F16" w:rsidRDefault="009E3F16">
            <w:pPr>
              <w:pStyle w:val="table"/>
              <w:rPr>
                <w:sz w:val="20"/>
              </w:rPr>
            </w:pPr>
          </w:p>
        </w:tc>
      </w:tr>
      <w:tr w:rsidR="009E3F16" w14:paraId="5387C56B" w14:textId="77777777">
        <w:tc>
          <w:tcPr>
            <w:tcW w:w="1350" w:type="dxa"/>
            <w:tcBorders>
              <w:bottom w:val="nil"/>
            </w:tcBorders>
            <w:shd w:val="clear" w:color="auto" w:fill="FFFF00"/>
          </w:tcPr>
          <w:p w14:paraId="6C6049DB" w14:textId="77777777" w:rsidR="009E3F16" w:rsidRDefault="009E3F16">
            <w:pPr>
              <w:pStyle w:val="table"/>
              <w:rPr>
                <w:sz w:val="20"/>
              </w:rPr>
            </w:pPr>
          </w:p>
        </w:tc>
        <w:tc>
          <w:tcPr>
            <w:tcW w:w="540" w:type="dxa"/>
          </w:tcPr>
          <w:p w14:paraId="44FE3B6A" w14:textId="77777777" w:rsidR="009E3F16" w:rsidRDefault="009E3F16">
            <w:pPr>
              <w:pStyle w:val="table"/>
              <w:jc w:val="center"/>
              <w:rPr>
                <w:b/>
                <w:noProof/>
                <w:sz w:val="24"/>
              </w:rPr>
            </w:pPr>
            <w:r>
              <w:rPr>
                <w:b/>
                <w:noProof/>
                <w:sz w:val="24"/>
              </w:rPr>
              <w:sym w:font="Wingdings" w:char="F0DF"/>
            </w:r>
          </w:p>
        </w:tc>
        <w:tc>
          <w:tcPr>
            <w:tcW w:w="5310" w:type="dxa"/>
          </w:tcPr>
          <w:p w14:paraId="683A17DD" w14:textId="77777777" w:rsidR="009E3F16" w:rsidRDefault="009E3F16">
            <w:pPr>
              <w:pStyle w:val="table"/>
              <w:jc w:val="left"/>
              <w:rPr>
                <w:sz w:val="20"/>
              </w:rPr>
            </w:pPr>
            <w:r>
              <w:rPr>
                <w:sz w:val="20"/>
              </w:rPr>
              <w:t>Execution Report (ExecType = “F”)  [Trade]</w:t>
            </w:r>
          </w:p>
          <w:p w14:paraId="17B268A2" w14:textId="77777777" w:rsidR="009E3F16" w:rsidRDefault="009E3F16">
            <w:pPr>
              <w:pStyle w:val="table"/>
              <w:jc w:val="left"/>
              <w:rPr>
                <w:sz w:val="20"/>
              </w:rPr>
            </w:pPr>
          </w:p>
          <w:p w14:paraId="3264BF2E" w14:textId="77777777" w:rsidR="009E3F16" w:rsidRDefault="009E3F16">
            <w:pPr>
              <w:pStyle w:val="table"/>
              <w:jc w:val="left"/>
              <w:rPr>
                <w:sz w:val="20"/>
              </w:rPr>
            </w:pPr>
            <w:r>
              <w:rPr>
                <w:sz w:val="20"/>
              </w:rPr>
              <w:t>(optional Execution Report (ExecType = “3”)  [Done for day]</w:t>
            </w:r>
          </w:p>
        </w:tc>
        <w:tc>
          <w:tcPr>
            <w:tcW w:w="1350" w:type="dxa"/>
            <w:shd w:val="clear" w:color="auto" w:fill="00FFFF"/>
          </w:tcPr>
          <w:p w14:paraId="5E07279E" w14:textId="77777777" w:rsidR="009E3F16" w:rsidRDefault="009E3F16">
            <w:pPr>
              <w:pStyle w:val="table"/>
              <w:rPr>
                <w:sz w:val="20"/>
              </w:rPr>
            </w:pPr>
          </w:p>
        </w:tc>
      </w:tr>
      <w:tr w:rsidR="009E3F16" w14:paraId="6199AB86" w14:textId="77777777">
        <w:tc>
          <w:tcPr>
            <w:tcW w:w="1350" w:type="dxa"/>
            <w:tcBorders>
              <w:top w:val="dashSmallGap" w:sz="4" w:space="0" w:color="auto"/>
              <w:bottom w:val="dashSmallGap" w:sz="4" w:space="0" w:color="auto"/>
              <w:right w:val="dashSmallGap" w:sz="4" w:space="0" w:color="auto"/>
            </w:tcBorders>
            <w:shd w:val="clear" w:color="auto" w:fill="FFFF00"/>
          </w:tcPr>
          <w:p w14:paraId="1AAD7EBA" w14:textId="77777777" w:rsidR="009E3F16" w:rsidRDefault="009E3F16">
            <w:pPr>
              <w:pStyle w:val="table"/>
              <w:rPr>
                <w:sz w:val="20"/>
              </w:rPr>
            </w:pPr>
            <w:r>
              <w:rPr>
                <w:sz w:val="20"/>
              </w:rPr>
              <w:t>Allocate</w:t>
            </w:r>
          </w:p>
        </w:tc>
        <w:tc>
          <w:tcPr>
            <w:tcW w:w="540" w:type="dxa"/>
            <w:tcBorders>
              <w:left w:val="nil"/>
            </w:tcBorders>
          </w:tcPr>
          <w:p w14:paraId="0CE36BC8" w14:textId="77777777" w:rsidR="009E3F16" w:rsidRDefault="009E3F16">
            <w:pPr>
              <w:pStyle w:val="table"/>
              <w:jc w:val="center"/>
              <w:rPr>
                <w:b/>
                <w:noProof/>
                <w:sz w:val="24"/>
              </w:rPr>
            </w:pPr>
          </w:p>
        </w:tc>
        <w:tc>
          <w:tcPr>
            <w:tcW w:w="5310" w:type="dxa"/>
          </w:tcPr>
          <w:p w14:paraId="0BAA92B4" w14:textId="77777777" w:rsidR="009E3F16" w:rsidRDefault="009E3F16">
            <w:pPr>
              <w:pStyle w:val="table"/>
              <w:jc w:val="left"/>
              <w:rPr>
                <w:sz w:val="20"/>
              </w:rPr>
            </w:pPr>
          </w:p>
        </w:tc>
        <w:tc>
          <w:tcPr>
            <w:tcW w:w="1350" w:type="dxa"/>
            <w:shd w:val="clear" w:color="auto" w:fill="00FFFF"/>
          </w:tcPr>
          <w:p w14:paraId="29CABBF7" w14:textId="77777777" w:rsidR="009E3F16" w:rsidRDefault="009E3F16">
            <w:pPr>
              <w:pStyle w:val="table"/>
              <w:rPr>
                <w:sz w:val="20"/>
              </w:rPr>
            </w:pPr>
          </w:p>
        </w:tc>
      </w:tr>
      <w:tr w:rsidR="009E3F16" w14:paraId="100C4E6E" w14:textId="77777777">
        <w:tc>
          <w:tcPr>
            <w:tcW w:w="1350" w:type="dxa"/>
            <w:shd w:val="clear" w:color="auto" w:fill="FFFF00"/>
          </w:tcPr>
          <w:p w14:paraId="5F5627BE" w14:textId="77777777" w:rsidR="009E3F16" w:rsidRDefault="009E3F16">
            <w:pPr>
              <w:pStyle w:val="table"/>
              <w:rPr>
                <w:sz w:val="20"/>
              </w:rPr>
            </w:pPr>
          </w:p>
        </w:tc>
        <w:tc>
          <w:tcPr>
            <w:tcW w:w="540" w:type="dxa"/>
          </w:tcPr>
          <w:p w14:paraId="073F8BBA" w14:textId="77777777" w:rsidR="009E3F16" w:rsidRDefault="009E3F16">
            <w:pPr>
              <w:pStyle w:val="table"/>
              <w:jc w:val="center"/>
              <w:rPr>
                <w:b/>
                <w:noProof/>
                <w:sz w:val="24"/>
              </w:rPr>
            </w:pPr>
          </w:p>
        </w:tc>
        <w:tc>
          <w:tcPr>
            <w:tcW w:w="5310" w:type="dxa"/>
            <w:tcBorders>
              <w:right w:val="nil"/>
            </w:tcBorders>
          </w:tcPr>
          <w:p w14:paraId="2BE02109" w14:textId="77777777" w:rsidR="009E3F16" w:rsidRDefault="009E3F16">
            <w:pPr>
              <w:pStyle w:val="table"/>
              <w:jc w:val="left"/>
              <w:rPr>
                <w:sz w:val="20"/>
              </w:rPr>
            </w:pPr>
          </w:p>
        </w:tc>
        <w:tc>
          <w:tcPr>
            <w:tcW w:w="1350" w:type="dxa"/>
            <w:tcBorders>
              <w:top w:val="dashSmallGap" w:sz="4" w:space="0" w:color="auto"/>
              <w:left w:val="dashSmallGap" w:sz="4" w:space="0" w:color="auto"/>
              <w:bottom w:val="dashSmallGap" w:sz="4" w:space="0" w:color="auto"/>
            </w:tcBorders>
            <w:shd w:val="clear" w:color="auto" w:fill="00FFFF"/>
          </w:tcPr>
          <w:p w14:paraId="50600E2A" w14:textId="77777777" w:rsidR="009E3F16" w:rsidRDefault="009E3F16">
            <w:pPr>
              <w:pStyle w:val="table"/>
              <w:rPr>
                <w:sz w:val="20"/>
              </w:rPr>
            </w:pPr>
            <w:r>
              <w:rPr>
                <w:sz w:val="20"/>
              </w:rPr>
              <w:t>Commission/Fee Calc</w:t>
            </w:r>
          </w:p>
        </w:tc>
      </w:tr>
      <w:tr w:rsidR="009E3F16" w14:paraId="2F227503" w14:textId="77777777">
        <w:tc>
          <w:tcPr>
            <w:tcW w:w="1350" w:type="dxa"/>
            <w:shd w:val="clear" w:color="auto" w:fill="FFFF00"/>
          </w:tcPr>
          <w:p w14:paraId="43299E63" w14:textId="77777777" w:rsidR="009E3F16" w:rsidRDefault="009E3F16">
            <w:pPr>
              <w:pStyle w:val="table"/>
              <w:rPr>
                <w:sz w:val="20"/>
              </w:rPr>
            </w:pPr>
          </w:p>
        </w:tc>
        <w:tc>
          <w:tcPr>
            <w:tcW w:w="540" w:type="dxa"/>
          </w:tcPr>
          <w:p w14:paraId="2EAE204C" w14:textId="77777777" w:rsidR="009E3F16" w:rsidRDefault="009E3F16">
            <w:pPr>
              <w:pStyle w:val="table"/>
              <w:jc w:val="center"/>
              <w:rPr>
                <w:b/>
                <w:noProof/>
                <w:sz w:val="24"/>
              </w:rPr>
            </w:pPr>
            <w:r>
              <w:rPr>
                <w:b/>
                <w:noProof/>
                <w:sz w:val="24"/>
              </w:rPr>
              <w:sym w:font="Wingdings" w:char="F0DF"/>
            </w:r>
          </w:p>
        </w:tc>
        <w:tc>
          <w:tcPr>
            <w:tcW w:w="5310" w:type="dxa"/>
          </w:tcPr>
          <w:p w14:paraId="6919BF66" w14:textId="77777777" w:rsidR="009E3F16" w:rsidRDefault="009E3F16">
            <w:pPr>
              <w:pStyle w:val="table"/>
              <w:jc w:val="left"/>
              <w:rPr>
                <w:sz w:val="20"/>
              </w:rPr>
            </w:pPr>
            <w:r>
              <w:rPr>
                <w:sz w:val="20"/>
              </w:rPr>
              <w:t>Allocation Report (AllocType="Sellside Calculated without Preliminary", optional MiscFees and NetMoney provided by AllocAccount)</w:t>
            </w:r>
          </w:p>
        </w:tc>
        <w:tc>
          <w:tcPr>
            <w:tcW w:w="1350" w:type="dxa"/>
            <w:tcBorders>
              <w:top w:val="nil"/>
            </w:tcBorders>
            <w:shd w:val="clear" w:color="auto" w:fill="00FFFF"/>
          </w:tcPr>
          <w:p w14:paraId="1BD0AA50" w14:textId="77777777" w:rsidR="009E3F16" w:rsidRDefault="009E3F16">
            <w:pPr>
              <w:pStyle w:val="table"/>
              <w:rPr>
                <w:sz w:val="20"/>
              </w:rPr>
            </w:pPr>
          </w:p>
        </w:tc>
      </w:tr>
      <w:tr w:rsidR="009E3F16" w14:paraId="0557F6AE" w14:textId="77777777">
        <w:tc>
          <w:tcPr>
            <w:tcW w:w="1350" w:type="dxa"/>
            <w:shd w:val="clear" w:color="auto" w:fill="FFFF00"/>
          </w:tcPr>
          <w:p w14:paraId="57EFC589" w14:textId="77777777" w:rsidR="009E3F16" w:rsidRDefault="009E3F16">
            <w:pPr>
              <w:pStyle w:val="table"/>
              <w:rPr>
                <w:sz w:val="20"/>
              </w:rPr>
            </w:pPr>
          </w:p>
        </w:tc>
        <w:tc>
          <w:tcPr>
            <w:tcW w:w="540" w:type="dxa"/>
          </w:tcPr>
          <w:p w14:paraId="247A039F" w14:textId="77777777" w:rsidR="009E3F16" w:rsidRDefault="009E3F16">
            <w:pPr>
              <w:pStyle w:val="table"/>
              <w:jc w:val="center"/>
              <w:rPr>
                <w:b/>
                <w:sz w:val="24"/>
              </w:rPr>
            </w:pPr>
            <w:r>
              <w:rPr>
                <w:b/>
                <w:noProof/>
                <w:sz w:val="24"/>
              </w:rPr>
              <w:sym w:font="Wingdings" w:char="F0E0"/>
            </w:r>
          </w:p>
        </w:tc>
        <w:tc>
          <w:tcPr>
            <w:tcW w:w="5310" w:type="dxa"/>
          </w:tcPr>
          <w:p w14:paraId="77E99EFC" w14:textId="77777777" w:rsidR="009E3F16" w:rsidRDefault="009E3F16">
            <w:pPr>
              <w:pStyle w:val="table"/>
              <w:jc w:val="left"/>
              <w:rPr>
                <w:sz w:val="20"/>
              </w:rPr>
            </w:pPr>
            <w:r>
              <w:rPr>
                <w:sz w:val="20"/>
              </w:rPr>
              <w:t>Allocation Report Ack (AllocStatus=Received Not Yet Processed)</w:t>
            </w:r>
          </w:p>
        </w:tc>
        <w:tc>
          <w:tcPr>
            <w:tcW w:w="1350" w:type="dxa"/>
            <w:tcBorders>
              <w:top w:val="nil"/>
            </w:tcBorders>
            <w:shd w:val="clear" w:color="auto" w:fill="00FFFF"/>
          </w:tcPr>
          <w:p w14:paraId="58851A8A" w14:textId="77777777" w:rsidR="009E3F16" w:rsidRDefault="009E3F16">
            <w:pPr>
              <w:pStyle w:val="table"/>
              <w:rPr>
                <w:sz w:val="20"/>
              </w:rPr>
            </w:pPr>
          </w:p>
        </w:tc>
      </w:tr>
      <w:tr w:rsidR="009E3F16" w14:paraId="1A0BBCA5" w14:textId="77777777">
        <w:tc>
          <w:tcPr>
            <w:tcW w:w="1350" w:type="dxa"/>
            <w:shd w:val="clear" w:color="auto" w:fill="FFFF00"/>
          </w:tcPr>
          <w:p w14:paraId="1A9F1CD2" w14:textId="77777777" w:rsidR="009E3F16" w:rsidRDefault="009E3F16">
            <w:pPr>
              <w:pStyle w:val="table"/>
              <w:rPr>
                <w:sz w:val="20"/>
              </w:rPr>
            </w:pPr>
          </w:p>
        </w:tc>
        <w:tc>
          <w:tcPr>
            <w:tcW w:w="540" w:type="dxa"/>
          </w:tcPr>
          <w:p w14:paraId="65217330" w14:textId="77777777" w:rsidR="009E3F16" w:rsidRDefault="009E3F16">
            <w:pPr>
              <w:pStyle w:val="table"/>
              <w:jc w:val="center"/>
              <w:rPr>
                <w:b/>
                <w:sz w:val="24"/>
              </w:rPr>
            </w:pPr>
            <w:r>
              <w:rPr>
                <w:b/>
                <w:noProof/>
                <w:sz w:val="24"/>
              </w:rPr>
              <w:sym w:font="Wingdings" w:char="F0E0"/>
            </w:r>
          </w:p>
        </w:tc>
        <w:tc>
          <w:tcPr>
            <w:tcW w:w="5310" w:type="dxa"/>
          </w:tcPr>
          <w:p w14:paraId="4F4CDC8B" w14:textId="77777777" w:rsidR="009E3F16" w:rsidRDefault="009E3F16">
            <w:r>
              <w:t>Allocation Report Ack (AllocStatus=Accepted , Block level reject or Account level reject)</w:t>
            </w:r>
          </w:p>
        </w:tc>
        <w:tc>
          <w:tcPr>
            <w:tcW w:w="1350" w:type="dxa"/>
            <w:shd w:val="clear" w:color="auto" w:fill="00FFFF"/>
          </w:tcPr>
          <w:p w14:paraId="52B58DBF" w14:textId="77777777" w:rsidR="009E3F16" w:rsidRDefault="009E3F16">
            <w:pPr>
              <w:pStyle w:val="table"/>
              <w:rPr>
                <w:sz w:val="20"/>
              </w:rPr>
            </w:pPr>
          </w:p>
        </w:tc>
      </w:tr>
    </w:tbl>
    <w:p w14:paraId="4F50BAC4" w14:textId="77777777" w:rsidR="009E3F16" w:rsidRDefault="009E3F16"/>
    <w:tbl>
      <w:tblPr>
        <w:tblW w:w="0" w:type="auto"/>
        <w:tblLayout w:type="fixed"/>
        <w:tblCellMar>
          <w:left w:w="30" w:type="dxa"/>
          <w:right w:w="30" w:type="dxa"/>
        </w:tblCellMar>
        <w:tblLook w:val="0000" w:firstRow="0" w:lastRow="0" w:firstColumn="0" w:lastColumn="0" w:noHBand="0" w:noVBand="0"/>
      </w:tblPr>
      <w:tblGrid>
        <w:gridCol w:w="526"/>
        <w:gridCol w:w="134"/>
        <w:gridCol w:w="293"/>
        <w:gridCol w:w="84"/>
        <w:gridCol w:w="386"/>
        <w:gridCol w:w="70"/>
        <w:gridCol w:w="427"/>
        <w:gridCol w:w="250"/>
        <w:gridCol w:w="372"/>
        <w:gridCol w:w="249"/>
        <w:gridCol w:w="331"/>
        <w:gridCol w:w="250"/>
        <w:gridCol w:w="497"/>
        <w:gridCol w:w="301"/>
        <w:gridCol w:w="486"/>
        <w:gridCol w:w="250"/>
        <w:gridCol w:w="524"/>
        <w:gridCol w:w="720"/>
        <w:gridCol w:w="496"/>
        <w:gridCol w:w="224"/>
        <w:gridCol w:w="644"/>
        <w:gridCol w:w="76"/>
        <w:gridCol w:w="630"/>
        <w:gridCol w:w="163"/>
        <w:gridCol w:w="467"/>
        <w:gridCol w:w="630"/>
      </w:tblGrid>
      <w:tr w:rsidR="009E3F16" w14:paraId="5AE42AD5" w14:textId="77777777">
        <w:trPr>
          <w:cantSplit/>
          <w:trHeight w:val="257"/>
        </w:trPr>
        <w:tc>
          <w:tcPr>
            <w:tcW w:w="660" w:type="dxa"/>
            <w:gridSpan w:val="2"/>
            <w:tcBorders>
              <w:top w:val="single" w:sz="6" w:space="0" w:color="auto"/>
              <w:left w:val="single" w:sz="6" w:space="0" w:color="auto"/>
              <w:right w:val="single" w:sz="6" w:space="0" w:color="auto"/>
            </w:tcBorders>
          </w:tcPr>
          <w:p w14:paraId="6719CD37" w14:textId="77777777" w:rsidR="009E3F16" w:rsidRDefault="009E3F16">
            <w:pPr>
              <w:jc w:val="center"/>
              <w:rPr>
                <w:rFonts w:ascii="Arial" w:hAnsi="Arial"/>
                <w:snapToGrid w:val="0"/>
                <w:sz w:val="16"/>
              </w:rPr>
            </w:pPr>
            <w:r>
              <w:rPr>
                <w:rFonts w:ascii="Arial" w:hAnsi="Arial"/>
                <w:snapToGrid w:val="0"/>
                <w:sz w:val="16"/>
              </w:rPr>
              <w:t>Symbol</w:t>
            </w:r>
          </w:p>
        </w:tc>
        <w:tc>
          <w:tcPr>
            <w:tcW w:w="377" w:type="dxa"/>
            <w:gridSpan w:val="2"/>
            <w:tcBorders>
              <w:top w:val="single" w:sz="6" w:space="0" w:color="auto"/>
              <w:left w:val="single" w:sz="6" w:space="0" w:color="auto"/>
              <w:right w:val="single" w:sz="6" w:space="0" w:color="auto"/>
            </w:tcBorders>
          </w:tcPr>
          <w:p w14:paraId="63E292EA" w14:textId="77777777" w:rsidR="009E3F16" w:rsidRDefault="009E3F16">
            <w:pPr>
              <w:jc w:val="center"/>
              <w:rPr>
                <w:rFonts w:ascii="Arial" w:hAnsi="Arial"/>
                <w:snapToGrid w:val="0"/>
                <w:sz w:val="16"/>
              </w:rPr>
            </w:pPr>
            <w:r>
              <w:rPr>
                <w:rFonts w:ascii="Arial" w:hAnsi="Arial"/>
                <w:snapToGrid w:val="0"/>
                <w:sz w:val="16"/>
              </w:rPr>
              <w:t>B/S</w:t>
            </w:r>
          </w:p>
        </w:tc>
        <w:tc>
          <w:tcPr>
            <w:tcW w:w="456" w:type="dxa"/>
            <w:gridSpan w:val="2"/>
            <w:tcBorders>
              <w:top w:val="single" w:sz="6" w:space="0" w:color="auto"/>
              <w:left w:val="single" w:sz="6" w:space="0" w:color="auto"/>
              <w:right w:val="single" w:sz="6" w:space="0" w:color="auto"/>
            </w:tcBorders>
          </w:tcPr>
          <w:p w14:paraId="062B1658" w14:textId="77777777" w:rsidR="009E3F16" w:rsidRDefault="009E3F16">
            <w:pPr>
              <w:jc w:val="center"/>
              <w:rPr>
                <w:rFonts w:ascii="Arial" w:hAnsi="Arial"/>
                <w:snapToGrid w:val="0"/>
                <w:sz w:val="16"/>
              </w:rPr>
            </w:pPr>
            <w:r>
              <w:rPr>
                <w:rFonts w:ascii="Arial" w:hAnsi="Arial"/>
                <w:snapToGrid w:val="0"/>
                <w:sz w:val="16"/>
              </w:rPr>
              <w:t>Mkt</w:t>
            </w:r>
          </w:p>
        </w:tc>
        <w:tc>
          <w:tcPr>
            <w:tcW w:w="1879" w:type="dxa"/>
            <w:gridSpan w:val="6"/>
            <w:tcBorders>
              <w:top w:val="single" w:sz="6" w:space="0" w:color="auto"/>
              <w:bottom w:val="single" w:sz="6" w:space="0" w:color="auto"/>
            </w:tcBorders>
          </w:tcPr>
          <w:p w14:paraId="3E04E0B2" w14:textId="77777777" w:rsidR="009E3F16" w:rsidRDefault="009E3F16">
            <w:pPr>
              <w:jc w:val="center"/>
              <w:rPr>
                <w:rFonts w:ascii="Arial" w:hAnsi="Arial"/>
                <w:snapToGrid w:val="0"/>
                <w:sz w:val="16"/>
              </w:rPr>
            </w:pPr>
            <w:r>
              <w:rPr>
                <w:rFonts w:ascii="Arial" w:hAnsi="Arial"/>
                <w:snapToGrid w:val="0"/>
                <w:sz w:val="16"/>
              </w:rPr>
              <w:t>Order Message</w:t>
            </w:r>
          </w:p>
        </w:tc>
        <w:tc>
          <w:tcPr>
            <w:tcW w:w="2058" w:type="dxa"/>
            <w:gridSpan w:val="5"/>
            <w:tcBorders>
              <w:top w:val="single" w:sz="6" w:space="0" w:color="auto"/>
              <w:left w:val="single" w:sz="6" w:space="0" w:color="auto"/>
              <w:bottom w:val="single" w:sz="6" w:space="0" w:color="auto"/>
            </w:tcBorders>
          </w:tcPr>
          <w:p w14:paraId="5C2CE561" w14:textId="77777777" w:rsidR="009E3F16" w:rsidRDefault="009E3F16">
            <w:pPr>
              <w:jc w:val="center"/>
              <w:rPr>
                <w:rFonts w:ascii="Arial" w:hAnsi="Arial"/>
                <w:snapToGrid w:val="0"/>
                <w:sz w:val="16"/>
              </w:rPr>
            </w:pPr>
            <w:r>
              <w:rPr>
                <w:rFonts w:ascii="Arial" w:hAnsi="Arial"/>
                <w:snapToGrid w:val="0"/>
                <w:sz w:val="16"/>
              </w:rPr>
              <w:t>Execution Rpt Messages</w:t>
            </w:r>
          </w:p>
        </w:tc>
        <w:tc>
          <w:tcPr>
            <w:tcW w:w="1216" w:type="dxa"/>
            <w:gridSpan w:val="2"/>
            <w:tcBorders>
              <w:left w:val="single" w:sz="6" w:space="0" w:color="auto"/>
            </w:tcBorders>
          </w:tcPr>
          <w:p w14:paraId="4168967A" w14:textId="77777777" w:rsidR="009E3F16" w:rsidRDefault="009E3F16">
            <w:pPr>
              <w:jc w:val="center"/>
              <w:rPr>
                <w:rFonts w:ascii="Arial" w:hAnsi="Arial"/>
                <w:snapToGrid w:val="0"/>
                <w:sz w:val="16"/>
              </w:rPr>
            </w:pPr>
          </w:p>
        </w:tc>
        <w:tc>
          <w:tcPr>
            <w:tcW w:w="868" w:type="dxa"/>
            <w:gridSpan w:val="2"/>
          </w:tcPr>
          <w:p w14:paraId="646190CC" w14:textId="77777777" w:rsidR="009E3F16" w:rsidRDefault="009E3F16">
            <w:pPr>
              <w:jc w:val="center"/>
              <w:rPr>
                <w:rFonts w:ascii="Arial" w:hAnsi="Arial"/>
                <w:snapToGrid w:val="0"/>
                <w:sz w:val="16"/>
              </w:rPr>
            </w:pPr>
          </w:p>
        </w:tc>
        <w:tc>
          <w:tcPr>
            <w:tcW w:w="869" w:type="dxa"/>
            <w:gridSpan w:val="3"/>
          </w:tcPr>
          <w:p w14:paraId="0DFCD115" w14:textId="77777777" w:rsidR="009E3F16" w:rsidRDefault="009E3F16">
            <w:pPr>
              <w:jc w:val="center"/>
              <w:rPr>
                <w:rFonts w:ascii="Arial" w:hAnsi="Arial"/>
                <w:snapToGrid w:val="0"/>
                <w:sz w:val="16"/>
              </w:rPr>
            </w:pPr>
          </w:p>
        </w:tc>
        <w:tc>
          <w:tcPr>
            <w:tcW w:w="1097" w:type="dxa"/>
            <w:gridSpan w:val="2"/>
          </w:tcPr>
          <w:p w14:paraId="36EDC67B" w14:textId="77777777" w:rsidR="009E3F16" w:rsidRDefault="009E3F16">
            <w:pPr>
              <w:jc w:val="right"/>
              <w:rPr>
                <w:rFonts w:ascii="Arial" w:hAnsi="Arial"/>
                <w:snapToGrid w:val="0"/>
                <w:sz w:val="16"/>
              </w:rPr>
            </w:pPr>
          </w:p>
        </w:tc>
      </w:tr>
      <w:tr w:rsidR="009E3F16" w14:paraId="56862FCA" w14:textId="77777777">
        <w:trPr>
          <w:trHeight w:val="257"/>
        </w:trPr>
        <w:tc>
          <w:tcPr>
            <w:tcW w:w="660" w:type="dxa"/>
            <w:gridSpan w:val="2"/>
            <w:tcBorders>
              <w:left w:val="single" w:sz="6" w:space="0" w:color="auto"/>
              <w:bottom w:val="single" w:sz="6" w:space="0" w:color="auto"/>
              <w:right w:val="single" w:sz="6" w:space="0" w:color="auto"/>
            </w:tcBorders>
          </w:tcPr>
          <w:p w14:paraId="7E4C1886" w14:textId="77777777" w:rsidR="009E3F16" w:rsidRDefault="009E3F16">
            <w:pPr>
              <w:jc w:val="center"/>
              <w:rPr>
                <w:rFonts w:ascii="Arial" w:hAnsi="Arial"/>
                <w:snapToGrid w:val="0"/>
                <w:sz w:val="16"/>
              </w:rPr>
            </w:pPr>
          </w:p>
        </w:tc>
        <w:tc>
          <w:tcPr>
            <w:tcW w:w="377" w:type="dxa"/>
            <w:gridSpan w:val="2"/>
            <w:tcBorders>
              <w:left w:val="single" w:sz="6" w:space="0" w:color="auto"/>
              <w:bottom w:val="single" w:sz="6" w:space="0" w:color="auto"/>
              <w:right w:val="single" w:sz="6" w:space="0" w:color="auto"/>
            </w:tcBorders>
          </w:tcPr>
          <w:p w14:paraId="4855C324" w14:textId="77777777" w:rsidR="009E3F16" w:rsidRDefault="009E3F16">
            <w:pPr>
              <w:jc w:val="center"/>
              <w:rPr>
                <w:rFonts w:ascii="Arial" w:hAnsi="Arial"/>
                <w:snapToGrid w:val="0"/>
                <w:sz w:val="16"/>
              </w:rPr>
            </w:pPr>
          </w:p>
        </w:tc>
        <w:tc>
          <w:tcPr>
            <w:tcW w:w="456" w:type="dxa"/>
            <w:gridSpan w:val="2"/>
            <w:tcBorders>
              <w:left w:val="single" w:sz="6" w:space="0" w:color="auto"/>
              <w:bottom w:val="single" w:sz="6" w:space="0" w:color="auto"/>
              <w:right w:val="single" w:sz="6" w:space="0" w:color="auto"/>
            </w:tcBorders>
          </w:tcPr>
          <w:p w14:paraId="1D2C1CAA" w14:textId="77777777" w:rsidR="009E3F16" w:rsidRDefault="009E3F16">
            <w:pPr>
              <w:jc w:val="center"/>
              <w:rPr>
                <w:rFonts w:ascii="Arial" w:hAnsi="Arial"/>
                <w:snapToGrid w:val="0"/>
                <w:sz w:val="16"/>
              </w:rPr>
            </w:pPr>
          </w:p>
        </w:tc>
        <w:tc>
          <w:tcPr>
            <w:tcW w:w="677" w:type="dxa"/>
            <w:gridSpan w:val="2"/>
            <w:tcBorders>
              <w:top w:val="single" w:sz="6" w:space="0" w:color="auto"/>
              <w:left w:val="single" w:sz="6" w:space="0" w:color="auto"/>
              <w:bottom w:val="single" w:sz="6" w:space="0" w:color="auto"/>
              <w:right w:val="dotted" w:sz="6" w:space="0" w:color="auto"/>
            </w:tcBorders>
          </w:tcPr>
          <w:p w14:paraId="40545E67" w14:textId="77777777" w:rsidR="009E3F16" w:rsidRDefault="009E3F16">
            <w:pPr>
              <w:jc w:val="center"/>
              <w:rPr>
                <w:rFonts w:ascii="Arial" w:hAnsi="Arial"/>
                <w:snapToGrid w:val="0"/>
                <w:sz w:val="16"/>
              </w:rPr>
            </w:pPr>
            <w:r>
              <w:rPr>
                <w:rFonts w:ascii="Arial" w:hAnsi="Arial"/>
                <w:snapToGrid w:val="0"/>
                <w:sz w:val="16"/>
              </w:rPr>
              <w:t>Account</w:t>
            </w:r>
          </w:p>
        </w:tc>
        <w:tc>
          <w:tcPr>
            <w:tcW w:w="621" w:type="dxa"/>
            <w:gridSpan w:val="2"/>
            <w:tcBorders>
              <w:top w:val="single" w:sz="6" w:space="0" w:color="auto"/>
              <w:bottom w:val="single" w:sz="6" w:space="0" w:color="auto"/>
              <w:right w:val="dotted" w:sz="6" w:space="0" w:color="auto"/>
            </w:tcBorders>
          </w:tcPr>
          <w:p w14:paraId="7FB67B8B" w14:textId="77777777" w:rsidR="009E3F16" w:rsidRDefault="009E3F16">
            <w:pPr>
              <w:jc w:val="center"/>
              <w:rPr>
                <w:rFonts w:ascii="Arial" w:hAnsi="Arial"/>
                <w:snapToGrid w:val="0"/>
                <w:sz w:val="16"/>
              </w:rPr>
            </w:pPr>
            <w:r>
              <w:rPr>
                <w:rFonts w:ascii="Arial" w:hAnsi="Arial"/>
                <w:snapToGrid w:val="0"/>
                <w:sz w:val="16"/>
              </w:rPr>
              <w:t>OrdID</w:t>
            </w:r>
          </w:p>
        </w:tc>
        <w:tc>
          <w:tcPr>
            <w:tcW w:w="581" w:type="dxa"/>
            <w:gridSpan w:val="2"/>
            <w:tcBorders>
              <w:top w:val="single" w:sz="6" w:space="0" w:color="auto"/>
              <w:bottom w:val="single" w:sz="6" w:space="0" w:color="auto"/>
              <w:right w:val="single" w:sz="6" w:space="0" w:color="auto"/>
            </w:tcBorders>
          </w:tcPr>
          <w:p w14:paraId="16AE7371" w14:textId="77777777" w:rsidR="009E3F16" w:rsidRDefault="009E3F16">
            <w:pPr>
              <w:jc w:val="center"/>
              <w:rPr>
                <w:rFonts w:ascii="Arial" w:hAnsi="Arial"/>
                <w:snapToGrid w:val="0"/>
                <w:sz w:val="16"/>
              </w:rPr>
            </w:pPr>
            <w:r>
              <w:rPr>
                <w:rFonts w:ascii="Arial" w:hAnsi="Arial"/>
                <w:snapToGrid w:val="0"/>
                <w:sz w:val="16"/>
              </w:rPr>
              <w:t>ClOrdID</w:t>
            </w:r>
          </w:p>
        </w:tc>
        <w:tc>
          <w:tcPr>
            <w:tcW w:w="798" w:type="dxa"/>
            <w:gridSpan w:val="2"/>
            <w:tcBorders>
              <w:top w:val="single" w:sz="6" w:space="0" w:color="auto"/>
              <w:left w:val="single" w:sz="6" w:space="0" w:color="auto"/>
              <w:bottom w:val="single" w:sz="6" w:space="0" w:color="auto"/>
            </w:tcBorders>
          </w:tcPr>
          <w:p w14:paraId="3D8F77EA" w14:textId="77777777" w:rsidR="009E3F16" w:rsidRDefault="009E3F16">
            <w:pPr>
              <w:jc w:val="center"/>
              <w:rPr>
                <w:rFonts w:ascii="Arial" w:hAnsi="Arial"/>
                <w:snapToGrid w:val="0"/>
                <w:sz w:val="16"/>
              </w:rPr>
            </w:pPr>
            <w:r>
              <w:rPr>
                <w:rFonts w:ascii="Arial" w:hAnsi="Arial"/>
                <w:snapToGrid w:val="0"/>
                <w:sz w:val="16"/>
              </w:rPr>
              <w:t>ExecID</w:t>
            </w:r>
          </w:p>
        </w:tc>
        <w:tc>
          <w:tcPr>
            <w:tcW w:w="736" w:type="dxa"/>
            <w:gridSpan w:val="2"/>
            <w:tcBorders>
              <w:top w:val="single" w:sz="6" w:space="0" w:color="auto"/>
              <w:left w:val="dotted" w:sz="6" w:space="0" w:color="auto"/>
              <w:bottom w:val="single" w:sz="6" w:space="0" w:color="auto"/>
              <w:right w:val="dotted" w:sz="6" w:space="0" w:color="auto"/>
            </w:tcBorders>
          </w:tcPr>
          <w:p w14:paraId="43F818E2" w14:textId="77777777" w:rsidR="009E3F16" w:rsidRDefault="009E3F16">
            <w:pPr>
              <w:jc w:val="center"/>
              <w:rPr>
                <w:rFonts w:ascii="Arial" w:hAnsi="Arial"/>
                <w:snapToGrid w:val="0"/>
                <w:sz w:val="16"/>
              </w:rPr>
            </w:pPr>
            <w:r>
              <w:rPr>
                <w:rFonts w:ascii="Arial" w:hAnsi="Arial"/>
                <w:snapToGrid w:val="0"/>
                <w:sz w:val="16"/>
              </w:rPr>
              <w:t>LastPx</w:t>
            </w:r>
          </w:p>
        </w:tc>
        <w:tc>
          <w:tcPr>
            <w:tcW w:w="524" w:type="dxa"/>
            <w:tcBorders>
              <w:top w:val="single" w:sz="6" w:space="0" w:color="auto"/>
              <w:bottom w:val="single" w:sz="6" w:space="0" w:color="auto"/>
            </w:tcBorders>
          </w:tcPr>
          <w:p w14:paraId="1FDF7DE1" w14:textId="77777777" w:rsidR="009E3F16" w:rsidRDefault="009E3F16">
            <w:pPr>
              <w:jc w:val="center"/>
              <w:rPr>
                <w:rFonts w:ascii="Arial" w:hAnsi="Arial"/>
                <w:snapToGrid w:val="0"/>
                <w:sz w:val="16"/>
              </w:rPr>
            </w:pPr>
            <w:r>
              <w:rPr>
                <w:rFonts w:ascii="Arial" w:hAnsi="Arial"/>
                <w:snapToGrid w:val="0"/>
                <w:sz w:val="16"/>
              </w:rPr>
              <w:t>LastQty</w:t>
            </w:r>
          </w:p>
        </w:tc>
        <w:tc>
          <w:tcPr>
            <w:tcW w:w="1216" w:type="dxa"/>
            <w:gridSpan w:val="2"/>
            <w:tcBorders>
              <w:left w:val="single" w:sz="6" w:space="0" w:color="auto"/>
            </w:tcBorders>
          </w:tcPr>
          <w:p w14:paraId="5BECEA2B" w14:textId="77777777" w:rsidR="009E3F16" w:rsidRDefault="009E3F16">
            <w:pPr>
              <w:jc w:val="center"/>
              <w:rPr>
                <w:rFonts w:ascii="Arial" w:hAnsi="Arial"/>
                <w:snapToGrid w:val="0"/>
                <w:sz w:val="16"/>
              </w:rPr>
            </w:pPr>
          </w:p>
        </w:tc>
        <w:tc>
          <w:tcPr>
            <w:tcW w:w="868" w:type="dxa"/>
            <w:gridSpan w:val="2"/>
          </w:tcPr>
          <w:p w14:paraId="2AE04DC3" w14:textId="77777777" w:rsidR="009E3F16" w:rsidRDefault="009E3F16">
            <w:pPr>
              <w:jc w:val="center"/>
              <w:rPr>
                <w:rFonts w:ascii="Arial" w:hAnsi="Arial"/>
                <w:snapToGrid w:val="0"/>
                <w:sz w:val="16"/>
              </w:rPr>
            </w:pPr>
          </w:p>
        </w:tc>
        <w:tc>
          <w:tcPr>
            <w:tcW w:w="869" w:type="dxa"/>
            <w:gridSpan w:val="3"/>
          </w:tcPr>
          <w:p w14:paraId="7A13F905" w14:textId="77777777" w:rsidR="009E3F16" w:rsidRDefault="009E3F16">
            <w:pPr>
              <w:jc w:val="center"/>
              <w:rPr>
                <w:rFonts w:ascii="Arial" w:hAnsi="Arial"/>
                <w:snapToGrid w:val="0"/>
                <w:sz w:val="16"/>
              </w:rPr>
            </w:pPr>
          </w:p>
        </w:tc>
        <w:tc>
          <w:tcPr>
            <w:tcW w:w="1097" w:type="dxa"/>
            <w:gridSpan w:val="2"/>
          </w:tcPr>
          <w:p w14:paraId="6B452415" w14:textId="77777777" w:rsidR="009E3F16" w:rsidRDefault="009E3F16">
            <w:pPr>
              <w:jc w:val="right"/>
              <w:rPr>
                <w:rFonts w:ascii="Arial" w:hAnsi="Arial"/>
                <w:snapToGrid w:val="0"/>
                <w:sz w:val="16"/>
              </w:rPr>
            </w:pPr>
          </w:p>
        </w:tc>
      </w:tr>
      <w:tr w:rsidR="009E3F16" w14:paraId="15B1AA39" w14:textId="77777777">
        <w:trPr>
          <w:trHeight w:val="257"/>
        </w:trPr>
        <w:tc>
          <w:tcPr>
            <w:tcW w:w="660" w:type="dxa"/>
            <w:gridSpan w:val="2"/>
            <w:tcBorders>
              <w:top w:val="single" w:sz="6" w:space="0" w:color="auto"/>
              <w:left w:val="single" w:sz="6" w:space="0" w:color="auto"/>
              <w:bottom w:val="single" w:sz="6" w:space="0" w:color="auto"/>
              <w:right w:val="single" w:sz="6" w:space="0" w:color="auto"/>
            </w:tcBorders>
          </w:tcPr>
          <w:p w14:paraId="74E44374" w14:textId="77777777" w:rsidR="009E3F16" w:rsidRDefault="009E3F16">
            <w:pPr>
              <w:jc w:val="right"/>
              <w:rPr>
                <w:rFonts w:ascii="Arial" w:hAnsi="Arial"/>
                <w:snapToGrid w:val="0"/>
                <w:sz w:val="16"/>
              </w:rPr>
            </w:pPr>
            <w:r>
              <w:rPr>
                <w:rFonts w:ascii="Arial" w:hAnsi="Arial"/>
                <w:snapToGrid w:val="0"/>
                <w:sz w:val="16"/>
              </w:rPr>
              <w:t>1234</w:t>
            </w:r>
          </w:p>
        </w:tc>
        <w:tc>
          <w:tcPr>
            <w:tcW w:w="377" w:type="dxa"/>
            <w:gridSpan w:val="2"/>
            <w:tcBorders>
              <w:top w:val="single" w:sz="6" w:space="0" w:color="auto"/>
              <w:left w:val="single" w:sz="6" w:space="0" w:color="auto"/>
              <w:bottom w:val="single" w:sz="6" w:space="0" w:color="auto"/>
              <w:right w:val="single" w:sz="6" w:space="0" w:color="auto"/>
            </w:tcBorders>
          </w:tcPr>
          <w:p w14:paraId="73FCA8A2" w14:textId="77777777" w:rsidR="009E3F16" w:rsidRDefault="009E3F16">
            <w:pPr>
              <w:jc w:val="center"/>
              <w:rPr>
                <w:rFonts w:ascii="Arial" w:hAnsi="Arial"/>
                <w:snapToGrid w:val="0"/>
                <w:sz w:val="16"/>
              </w:rPr>
            </w:pPr>
            <w:r>
              <w:rPr>
                <w:rFonts w:ascii="Arial" w:hAnsi="Arial"/>
                <w:snapToGrid w:val="0"/>
                <w:sz w:val="16"/>
              </w:rPr>
              <w:t>Buy</w:t>
            </w:r>
          </w:p>
        </w:tc>
        <w:tc>
          <w:tcPr>
            <w:tcW w:w="456" w:type="dxa"/>
            <w:gridSpan w:val="2"/>
            <w:tcBorders>
              <w:top w:val="single" w:sz="6" w:space="0" w:color="auto"/>
              <w:left w:val="single" w:sz="6" w:space="0" w:color="auto"/>
              <w:bottom w:val="single" w:sz="6" w:space="0" w:color="auto"/>
              <w:right w:val="single" w:sz="6" w:space="0" w:color="auto"/>
            </w:tcBorders>
          </w:tcPr>
          <w:p w14:paraId="3EDE337B" w14:textId="77777777" w:rsidR="009E3F16" w:rsidRDefault="009E3F16">
            <w:pPr>
              <w:jc w:val="center"/>
              <w:rPr>
                <w:rFonts w:ascii="Arial" w:hAnsi="Arial"/>
                <w:snapToGrid w:val="0"/>
                <w:sz w:val="16"/>
              </w:rPr>
            </w:pPr>
            <w:r>
              <w:rPr>
                <w:rFonts w:ascii="Arial" w:hAnsi="Arial"/>
                <w:snapToGrid w:val="0"/>
                <w:sz w:val="16"/>
              </w:rPr>
              <w:t>T</w:t>
            </w:r>
          </w:p>
        </w:tc>
        <w:tc>
          <w:tcPr>
            <w:tcW w:w="677" w:type="dxa"/>
            <w:gridSpan w:val="2"/>
            <w:tcBorders>
              <w:top w:val="single" w:sz="6" w:space="0" w:color="auto"/>
              <w:left w:val="single" w:sz="6" w:space="0" w:color="auto"/>
              <w:bottom w:val="single" w:sz="6" w:space="0" w:color="auto"/>
              <w:right w:val="dotted" w:sz="6" w:space="0" w:color="auto"/>
            </w:tcBorders>
          </w:tcPr>
          <w:p w14:paraId="6D69CD6C" w14:textId="77777777" w:rsidR="009E3F16" w:rsidRDefault="009E3F16">
            <w:pPr>
              <w:jc w:val="center"/>
              <w:rPr>
                <w:rFonts w:ascii="Arial" w:hAnsi="Arial"/>
                <w:b/>
                <w:i/>
                <w:snapToGrid w:val="0"/>
                <w:sz w:val="16"/>
              </w:rPr>
            </w:pPr>
            <w:r>
              <w:rPr>
                <w:rFonts w:ascii="Arial" w:hAnsi="Arial"/>
                <w:b/>
                <w:i/>
                <w:snapToGrid w:val="0"/>
                <w:sz w:val="16"/>
              </w:rPr>
              <w:t>F1</w:t>
            </w:r>
          </w:p>
        </w:tc>
        <w:tc>
          <w:tcPr>
            <w:tcW w:w="621" w:type="dxa"/>
            <w:gridSpan w:val="2"/>
            <w:tcBorders>
              <w:top w:val="single" w:sz="6" w:space="0" w:color="auto"/>
              <w:bottom w:val="single" w:sz="6" w:space="0" w:color="auto"/>
            </w:tcBorders>
          </w:tcPr>
          <w:p w14:paraId="0EFA9CFA" w14:textId="77777777" w:rsidR="009E3F16" w:rsidRDefault="009E3F16">
            <w:pPr>
              <w:jc w:val="right"/>
              <w:rPr>
                <w:rFonts w:ascii="Arial" w:hAnsi="Arial"/>
                <w:snapToGrid w:val="0"/>
                <w:sz w:val="16"/>
              </w:rPr>
            </w:pPr>
            <w:r>
              <w:rPr>
                <w:rFonts w:ascii="Arial" w:hAnsi="Arial"/>
                <w:snapToGrid w:val="0"/>
                <w:sz w:val="16"/>
              </w:rPr>
              <w:t>520</w:t>
            </w:r>
          </w:p>
        </w:tc>
        <w:tc>
          <w:tcPr>
            <w:tcW w:w="581" w:type="dxa"/>
            <w:gridSpan w:val="2"/>
            <w:tcBorders>
              <w:top w:val="single" w:sz="6" w:space="0" w:color="auto"/>
              <w:left w:val="single" w:sz="6" w:space="0" w:color="auto"/>
              <w:bottom w:val="single" w:sz="6" w:space="0" w:color="auto"/>
              <w:right w:val="single" w:sz="6" w:space="0" w:color="auto"/>
            </w:tcBorders>
          </w:tcPr>
          <w:p w14:paraId="3F64D64C" w14:textId="77777777" w:rsidR="009E3F16" w:rsidRDefault="009E3F16">
            <w:pPr>
              <w:jc w:val="right"/>
              <w:rPr>
                <w:rFonts w:ascii="Arial" w:hAnsi="Arial"/>
                <w:snapToGrid w:val="0"/>
                <w:sz w:val="16"/>
              </w:rPr>
            </w:pPr>
            <w:r>
              <w:rPr>
                <w:rFonts w:ascii="Arial" w:hAnsi="Arial"/>
                <w:snapToGrid w:val="0"/>
                <w:sz w:val="16"/>
              </w:rPr>
              <w:t>20</w:t>
            </w:r>
          </w:p>
        </w:tc>
        <w:tc>
          <w:tcPr>
            <w:tcW w:w="798" w:type="dxa"/>
            <w:gridSpan w:val="2"/>
            <w:tcBorders>
              <w:top w:val="single" w:sz="6" w:space="0" w:color="auto"/>
              <w:left w:val="single" w:sz="6" w:space="0" w:color="auto"/>
            </w:tcBorders>
          </w:tcPr>
          <w:p w14:paraId="1A7DF349" w14:textId="77777777" w:rsidR="009E3F16" w:rsidRDefault="009E3F16">
            <w:pPr>
              <w:jc w:val="right"/>
              <w:rPr>
                <w:rFonts w:ascii="Arial" w:hAnsi="Arial"/>
                <w:snapToGrid w:val="0"/>
                <w:sz w:val="16"/>
              </w:rPr>
            </w:pPr>
            <w:r>
              <w:rPr>
                <w:rFonts w:ascii="Arial" w:hAnsi="Arial"/>
                <w:snapToGrid w:val="0"/>
                <w:sz w:val="16"/>
              </w:rPr>
              <w:t>300</w:t>
            </w:r>
          </w:p>
        </w:tc>
        <w:tc>
          <w:tcPr>
            <w:tcW w:w="736" w:type="dxa"/>
            <w:gridSpan w:val="2"/>
            <w:tcBorders>
              <w:top w:val="single" w:sz="6" w:space="0" w:color="auto"/>
              <w:left w:val="dotted" w:sz="6" w:space="0" w:color="auto"/>
              <w:right w:val="dotted" w:sz="6" w:space="0" w:color="auto"/>
            </w:tcBorders>
          </w:tcPr>
          <w:p w14:paraId="6CEAEA8B" w14:textId="77777777" w:rsidR="009E3F16" w:rsidRDefault="009E3F16">
            <w:pPr>
              <w:jc w:val="right"/>
              <w:rPr>
                <w:rFonts w:ascii="Arial" w:hAnsi="Arial"/>
                <w:snapToGrid w:val="0"/>
                <w:sz w:val="16"/>
              </w:rPr>
            </w:pPr>
            <w:r>
              <w:rPr>
                <w:rFonts w:ascii="Arial" w:hAnsi="Arial"/>
                <w:snapToGrid w:val="0"/>
                <w:sz w:val="16"/>
              </w:rPr>
              <w:t>1300</w:t>
            </w:r>
          </w:p>
        </w:tc>
        <w:tc>
          <w:tcPr>
            <w:tcW w:w="524" w:type="dxa"/>
            <w:tcBorders>
              <w:top w:val="single" w:sz="6" w:space="0" w:color="auto"/>
              <w:right w:val="single" w:sz="6" w:space="0" w:color="auto"/>
            </w:tcBorders>
          </w:tcPr>
          <w:p w14:paraId="0B34CB17" w14:textId="77777777" w:rsidR="009E3F16" w:rsidRDefault="009E3F16">
            <w:pPr>
              <w:jc w:val="right"/>
              <w:rPr>
                <w:rFonts w:ascii="Arial" w:hAnsi="Arial"/>
                <w:snapToGrid w:val="0"/>
                <w:sz w:val="16"/>
              </w:rPr>
            </w:pPr>
            <w:r>
              <w:rPr>
                <w:rFonts w:ascii="Arial" w:hAnsi="Arial"/>
                <w:snapToGrid w:val="0"/>
                <w:sz w:val="16"/>
              </w:rPr>
              <w:t>3000</w:t>
            </w:r>
          </w:p>
        </w:tc>
        <w:tc>
          <w:tcPr>
            <w:tcW w:w="1216" w:type="dxa"/>
            <w:gridSpan w:val="2"/>
            <w:tcBorders>
              <w:left w:val="single" w:sz="6" w:space="0" w:color="auto"/>
            </w:tcBorders>
          </w:tcPr>
          <w:p w14:paraId="035FD6C0" w14:textId="77777777" w:rsidR="009E3F16" w:rsidRDefault="009E3F16">
            <w:pPr>
              <w:jc w:val="right"/>
              <w:rPr>
                <w:rFonts w:ascii="Arial" w:hAnsi="Arial"/>
                <w:snapToGrid w:val="0"/>
                <w:sz w:val="16"/>
              </w:rPr>
            </w:pPr>
          </w:p>
        </w:tc>
        <w:tc>
          <w:tcPr>
            <w:tcW w:w="868" w:type="dxa"/>
            <w:gridSpan w:val="2"/>
          </w:tcPr>
          <w:p w14:paraId="0EBE295E" w14:textId="77777777" w:rsidR="009E3F16" w:rsidRDefault="009E3F16">
            <w:pPr>
              <w:jc w:val="right"/>
              <w:rPr>
                <w:rFonts w:ascii="Arial" w:hAnsi="Arial"/>
                <w:snapToGrid w:val="0"/>
                <w:sz w:val="16"/>
              </w:rPr>
            </w:pPr>
          </w:p>
        </w:tc>
        <w:tc>
          <w:tcPr>
            <w:tcW w:w="869" w:type="dxa"/>
            <w:gridSpan w:val="3"/>
          </w:tcPr>
          <w:p w14:paraId="3045B5AB" w14:textId="77777777" w:rsidR="009E3F16" w:rsidRDefault="009E3F16">
            <w:pPr>
              <w:jc w:val="right"/>
              <w:rPr>
                <w:rFonts w:ascii="Arial" w:hAnsi="Arial"/>
                <w:snapToGrid w:val="0"/>
                <w:sz w:val="16"/>
              </w:rPr>
            </w:pPr>
          </w:p>
        </w:tc>
        <w:tc>
          <w:tcPr>
            <w:tcW w:w="1097" w:type="dxa"/>
            <w:gridSpan w:val="2"/>
          </w:tcPr>
          <w:p w14:paraId="7D5735A3" w14:textId="77777777" w:rsidR="009E3F16" w:rsidRDefault="009E3F16">
            <w:pPr>
              <w:jc w:val="right"/>
              <w:rPr>
                <w:rFonts w:ascii="Arial" w:hAnsi="Arial"/>
                <w:snapToGrid w:val="0"/>
                <w:sz w:val="16"/>
              </w:rPr>
            </w:pPr>
          </w:p>
        </w:tc>
      </w:tr>
      <w:tr w:rsidR="009E3F16" w14:paraId="4E627F85" w14:textId="77777777">
        <w:trPr>
          <w:trHeight w:val="300"/>
        </w:trPr>
        <w:tc>
          <w:tcPr>
            <w:tcW w:w="660" w:type="dxa"/>
            <w:gridSpan w:val="2"/>
          </w:tcPr>
          <w:p w14:paraId="5BDC17DC" w14:textId="77777777" w:rsidR="009E3F16" w:rsidRDefault="009E3F16">
            <w:pPr>
              <w:jc w:val="right"/>
              <w:rPr>
                <w:rFonts w:ascii="Arial" w:hAnsi="Arial"/>
                <w:snapToGrid w:val="0"/>
                <w:sz w:val="16"/>
              </w:rPr>
            </w:pPr>
          </w:p>
        </w:tc>
        <w:tc>
          <w:tcPr>
            <w:tcW w:w="377" w:type="dxa"/>
            <w:gridSpan w:val="2"/>
          </w:tcPr>
          <w:p w14:paraId="258C33E2" w14:textId="77777777" w:rsidR="009E3F16" w:rsidRDefault="009E3F16">
            <w:pPr>
              <w:jc w:val="center"/>
              <w:rPr>
                <w:rFonts w:ascii="Arial" w:hAnsi="Arial"/>
                <w:snapToGrid w:val="0"/>
                <w:sz w:val="16"/>
              </w:rPr>
            </w:pPr>
          </w:p>
        </w:tc>
        <w:tc>
          <w:tcPr>
            <w:tcW w:w="456" w:type="dxa"/>
            <w:gridSpan w:val="2"/>
          </w:tcPr>
          <w:p w14:paraId="0EAF1A3B" w14:textId="77777777" w:rsidR="009E3F16" w:rsidRDefault="009E3F16">
            <w:pPr>
              <w:jc w:val="center"/>
              <w:rPr>
                <w:rFonts w:ascii="Arial" w:hAnsi="Arial"/>
                <w:snapToGrid w:val="0"/>
                <w:sz w:val="16"/>
              </w:rPr>
            </w:pPr>
          </w:p>
        </w:tc>
        <w:tc>
          <w:tcPr>
            <w:tcW w:w="677" w:type="dxa"/>
            <w:gridSpan w:val="2"/>
          </w:tcPr>
          <w:p w14:paraId="6E8DF497" w14:textId="77777777" w:rsidR="009E3F16" w:rsidRDefault="009E3F16">
            <w:pPr>
              <w:jc w:val="center"/>
              <w:rPr>
                <w:rFonts w:ascii="Arial" w:hAnsi="Arial"/>
                <w:snapToGrid w:val="0"/>
                <w:sz w:val="16"/>
              </w:rPr>
            </w:pPr>
          </w:p>
        </w:tc>
        <w:tc>
          <w:tcPr>
            <w:tcW w:w="621" w:type="dxa"/>
            <w:gridSpan w:val="2"/>
          </w:tcPr>
          <w:p w14:paraId="56ED36AC" w14:textId="77777777" w:rsidR="009E3F16" w:rsidRDefault="009E3F16">
            <w:pPr>
              <w:jc w:val="right"/>
              <w:rPr>
                <w:rFonts w:ascii="Arial" w:hAnsi="Arial"/>
                <w:snapToGrid w:val="0"/>
                <w:sz w:val="16"/>
              </w:rPr>
            </w:pPr>
          </w:p>
        </w:tc>
        <w:tc>
          <w:tcPr>
            <w:tcW w:w="581" w:type="dxa"/>
            <w:gridSpan w:val="2"/>
          </w:tcPr>
          <w:p w14:paraId="65573B06" w14:textId="77777777" w:rsidR="009E3F16" w:rsidRDefault="009E3F16">
            <w:pPr>
              <w:jc w:val="right"/>
              <w:rPr>
                <w:rFonts w:ascii="Arial" w:hAnsi="Arial"/>
                <w:snapToGrid w:val="0"/>
                <w:sz w:val="16"/>
              </w:rPr>
            </w:pPr>
          </w:p>
        </w:tc>
        <w:tc>
          <w:tcPr>
            <w:tcW w:w="798" w:type="dxa"/>
            <w:gridSpan w:val="2"/>
            <w:tcBorders>
              <w:top w:val="single" w:sz="6" w:space="0" w:color="auto"/>
              <w:left w:val="single" w:sz="6" w:space="0" w:color="auto"/>
              <w:bottom w:val="single" w:sz="6" w:space="0" w:color="auto"/>
              <w:right w:val="dotted" w:sz="6" w:space="0" w:color="auto"/>
            </w:tcBorders>
          </w:tcPr>
          <w:p w14:paraId="5E804D83" w14:textId="77777777" w:rsidR="009E3F16" w:rsidRDefault="009E3F16">
            <w:pPr>
              <w:jc w:val="right"/>
              <w:rPr>
                <w:rFonts w:ascii="Arial" w:hAnsi="Arial"/>
                <w:snapToGrid w:val="0"/>
                <w:sz w:val="16"/>
              </w:rPr>
            </w:pPr>
            <w:r>
              <w:rPr>
                <w:rFonts w:ascii="Arial" w:hAnsi="Arial"/>
                <w:snapToGrid w:val="0"/>
                <w:sz w:val="16"/>
              </w:rPr>
              <w:t>301</w:t>
            </w:r>
          </w:p>
        </w:tc>
        <w:tc>
          <w:tcPr>
            <w:tcW w:w="736" w:type="dxa"/>
            <w:gridSpan w:val="2"/>
            <w:tcBorders>
              <w:top w:val="single" w:sz="6" w:space="0" w:color="auto"/>
              <w:left w:val="dotted" w:sz="6" w:space="0" w:color="auto"/>
              <w:bottom w:val="single" w:sz="6" w:space="0" w:color="auto"/>
              <w:right w:val="dotted" w:sz="6" w:space="0" w:color="auto"/>
            </w:tcBorders>
          </w:tcPr>
          <w:p w14:paraId="7B2A8FD9" w14:textId="77777777" w:rsidR="009E3F16" w:rsidRDefault="009E3F16">
            <w:pPr>
              <w:jc w:val="right"/>
              <w:rPr>
                <w:rFonts w:ascii="Arial" w:hAnsi="Arial"/>
                <w:snapToGrid w:val="0"/>
                <w:sz w:val="16"/>
              </w:rPr>
            </w:pPr>
            <w:r>
              <w:rPr>
                <w:rFonts w:ascii="Arial" w:hAnsi="Arial"/>
                <w:snapToGrid w:val="0"/>
                <w:sz w:val="16"/>
              </w:rPr>
              <w:t>1313</w:t>
            </w:r>
          </w:p>
        </w:tc>
        <w:tc>
          <w:tcPr>
            <w:tcW w:w="524" w:type="dxa"/>
            <w:tcBorders>
              <w:top w:val="single" w:sz="6" w:space="0" w:color="auto"/>
              <w:bottom w:val="single" w:sz="6" w:space="0" w:color="auto"/>
              <w:right w:val="single" w:sz="6" w:space="0" w:color="auto"/>
            </w:tcBorders>
          </w:tcPr>
          <w:p w14:paraId="2ADD824D" w14:textId="77777777" w:rsidR="009E3F16" w:rsidRDefault="009E3F16">
            <w:pPr>
              <w:jc w:val="right"/>
              <w:rPr>
                <w:rFonts w:ascii="Arial" w:hAnsi="Arial"/>
                <w:snapToGrid w:val="0"/>
                <w:sz w:val="16"/>
              </w:rPr>
            </w:pPr>
            <w:r>
              <w:rPr>
                <w:rFonts w:ascii="Arial" w:hAnsi="Arial"/>
                <w:snapToGrid w:val="0"/>
                <w:sz w:val="16"/>
              </w:rPr>
              <w:t>1000</w:t>
            </w:r>
          </w:p>
        </w:tc>
        <w:tc>
          <w:tcPr>
            <w:tcW w:w="1216" w:type="dxa"/>
            <w:gridSpan w:val="2"/>
            <w:tcBorders>
              <w:left w:val="single" w:sz="6" w:space="0" w:color="auto"/>
            </w:tcBorders>
          </w:tcPr>
          <w:p w14:paraId="0EDC913A" w14:textId="77777777" w:rsidR="009E3F16" w:rsidRDefault="009E3F16">
            <w:pPr>
              <w:jc w:val="right"/>
              <w:rPr>
                <w:rFonts w:ascii="Arial" w:hAnsi="Arial"/>
                <w:snapToGrid w:val="0"/>
                <w:sz w:val="16"/>
              </w:rPr>
            </w:pPr>
          </w:p>
        </w:tc>
        <w:tc>
          <w:tcPr>
            <w:tcW w:w="868" w:type="dxa"/>
            <w:gridSpan w:val="2"/>
          </w:tcPr>
          <w:p w14:paraId="3EBC1BF6" w14:textId="77777777" w:rsidR="009E3F16" w:rsidRDefault="009E3F16">
            <w:pPr>
              <w:jc w:val="right"/>
              <w:rPr>
                <w:rFonts w:ascii="Arial" w:hAnsi="Arial"/>
                <w:snapToGrid w:val="0"/>
                <w:sz w:val="16"/>
              </w:rPr>
            </w:pPr>
          </w:p>
        </w:tc>
        <w:tc>
          <w:tcPr>
            <w:tcW w:w="869" w:type="dxa"/>
            <w:gridSpan w:val="3"/>
          </w:tcPr>
          <w:p w14:paraId="5189878E" w14:textId="77777777" w:rsidR="009E3F16" w:rsidRDefault="009E3F16">
            <w:pPr>
              <w:jc w:val="right"/>
              <w:rPr>
                <w:rFonts w:ascii="Arial" w:hAnsi="Arial"/>
                <w:snapToGrid w:val="0"/>
                <w:sz w:val="16"/>
              </w:rPr>
            </w:pPr>
          </w:p>
        </w:tc>
        <w:tc>
          <w:tcPr>
            <w:tcW w:w="1097" w:type="dxa"/>
            <w:gridSpan w:val="2"/>
          </w:tcPr>
          <w:p w14:paraId="24222E9A" w14:textId="77777777" w:rsidR="009E3F16" w:rsidRDefault="009E3F16">
            <w:pPr>
              <w:jc w:val="right"/>
              <w:rPr>
                <w:rFonts w:ascii="Arial" w:hAnsi="Arial"/>
                <w:snapToGrid w:val="0"/>
                <w:sz w:val="16"/>
              </w:rPr>
            </w:pPr>
          </w:p>
        </w:tc>
      </w:tr>
      <w:tr w:rsidR="009E3F16" w14:paraId="5EDAF86B" w14:textId="77777777">
        <w:trPr>
          <w:trHeight w:val="257"/>
        </w:trPr>
        <w:tc>
          <w:tcPr>
            <w:tcW w:w="660" w:type="dxa"/>
            <w:gridSpan w:val="2"/>
          </w:tcPr>
          <w:p w14:paraId="33C2E649" w14:textId="77777777" w:rsidR="009E3F16" w:rsidRDefault="009E3F16">
            <w:pPr>
              <w:jc w:val="right"/>
              <w:rPr>
                <w:rFonts w:ascii="Arial" w:hAnsi="Arial"/>
                <w:snapToGrid w:val="0"/>
                <w:sz w:val="16"/>
              </w:rPr>
            </w:pPr>
          </w:p>
        </w:tc>
        <w:tc>
          <w:tcPr>
            <w:tcW w:w="377" w:type="dxa"/>
            <w:gridSpan w:val="2"/>
          </w:tcPr>
          <w:p w14:paraId="5709579C" w14:textId="77777777" w:rsidR="009E3F16" w:rsidRDefault="009E3F16">
            <w:pPr>
              <w:jc w:val="center"/>
              <w:rPr>
                <w:rFonts w:ascii="Arial" w:hAnsi="Arial"/>
                <w:snapToGrid w:val="0"/>
                <w:sz w:val="16"/>
              </w:rPr>
            </w:pPr>
          </w:p>
        </w:tc>
        <w:tc>
          <w:tcPr>
            <w:tcW w:w="456" w:type="dxa"/>
            <w:gridSpan w:val="2"/>
          </w:tcPr>
          <w:p w14:paraId="1C72D464" w14:textId="77777777" w:rsidR="009E3F16" w:rsidRDefault="009E3F16">
            <w:pPr>
              <w:jc w:val="center"/>
              <w:rPr>
                <w:rFonts w:ascii="Arial" w:hAnsi="Arial"/>
                <w:snapToGrid w:val="0"/>
                <w:sz w:val="16"/>
              </w:rPr>
            </w:pPr>
          </w:p>
        </w:tc>
        <w:tc>
          <w:tcPr>
            <w:tcW w:w="677" w:type="dxa"/>
            <w:gridSpan w:val="2"/>
          </w:tcPr>
          <w:p w14:paraId="7C4AB633" w14:textId="77777777" w:rsidR="009E3F16" w:rsidRDefault="009E3F16">
            <w:pPr>
              <w:jc w:val="center"/>
              <w:rPr>
                <w:rFonts w:ascii="Arial" w:hAnsi="Arial"/>
                <w:snapToGrid w:val="0"/>
                <w:sz w:val="16"/>
              </w:rPr>
            </w:pPr>
          </w:p>
        </w:tc>
        <w:tc>
          <w:tcPr>
            <w:tcW w:w="621" w:type="dxa"/>
            <w:gridSpan w:val="2"/>
          </w:tcPr>
          <w:p w14:paraId="593CB35E" w14:textId="77777777" w:rsidR="009E3F16" w:rsidRDefault="009E3F16">
            <w:pPr>
              <w:jc w:val="right"/>
              <w:rPr>
                <w:rFonts w:ascii="Arial" w:hAnsi="Arial"/>
                <w:snapToGrid w:val="0"/>
                <w:sz w:val="16"/>
              </w:rPr>
            </w:pPr>
          </w:p>
        </w:tc>
        <w:tc>
          <w:tcPr>
            <w:tcW w:w="581" w:type="dxa"/>
            <w:gridSpan w:val="2"/>
          </w:tcPr>
          <w:p w14:paraId="08BA0C45" w14:textId="77777777" w:rsidR="009E3F16" w:rsidRDefault="009E3F16">
            <w:pPr>
              <w:jc w:val="right"/>
              <w:rPr>
                <w:rFonts w:ascii="Arial" w:hAnsi="Arial"/>
                <w:snapToGrid w:val="0"/>
                <w:sz w:val="16"/>
              </w:rPr>
            </w:pPr>
          </w:p>
        </w:tc>
        <w:tc>
          <w:tcPr>
            <w:tcW w:w="798" w:type="dxa"/>
            <w:gridSpan w:val="2"/>
            <w:tcBorders>
              <w:top w:val="single" w:sz="6" w:space="0" w:color="auto"/>
              <w:left w:val="single" w:sz="6" w:space="0" w:color="auto"/>
              <w:bottom w:val="single" w:sz="6" w:space="0" w:color="auto"/>
            </w:tcBorders>
          </w:tcPr>
          <w:p w14:paraId="647574DA" w14:textId="77777777" w:rsidR="009E3F16" w:rsidRDefault="009E3F16">
            <w:pPr>
              <w:jc w:val="right"/>
              <w:rPr>
                <w:rFonts w:ascii="Arial" w:hAnsi="Arial"/>
                <w:snapToGrid w:val="0"/>
                <w:sz w:val="16"/>
              </w:rPr>
            </w:pPr>
            <w:r>
              <w:rPr>
                <w:rFonts w:ascii="Arial" w:hAnsi="Arial"/>
                <w:snapToGrid w:val="0"/>
                <w:sz w:val="16"/>
              </w:rPr>
              <w:t>302</w:t>
            </w:r>
          </w:p>
        </w:tc>
        <w:tc>
          <w:tcPr>
            <w:tcW w:w="736" w:type="dxa"/>
            <w:gridSpan w:val="2"/>
            <w:tcBorders>
              <w:top w:val="single" w:sz="6" w:space="0" w:color="auto"/>
              <w:left w:val="dotted" w:sz="6" w:space="0" w:color="auto"/>
              <w:bottom w:val="single" w:sz="6" w:space="0" w:color="auto"/>
              <w:right w:val="dotted" w:sz="6" w:space="0" w:color="auto"/>
            </w:tcBorders>
          </w:tcPr>
          <w:p w14:paraId="0910BB78" w14:textId="77777777" w:rsidR="009E3F16" w:rsidRDefault="009E3F16">
            <w:pPr>
              <w:jc w:val="right"/>
              <w:rPr>
                <w:rFonts w:ascii="Arial" w:hAnsi="Arial"/>
                <w:snapToGrid w:val="0"/>
                <w:sz w:val="16"/>
              </w:rPr>
            </w:pPr>
            <w:r>
              <w:rPr>
                <w:rFonts w:ascii="Arial" w:hAnsi="Arial"/>
                <w:snapToGrid w:val="0"/>
                <w:sz w:val="16"/>
              </w:rPr>
              <w:t>1300</w:t>
            </w:r>
          </w:p>
        </w:tc>
        <w:tc>
          <w:tcPr>
            <w:tcW w:w="524" w:type="dxa"/>
            <w:tcBorders>
              <w:top w:val="single" w:sz="6" w:space="0" w:color="auto"/>
              <w:bottom w:val="single" w:sz="6" w:space="0" w:color="auto"/>
              <w:right w:val="single" w:sz="6" w:space="0" w:color="auto"/>
            </w:tcBorders>
          </w:tcPr>
          <w:p w14:paraId="61F4B020" w14:textId="77777777" w:rsidR="009E3F16" w:rsidRDefault="009E3F16">
            <w:pPr>
              <w:jc w:val="right"/>
              <w:rPr>
                <w:rFonts w:ascii="Arial" w:hAnsi="Arial"/>
                <w:snapToGrid w:val="0"/>
                <w:sz w:val="16"/>
              </w:rPr>
            </w:pPr>
            <w:r>
              <w:rPr>
                <w:rFonts w:ascii="Arial" w:hAnsi="Arial"/>
                <w:snapToGrid w:val="0"/>
                <w:sz w:val="16"/>
              </w:rPr>
              <w:t>3000</w:t>
            </w:r>
          </w:p>
        </w:tc>
        <w:tc>
          <w:tcPr>
            <w:tcW w:w="1216" w:type="dxa"/>
            <w:gridSpan w:val="2"/>
            <w:tcBorders>
              <w:left w:val="single" w:sz="6" w:space="0" w:color="auto"/>
            </w:tcBorders>
          </w:tcPr>
          <w:p w14:paraId="0315AB0C" w14:textId="77777777" w:rsidR="009E3F16" w:rsidRDefault="009E3F16">
            <w:pPr>
              <w:jc w:val="right"/>
              <w:rPr>
                <w:rFonts w:ascii="Arial" w:hAnsi="Arial"/>
                <w:snapToGrid w:val="0"/>
                <w:sz w:val="16"/>
              </w:rPr>
            </w:pPr>
          </w:p>
        </w:tc>
        <w:tc>
          <w:tcPr>
            <w:tcW w:w="868" w:type="dxa"/>
            <w:gridSpan w:val="2"/>
          </w:tcPr>
          <w:p w14:paraId="714FA2A7" w14:textId="77777777" w:rsidR="009E3F16" w:rsidRDefault="009E3F16">
            <w:pPr>
              <w:jc w:val="right"/>
              <w:rPr>
                <w:rFonts w:ascii="Arial" w:hAnsi="Arial"/>
                <w:snapToGrid w:val="0"/>
                <w:sz w:val="16"/>
              </w:rPr>
            </w:pPr>
          </w:p>
        </w:tc>
        <w:tc>
          <w:tcPr>
            <w:tcW w:w="869" w:type="dxa"/>
            <w:gridSpan w:val="3"/>
          </w:tcPr>
          <w:p w14:paraId="171FE2D3" w14:textId="77777777" w:rsidR="009E3F16" w:rsidRDefault="009E3F16">
            <w:pPr>
              <w:jc w:val="right"/>
              <w:rPr>
                <w:rFonts w:ascii="Arial" w:hAnsi="Arial"/>
                <w:snapToGrid w:val="0"/>
                <w:sz w:val="16"/>
              </w:rPr>
            </w:pPr>
          </w:p>
        </w:tc>
        <w:tc>
          <w:tcPr>
            <w:tcW w:w="1097" w:type="dxa"/>
            <w:gridSpan w:val="2"/>
          </w:tcPr>
          <w:p w14:paraId="3D4D7053" w14:textId="77777777" w:rsidR="009E3F16" w:rsidRDefault="009E3F16">
            <w:pPr>
              <w:jc w:val="right"/>
              <w:rPr>
                <w:rFonts w:ascii="Arial" w:hAnsi="Arial"/>
                <w:snapToGrid w:val="0"/>
                <w:sz w:val="16"/>
              </w:rPr>
            </w:pPr>
          </w:p>
        </w:tc>
      </w:tr>
      <w:tr w:rsidR="009E3F16" w14:paraId="2F6F9FE5" w14:textId="77777777">
        <w:trPr>
          <w:trHeight w:val="257"/>
        </w:trPr>
        <w:tc>
          <w:tcPr>
            <w:tcW w:w="660" w:type="dxa"/>
            <w:gridSpan w:val="2"/>
          </w:tcPr>
          <w:p w14:paraId="1178F9AA" w14:textId="77777777" w:rsidR="009E3F16" w:rsidRDefault="009E3F16">
            <w:pPr>
              <w:jc w:val="right"/>
              <w:rPr>
                <w:rFonts w:ascii="Arial" w:hAnsi="Arial"/>
                <w:snapToGrid w:val="0"/>
                <w:sz w:val="16"/>
              </w:rPr>
            </w:pPr>
          </w:p>
        </w:tc>
        <w:tc>
          <w:tcPr>
            <w:tcW w:w="377" w:type="dxa"/>
            <w:gridSpan w:val="2"/>
          </w:tcPr>
          <w:p w14:paraId="690EAB99" w14:textId="77777777" w:rsidR="009E3F16" w:rsidRDefault="009E3F16">
            <w:pPr>
              <w:jc w:val="center"/>
              <w:rPr>
                <w:rFonts w:ascii="Arial" w:hAnsi="Arial"/>
                <w:snapToGrid w:val="0"/>
                <w:sz w:val="16"/>
              </w:rPr>
            </w:pPr>
          </w:p>
        </w:tc>
        <w:tc>
          <w:tcPr>
            <w:tcW w:w="456" w:type="dxa"/>
            <w:gridSpan w:val="2"/>
          </w:tcPr>
          <w:p w14:paraId="72D9F94D" w14:textId="77777777" w:rsidR="009E3F16" w:rsidRDefault="009E3F16">
            <w:pPr>
              <w:jc w:val="center"/>
              <w:rPr>
                <w:rFonts w:ascii="Arial" w:hAnsi="Arial"/>
                <w:snapToGrid w:val="0"/>
                <w:sz w:val="16"/>
              </w:rPr>
            </w:pPr>
          </w:p>
        </w:tc>
        <w:tc>
          <w:tcPr>
            <w:tcW w:w="677" w:type="dxa"/>
            <w:gridSpan w:val="2"/>
          </w:tcPr>
          <w:p w14:paraId="2F3DEE51" w14:textId="77777777" w:rsidR="009E3F16" w:rsidRDefault="009E3F16">
            <w:pPr>
              <w:jc w:val="center"/>
              <w:rPr>
                <w:rFonts w:ascii="Arial" w:hAnsi="Arial"/>
                <w:snapToGrid w:val="0"/>
                <w:sz w:val="16"/>
              </w:rPr>
            </w:pPr>
          </w:p>
        </w:tc>
        <w:tc>
          <w:tcPr>
            <w:tcW w:w="621" w:type="dxa"/>
            <w:gridSpan w:val="2"/>
          </w:tcPr>
          <w:p w14:paraId="75EC7044" w14:textId="77777777" w:rsidR="009E3F16" w:rsidRDefault="009E3F16">
            <w:pPr>
              <w:jc w:val="right"/>
              <w:rPr>
                <w:rFonts w:ascii="Arial" w:hAnsi="Arial"/>
                <w:snapToGrid w:val="0"/>
                <w:sz w:val="16"/>
              </w:rPr>
            </w:pPr>
          </w:p>
        </w:tc>
        <w:tc>
          <w:tcPr>
            <w:tcW w:w="581" w:type="dxa"/>
            <w:gridSpan w:val="2"/>
          </w:tcPr>
          <w:p w14:paraId="0A9BCE8D" w14:textId="77777777" w:rsidR="009E3F16" w:rsidRDefault="009E3F16">
            <w:pPr>
              <w:jc w:val="right"/>
              <w:rPr>
                <w:rFonts w:ascii="Arial" w:hAnsi="Arial"/>
                <w:snapToGrid w:val="0"/>
                <w:sz w:val="16"/>
              </w:rPr>
            </w:pPr>
          </w:p>
        </w:tc>
        <w:tc>
          <w:tcPr>
            <w:tcW w:w="798" w:type="dxa"/>
            <w:gridSpan w:val="2"/>
            <w:tcBorders>
              <w:top w:val="single" w:sz="6" w:space="0" w:color="auto"/>
              <w:left w:val="single" w:sz="6" w:space="0" w:color="auto"/>
              <w:bottom w:val="single" w:sz="6" w:space="0" w:color="auto"/>
            </w:tcBorders>
          </w:tcPr>
          <w:p w14:paraId="164FB5CA" w14:textId="77777777" w:rsidR="009E3F16" w:rsidRDefault="009E3F16">
            <w:pPr>
              <w:jc w:val="right"/>
              <w:rPr>
                <w:rFonts w:ascii="Arial" w:hAnsi="Arial"/>
                <w:snapToGrid w:val="0"/>
                <w:sz w:val="16"/>
              </w:rPr>
            </w:pPr>
            <w:r>
              <w:rPr>
                <w:rFonts w:ascii="Arial" w:hAnsi="Arial"/>
                <w:snapToGrid w:val="0"/>
                <w:sz w:val="16"/>
              </w:rPr>
              <w:t>303</w:t>
            </w:r>
          </w:p>
        </w:tc>
        <w:tc>
          <w:tcPr>
            <w:tcW w:w="736" w:type="dxa"/>
            <w:gridSpan w:val="2"/>
            <w:tcBorders>
              <w:top w:val="single" w:sz="6" w:space="0" w:color="auto"/>
              <w:left w:val="dotted" w:sz="6" w:space="0" w:color="auto"/>
              <w:bottom w:val="single" w:sz="6" w:space="0" w:color="auto"/>
              <w:right w:val="dotted" w:sz="6" w:space="0" w:color="auto"/>
            </w:tcBorders>
          </w:tcPr>
          <w:p w14:paraId="0AFDD390" w14:textId="77777777" w:rsidR="009E3F16" w:rsidRDefault="009E3F16">
            <w:pPr>
              <w:jc w:val="right"/>
              <w:rPr>
                <w:rFonts w:ascii="Arial" w:hAnsi="Arial"/>
                <w:snapToGrid w:val="0"/>
                <w:sz w:val="16"/>
              </w:rPr>
            </w:pPr>
            <w:r>
              <w:rPr>
                <w:rFonts w:ascii="Arial" w:hAnsi="Arial"/>
                <w:snapToGrid w:val="0"/>
                <w:sz w:val="16"/>
              </w:rPr>
              <w:t>1320</w:t>
            </w:r>
          </w:p>
        </w:tc>
        <w:tc>
          <w:tcPr>
            <w:tcW w:w="524" w:type="dxa"/>
            <w:tcBorders>
              <w:top w:val="single" w:sz="6" w:space="0" w:color="auto"/>
              <w:bottom w:val="single" w:sz="6" w:space="0" w:color="auto"/>
              <w:right w:val="single" w:sz="6" w:space="0" w:color="auto"/>
            </w:tcBorders>
          </w:tcPr>
          <w:p w14:paraId="46A9F23C" w14:textId="77777777" w:rsidR="009E3F16" w:rsidRDefault="009E3F16">
            <w:pPr>
              <w:jc w:val="right"/>
              <w:rPr>
                <w:rFonts w:ascii="Arial" w:hAnsi="Arial"/>
                <w:snapToGrid w:val="0"/>
                <w:sz w:val="16"/>
              </w:rPr>
            </w:pPr>
            <w:r>
              <w:rPr>
                <w:rFonts w:ascii="Arial" w:hAnsi="Arial"/>
                <w:snapToGrid w:val="0"/>
                <w:sz w:val="16"/>
              </w:rPr>
              <w:t>2000</w:t>
            </w:r>
          </w:p>
        </w:tc>
        <w:tc>
          <w:tcPr>
            <w:tcW w:w="1216" w:type="dxa"/>
            <w:gridSpan w:val="2"/>
            <w:tcBorders>
              <w:left w:val="single" w:sz="6" w:space="0" w:color="auto"/>
            </w:tcBorders>
          </w:tcPr>
          <w:p w14:paraId="00BEC71C" w14:textId="77777777" w:rsidR="009E3F16" w:rsidRDefault="009E3F16">
            <w:pPr>
              <w:jc w:val="right"/>
              <w:rPr>
                <w:rFonts w:ascii="Arial" w:hAnsi="Arial"/>
                <w:snapToGrid w:val="0"/>
                <w:sz w:val="16"/>
              </w:rPr>
            </w:pPr>
          </w:p>
        </w:tc>
        <w:tc>
          <w:tcPr>
            <w:tcW w:w="868" w:type="dxa"/>
            <w:gridSpan w:val="2"/>
          </w:tcPr>
          <w:p w14:paraId="31E93272" w14:textId="77777777" w:rsidR="009E3F16" w:rsidRDefault="009E3F16">
            <w:pPr>
              <w:jc w:val="right"/>
              <w:rPr>
                <w:rFonts w:ascii="Arial" w:hAnsi="Arial"/>
                <w:snapToGrid w:val="0"/>
                <w:sz w:val="16"/>
              </w:rPr>
            </w:pPr>
          </w:p>
        </w:tc>
        <w:tc>
          <w:tcPr>
            <w:tcW w:w="869" w:type="dxa"/>
            <w:gridSpan w:val="3"/>
          </w:tcPr>
          <w:p w14:paraId="5A411EDF" w14:textId="77777777" w:rsidR="009E3F16" w:rsidRDefault="009E3F16">
            <w:pPr>
              <w:jc w:val="right"/>
              <w:rPr>
                <w:rFonts w:ascii="Arial" w:hAnsi="Arial"/>
                <w:snapToGrid w:val="0"/>
                <w:sz w:val="16"/>
              </w:rPr>
            </w:pPr>
          </w:p>
        </w:tc>
        <w:tc>
          <w:tcPr>
            <w:tcW w:w="1097" w:type="dxa"/>
            <w:gridSpan w:val="2"/>
          </w:tcPr>
          <w:p w14:paraId="0F4A4617" w14:textId="77777777" w:rsidR="009E3F16" w:rsidRDefault="009E3F16">
            <w:pPr>
              <w:jc w:val="right"/>
              <w:rPr>
                <w:rFonts w:ascii="Arial" w:hAnsi="Arial"/>
                <w:snapToGrid w:val="0"/>
                <w:sz w:val="16"/>
              </w:rPr>
            </w:pPr>
          </w:p>
        </w:tc>
      </w:tr>
      <w:tr w:rsidR="009E3F16" w14:paraId="151967A9" w14:textId="77777777">
        <w:trPr>
          <w:trHeight w:val="318"/>
        </w:trPr>
        <w:tc>
          <w:tcPr>
            <w:tcW w:w="1493" w:type="dxa"/>
            <w:gridSpan w:val="6"/>
            <w:vAlign w:val="bottom"/>
          </w:tcPr>
          <w:p w14:paraId="6855EF3A" w14:textId="77777777" w:rsidR="009E3F16" w:rsidRDefault="009E3F16">
            <w:pPr>
              <w:rPr>
                <w:rFonts w:ascii="Arial" w:hAnsi="Arial"/>
                <w:b/>
                <w:snapToGrid w:val="0"/>
                <w:sz w:val="16"/>
              </w:rPr>
            </w:pPr>
            <w:r>
              <w:rPr>
                <w:rFonts w:ascii="Arial" w:hAnsi="Arial"/>
                <w:b/>
                <w:snapToGrid w:val="0"/>
                <w:sz w:val="16"/>
              </w:rPr>
              <w:t>Allocation Report Msg</w:t>
            </w:r>
          </w:p>
        </w:tc>
        <w:tc>
          <w:tcPr>
            <w:tcW w:w="677" w:type="dxa"/>
            <w:gridSpan w:val="2"/>
          </w:tcPr>
          <w:p w14:paraId="43C77882" w14:textId="77777777" w:rsidR="009E3F16" w:rsidRDefault="009E3F16">
            <w:pPr>
              <w:jc w:val="right"/>
              <w:rPr>
                <w:rFonts w:ascii="Arial" w:hAnsi="Arial"/>
                <w:snapToGrid w:val="0"/>
                <w:sz w:val="16"/>
              </w:rPr>
            </w:pPr>
          </w:p>
        </w:tc>
        <w:tc>
          <w:tcPr>
            <w:tcW w:w="621" w:type="dxa"/>
            <w:gridSpan w:val="2"/>
          </w:tcPr>
          <w:p w14:paraId="5666F768" w14:textId="77777777" w:rsidR="009E3F16" w:rsidRDefault="009E3F16">
            <w:pPr>
              <w:jc w:val="right"/>
              <w:rPr>
                <w:rFonts w:ascii="Arial" w:hAnsi="Arial"/>
                <w:snapToGrid w:val="0"/>
                <w:sz w:val="16"/>
              </w:rPr>
            </w:pPr>
          </w:p>
        </w:tc>
        <w:tc>
          <w:tcPr>
            <w:tcW w:w="581" w:type="dxa"/>
            <w:gridSpan w:val="2"/>
          </w:tcPr>
          <w:p w14:paraId="472E2500" w14:textId="77777777" w:rsidR="009E3F16" w:rsidRDefault="009E3F16">
            <w:pPr>
              <w:jc w:val="right"/>
              <w:rPr>
                <w:rFonts w:ascii="Arial" w:hAnsi="Arial"/>
                <w:snapToGrid w:val="0"/>
                <w:sz w:val="16"/>
              </w:rPr>
            </w:pPr>
          </w:p>
        </w:tc>
        <w:tc>
          <w:tcPr>
            <w:tcW w:w="798" w:type="dxa"/>
            <w:gridSpan w:val="2"/>
          </w:tcPr>
          <w:p w14:paraId="504E5122" w14:textId="77777777" w:rsidR="009E3F16" w:rsidRDefault="009E3F16">
            <w:pPr>
              <w:jc w:val="center"/>
              <w:rPr>
                <w:rFonts w:ascii="Arial" w:hAnsi="Arial"/>
                <w:snapToGrid w:val="0"/>
                <w:sz w:val="16"/>
              </w:rPr>
            </w:pPr>
            <w:r>
              <w:rPr>
                <w:b/>
                <w:sz w:val="24"/>
              </w:rPr>
              <w:sym w:font="Symbol" w:char="F0AF"/>
            </w:r>
          </w:p>
        </w:tc>
        <w:tc>
          <w:tcPr>
            <w:tcW w:w="736" w:type="dxa"/>
            <w:gridSpan w:val="2"/>
          </w:tcPr>
          <w:p w14:paraId="678B60E9" w14:textId="77777777" w:rsidR="009E3F16" w:rsidRDefault="009E3F16">
            <w:pPr>
              <w:jc w:val="right"/>
              <w:rPr>
                <w:rFonts w:ascii="Arial" w:hAnsi="Arial"/>
                <w:snapToGrid w:val="0"/>
                <w:sz w:val="16"/>
              </w:rPr>
            </w:pPr>
          </w:p>
        </w:tc>
        <w:tc>
          <w:tcPr>
            <w:tcW w:w="524" w:type="dxa"/>
          </w:tcPr>
          <w:p w14:paraId="6911C97F" w14:textId="77777777" w:rsidR="009E3F16" w:rsidRDefault="009E3F16">
            <w:pPr>
              <w:jc w:val="right"/>
              <w:rPr>
                <w:rFonts w:ascii="Arial" w:hAnsi="Arial"/>
                <w:snapToGrid w:val="0"/>
                <w:sz w:val="16"/>
              </w:rPr>
            </w:pPr>
          </w:p>
        </w:tc>
        <w:tc>
          <w:tcPr>
            <w:tcW w:w="1216" w:type="dxa"/>
            <w:gridSpan w:val="2"/>
          </w:tcPr>
          <w:p w14:paraId="6A6BFAD4" w14:textId="77777777" w:rsidR="009E3F16" w:rsidRDefault="009E3F16">
            <w:pPr>
              <w:jc w:val="right"/>
              <w:rPr>
                <w:rFonts w:ascii="Arial" w:hAnsi="Arial"/>
                <w:snapToGrid w:val="0"/>
                <w:sz w:val="16"/>
              </w:rPr>
            </w:pPr>
          </w:p>
        </w:tc>
        <w:tc>
          <w:tcPr>
            <w:tcW w:w="868" w:type="dxa"/>
            <w:gridSpan w:val="2"/>
          </w:tcPr>
          <w:p w14:paraId="4B829438" w14:textId="77777777" w:rsidR="009E3F16" w:rsidRDefault="009E3F16">
            <w:pPr>
              <w:jc w:val="right"/>
              <w:rPr>
                <w:rFonts w:ascii="Arial" w:hAnsi="Arial"/>
                <w:snapToGrid w:val="0"/>
                <w:sz w:val="16"/>
              </w:rPr>
            </w:pPr>
          </w:p>
        </w:tc>
        <w:tc>
          <w:tcPr>
            <w:tcW w:w="869" w:type="dxa"/>
            <w:gridSpan w:val="3"/>
          </w:tcPr>
          <w:p w14:paraId="6B7D1630" w14:textId="77777777" w:rsidR="009E3F16" w:rsidRDefault="009E3F16">
            <w:pPr>
              <w:jc w:val="right"/>
              <w:rPr>
                <w:rFonts w:ascii="Arial" w:hAnsi="Arial"/>
                <w:snapToGrid w:val="0"/>
                <w:sz w:val="16"/>
              </w:rPr>
            </w:pPr>
          </w:p>
        </w:tc>
        <w:tc>
          <w:tcPr>
            <w:tcW w:w="1097" w:type="dxa"/>
            <w:gridSpan w:val="2"/>
          </w:tcPr>
          <w:p w14:paraId="38C91438" w14:textId="77777777" w:rsidR="009E3F16" w:rsidRDefault="009E3F16">
            <w:pPr>
              <w:jc w:val="right"/>
              <w:rPr>
                <w:rFonts w:ascii="Arial" w:hAnsi="Arial"/>
                <w:snapToGrid w:val="0"/>
                <w:sz w:val="16"/>
              </w:rPr>
            </w:pPr>
          </w:p>
        </w:tc>
      </w:tr>
      <w:tr w:rsidR="009E3F16" w14:paraId="47073D8F" w14:textId="77777777">
        <w:trPr>
          <w:trHeight w:val="257"/>
        </w:trPr>
        <w:tc>
          <w:tcPr>
            <w:tcW w:w="660" w:type="dxa"/>
            <w:gridSpan w:val="2"/>
            <w:tcBorders>
              <w:top w:val="single" w:sz="6" w:space="0" w:color="auto"/>
              <w:left w:val="single" w:sz="6" w:space="0" w:color="auto"/>
              <w:right w:val="single" w:sz="6" w:space="0" w:color="auto"/>
            </w:tcBorders>
          </w:tcPr>
          <w:p w14:paraId="0AAA8488" w14:textId="77777777" w:rsidR="009E3F16" w:rsidRDefault="009E3F16">
            <w:pPr>
              <w:jc w:val="center"/>
              <w:rPr>
                <w:rFonts w:ascii="Arial" w:hAnsi="Arial"/>
                <w:snapToGrid w:val="0"/>
                <w:sz w:val="16"/>
              </w:rPr>
            </w:pPr>
            <w:r>
              <w:rPr>
                <w:rFonts w:ascii="Arial" w:hAnsi="Arial"/>
                <w:snapToGrid w:val="0"/>
                <w:sz w:val="16"/>
              </w:rPr>
              <w:t>Symbol</w:t>
            </w:r>
          </w:p>
        </w:tc>
        <w:tc>
          <w:tcPr>
            <w:tcW w:w="377" w:type="dxa"/>
            <w:gridSpan w:val="2"/>
            <w:tcBorders>
              <w:top w:val="single" w:sz="6" w:space="0" w:color="auto"/>
              <w:left w:val="single" w:sz="6" w:space="0" w:color="auto"/>
            </w:tcBorders>
          </w:tcPr>
          <w:p w14:paraId="4AAB097B" w14:textId="77777777" w:rsidR="009E3F16" w:rsidRDefault="009E3F16">
            <w:pPr>
              <w:jc w:val="center"/>
              <w:rPr>
                <w:rFonts w:ascii="Arial" w:hAnsi="Arial"/>
                <w:snapToGrid w:val="0"/>
                <w:sz w:val="16"/>
              </w:rPr>
            </w:pPr>
            <w:r>
              <w:rPr>
                <w:rFonts w:ascii="Arial" w:hAnsi="Arial"/>
                <w:snapToGrid w:val="0"/>
                <w:sz w:val="16"/>
              </w:rPr>
              <w:t>B/S</w:t>
            </w:r>
          </w:p>
        </w:tc>
        <w:tc>
          <w:tcPr>
            <w:tcW w:w="456" w:type="dxa"/>
            <w:gridSpan w:val="2"/>
            <w:tcBorders>
              <w:top w:val="single" w:sz="6" w:space="0" w:color="auto"/>
              <w:left w:val="single" w:sz="6" w:space="0" w:color="auto"/>
              <w:right w:val="single" w:sz="6" w:space="0" w:color="auto"/>
            </w:tcBorders>
          </w:tcPr>
          <w:p w14:paraId="1E9796BE" w14:textId="77777777" w:rsidR="009E3F16" w:rsidRDefault="009E3F16">
            <w:pPr>
              <w:jc w:val="center"/>
              <w:rPr>
                <w:rFonts w:ascii="Arial" w:hAnsi="Arial"/>
                <w:snapToGrid w:val="0"/>
                <w:sz w:val="16"/>
              </w:rPr>
            </w:pPr>
            <w:r>
              <w:rPr>
                <w:rFonts w:ascii="Arial" w:hAnsi="Arial"/>
                <w:snapToGrid w:val="0"/>
                <w:sz w:val="16"/>
              </w:rPr>
              <w:t>Mkt</w:t>
            </w:r>
          </w:p>
        </w:tc>
        <w:tc>
          <w:tcPr>
            <w:tcW w:w="1879" w:type="dxa"/>
            <w:gridSpan w:val="6"/>
            <w:tcBorders>
              <w:top w:val="single" w:sz="6" w:space="0" w:color="auto"/>
              <w:bottom w:val="single" w:sz="6" w:space="0" w:color="auto"/>
            </w:tcBorders>
          </w:tcPr>
          <w:p w14:paraId="387EAF72" w14:textId="77777777" w:rsidR="009E3F16" w:rsidRDefault="009E3F16">
            <w:pPr>
              <w:jc w:val="center"/>
              <w:rPr>
                <w:rFonts w:ascii="Arial" w:hAnsi="Arial"/>
                <w:snapToGrid w:val="0"/>
                <w:sz w:val="16"/>
              </w:rPr>
            </w:pPr>
            <w:r>
              <w:rPr>
                <w:rFonts w:ascii="Arial" w:hAnsi="Arial"/>
                <w:snapToGrid w:val="0"/>
                <w:sz w:val="16"/>
              </w:rPr>
              <w:t>Order section</w:t>
            </w:r>
          </w:p>
        </w:tc>
        <w:tc>
          <w:tcPr>
            <w:tcW w:w="2058" w:type="dxa"/>
            <w:gridSpan w:val="5"/>
            <w:tcBorders>
              <w:top w:val="single" w:sz="6" w:space="0" w:color="auto"/>
              <w:bottom w:val="single" w:sz="6" w:space="0" w:color="auto"/>
            </w:tcBorders>
          </w:tcPr>
          <w:p w14:paraId="6F1D79A2" w14:textId="77777777" w:rsidR="009E3F16" w:rsidRDefault="009E3F16">
            <w:pPr>
              <w:jc w:val="center"/>
              <w:rPr>
                <w:rFonts w:ascii="Arial" w:hAnsi="Arial"/>
                <w:snapToGrid w:val="0"/>
                <w:sz w:val="16"/>
              </w:rPr>
            </w:pPr>
            <w:r>
              <w:rPr>
                <w:rFonts w:ascii="Arial" w:hAnsi="Arial"/>
                <w:snapToGrid w:val="0"/>
                <w:sz w:val="16"/>
              </w:rPr>
              <w:t>Repeating fields</w:t>
            </w:r>
          </w:p>
        </w:tc>
        <w:tc>
          <w:tcPr>
            <w:tcW w:w="4050" w:type="dxa"/>
            <w:gridSpan w:val="9"/>
            <w:tcBorders>
              <w:top w:val="single" w:sz="6" w:space="0" w:color="auto"/>
              <w:left w:val="single" w:sz="6" w:space="0" w:color="auto"/>
              <w:bottom w:val="single" w:sz="6" w:space="0" w:color="auto"/>
            </w:tcBorders>
          </w:tcPr>
          <w:p w14:paraId="58D03828" w14:textId="77777777" w:rsidR="009E3F16" w:rsidRDefault="009E3F16">
            <w:pPr>
              <w:jc w:val="center"/>
              <w:rPr>
                <w:rFonts w:ascii="Arial" w:hAnsi="Arial"/>
                <w:snapToGrid w:val="0"/>
                <w:sz w:val="16"/>
              </w:rPr>
            </w:pPr>
            <w:r>
              <w:rPr>
                <w:rFonts w:ascii="Arial" w:hAnsi="Arial"/>
                <w:snapToGrid w:val="0"/>
                <w:sz w:val="16"/>
              </w:rPr>
              <w:t>Repeating fields</w:t>
            </w:r>
          </w:p>
        </w:tc>
      </w:tr>
      <w:tr w:rsidR="009E3F16" w14:paraId="0818D660" w14:textId="77777777">
        <w:trPr>
          <w:trHeight w:val="257"/>
        </w:trPr>
        <w:tc>
          <w:tcPr>
            <w:tcW w:w="526" w:type="dxa"/>
            <w:tcBorders>
              <w:left w:val="single" w:sz="6" w:space="0" w:color="auto"/>
              <w:bottom w:val="single" w:sz="6" w:space="0" w:color="auto"/>
              <w:right w:val="single" w:sz="6" w:space="0" w:color="auto"/>
            </w:tcBorders>
          </w:tcPr>
          <w:p w14:paraId="7BD1676B" w14:textId="77777777" w:rsidR="009E3F16" w:rsidRDefault="009E3F16">
            <w:pPr>
              <w:jc w:val="center"/>
              <w:rPr>
                <w:snapToGrid w:val="0"/>
                <w:sz w:val="16"/>
              </w:rPr>
            </w:pPr>
          </w:p>
        </w:tc>
        <w:tc>
          <w:tcPr>
            <w:tcW w:w="427" w:type="dxa"/>
            <w:gridSpan w:val="2"/>
            <w:tcBorders>
              <w:left w:val="single" w:sz="6" w:space="0" w:color="auto"/>
              <w:bottom w:val="single" w:sz="6" w:space="0" w:color="auto"/>
            </w:tcBorders>
          </w:tcPr>
          <w:p w14:paraId="2B797739" w14:textId="77777777" w:rsidR="009E3F16" w:rsidRDefault="009E3F16">
            <w:pPr>
              <w:jc w:val="center"/>
              <w:rPr>
                <w:snapToGrid w:val="0"/>
                <w:sz w:val="16"/>
              </w:rPr>
            </w:pPr>
          </w:p>
        </w:tc>
        <w:tc>
          <w:tcPr>
            <w:tcW w:w="470" w:type="dxa"/>
            <w:gridSpan w:val="2"/>
            <w:tcBorders>
              <w:left w:val="single" w:sz="6" w:space="0" w:color="auto"/>
              <w:bottom w:val="single" w:sz="6" w:space="0" w:color="auto"/>
              <w:right w:val="single" w:sz="6" w:space="0" w:color="auto"/>
            </w:tcBorders>
          </w:tcPr>
          <w:p w14:paraId="6DDF8937" w14:textId="77777777" w:rsidR="009E3F16" w:rsidRDefault="009E3F16">
            <w:pPr>
              <w:jc w:val="center"/>
              <w:rPr>
                <w:snapToGrid w:val="0"/>
                <w:sz w:val="16"/>
              </w:rPr>
            </w:pPr>
          </w:p>
        </w:tc>
        <w:tc>
          <w:tcPr>
            <w:tcW w:w="497" w:type="dxa"/>
            <w:gridSpan w:val="2"/>
            <w:tcBorders>
              <w:left w:val="single" w:sz="6" w:space="0" w:color="auto"/>
              <w:bottom w:val="single" w:sz="6" w:space="0" w:color="auto"/>
              <w:right w:val="single" w:sz="6" w:space="0" w:color="auto"/>
            </w:tcBorders>
          </w:tcPr>
          <w:p w14:paraId="339FF612" w14:textId="77777777" w:rsidR="009E3F16" w:rsidRDefault="009E3F16">
            <w:pPr>
              <w:jc w:val="center"/>
              <w:rPr>
                <w:rFonts w:ascii="Arial" w:hAnsi="Arial"/>
                <w:snapToGrid w:val="0"/>
                <w:sz w:val="16"/>
              </w:rPr>
            </w:pPr>
            <w:r>
              <w:rPr>
                <w:rFonts w:ascii="Arial" w:hAnsi="Arial"/>
                <w:snapToGrid w:val="0"/>
                <w:sz w:val="16"/>
              </w:rPr>
              <w:t>ID</w:t>
            </w:r>
          </w:p>
        </w:tc>
        <w:tc>
          <w:tcPr>
            <w:tcW w:w="622" w:type="dxa"/>
            <w:gridSpan w:val="2"/>
            <w:tcBorders>
              <w:bottom w:val="single" w:sz="6" w:space="0" w:color="auto"/>
              <w:right w:val="dotted" w:sz="6" w:space="0" w:color="auto"/>
            </w:tcBorders>
          </w:tcPr>
          <w:p w14:paraId="1AAFEA61" w14:textId="77777777" w:rsidR="009E3F16" w:rsidRDefault="009E3F16">
            <w:pPr>
              <w:jc w:val="center"/>
              <w:rPr>
                <w:rFonts w:ascii="Arial" w:hAnsi="Arial"/>
                <w:snapToGrid w:val="0"/>
                <w:sz w:val="16"/>
              </w:rPr>
            </w:pPr>
            <w:r>
              <w:rPr>
                <w:rFonts w:ascii="Arial" w:hAnsi="Arial"/>
                <w:snapToGrid w:val="0"/>
                <w:sz w:val="16"/>
              </w:rPr>
              <w:t>OrdID</w:t>
            </w:r>
          </w:p>
        </w:tc>
        <w:tc>
          <w:tcPr>
            <w:tcW w:w="580" w:type="dxa"/>
            <w:gridSpan w:val="2"/>
            <w:tcBorders>
              <w:bottom w:val="single" w:sz="6" w:space="0" w:color="auto"/>
            </w:tcBorders>
          </w:tcPr>
          <w:p w14:paraId="69BF5CE8" w14:textId="77777777" w:rsidR="009E3F16" w:rsidRDefault="009E3F16">
            <w:pPr>
              <w:jc w:val="center"/>
              <w:rPr>
                <w:rFonts w:ascii="Arial" w:hAnsi="Arial"/>
                <w:snapToGrid w:val="0"/>
                <w:sz w:val="16"/>
              </w:rPr>
            </w:pPr>
            <w:r>
              <w:rPr>
                <w:rFonts w:ascii="Arial" w:hAnsi="Arial"/>
                <w:snapToGrid w:val="0"/>
                <w:sz w:val="16"/>
              </w:rPr>
              <w:t>ClOrdID</w:t>
            </w:r>
          </w:p>
        </w:tc>
        <w:tc>
          <w:tcPr>
            <w:tcW w:w="747" w:type="dxa"/>
            <w:gridSpan w:val="2"/>
            <w:tcBorders>
              <w:top w:val="single" w:sz="6" w:space="0" w:color="auto"/>
              <w:left w:val="single" w:sz="6" w:space="0" w:color="auto"/>
              <w:bottom w:val="single" w:sz="6" w:space="0" w:color="auto"/>
            </w:tcBorders>
          </w:tcPr>
          <w:p w14:paraId="6D5C3008" w14:textId="77777777" w:rsidR="009E3F16" w:rsidRDefault="009E3F16">
            <w:pPr>
              <w:jc w:val="center"/>
              <w:rPr>
                <w:rFonts w:ascii="Arial" w:hAnsi="Arial"/>
                <w:snapToGrid w:val="0"/>
                <w:sz w:val="16"/>
              </w:rPr>
            </w:pPr>
            <w:r>
              <w:rPr>
                <w:rFonts w:ascii="Arial" w:hAnsi="Arial"/>
                <w:snapToGrid w:val="0"/>
                <w:sz w:val="16"/>
              </w:rPr>
              <w:t>ExecID</w:t>
            </w:r>
          </w:p>
        </w:tc>
        <w:tc>
          <w:tcPr>
            <w:tcW w:w="787" w:type="dxa"/>
            <w:gridSpan w:val="2"/>
            <w:tcBorders>
              <w:top w:val="single" w:sz="6" w:space="0" w:color="auto"/>
              <w:left w:val="dotted" w:sz="6" w:space="0" w:color="auto"/>
              <w:bottom w:val="single" w:sz="6" w:space="0" w:color="auto"/>
              <w:right w:val="dotted" w:sz="6" w:space="0" w:color="auto"/>
            </w:tcBorders>
          </w:tcPr>
          <w:p w14:paraId="04AB9780" w14:textId="77777777" w:rsidR="009E3F16" w:rsidRDefault="009E3F16">
            <w:pPr>
              <w:jc w:val="center"/>
              <w:rPr>
                <w:rFonts w:ascii="Arial" w:hAnsi="Arial"/>
                <w:b/>
                <w:i/>
                <w:snapToGrid w:val="0"/>
                <w:sz w:val="16"/>
              </w:rPr>
            </w:pPr>
            <w:r>
              <w:rPr>
                <w:rFonts w:ascii="Arial" w:hAnsi="Arial"/>
                <w:b/>
                <w:i/>
                <w:snapToGrid w:val="0"/>
                <w:sz w:val="16"/>
              </w:rPr>
              <w:t>LastPx</w:t>
            </w:r>
          </w:p>
        </w:tc>
        <w:tc>
          <w:tcPr>
            <w:tcW w:w="774" w:type="dxa"/>
            <w:gridSpan w:val="2"/>
            <w:tcBorders>
              <w:top w:val="single" w:sz="6" w:space="0" w:color="auto"/>
              <w:bottom w:val="single" w:sz="6" w:space="0" w:color="auto"/>
              <w:right w:val="single" w:sz="6" w:space="0" w:color="auto"/>
            </w:tcBorders>
          </w:tcPr>
          <w:p w14:paraId="45DFAEE4" w14:textId="77777777" w:rsidR="009E3F16" w:rsidRDefault="009E3F16">
            <w:pPr>
              <w:jc w:val="center"/>
              <w:rPr>
                <w:rFonts w:ascii="Arial" w:hAnsi="Arial"/>
                <w:snapToGrid w:val="0"/>
                <w:sz w:val="16"/>
              </w:rPr>
            </w:pPr>
            <w:r>
              <w:rPr>
                <w:rFonts w:ascii="Arial" w:hAnsi="Arial"/>
                <w:snapToGrid w:val="0"/>
                <w:sz w:val="16"/>
              </w:rPr>
              <w:t>LastQty</w:t>
            </w:r>
          </w:p>
        </w:tc>
        <w:tc>
          <w:tcPr>
            <w:tcW w:w="720" w:type="dxa"/>
            <w:tcBorders>
              <w:left w:val="single" w:sz="6" w:space="0" w:color="auto"/>
              <w:bottom w:val="single" w:sz="6" w:space="0" w:color="auto"/>
              <w:right w:val="dotted" w:sz="6" w:space="0" w:color="auto"/>
            </w:tcBorders>
          </w:tcPr>
          <w:p w14:paraId="31452CCE" w14:textId="77777777" w:rsidR="009E3F16" w:rsidRDefault="009E3F16">
            <w:pPr>
              <w:jc w:val="center"/>
              <w:rPr>
                <w:rFonts w:ascii="Arial" w:hAnsi="Arial"/>
                <w:b/>
                <w:i/>
                <w:snapToGrid w:val="0"/>
                <w:sz w:val="16"/>
              </w:rPr>
            </w:pPr>
            <w:r>
              <w:rPr>
                <w:rFonts w:ascii="Arial" w:hAnsi="Arial"/>
                <w:b/>
                <w:i/>
                <w:snapToGrid w:val="0"/>
                <w:sz w:val="16"/>
              </w:rPr>
              <w:t>AllocAccount</w:t>
            </w:r>
          </w:p>
        </w:tc>
        <w:tc>
          <w:tcPr>
            <w:tcW w:w="720" w:type="dxa"/>
            <w:gridSpan w:val="2"/>
            <w:tcBorders>
              <w:bottom w:val="single" w:sz="6" w:space="0" w:color="auto"/>
            </w:tcBorders>
          </w:tcPr>
          <w:p w14:paraId="45D4BBB8" w14:textId="77777777" w:rsidR="009E3F16" w:rsidRDefault="009E3F16">
            <w:pPr>
              <w:jc w:val="center"/>
              <w:rPr>
                <w:rFonts w:ascii="Arial" w:hAnsi="Arial"/>
                <w:b/>
                <w:i/>
                <w:snapToGrid w:val="0"/>
                <w:sz w:val="16"/>
              </w:rPr>
            </w:pPr>
            <w:r>
              <w:rPr>
                <w:rFonts w:ascii="Arial" w:hAnsi="Arial"/>
                <w:b/>
                <w:i/>
                <w:snapToGrid w:val="0"/>
                <w:sz w:val="16"/>
              </w:rPr>
              <w:t>AllocPrice</w:t>
            </w:r>
          </w:p>
        </w:tc>
        <w:tc>
          <w:tcPr>
            <w:tcW w:w="720" w:type="dxa"/>
            <w:gridSpan w:val="2"/>
            <w:tcBorders>
              <w:left w:val="dotted" w:sz="6" w:space="0" w:color="auto"/>
              <w:bottom w:val="single" w:sz="6" w:space="0" w:color="auto"/>
              <w:right w:val="dotted" w:sz="6" w:space="0" w:color="auto"/>
            </w:tcBorders>
          </w:tcPr>
          <w:p w14:paraId="0D32565E" w14:textId="77777777" w:rsidR="009E3F16" w:rsidRDefault="009E3F16">
            <w:pPr>
              <w:jc w:val="center"/>
              <w:rPr>
                <w:rFonts w:ascii="Arial" w:hAnsi="Arial"/>
                <w:snapToGrid w:val="0"/>
                <w:sz w:val="16"/>
              </w:rPr>
            </w:pPr>
            <w:r>
              <w:rPr>
                <w:rFonts w:ascii="Arial" w:hAnsi="Arial"/>
                <w:snapToGrid w:val="0"/>
                <w:sz w:val="16"/>
              </w:rPr>
              <w:t>AllocQty</w:t>
            </w:r>
          </w:p>
        </w:tc>
        <w:tc>
          <w:tcPr>
            <w:tcW w:w="630" w:type="dxa"/>
            <w:tcBorders>
              <w:top w:val="single" w:sz="6" w:space="0" w:color="auto"/>
              <w:left w:val="dotted" w:sz="6" w:space="0" w:color="auto"/>
              <w:bottom w:val="single" w:sz="6" w:space="0" w:color="auto"/>
              <w:right w:val="dotted" w:sz="6" w:space="0" w:color="auto"/>
            </w:tcBorders>
          </w:tcPr>
          <w:p w14:paraId="5F28036D" w14:textId="77777777" w:rsidR="009E3F16" w:rsidRDefault="009E3F16">
            <w:pPr>
              <w:jc w:val="center"/>
              <w:rPr>
                <w:rFonts w:ascii="Arial" w:hAnsi="Arial"/>
                <w:snapToGrid w:val="0"/>
                <w:sz w:val="16"/>
              </w:rPr>
            </w:pPr>
            <w:r>
              <w:rPr>
                <w:rFonts w:ascii="Arial" w:hAnsi="Arial"/>
                <w:snapToGrid w:val="0"/>
                <w:sz w:val="16"/>
              </w:rPr>
              <w:t>Commission</w:t>
            </w:r>
          </w:p>
        </w:tc>
        <w:tc>
          <w:tcPr>
            <w:tcW w:w="1260" w:type="dxa"/>
            <w:gridSpan w:val="3"/>
            <w:tcBorders>
              <w:top w:val="single" w:sz="6" w:space="0" w:color="auto"/>
              <w:left w:val="dotted" w:sz="6" w:space="0" w:color="auto"/>
              <w:bottom w:val="single" w:sz="6" w:space="0" w:color="auto"/>
              <w:right w:val="single" w:sz="6" w:space="0" w:color="auto"/>
            </w:tcBorders>
          </w:tcPr>
          <w:p w14:paraId="1D185E0B" w14:textId="77777777" w:rsidR="009E3F16" w:rsidRDefault="009E3F16">
            <w:pPr>
              <w:jc w:val="center"/>
              <w:rPr>
                <w:snapToGrid w:val="0"/>
                <w:sz w:val="16"/>
              </w:rPr>
            </w:pPr>
            <w:r>
              <w:rPr>
                <w:rFonts w:ascii="Arial" w:hAnsi="Arial"/>
                <w:snapToGrid w:val="0"/>
                <w:sz w:val="16"/>
              </w:rPr>
              <w:t>Repeating fields</w:t>
            </w:r>
          </w:p>
          <w:p w14:paraId="4ADC7F9F" w14:textId="77777777" w:rsidR="009E3F16" w:rsidRDefault="009E3F16">
            <w:pPr>
              <w:jc w:val="center"/>
              <w:rPr>
                <w:snapToGrid w:val="0"/>
                <w:sz w:val="16"/>
              </w:rPr>
            </w:pPr>
            <w:r>
              <w:rPr>
                <w:rFonts w:ascii="Arial" w:hAnsi="Arial"/>
                <w:snapToGrid w:val="0"/>
                <w:sz w:val="16"/>
              </w:rPr>
              <w:t>(NoMiscFees=1)</w:t>
            </w:r>
          </w:p>
        </w:tc>
      </w:tr>
      <w:tr w:rsidR="009E3F16" w14:paraId="52856CF6" w14:textId="77777777">
        <w:trPr>
          <w:cantSplit/>
          <w:trHeight w:val="183"/>
        </w:trPr>
        <w:tc>
          <w:tcPr>
            <w:tcW w:w="526" w:type="dxa"/>
            <w:tcBorders>
              <w:left w:val="single" w:sz="6" w:space="0" w:color="auto"/>
              <w:bottom w:val="single" w:sz="6" w:space="0" w:color="auto"/>
            </w:tcBorders>
          </w:tcPr>
          <w:p w14:paraId="3BE4CBA9" w14:textId="77777777" w:rsidR="009E3F16" w:rsidRDefault="009E3F16">
            <w:pPr>
              <w:jc w:val="right"/>
              <w:rPr>
                <w:rFonts w:ascii="Arial" w:hAnsi="Arial"/>
                <w:snapToGrid w:val="0"/>
                <w:sz w:val="16"/>
              </w:rPr>
            </w:pPr>
            <w:r>
              <w:rPr>
                <w:rFonts w:ascii="Arial" w:hAnsi="Arial"/>
                <w:snapToGrid w:val="0"/>
                <w:sz w:val="16"/>
              </w:rPr>
              <w:t>1234</w:t>
            </w:r>
          </w:p>
        </w:tc>
        <w:tc>
          <w:tcPr>
            <w:tcW w:w="427" w:type="dxa"/>
            <w:gridSpan w:val="2"/>
            <w:tcBorders>
              <w:left w:val="single" w:sz="6" w:space="0" w:color="auto"/>
              <w:bottom w:val="single" w:sz="6" w:space="0" w:color="auto"/>
              <w:right w:val="single" w:sz="6" w:space="0" w:color="auto"/>
            </w:tcBorders>
          </w:tcPr>
          <w:p w14:paraId="5365E15E" w14:textId="77777777" w:rsidR="009E3F16" w:rsidRDefault="009E3F16">
            <w:pPr>
              <w:jc w:val="center"/>
              <w:rPr>
                <w:rFonts w:ascii="Arial" w:hAnsi="Arial"/>
                <w:snapToGrid w:val="0"/>
                <w:sz w:val="16"/>
              </w:rPr>
            </w:pPr>
            <w:r>
              <w:rPr>
                <w:rFonts w:ascii="Arial" w:hAnsi="Arial"/>
                <w:snapToGrid w:val="0"/>
                <w:sz w:val="16"/>
              </w:rPr>
              <w:t>Buy</w:t>
            </w:r>
          </w:p>
        </w:tc>
        <w:tc>
          <w:tcPr>
            <w:tcW w:w="470" w:type="dxa"/>
            <w:gridSpan w:val="2"/>
            <w:tcBorders>
              <w:top w:val="single" w:sz="6" w:space="0" w:color="auto"/>
              <w:left w:val="single" w:sz="6" w:space="0" w:color="auto"/>
              <w:bottom w:val="single" w:sz="6" w:space="0" w:color="auto"/>
              <w:right w:val="single" w:sz="6" w:space="0" w:color="auto"/>
            </w:tcBorders>
          </w:tcPr>
          <w:p w14:paraId="0683BE3A" w14:textId="77777777" w:rsidR="009E3F16" w:rsidRDefault="009E3F16">
            <w:pPr>
              <w:jc w:val="center"/>
              <w:rPr>
                <w:rFonts w:ascii="Arial" w:hAnsi="Arial"/>
                <w:snapToGrid w:val="0"/>
                <w:sz w:val="16"/>
              </w:rPr>
            </w:pPr>
            <w:r>
              <w:rPr>
                <w:rFonts w:ascii="Arial" w:hAnsi="Arial"/>
                <w:snapToGrid w:val="0"/>
                <w:sz w:val="16"/>
              </w:rPr>
              <w:t>T</w:t>
            </w:r>
          </w:p>
        </w:tc>
        <w:tc>
          <w:tcPr>
            <w:tcW w:w="497" w:type="dxa"/>
            <w:gridSpan w:val="2"/>
            <w:tcBorders>
              <w:left w:val="single" w:sz="6" w:space="0" w:color="auto"/>
              <w:bottom w:val="single" w:sz="6" w:space="0" w:color="auto"/>
              <w:right w:val="dotted" w:sz="6" w:space="0" w:color="auto"/>
            </w:tcBorders>
          </w:tcPr>
          <w:p w14:paraId="072559D7" w14:textId="77777777" w:rsidR="009E3F16" w:rsidRDefault="009E3F16">
            <w:pPr>
              <w:jc w:val="center"/>
              <w:rPr>
                <w:rFonts w:ascii="Arial" w:hAnsi="Arial"/>
                <w:snapToGrid w:val="0"/>
                <w:sz w:val="16"/>
              </w:rPr>
            </w:pPr>
            <w:r>
              <w:rPr>
                <w:rFonts w:ascii="Arial" w:hAnsi="Arial"/>
                <w:snapToGrid w:val="0"/>
                <w:sz w:val="16"/>
              </w:rPr>
              <w:t>999</w:t>
            </w:r>
          </w:p>
        </w:tc>
        <w:tc>
          <w:tcPr>
            <w:tcW w:w="622" w:type="dxa"/>
            <w:gridSpan w:val="2"/>
            <w:tcBorders>
              <w:bottom w:val="single" w:sz="6" w:space="0" w:color="auto"/>
              <w:right w:val="dotted" w:sz="6" w:space="0" w:color="auto"/>
            </w:tcBorders>
          </w:tcPr>
          <w:p w14:paraId="3EF44B5F" w14:textId="77777777" w:rsidR="009E3F16" w:rsidRDefault="009E3F16">
            <w:pPr>
              <w:jc w:val="right"/>
              <w:rPr>
                <w:rFonts w:ascii="Arial" w:hAnsi="Arial"/>
                <w:snapToGrid w:val="0"/>
                <w:sz w:val="16"/>
              </w:rPr>
            </w:pPr>
            <w:r>
              <w:rPr>
                <w:rFonts w:ascii="Arial" w:hAnsi="Arial"/>
                <w:snapToGrid w:val="0"/>
                <w:sz w:val="16"/>
              </w:rPr>
              <w:t>520</w:t>
            </w:r>
          </w:p>
        </w:tc>
        <w:tc>
          <w:tcPr>
            <w:tcW w:w="580" w:type="dxa"/>
            <w:gridSpan w:val="2"/>
            <w:tcBorders>
              <w:bottom w:val="single" w:sz="6" w:space="0" w:color="auto"/>
            </w:tcBorders>
          </w:tcPr>
          <w:p w14:paraId="3CFC532E" w14:textId="77777777" w:rsidR="009E3F16" w:rsidRDefault="009E3F16">
            <w:pPr>
              <w:jc w:val="right"/>
              <w:rPr>
                <w:rFonts w:ascii="Arial" w:hAnsi="Arial"/>
                <w:snapToGrid w:val="0"/>
                <w:sz w:val="16"/>
              </w:rPr>
            </w:pPr>
            <w:r>
              <w:rPr>
                <w:rFonts w:ascii="Arial" w:hAnsi="Arial"/>
                <w:snapToGrid w:val="0"/>
                <w:sz w:val="16"/>
              </w:rPr>
              <w:t>20</w:t>
            </w:r>
          </w:p>
        </w:tc>
        <w:tc>
          <w:tcPr>
            <w:tcW w:w="747" w:type="dxa"/>
            <w:gridSpan w:val="2"/>
            <w:tcBorders>
              <w:top w:val="single" w:sz="6" w:space="0" w:color="auto"/>
              <w:left w:val="single" w:sz="6" w:space="0" w:color="auto"/>
              <w:bottom w:val="dotted" w:sz="6" w:space="0" w:color="auto"/>
            </w:tcBorders>
          </w:tcPr>
          <w:p w14:paraId="370FD31E" w14:textId="77777777" w:rsidR="009E3F16" w:rsidRDefault="009E3F16">
            <w:pPr>
              <w:jc w:val="right"/>
              <w:rPr>
                <w:rFonts w:ascii="Arial" w:hAnsi="Arial"/>
                <w:snapToGrid w:val="0"/>
                <w:sz w:val="16"/>
              </w:rPr>
            </w:pPr>
            <w:r>
              <w:rPr>
                <w:rFonts w:ascii="Arial" w:hAnsi="Arial"/>
                <w:snapToGrid w:val="0"/>
                <w:sz w:val="16"/>
              </w:rPr>
              <w:t>300</w:t>
            </w:r>
          </w:p>
        </w:tc>
        <w:tc>
          <w:tcPr>
            <w:tcW w:w="787" w:type="dxa"/>
            <w:gridSpan w:val="2"/>
            <w:tcBorders>
              <w:top w:val="single" w:sz="6" w:space="0" w:color="auto"/>
              <w:left w:val="dotted" w:sz="6" w:space="0" w:color="auto"/>
              <w:bottom w:val="dotted" w:sz="6" w:space="0" w:color="auto"/>
              <w:right w:val="dotted" w:sz="6" w:space="0" w:color="auto"/>
            </w:tcBorders>
          </w:tcPr>
          <w:p w14:paraId="752303B5" w14:textId="77777777" w:rsidR="009E3F16" w:rsidRDefault="009E3F16">
            <w:pPr>
              <w:jc w:val="right"/>
              <w:rPr>
                <w:rFonts w:ascii="Arial" w:hAnsi="Arial"/>
                <w:b/>
                <w:i/>
                <w:snapToGrid w:val="0"/>
                <w:sz w:val="16"/>
              </w:rPr>
            </w:pPr>
            <w:r>
              <w:rPr>
                <w:rFonts w:ascii="Arial" w:hAnsi="Arial"/>
                <w:b/>
                <w:i/>
                <w:snapToGrid w:val="0"/>
                <w:sz w:val="16"/>
              </w:rPr>
              <w:t>1300</w:t>
            </w:r>
          </w:p>
        </w:tc>
        <w:tc>
          <w:tcPr>
            <w:tcW w:w="774" w:type="dxa"/>
            <w:gridSpan w:val="2"/>
            <w:tcBorders>
              <w:top w:val="single" w:sz="6" w:space="0" w:color="auto"/>
              <w:bottom w:val="dotted" w:sz="6" w:space="0" w:color="auto"/>
              <w:right w:val="single" w:sz="6" w:space="0" w:color="auto"/>
            </w:tcBorders>
          </w:tcPr>
          <w:p w14:paraId="5B52207A" w14:textId="77777777" w:rsidR="009E3F16" w:rsidRDefault="009E3F16">
            <w:pPr>
              <w:jc w:val="right"/>
              <w:rPr>
                <w:rFonts w:ascii="Arial" w:hAnsi="Arial"/>
                <w:snapToGrid w:val="0"/>
                <w:sz w:val="16"/>
              </w:rPr>
            </w:pPr>
            <w:r>
              <w:rPr>
                <w:rFonts w:ascii="Arial" w:hAnsi="Arial"/>
                <w:snapToGrid w:val="0"/>
                <w:sz w:val="16"/>
              </w:rPr>
              <w:t>3000</w:t>
            </w:r>
          </w:p>
        </w:tc>
        <w:tc>
          <w:tcPr>
            <w:tcW w:w="2790" w:type="dxa"/>
            <w:gridSpan w:val="6"/>
            <w:tcBorders>
              <w:top w:val="single" w:sz="6" w:space="0" w:color="auto"/>
              <w:left w:val="single" w:sz="6" w:space="0" w:color="auto"/>
              <w:bottom w:val="dotted" w:sz="6" w:space="0" w:color="auto"/>
              <w:right w:val="dotted" w:sz="6" w:space="0" w:color="auto"/>
            </w:tcBorders>
          </w:tcPr>
          <w:p w14:paraId="78B4CD8C" w14:textId="77777777" w:rsidR="009E3F16" w:rsidRDefault="009E3F16">
            <w:pPr>
              <w:rPr>
                <w:snapToGrid w:val="0"/>
                <w:sz w:val="16"/>
              </w:rPr>
            </w:pPr>
          </w:p>
        </w:tc>
        <w:tc>
          <w:tcPr>
            <w:tcW w:w="630" w:type="dxa"/>
            <w:gridSpan w:val="2"/>
            <w:tcBorders>
              <w:top w:val="single" w:sz="6" w:space="0" w:color="auto"/>
              <w:left w:val="dotted" w:sz="6" w:space="0" w:color="auto"/>
            </w:tcBorders>
          </w:tcPr>
          <w:p w14:paraId="4B3E5CE9" w14:textId="77777777" w:rsidR="009E3F16" w:rsidRDefault="009E3F16">
            <w:pPr>
              <w:jc w:val="right"/>
              <w:rPr>
                <w:snapToGrid w:val="0"/>
                <w:sz w:val="16"/>
              </w:rPr>
            </w:pPr>
            <w:r>
              <w:rPr>
                <w:rFonts w:ascii="Arial" w:hAnsi="Arial"/>
                <w:snapToGrid w:val="0"/>
                <w:sz w:val="16"/>
              </w:rPr>
              <w:t>MiscFeeType</w:t>
            </w:r>
          </w:p>
        </w:tc>
        <w:tc>
          <w:tcPr>
            <w:tcW w:w="630" w:type="dxa"/>
            <w:tcBorders>
              <w:top w:val="single" w:sz="6" w:space="0" w:color="auto"/>
              <w:left w:val="dotted" w:sz="6" w:space="0" w:color="auto"/>
              <w:bottom w:val="dotted" w:sz="6" w:space="0" w:color="auto"/>
              <w:right w:val="single" w:sz="6" w:space="0" w:color="auto"/>
            </w:tcBorders>
          </w:tcPr>
          <w:p w14:paraId="327F2399" w14:textId="77777777" w:rsidR="009E3F16" w:rsidRDefault="009E3F16">
            <w:pPr>
              <w:jc w:val="right"/>
              <w:rPr>
                <w:snapToGrid w:val="0"/>
                <w:sz w:val="16"/>
              </w:rPr>
            </w:pPr>
            <w:r>
              <w:rPr>
                <w:rFonts w:ascii="Arial" w:hAnsi="Arial"/>
                <w:snapToGrid w:val="0"/>
                <w:sz w:val="16"/>
              </w:rPr>
              <w:t>MiscFeeAmt</w:t>
            </w:r>
          </w:p>
        </w:tc>
      </w:tr>
      <w:tr w:rsidR="009E3F16" w14:paraId="1EB68E28" w14:textId="77777777">
        <w:trPr>
          <w:cantSplit/>
          <w:trHeight w:val="257"/>
        </w:trPr>
        <w:tc>
          <w:tcPr>
            <w:tcW w:w="526" w:type="dxa"/>
          </w:tcPr>
          <w:p w14:paraId="63B2050A" w14:textId="77777777" w:rsidR="009E3F16" w:rsidRDefault="009E3F16">
            <w:pPr>
              <w:jc w:val="right"/>
              <w:rPr>
                <w:snapToGrid w:val="0"/>
                <w:sz w:val="16"/>
              </w:rPr>
            </w:pPr>
          </w:p>
        </w:tc>
        <w:tc>
          <w:tcPr>
            <w:tcW w:w="427" w:type="dxa"/>
            <w:gridSpan w:val="2"/>
          </w:tcPr>
          <w:p w14:paraId="3F782B26" w14:textId="77777777" w:rsidR="009E3F16" w:rsidRDefault="009E3F16">
            <w:pPr>
              <w:jc w:val="right"/>
              <w:rPr>
                <w:snapToGrid w:val="0"/>
                <w:sz w:val="16"/>
              </w:rPr>
            </w:pPr>
          </w:p>
        </w:tc>
        <w:tc>
          <w:tcPr>
            <w:tcW w:w="470" w:type="dxa"/>
            <w:gridSpan w:val="2"/>
          </w:tcPr>
          <w:p w14:paraId="001C1478" w14:textId="77777777" w:rsidR="009E3F16" w:rsidRDefault="009E3F16">
            <w:pPr>
              <w:jc w:val="right"/>
              <w:rPr>
                <w:snapToGrid w:val="0"/>
                <w:sz w:val="16"/>
              </w:rPr>
            </w:pPr>
          </w:p>
        </w:tc>
        <w:tc>
          <w:tcPr>
            <w:tcW w:w="497" w:type="dxa"/>
            <w:gridSpan w:val="2"/>
          </w:tcPr>
          <w:p w14:paraId="5049F3E5" w14:textId="77777777" w:rsidR="009E3F16" w:rsidRDefault="009E3F16">
            <w:pPr>
              <w:jc w:val="right"/>
              <w:rPr>
                <w:snapToGrid w:val="0"/>
                <w:sz w:val="16"/>
              </w:rPr>
            </w:pPr>
          </w:p>
        </w:tc>
        <w:tc>
          <w:tcPr>
            <w:tcW w:w="622" w:type="dxa"/>
            <w:gridSpan w:val="2"/>
          </w:tcPr>
          <w:p w14:paraId="401E69CA" w14:textId="77777777" w:rsidR="009E3F16" w:rsidRDefault="009E3F16">
            <w:pPr>
              <w:jc w:val="right"/>
              <w:rPr>
                <w:snapToGrid w:val="0"/>
                <w:sz w:val="16"/>
              </w:rPr>
            </w:pPr>
          </w:p>
        </w:tc>
        <w:tc>
          <w:tcPr>
            <w:tcW w:w="580" w:type="dxa"/>
            <w:gridSpan w:val="2"/>
          </w:tcPr>
          <w:p w14:paraId="69CD4B30" w14:textId="77777777" w:rsidR="009E3F16" w:rsidRDefault="009E3F16">
            <w:pPr>
              <w:jc w:val="right"/>
              <w:rPr>
                <w:snapToGrid w:val="0"/>
                <w:sz w:val="16"/>
              </w:rPr>
            </w:pPr>
          </w:p>
        </w:tc>
        <w:tc>
          <w:tcPr>
            <w:tcW w:w="747" w:type="dxa"/>
            <w:gridSpan w:val="2"/>
            <w:tcBorders>
              <w:top w:val="dotted" w:sz="6" w:space="0" w:color="auto"/>
              <w:left w:val="single" w:sz="6" w:space="0" w:color="auto"/>
              <w:bottom w:val="dotted" w:sz="6" w:space="0" w:color="auto"/>
            </w:tcBorders>
          </w:tcPr>
          <w:p w14:paraId="03CA645B" w14:textId="77777777" w:rsidR="009E3F16" w:rsidRDefault="009E3F16">
            <w:pPr>
              <w:jc w:val="right"/>
              <w:rPr>
                <w:rFonts w:ascii="Arial" w:hAnsi="Arial"/>
                <w:snapToGrid w:val="0"/>
                <w:sz w:val="16"/>
              </w:rPr>
            </w:pPr>
            <w:r>
              <w:rPr>
                <w:rFonts w:ascii="Arial" w:hAnsi="Arial"/>
                <w:snapToGrid w:val="0"/>
                <w:sz w:val="16"/>
              </w:rPr>
              <w:t>301</w:t>
            </w:r>
          </w:p>
        </w:tc>
        <w:tc>
          <w:tcPr>
            <w:tcW w:w="787" w:type="dxa"/>
            <w:gridSpan w:val="2"/>
            <w:tcBorders>
              <w:top w:val="dotted" w:sz="6" w:space="0" w:color="auto"/>
              <w:left w:val="dotted" w:sz="6" w:space="0" w:color="auto"/>
              <w:bottom w:val="dotted" w:sz="6" w:space="0" w:color="auto"/>
              <w:right w:val="dotted" w:sz="6" w:space="0" w:color="auto"/>
            </w:tcBorders>
          </w:tcPr>
          <w:p w14:paraId="0678AA77" w14:textId="77777777" w:rsidR="009E3F16" w:rsidRDefault="009E3F16">
            <w:pPr>
              <w:jc w:val="right"/>
              <w:rPr>
                <w:rFonts w:ascii="Arial" w:hAnsi="Arial"/>
                <w:b/>
                <w:i/>
                <w:snapToGrid w:val="0"/>
                <w:sz w:val="16"/>
              </w:rPr>
            </w:pPr>
            <w:r>
              <w:rPr>
                <w:rFonts w:ascii="Arial" w:hAnsi="Arial"/>
                <w:b/>
                <w:i/>
                <w:snapToGrid w:val="0"/>
                <w:sz w:val="16"/>
              </w:rPr>
              <w:t>1313</w:t>
            </w:r>
          </w:p>
        </w:tc>
        <w:tc>
          <w:tcPr>
            <w:tcW w:w="774" w:type="dxa"/>
            <w:gridSpan w:val="2"/>
            <w:tcBorders>
              <w:top w:val="dotted" w:sz="6" w:space="0" w:color="auto"/>
              <w:bottom w:val="dotted" w:sz="6" w:space="0" w:color="auto"/>
              <w:right w:val="single" w:sz="6" w:space="0" w:color="auto"/>
            </w:tcBorders>
          </w:tcPr>
          <w:p w14:paraId="5E303B92" w14:textId="77777777" w:rsidR="009E3F16" w:rsidRDefault="009E3F16">
            <w:pPr>
              <w:jc w:val="right"/>
              <w:rPr>
                <w:rFonts w:ascii="Arial" w:hAnsi="Arial"/>
                <w:snapToGrid w:val="0"/>
                <w:sz w:val="16"/>
              </w:rPr>
            </w:pPr>
            <w:r>
              <w:rPr>
                <w:rFonts w:ascii="Arial" w:hAnsi="Arial"/>
                <w:snapToGrid w:val="0"/>
                <w:sz w:val="16"/>
              </w:rPr>
              <w:t>1000</w:t>
            </w:r>
          </w:p>
        </w:tc>
        <w:tc>
          <w:tcPr>
            <w:tcW w:w="720" w:type="dxa"/>
            <w:tcBorders>
              <w:top w:val="single" w:sz="6" w:space="0" w:color="auto"/>
              <w:left w:val="single" w:sz="6" w:space="0" w:color="auto"/>
              <w:bottom w:val="dotted" w:sz="6" w:space="0" w:color="auto"/>
              <w:right w:val="dotted" w:sz="6" w:space="0" w:color="auto"/>
            </w:tcBorders>
          </w:tcPr>
          <w:p w14:paraId="7B6A2D8C" w14:textId="77777777" w:rsidR="009E3F16" w:rsidRDefault="009E3F16">
            <w:pPr>
              <w:jc w:val="center"/>
              <w:rPr>
                <w:b/>
                <w:i/>
                <w:snapToGrid w:val="0"/>
                <w:sz w:val="16"/>
              </w:rPr>
            </w:pPr>
            <w:r>
              <w:rPr>
                <w:rFonts w:ascii="Arial" w:hAnsi="Arial"/>
                <w:b/>
                <w:i/>
                <w:snapToGrid w:val="0"/>
                <w:sz w:val="16"/>
              </w:rPr>
              <w:t>F1</w:t>
            </w:r>
          </w:p>
        </w:tc>
        <w:tc>
          <w:tcPr>
            <w:tcW w:w="720" w:type="dxa"/>
            <w:gridSpan w:val="2"/>
            <w:tcBorders>
              <w:top w:val="single" w:sz="6" w:space="0" w:color="auto"/>
              <w:bottom w:val="dotted" w:sz="6" w:space="0" w:color="auto"/>
              <w:right w:val="dotted" w:sz="6" w:space="0" w:color="auto"/>
            </w:tcBorders>
          </w:tcPr>
          <w:p w14:paraId="33624813" w14:textId="77777777" w:rsidR="009E3F16" w:rsidRDefault="009E3F16">
            <w:pPr>
              <w:jc w:val="right"/>
              <w:rPr>
                <w:b/>
                <w:i/>
                <w:snapToGrid w:val="0"/>
                <w:sz w:val="16"/>
              </w:rPr>
            </w:pPr>
            <w:r>
              <w:rPr>
                <w:rFonts w:ascii="Arial" w:hAnsi="Arial"/>
                <w:b/>
                <w:i/>
                <w:snapToGrid w:val="0"/>
                <w:sz w:val="16"/>
              </w:rPr>
              <w:t>1300</w:t>
            </w:r>
          </w:p>
        </w:tc>
        <w:tc>
          <w:tcPr>
            <w:tcW w:w="720" w:type="dxa"/>
            <w:gridSpan w:val="2"/>
            <w:tcBorders>
              <w:top w:val="single" w:sz="6" w:space="0" w:color="auto"/>
              <w:left w:val="dotted" w:sz="6" w:space="0" w:color="auto"/>
              <w:bottom w:val="dotted" w:sz="6" w:space="0" w:color="auto"/>
              <w:right w:val="dotted" w:sz="6" w:space="0" w:color="auto"/>
            </w:tcBorders>
          </w:tcPr>
          <w:p w14:paraId="5C73D040" w14:textId="77777777" w:rsidR="009E3F16" w:rsidRDefault="009E3F16">
            <w:pPr>
              <w:jc w:val="right"/>
              <w:rPr>
                <w:snapToGrid w:val="0"/>
                <w:sz w:val="16"/>
              </w:rPr>
            </w:pPr>
            <w:r>
              <w:rPr>
                <w:rFonts w:ascii="Arial" w:hAnsi="Arial"/>
                <w:snapToGrid w:val="0"/>
                <w:sz w:val="16"/>
              </w:rPr>
              <w:t>6000</w:t>
            </w:r>
          </w:p>
        </w:tc>
        <w:tc>
          <w:tcPr>
            <w:tcW w:w="630" w:type="dxa"/>
            <w:tcBorders>
              <w:top w:val="single" w:sz="6" w:space="0" w:color="auto"/>
              <w:left w:val="dotted" w:sz="6" w:space="0" w:color="auto"/>
              <w:bottom w:val="dotted" w:sz="6" w:space="0" w:color="auto"/>
              <w:right w:val="dotted" w:sz="6" w:space="0" w:color="auto"/>
            </w:tcBorders>
          </w:tcPr>
          <w:p w14:paraId="62090ECD" w14:textId="77777777" w:rsidR="009E3F16" w:rsidRDefault="009E3F16">
            <w:pPr>
              <w:jc w:val="right"/>
              <w:rPr>
                <w:snapToGrid w:val="0"/>
                <w:sz w:val="16"/>
              </w:rPr>
            </w:pPr>
            <w:r>
              <w:rPr>
                <w:rFonts w:ascii="Arial" w:hAnsi="Arial"/>
                <w:snapToGrid w:val="0"/>
                <w:sz w:val="16"/>
              </w:rPr>
              <w:t>61441</w:t>
            </w:r>
          </w:p>
        </w:tc>
        <w:tc>
          <w:tcPr>
            <w:tcW w:w="630" w:type="dxa"/>
            <w:gridSpan w:val="2"/>
            <w:tcBorders>
              <w:top w:val="single" w:sz="6" w:space="0" w:color="auto"/>
              <w:left w:val="dotted" w:sz="6" w:space="0" w:color="auto"/>
              <w:bottom w:val="dotted" w:sz="6" w:space="0" w:color="auto"/>
              <w:right w:val="dotted" w:sz="6" w:space="0" w:color="auto"/>
            </w:tcBorders>
          </w:tcPr>
          <w:p w14:paraId="1089A95D" w14:textId="77777777" w:rsidR="009E3F16" w:rsidRDefault="009E3F16">
            <w:pPr>
              <w:jc w:val="right"/>
              <w:rPr>
                <w:snapToGrid w:val="0"/>
                <w:sz w:val="16"/>
              </w:rPr>
            </w:pPr>
            <w:r>
              <w:rPr>
                <w:rFonts w:ascii="Arial" w:hAnsi="Arial"/>
                <w:snapToGrid w:val="0"/>
                <w:sz w:val="16"/>
              </w:rPr>
              <w:t>9</w:t>
            </w:r>
          </w:p>
        </w:tc>
        <w:tc>
          <w:tcPr>
            <w:tcW w:w="630" w:type="dxa"/>
            <w:tcBorders>
              <w:top w:val="single" w:sz="6" w:space="0" w:color="auto"/>
              <w:bottom w:val="dotted" w:sz="6" w:space="0" w:color="auto"/>
              <w:right w:val="single" w:sz="6" w:space="0" w:color="auto"/>
            </w:tcBorders>
          </w:tcPr>
          <w:p w14:paraId="0C3314ED" w14:textId="77777777" w:rsidR="009E3F16" w:rsidRDefault="009E3F16">
            <w:pPr>
              <w:jc w:val="right"/>
              <w:rPr>
                <w:snapToGrid w:val="0"/>
                <w:sz w:val="16"/>
              </w:rPr>
            </w:pPr>
            <w:r>
              <w:rPr>
                <w:rFonts w:ascii="Arial" w:hAnsi="Arial"/>
                <w:snapToGrid w:val="0"/>
                <w:sz w:val="16"/>
              </w:rPr>
              <w:t>3072</w:t>
            </w:r>
          </w:p>
        </w:tc>
      </w:tr>
      <w:tr w:rsidR="009E3F16" w14:paraId="329120EE" w14:textId="77777777">
        <w:trPr>
          <w:cantSplit/>
          <w:trHeight w:val="257"/>
        </w:trPr>
        <w:tc>
          <w:tcPr>
            <w:tcW w:w="526" w:type="dxa"/>
          </w:tcPr>
          <w:p w14:paraId="5C786800" w14:textId="77777777" w:rsidR="009E3F16" w:rsidRDefault="009E3F16">
            <w:pPr>
              <w:jc w:val="right"/>
              <w:rPr>
                <w:snapToGrid w:val="0"/>
                <w:sz w:val="16"/>
              </w:rPr>
            </w:pPr>
          </w:p>
        </w:tc>
        <w:tc>
          <w:tcPr>
            <w:tcW w:w="427" w:type="dxa"/>
            <w:gridSpan w:val="2"/>
          </w:tcPr>
          <w:p w14:paraId="123AAF2E" w14:textId="77777777" w:rsidR="009E3F16" w:rsidRDefault="009E3F16">
            <w:pPr>
              <w:jc w:val="right"/>
              <w:rPr>
                <w:snapToGrid w:val="0"/>
                <w:sz w:val="16"/>
              </w:rPr>
            </w:pPr>
          </w:p>
        </w:tc>
        <w:tc>
          <w:tcPr>
            <w:tcW w:w="470" w:type="dxa"/>
            <w:gridSpan w:val="2"/>
          </w:tcPr>
          <w:p w14:paraId="705F2FC1" w14:textId="77777777" w:rsidR="009E3F16" w:rsidRDefault="009E3F16">
            <w:pPr>
              <w:jc w:val="right"/>
              <w:rPr>
                <w:snapToGrid w:val="0"/>
                <w:sz w:val="16"/>
              </w:rPr>
            </w:pPr>
          </w:p>
        </w:tc>
        <w:tc>
          <w:tcPr>
            <w:tcW w:w="497" w:type="dxa"/>
            <w:gridSpan w:val="2"/>
          </w:tcPr>
          <w:p w14:paraId="0EB7FA39" w14:textId="77777777" w:rsidR="009E3F16" w:rsidRDefault="009E3F16">
            <w:pPr>
              <w:jc w:val="right"/>
              <w:rPr>
                <w:snapToGrid w:val="0"/>
                <w:sz w:val="16"/>
              </w:rPr>
            </w:pPr>
          </w:p>
        </w:tc>
        <w:tc>
          <w:tcPr>
            <w:tcW w:w="622" w:type="dxa"/>
            <w:gridSpan w:val="2"/>
          </w:tcPr>
          <w:p w14:paraId="430720F8" w14:textId="77777777" w:rsidR="009E3F16" w:rsidRDefault="009E3F16">
            <w:pPr>
              <w:jc w:val="right"/>
              <w:rPr>
                <w:snapToGrid w:val="0"/>
                <w:sz w:val="16"/>
              </w:rPr>
            </w:pPr>
          </w:p>
        </w:tc>
        <w:tc>
          <w:tcPr>
            <w:tcW w:w="580" w:type="dxa"/>
            <w:gridSpan w:val="2"/>
          </w:tcPr>
          <w:p w14:paraId="03888FC8" w14:textId="77777777" w:rsidR="009E3F16" w:rsidRDefault="009E3F16">
            <w:pPr>
              <w:jc w:val="right"/>
              <w:rPr>
                <w:snapToGrid w:val="0"/>
                <w:sz w:val="16"/>
              </w:rPr>
            </w:pPr>
          </w:p>
        </w:tc>
        <w:tc>
          <w:tcPr>
            <w:tcW w:w="747" w:type="dxa"/>
            <w:gridSpan w:val="2"/>
            <w:tcBorders>
              <w:top w:val="dotted" w:sz="6" w:space="0" w:color="auto"/>
              <w:left w:val="single" w:sz="6" w:space="0" w:color="auto"/>
              <w:bottom w:val="dotted" w:sz="6" w:space="0" w:color="auto"/>
            </w:tcBorders>
          </w:tcPr>
          <w:p w14:paraId="29009C49" w14:textId="77777777" w:rsidR="009E3F16" w:rsidRDefault="009E3F16">
            <w:pPr>
              <w:jc w:val="right"/>
              <w:rPr>
                <w:rFonts w:ascii="Arial" w:hAnsi="Arial"/>
                <w:snapToGrid w:val="0"/>
                <w:sz w:val="16"/>
              </w:rPr>
            </w:pPr>
            <w:r>
              <w:rPr>
                <w:rFonts w:ascii="Arial" w:hAnsi="Arial"/>
                <w:snapToGrid w:val="0"/>
                <w:sz w:val="16"/>
              </w:rPr>
              <w:t>302</w:t>
            </w:r>
          </w:p>
        </w:tc>
        <w:tc>
          <w:tcPr>
            <w:tcW w:w="787" w:type="dxa"/>
            <w:gridSpan w:val="2"/>
            <w:tcBorders>
              <w:top w:val="dotted" w:sz="6" w:space="0" w:color="auto"/>
              <w:left w:val="dotted" w:sz="6" w:space="0" w:color="auto"/>
              <w:bottom w:val="dotted" w:sz="6" w:space="0" w:color="auto"/>
              <w:right w:val="dotted" w:sz="6" w:space="0" w:color="auto"/>
            </w:tcBorders>
          </w:tcPr>
          <w:p w14:paraId="177871F1" w14:textId="77777777" w:rsidR="009E3F16" w:rsidRDefault="009E3F16">
            <w:pPr>
              <w:jc w:val="right"/>
              <w:rPr>
                <w:rFonts w:ascii="Arial" w:hAnsi="Arial"/>
                <w:b/>
                <w:i/>
                <w:snapToGrid w:val="0"/>
                <w:sz w:val="16"/>
              </w:rPr>
            </w:pPr>
            <w:r>
              <w:rPr>
                <w:rFonts w:ascii="Arial" w:hAnsi="Arial"/>
                <w:b/>
                <w:i/>
                <w:snapToGrid w:val="0"/>
                <w:sz w:val="16"/>
              </w:rPr>
              <w:t>1300</w:t>
            </w:r>
          </w:p>
        </w:tc>
        <w:tc>
          <w:tcPr>
            <w:tcW w:w="774" w:type="dxa"/>
            <w:gridSpan w:val="2"/>
            <w:tcBorders>
              <w:top w:val="dotted" w:sz="6" w:space="0" w:color="auto"/>
              <w:bottom w:val="dotted" w:sz="6" w:space="0" w:color="auto"/>
              <w:right w:val="single" w:sz="6" w:space="0" w:color="auto"/>
            </w:tcBorders>
          </w:tcPr>
          <w:p w14:paraId="02B7E0BA" w14:textId="77777777" w:rsidR="009E3F16" w:rsidRDefault="009E3F16">
            <w:pPr>
              <w:jc w:val="right"/>
              <w:rPr>
                <w:rFonts w:ascii="Arial" w:hAnsi="Arial"/>
                <w:snapToGrid w:val="0"/>
                <w:sz w:val="16"/>
              </w:rPr>
            </w:pPr>
            <w:r>
              <w:rPr>
                <w:rFonts w:ascii="Arial" w:hAnsi="Arial"/>
                <w:snapToGrid w:val="0"/>
                <w:sz w:val="16"/>
              </w:rPr>
              <w:t>3000</w:t>
            </w:r>
          </w:p>
        </w:tc>
        <w:tc>
          <w:tcPr>
            <w:tcW w:w="720" w:type="dxa"/>
            <w:tcBorders>
              <w:top w:val="dotted" w:sz="6" w:space="0" w:color="auto"/>
              <w:left w:val="single" w:sz="6" w:space="0" w:color="auto"/>
              <w:right w:val="dotted" w:sz="6" w:space="0" w:color="auto"/>
            </w:tcBorders>
          </w:tcPr>
          <w:p w14:paraId="6334FF8F" w14:textId="77777777" w:rsidR="009E3F16" w:rsidRDefault="009E3F16">
            <w:pPr>
              <w:jc w:val="center"/>
              <w:rPr>
                <w:b/>
                <w:i/>
                <w:snapToGrid w:val="0"/>
                <w:sz w:val="16"/>
              </w:rPr>
            </w:pPr>
            <w:r>
              <w:rPr>
                <w:rFonts w:ascii="Arial" w:hAnsi="Arial"/>
                <w:b/>
                <w:i/>
                <w:snapToGrid w:val="0"/>
                <w:sz w:val="16"/>
              </w:rPr>
              <w:t>F1</w:t>
            </w:r>
          </w:p>
        </w:tc>
        <w:tc>
          <w:tcPr>
            <w:tcW w:w="720" w:type="dxa"/>
            <w:gridSpan w:val="2"/>
            <w:tcBorders>
              <w:top w:val="dotted" w:sz="6" w:space="0" w:color="auto"/>
              <w:right w:val="dotted" w:sz="6" w:space="0" w:color="auto"/>
            </w:tcBorders>
          </w:tcPr>
          <w:p w14:paraId="033CEF71" w14:textId="77777777" w:rsidR="009E3F16" w:rsidRDefault="009E3F16">
            <w:pPr>
              <w:jc w:val="right"/>
              <w:rPr>
                <w:b/>
                <w:i/>
                <w:snapToGrid w:val="0"/>
                <w:sz w:val="16"/>
              </w:rPr>
            </w:pPr>
            <w:r>
              <w:rPr>
                <w:rFonts w:ascii="Arial" w:hAnsi="Arial"/>
                <w:b/>
                <w:i/>
                <w:snapToGrid w:val="0"/>
                <w:sz w:val="16"/>
              </w:rPr>
              <w:t>1313</w:t>
            </w:r>
          </w:p>
        </w:tc>
        <w:tc>
          <w:tcPr>
            <w:tcW w:w="720" w:type="dxa"/>
            <w:gridSpan w:val="2"/>
            <w:tcBorders>
              <w:top w:val="dotted" w:sz="6" w:space="0" w:color="auto"/>
              <w:left w:val="dotted" w:sz="6" w:space="0" w:color="auto"/>
              <w:right w:val="dotted" w:sz="6" w:space="0" w:color="auto"/>
            </w:tcBorders>
          </w:tcPr>
          <w:p w14:paraId="53BA680A" w14:textId="77777777" w:rsidR="009E3F16" w:rsidRDefault="009E3F16">
            <w:pPr>
              <w:jc w:val="right"/>
              <w:rPr>
                <w:snapToGrid w:val="0"/>
                <w:sz w:val="16"/>
              </w:rPr>
            </w:pPr>
            <w:r>
              <w:rPr>
                <w:rFonts w:ascii="Arial" w:hAnsi="Arial"/>
                <w:snapToGrid w:val="0"/>
                <w:sz w:val="16"/>
              </w:rPr>
              <w:t>1000</w:t>
            </w:r>
          </w:p>
        </w:tc>
        <w:tc>
          <w:tcPr>
            <w:tcW w:w="630" w:type="dxa"/>
            <w:tcBorders>
              <w:top w:val="dotted" w:sz="6" w:space="0" w:color="auto"/>
              <w:left w:val="dotted" w:sz="6" w:space="0" w:color="auto"/>
              <w:right w:val="dotted" w:sz="6" w:space="0" w:color="auto"/>
            </w:tcBorders>
          </w:tcPr>
          <w:p w14:paraId="313624FF" w14:textId="77777777" w:rsidR="009E3F16" w:rsidRDefault="009E3F16">
            <w:pPr>
              <w:jc w:val="right"/>
              <w:rPr>
                <w:snapToGrid w:val="0"/>
                <w:sz w:val="16"/>
              </w:rPr>
            </w:pPr>
            <w:r>
              <w:rPr>
                <w:rFonts w:ascii="Arial" w:hAnsi="Arial"/>
                <w:snapToGrid w:val="0"/>
                <w:sz w:val="16"/>
              </w:rPr>
              <w:t>10342</w:t>
            </w:r>
          </w:p>
        </w:tc>
        <w:tc>
          <w:tcPr>
            <w:tcW w:w="630" w:type="dxa"/>
            <w:gridSpan w:val="2"/>
            <w:tcBorders>
              <w:top w:val="dotted" w:sz="6" w:space="0" w:color="auto"/>
              <w:left w:val="dotted" w:sz="6" w:space="0" w:color="auto"/>
              <w:right w:val="dotted" w:sz="6" w:space="0" w:color="auto"/>
            </w:tcBorders>
          </w:tcPr>
          <w:p w14:paraId="0536218F" w14:textId="77777777" w:rsidR="009E3F16" w:rsidRDefault="009E3F16">
            <w:pPr>
              <w:jc w:val="right"/>
              <w:rPr>
                <w:snapToGrid w:val="0"/>
                <w:sz w:val="16"/>
              </w:rPr>
            </w:pPr>
            <w:r>
              <w:rPr>
                <w:rFonts w:ascii="Arial" w:hAnsi="Arial"/>
                <w:snapToGrid w:val="0"/>
                <w:sz w:val="16"/>
              </w:rPr>
              <w:t>9</w:t>
            </w:r>
          </w:p>
        </w:tc>
        <w:tc>
          <w:tcPr>
            <w:tcW w:w="630" w:type="dxa"/>
            <w:tcBorders>
              <w:top w:val="dotted" w:sz="6" w:space="0" w:color="auto"/>
              <w:right w:val="single" w:sz="6" w:space="0" w:color="auto"/>
            </w:tcBorders>
          </w:tcPr>
          <w:p w14:paraId="08B2130A" w14:textId="77777777" w:rsidR="009E3F16" w:rsidRDefault="009E3F16">
            <w:pPr>
              <w:jc w:val="right"/>
              <w:rPr>
                <w:snapToGrid w:val="0"/>
                <w:sz w:val="16"/>
              </w:rPr>
            </w:pPr>
            <w:r>
              <w:rPr>
                <w:rFonts w:ascii="Arial" w:hAnsi="Arial"/>
                <w:snapToGrid w:val="0"/>
                <w:sz w:val="16"/>
              </w:rPr>
              <w:t>517</w:t>
            </w:r>
          </w:p>
        </w:tc>
      </w:tr>
      <w:tr w:rsidR="009E3F16" w14:paraId="1A747504" w14:textId="77777777">
        <w:trPr>
          <w:cantSplit/>
          <w:trHeight w:val="257"/>
        </w:trPr>
        <w:tc>
          <w:tcPr>
            <w:tcW w:w="526" w:type="dxa"/>
          </w:tcPr>
          <w:p w14:paraId="04A90A14" w14:textId="77777777" w:rsidR="009E3F16" w:rsidRDefault="009E3F16">
            <w:pPr>
              <w:jc w:val="right"/>
              <w:rPr>
                <w:snapToGrid w:val="0"/>
                <w:sz w:val="16"/>
              </w:rPr>
            </w:pPr>
          </w:p>
        </w:tc>
        <w:tc>
          <w:tcPr>
            <w:tcW w:w="427" w:type="dxa"/>
            <w:gridSpan w:val="2"/>
          </w:tcPr>
          <w:p w14:paraId="63F45CE8" w14:textId="77777777" w:rsidR="009E3F16" w:rsidRDefault="009E3F16">
            <w:pPr>
              <w:jc w:val="right"/>
              <w:rPr>
                <w:snapToGrid w:val="0"/>
                <w:sz w:val="16"/>
              </w:rPr>
            </w:pPr>
          </w:p>
        </w:tc>
        <w:tc>
          <w:tcPr>
            <w:tcW w:w="470" w:type="dxa"/>
            <w:gridSpan w:val="2"/>
          </w:tcPr>
          <w:p w14:paraId="309D209A" w14:textId="77777777" w:rsidR="009E3F16" w:rsidRDefault="009E3F16">
            <w:pPr>
              <w:jc w:val="right"/>
              <w:rPr>
                <w:snapToGrid w:val="0"/>
                <w:sz w:val="16"/>
              </w:rPr>
            </w:pPr>
          </w:p>
        </w:tc>
        <w:tc>
          <w:tcPr>
            <w:tcW w:w="497" w:type="dxa"/>
            <w:gridSpan w:val="2"/>
          </w:tcPr>
          <w:p w14:paraId="16F87223" w14:textId="77777777" w:rsidR="009E3F16" w:rsidRDefault="009E3F16">
            <w:pPr>
              <w:jc w:val="right"/>
              <w:rPr>
                <w:snapToGrid w:val="0"/>
                <w:sz w:val="16"/>
              </w:rPr>
            </w:pPr>
          </w:p>
        </w:tc>
        <w:tc>
          <w:tcPr>
            <w:tcW w:w="622" w:type="dxa"/>
            <w:gridSpan w:val="2"/>
          </w:tcPr>
          <w:p w14:paraId="543F7969" w14:textId="77777777" w:rsidR="009E3F16" w:rsidRDefault="009E3F16">
            <w:pPr>
              <w:jc w:val="right"/>
              <w:rPr>
                <w:snapToGrid w:val="0"/>
                <w:sz w:val="16"/>
              </w:rPr>
            </w:pPr>
          </w:p>
        </w:tc>
        <w:tc>
          <w:tcPr>
            <w:tcW w:w="580" w:type="dxa"/>
            <w:gridSpan w:val="2"/>
          </w:tcPr>
          <w:p w14:paraId="2221A30A" w14:textId="77777777" w:rsidR="009E3F16" w:rsidRDefault="009E3F16">
            <w:pPr>
              <w:jc w:val="right"/>
              <w:rPr>
                <w:snapToGrid w:val="0"/>
                <w:sz w:val="16"/>
              </w:rPr>
            </w:pPr>
          </w:p>
        </w:tc>
        <w:tc>
          <w:tcPr>
            <w:tcW w:w="747" w:type="dxa"/>
            <w:gridSpan w:val="2"/>
            <w:tcBorders>
              <w:left w:val="single" w:sz="6" w:space="0" w:color="auto"/>
              <w:bottom w:val="single" w:sz="6" w:space="0" w:color="auto"/>
            </w:tcBorders>
          </w:tcPr>
          <w:p w14:paraId="7F786DB4" w14:textId="77777777" w:rsidR="009E3F16" w:rsidRDefault="009E3F16">
            <w:pPr>
              <w:jc w:val="right"/>
              <w:rPr>
                <w:rFonts w:ascii="Arial" w:hAnsi="Arial"/>
                <w:snapToGrid w:val="0"/>
                <w:sz w:val="16"/>
              </w:rPr>
            </w:pPr>
            <w:r>
              <w:rPr>
                <w:rFonts w:ascii="Arial" w:hAnsi="Arial"/>
                <w:snapToGrid w:val="0"/>
                <w:sz w:val="16"/>
              </w:rPr>
              <w:t>303</w:t>
            </w:r>
          </w:p>
        </w:tc>
        <w:tc>
          <w:tcPr>
            <w:tcW w:w="787" w:type="dxa"/>
            <w:gridSpan w:val="2"/>
            <w:tcBorders>
              <w:left w:val="dotted" w:sz="6" w:space="0" w:color="auto"/>
              <w:bottom w:val="single" w:sz="6" w:space="0" w:color="auto"/>
              <w:right w:val="dotted" w:sz="6" w:space="0" w:color="auto"/>
            </w:tcBorders>
          </w:tcPr>
          <w:p w14:paraId="4A157FA3" w14:textId="77777777" w:rsidR="009E3F16" w:rsidRDefault="009E3F16">
            <w:pPr>
              <w:jc w:val="right"/>
              <w:rPr>
                <w:rFonts w:ascii="Arial" w:hAnsi="Arial"/>
                <w:b/>
                <w:i/>
                <w:snapToGrid w:val="0"/>
                <w:sz w:val="16"/>
              </w:rPr>
            </w:pPr>
            <w:r>
              <w:rPr>
                <w:rFonts w:ascii="Arial" w:hAnsi="Arial"/>
                <w:b/>
                <w:i/>
                <w:snapToGrid w:val="0"/>
                <w:sz w:val="16"/>
              </w:rPr>
              <w:t>1320</w:t>
            </w:r>
          </w:p>
        </w:tc>
        <w:tc>
          <w:tcPr>
            <w:tcW w:w="774" w:type="dxa"/>
            <w:gridSpan w:val="2"/>
            <w:tcBorders>
              <w:bottom w:val="single" w:sz="6" w:space="0" w:color="auto"/>
              <w:right w:val="single" w:sz="6" w:space="0" w:color="auto"/>
            </w:tcBorders>
          </w:tcPr>
          <w:p w14:paraId="35CE63C3" w14:textId="77777777" w:rsidR="009E3F16" w:rsidRDefault="009E3F16">
            <w:pPr>
              <w:jc w:val="right"/>
              <w:rPr>
                <w:rFonts w:ascii="Arial" w:hAnsi="Arial"/>
                <w:snapToGrid w:val="0"/>
                <w:sz w:val="16"/>
              </w:rPr>
            </w:pPr>
            <w:r>
              <w:rPr>
                <w:rFonts w:ascii="Arial" w:hAnsi="Arial"/>
                <w:snapToGrid w:val="0"/>
                <w:sz w:val="16"/>
              </w:rPr>
              <w:t>2000</w:t>
            </w:r>
          </w:p>
        </w:tc>
        <w:tc>
          <w:tcPr>
            <w:tcW w:w="720" w:type="dxa"/>
            <w:tcBorders>
              <w:top w:val="dotted" w:sz="6" w:space="0" w:color="auto"/>
              <w:left w:val="single" w:sz="6" w:space="0" w:color="auto"/>
              <w:bottom w:val="single" w:sz="6" w:space="0" w:color="auto"/>
              <w:right w:val="dotted" w:sz="6" w:space="0" w:color="auto"/>
            </w:tcBorders>
          </w:tcPr>
          <w:p w14:paraId="49D5F79F" w14:textId="77777777" w:rsidR="009E3F16" w:rsidRDefault="009E3F16">
            <w:pPr>
              <w:jc w:val="center"/>
              <w:rPr>
                <w:b/>
                <w:i/>
                <w:snapToGrid w:val="0"/>
                <w:sz w:val="16"/>
              </w:rPr>
            </w:pPr>
            <w:r>
              <w:rPr>
                <w:rFonts w:ascii="Arial" w:hAnsi="Arial"/>
                <w:b/>
                <w:i/>
                <w:snapToGrid w:val="0"/>
                <w:sz w:val="16"/>
              </w:rPr>
              <w:t>F1</w:t>
            </w:r>
          </w:p>
        </w:tc>
        <w:tc>
          <w:tcPr>
            <w:tcW w:w="720" w:type="dxa"/>
            <w:gridSpan w:val="2"/>
            <w:tcBorders>
              <w:top w:val="dotted" w:sz="6" w:space="0" w:color="auto"/>
              <w:bottom w:val="single" w:sz="6" w:space="0" w:color="auto"/>
              <w:right w:val="dotted" w:sz="6" w:space="0" w:color="auto"/>
            </w:tcBorders>
          </w:tcPr>
          <w:p w14:paraId="3089690D" w14:textId="77777777" w:rsidR="009E3F16" w:rsidRDefault="009E3F16">
            <w:pPr>
              <w:jc w:val="right"/>
              <w:rPr>
                <w:b/>
                <w:i/>
                <w:snapToGrid w:val="0"/>
                <w:sz w:val="16"/>
              </w:rPr>
            </w:pPr>
            <w:r>
              <w:rPr>
                <w:rFonts w:ascii="Arial" w:hAnsi="Arial"/>
                <w:b/>
                <w:i/>
                <w:snapToGrid w:val="0"/>
                <w:sz w:val="16"/>
              </w:rPr>
              <w:t>1320</w:t>
            </w:r>
          </w:p>
        </w:tc>
        <w:tc>
          <w:tcPr>
            <w:tcW w:w="720" w:type="dxa"/>
            <w:gridSpan w:val="2"/>
            <w:tcBorders>
              <w:top w:val="dotted" w:sz="6" w:space="0" w:color="auto"/>
              <w:left w:val="dotted" w:sz="6" w:space="0" w:color="auto"/>
              <w:bottom w:val="single" w:sz="6" w:space="0" w:color="auto"/>
              <w:right w:val="dotted" w:sz="6" w:space="0" w:color="auto"/>
            </w:tcBorders>
          </w:tcPr>
          <w:p w14:paraId="228FECD8" w14:textId="77777777" w:rsidR="009E3F16" w:rsidRDefault="009E3F16">
            <w:pPr>
              <w:jc w:val="right"/>
              <w:rPr>
                <w:snapToGrid w:val="0"/>
                <w:sz w:val="16"/>
              </w:rPr>
            </w:pPr>
            <w:r>
              <w:rPr>
                <w:rFonts w:ascii="Arial" w:hAnsi="Arial"/>
                <w:snapToGrid w:val="0"/>
                <w:sz w:val="16"/>
              </w:rPr>
              <w:t>2000</w:t>
            </w:r>
          </w:p>
        </w:tc>
        <w:tc>
          <w:tcPr>
            <w:tcW w:w="630" w:type="dxa"/>
            <w:tcBorders>
              <w:top w:val="dotted" w:sz="6" w:space="0" w:color="auto"/>
              <w:left w:val="dotted" w:sz="6" w:space="0" w:color="auto"/>
              <w:bottom w:val="single" w:sz="6" w:space="0" w:color="auto"/>
              <w:right w:val="dotted" w:sz="6" w:space="0" w:color="auto"/>
            </w:tcBorders>
          </w:tcPr>
          <w:p w14:paraId="067DDB23" w14:textId="77777777" w:rsidR="009E3F16" w:rsidRDefault="009E3F16">
            <w:pPr>
              <w:jc w:val="right"/>
              <w:rPr>
                <w:snapToGrid w:val="0"/>
                <w:sz w:val="16"/>
              </w:rPr>
            </w:pPr>
            <w:r>
              <w:rPr>
                <w:rFonts w:ascii="Arial" w:hAnsi="Arial"/>
                <w:snapToGrid w:val="0"/>
                <w:sz w:val="16"/>
              </w:rPr>
              <w:t>20796</w:t>
            </w:r>
          </w:p>
        </w:tc>
        <w:tc>
          <w:tcPr>
            <w:tcW w:w="630" w:type="dxa"/>
            <w:gridSpan w:val="2"/>
            <w:tcBorders>
              <w:top w:val="dotted" w:sz="6" w:space="0" w:color="auto"/>
              <w:left w:val="dotted" w:sz="6" w:space="0" w:color="auto"/>
              <w:bottom w:val="single" w:sz="6" w:space="0" w:color="auto"/>
              <w:right w:val="dotted" w:sz="6" w:space="0" w:color="auto"/>
            </w:tcBorders>
          </w:tcPr>
          <w:p w14:paraId="254C77D4" w14:textId="77777777" w:rsidR="009E3F16" w:rsidRDefault="009E3F16">
            <w:pPr>
              <w:jc w:val="right"/>
              <w:rPr>
                <w:snapToGrid w:val="0"/>
                <w:sz w:val="16"/>
              </w:rPr>
            </w:pPr>
            <w:r>
              <w:rPr>
                <w:rFonts w:ascii="Arial" w:hAnsi="Arial"/>
                <w:snapToGrid w:val="0"/>
                <w:sz w:val="16"/>
              </w:rPr>
              <w:t>9</w:t>
            </w:r>
          </w:p>
        </w:tc>
        <w:tc>
          <w:tcPr>
            <w:tcW w:w="630" w:type="dxa"/>
            <w:tcBorders>
              <w:top w:val="dotted" w:sz="6" w:space="0" w:color="auto"/>
              <w:bottom w:val="single" w:sz="6" w:space="0" w:color="auto"/>
              <w:right w:val="single" w:sz="6" w:space="0" w:color="auto"/>
            </w:tcBorders>
          </w:tcPr>
          <w:p w14:paraId="019DB6A4" w14:textId="77777777" w:rsidR="009E3F16" w:rsidRDefault="009E3F16">
            <w:pPr>
              <w:jc w:val="right"/>
              <w:rPr>
                <w:snapToGrid w:val="0"/>
                <w:sz w:val="16"/>
              </w:rPr>
            </w:pPr>
            <w:r>
              <w:rPr>
                <w:rFonts w:ascii="Arial" w:hAnsi="Arial"/>
                <w:snapToGrid w:val="0"/>
                <w:sz w:val="16"/>
              </w:rPr>
              <w:t>1039</w:t>
            </w:r>
          </w:p>
        </w:tc>
      </w:tr>
    </w:tbl>
    <w:p w14:paraId="00B9E037" w14:textId="77777777" w:rsidR="009E3F16" w:rsidRDefault="009E3F16">
      <w:pPr>
        <w:rPr>
          <w:b/>
          <w:sz w:val="24"/>
        </w:rPr>
      </w:pPr>
      <w:r>
        <w:t>Note: This example’s values are for a Japanese Domestic Trade, and for actual use, you need to set any other required fields.</w:t>
      </w:r>
    </w:p>
    <w:p w14:paraId="75DB6113" w14:textId="77777777" w:rsidR="009E3F16" w:rsidRDefault="009E3F16">
      <w:pPr>
        <w:pStyle w:val="Heading1"/>
      </w:pPr>
      <w:r>
        <w:br w:type="page"/>
      </w:r>
      <w:bookmarkStart w:id="135" w:name="CATEGORY_Confirmation"/>
      <w:bookmarkStart w:id="136" w:name="_Toc227925028"/>
      <w:r>
        <w:lastRenderedPageBreak/>
        <w:t>CATEGORY:  CONFIRMATION</w:t>
      </w:r>
      <w:bookmarkEnd w:id="135"/>
      <w:bookmarkEnd w:id="136"/>
    </w:p>
    <w:p w14:paraId="7C281C36" w14:textId="77777777" w:rsidR="009E3F16" w:rsidRDefault="009E3F16"/>
    <w:p w14:paraId="29CF2C72" w14:textId="77777777" w:rsidR="009E3F16" w:rsidRDefault="009E3F16">
      <w:pPr>
        <w:pStyle w:val="Heading2"/>
      </w:pPr>
      <w:bookmarkStart w:id="137" w:name="_Toc36975905"/>
      <w:bookmarkStart w:id="138" w:name="_Toc38270678"/>
      <w:bookmarkStart w:id="139" w:name="_Toc227925029"/>
      <w:r>
        <w:t>Overview</w:t>
      </w:r>
      <w:bookmarkEnd w:id="137"/>
      <w:bookmarkEnd w:id="138"/>
      <w:bookmarkEnd w:id="139"/>
    </w:p>
    <w:p w14:paraId="0BE8C964" w14:textId="77777777" w:rsidR="009E3F16" w:rsidRDefault="009E3F16">
      <w:r>
        <w:t>This section provides a overview on how the FIX protolcol can be used to support the process of Confirmation together with the appropriate responses.</w:t>
      </w:r>
    </w:p>
    <w:p w14:paraId="7C82A8BD" w14:textId="77777777" w:rsidR="009E3F16" w:rsidRDefault="009E3F16">
      <w:r>
        <w:t>A similar overview is also provided at start of the Category on FIX Allocations.  These two overviews provide a summary on how FIX messaging can be used for booking, allocation and confirmation up to the start of settlement processing.</w:t>
      </w:r>
    </w:p>
    <w:p w14:paraId="3B904954" w14:textId="77777777" w:rsidR="009E3F16" w:rsidRDefault="009E3F16">
      <w:r>
        <w:t>Further detail and additional optional flows for Confirmation are included in the Example Usage at the end of this category.</w:t>
      </w:r>
    </w:p>
    <w:p w14:paraId="295A004C" w14:textId="77777777" w:rsidR="009E3F16" w:rsidRDefault="009E3F16"/>
    <w:p w14:paraId="7CCA22D8" w14:textId="77777777" w:rsidR="009E3F16" w:rsidRDefault="009E3F16">
      <w:pPr>
        <w:pStyle w:val="Heading2"/>
      </w:pPr>
      <w:bookmarkStart w:id="140" w:name="_Toc38270679"/>
      <w:bookmarkStart w:id="141" w:name="_Toc227925030"/>
      <w:r>
        <w:t>Confirmation via FIX</w:t>
      </w:r>
      <w:bookmarkEnd w:id="140"/>
      <w:bookmarkEnd w:id="141"/>
    </w:p>
    <w:p w14:paraId="71A7C45B" w14:textId="77777777" w:rsidR="009E3F16" w:rsidRDefault="009E3F16">
      <w:r>
        <w:t>Confirmation processing within FIX takes place at an allocation account level, i.e. a single message for every account.  Thus if the Allocation Instruction message was used to split a block into multiple accounts, then multiple FIX Confirmation messages would result.  The Confirmation message can also be used as a trade status message in response to a Confirmation Request message.</w:t>
      </w:r>
    </w:p>
    <w:p w14:paraId="4C24DC0E" w14:textId="77777777" w:rsidR="009E3F16" w:rsidRDefault="009E3F16">
      <w:pPr>
        <w:pStyle w:val="Caption"/>
        <w:keepNext/>
        <w:jc w:val="center"/>
      </w:pPr>
      <w:r>
        <w:lastRenderedPageBreak/>
        <w:t>Confirmation</w:t>
      </w:r>
    </w:p>
    <w:p w14:paraId="3D1AEECF" w14:textId="77777777" w:rsidR="009E3F16" w:rsidRDefault="00C962BF">
      <w:pPr>
        <w:keepNext/>
      </w:pPr>
      <w:r>
        <w:pict w14:anchorId="1E7F2355">
          <v:shape id="_x0000_i1028" type="#_x0000_t75" style="width:454pt;height:385.4pt" fillcolor="window">
            <v:imagedata r:id="rId31" o:title="Confirm"/>
          </v:shape>
        </w:pict>
      </w:r>
    </w:p>
    <w:p w14:paraId="4D48605A" w14:textId="77777777" w:rsidR="009E3F16" w:rsidRDefault="009E3F16">
      <w:r>
        <w:t>It is always the Respondent that generates the FIX Confirmation message.</w:t>
      </w:r>
    </w:p>
    <w:p w14:paraId="6CA53EC6" w14:textId="77777777" w:rsidR="009E3F16" w:rsidRDefault="009E3F16">
      <w:r>
        <w:t>In the Pre-trade allocation scenario the Initiator would send the allocation instructions, after placing the order but before the Execution Report message indicated that the trade is completed, to the Respondent using a separate message - the Allocation Instruction message type. This scenario consists of the following steps:</w:t>
      </w:r>
    </w:p>
    <w:p w14:paraId="1A662938" w14:textId="77777777" w:rsidR="009E3F16" w:rsidRDefault="009E3F16">
      <w:pPr>
        <w:pStyle w:val="NormalIndent"/>
        <w:numPr>
          <w:ilvl w:val="0"/>
          <w:numId w:val="19"/>
        </w:numPr>
      </w:pPr>
      <w:r>
        <w:t>Respondent performs the calculation (i.e. net monies, etc.), and generate a FIX Confirmation message for each Allocation/Account within the validated Allocation Instruction.</w:t>
      </w:r>
    </w:p>
    <w:p w14:paraId="5C480369" w14:textId="77777777" w:rsidR="009E3F16" w:rsidRDefault="009E3F16">
      <w:pPr>
        <w:pStyle w:val="NormalIndent"/>
        <w:numPr>
          <w:ilvl w:val="0"/>
          <w:numId w:val="19"/>
        </w:numPr>
      </w:pPr>
      <w:r>
        <w:t>The Initiator can reject the validated/calculated confirmation, e.g. due to differences in calculations of net money, gross amounts, etc., for each of the allocated accounts.</w:t>
      </w:r>
    </w:p>
    <w:p w14:paraId="51B7CA94" w14:textId="77777777" w:rsidR="009E3F16" w:rsidRDefault="009E3F16">
      <w:pPr>
        <w:pStyle w:val="NormalIndent"/>
        <w:numPr>
          <w:ilvl w:val="0"/>
          <w:numId w:val="19"/>
        </w:numPr>
      </w:pPr>
      <w:r>
        <w:t>The Respondent can either:</w:t>
      </w:r>
    </w:p>
    <w:p w14:paraId="12E37E23" w14:textId="77777777" w:rsidR="009E3F16" w:rsidRDefault="009E3F16">
      <w:pPr>
        <w:pStyle w:val="NormalIndent"/>
        <w:numPr>
          <w:ilvl w:val="0"/>
          <w:numId w:val="19"/>
        </w:numPr>
        <w:ind w:left="1440"/>
      </w:pPr>
      <w:r>
        <w:t>Send a Confirmation message of type “cancel” followed by one of type “new”</w:t>
      </w:r>
    </w:p>
    <w:p w14:paraId="3C6ACD8C" w14:textId="77777777" w:rsidR="009E3F16" w:rsidRDefault="009E3F16">
      <w:pPr>
        <w:pStyle w:val="NormalIndent"/>
        <w:ind w:left="1440"/>
      </w:pPr>
      <w:r>
        <w:t>or</w:t>
      </w:r>
    </w:p>
    <w:p w14:paraId="685C3C9D" w14:textId="77777777" w:rsidR="009E3F16" w:rsidRDefault="009E3F16">
      <w:pPr>
        <w:pStyle w:val="NormalIndent"/>
        <w:numPr>
          <w:ilvl w:val="0"/>
          <w:numId w:val="19"/>
        </w:numPr>
        <w:ind w:left="1440"/>
      </w:pPr>
      <w:r>
        <w:t>Send a Confirmation message of type “replace”</w:t>
      </w:r>
    </w:p>
    <w:p w14:paraId="358E3B30" w14:textId="77777777" w:rsidR="009E3F16" w:rsidRDefault="009E3F16">
      <w:pPr>
        <w:pStyle w:val="NormalIndent"/>
        <w:numPr>
          <w:ilvl w:val="0"/>
          <w:numId w:val="19"/>
        </w:numPr>
      </w:pPr>
      <w:r>
        <w:t>Alternatively the Initiator can acknowledge back to the Respondent that the Confirmation is affirmed.</w:t>
      </w:r>
    </w:p>
    <w:p w14:paraId="2C816659" w14:textId="77777777" w:rsidR="009E3F16" w:rsidRDefault="009E3F16">
      <w:pPr>
        <w:pStyle w:val="NormalIndent"/>
        <w:numPr>
          <w:ilvl w:val="0"/>
          <w:numId w:val="19"/>
        </w:numPr>
      </w:pPr>
      <w:r>
        <w:t>At this point the message flow can be considered completed and all required information should have been collected and validated in order to proceeed to settlement processing.</w:t>
      </w:r>
    </w:p>
    <w:p w14:paraId="7B4029DD" w14:textId="77777777" w:rsidR="009E3F16" w:rsidRDefault="009E3F16">
      <w:r>
        <w:lastRenderedPageBreak/>
        <w:t>The Confirmation message can also be used as a trade status message that allows the Respondent to report to the Initiator the status of each of the allocation or account as they work on it.  The Initiator can request a booking status on an allocation or account using the optional Confirmation Request.  This request could be raised when a confirmation has not been received for an allocation or account within an Allocation Instruction ("block") message.</w:t>
      </w:r>
    </w:p>
    <w:p w14:paraId="6792F2B4" w14:textId="77777777" w:rsidR="009E3F16" w:rsidRDefault="009E3F16"/>
    <w:p w14:paraId="0B75C121" w14:textId="77777777" w:rsidR="009E3F16" w:rsidRDefault="009E3F16">
      <w:pPr>
        <w:pStyle w:val="Heading2"/>
      </w:pPr>
      <w:r>
        <w:br w:type="page"/>
      </w:r>
      <w:bookmarkStart w:id="142" w:name="_Toc227925031"/>
      <w:r>
        <w:lastRenderedPageBreak/>
        <w:t>Confirmation Component Blocks</w:t>
      </w:r>
      <w:bookmarkEnd w:id="142"/>
    </w:p>
    <w:p w14:paraId="3F7ECB61" w14:textId="77777777" w:rsidR="009E3F16" w:rsidRDefault="009E3F16">
      <w:r>
        <w:t>This section lists the component blocks used exclusively by the messages defined for Confirmation.</w:t>
      </w:r>
    </w:p>
    <w:p w14:paraId="7E4D3182" w14:textId="77777777" w:rsidR="009E3F16" w:rsidRDefault="009E3F16">
      <w:pPr>
        <w:pStyle w:val="Heading3"/>
      </w:pPr>
      <w:bookmarkStart w:id="143" w:name="_Toc227925032"/>
      <w:r>
        <w:t>CpctyConfGrp component block</w:t>
      </w:r>
      <w:bookmarkEnd w:id="143"/>
    </w:p>
    <w:p w14:paraId="7271504B"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61967363"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0022480F" w14:textId="77777777" w:rsidR="00253487" w:rsidRPr="000F73DB" w:rsidRDefault="00253487" w:rsidP="000F73DB">
            <w:pPr>
              <w:jc w:val="center"/>
              <w:rPr>
                <w:b/>
                <w:i/>
              </w:rPr>
            </w:pPr>
            <w:bookmarkStart w:id="144" w:name="Comp_CpctyConf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3E330FD6"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47F35AE9"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5DF38086" w14:textId="77777777" w:rsidR="00253487" w:rsidRPr="000F73DB" w:rsidRDefault="00253487" w:rsidP="000F73DB">
            <w:pPr>
              <w:jc w:val="center"/>
              <w:rPr>
                <w:b/>
                <w:i/>
              </w:rPr>
            </w:pPr>
            <w:r w:rsidRPr="000F73DB">
              <w:rPr>
                <w:b/>
                <w:i/>
              </w:rPr>
              <w:t>Comments</w:t>
            </w:r>
          </w:p>
        </w:tc>
      </w:tr>
      <w:tr w:rsidR="00253487" w:rsidRPr="00253487" w14:paraId="7426EF0D" w14:textId="77777777" w:rsidTr="000F73DB">
        <w:tc>
          <w:tcPr>
            <w:tcW w:w="652" w:type="dxa"/>
            <w:shd w:val="clear" w:color="auto" w:fill="auto"/>
          </w:tcPr>
          <w:p w14:paraId="63D58D95" w14:textId="77777777" w:rsidR="00253487" w:rsidRPr="00253487" w:rsidRDefault="00253487" w:rsidP="000F73DB">
            <w:pPr>
              <w:jc w:val="center"/>
            </w:pPr>
            <w:r w:rsidRPr="00253487">
              <w:t>862</w:t>
            </w:r>
          </w:p>
        </w:tc>
        <w:tc>
          <w:tcPr>
            <w:tcW w:w="2750" w:type="dxa"/>
            <w:gridSpan w:val="2"/>
            <w:shd w:val="clear" w:color="auto" w:fill="auto"/>
          </w:tcPr>
          <w:p w14:paraId="12A56732" w14:textId="77777777" w:rsidR="00253487" w:rsidRPr="00253487" w:rsidRDefault="00253487" w:rsidP="00253487">
            <w:r w:rsidRPr="00253487">
              <w:t>NoCapacities</w:t>
            </w:r>
          </w:p>
        </w:tc>
        <w:tc>
          <w:tcPr>
            <w:tcW w:w="811" w:type="dxa"/>
            <w:shd w:val="clear" w:color="auto" w:fill="auto"/>
          </w:tcPr>
          <w:p w14:paraId="6E74A960" w14:textId="77777777" w:rsidR="00253487" w:rsidRPr="00253487" w:rsidRDefault="00253487" w:rsidP="000F73DB">
            <w:pPr>
              <w:jc w:val="center"/>
            </w:pPr>
            <w:r w:rsidRPr="00253487">
              <w:t>Y</w:t>
            </w:r>
          </w:p>
        </w:tc>
        <w:tc>
          <w:tcPr>
            <w:tcW w:w="4859" w:type="dxa"/>
            <w:shd w:val="clear" w:color="auto" w:fill="auto"/>
          </w:tcPr>
          <w:p w14:paraId="0C92BB45" w14:textId="77777777" w:rsidR="00253487" w:rsidRPr="00253487" w:rsidRDefault="00253487" w:rsidP="00253487"/>
        </w:tc>
      </w:tr>
      <w:tr w:rsidR="00253487" w:rsidRPr="00253487" w14:paraId="5584CFCE" w14:textId="77777777" w:rsidTr="000F73DB">
        <w:tc>
          <w:tcPr>
            <w:tcW w:w="652" w:type="dxa"/>
            <w:shd w:val="clear" w:color="auto" w:fill="auto"/>
          </w:tcPr>
          <w:p w14:paraId="14ADAD4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5DD3177" w14:textId="77777777" w:rsidR="00253487" w:rsidRPr="00253487" w:rsidRDefault="00253487" w:rsidP="000F73DB">
            <w:pPr>
              <w:jc w:val="center"/>
            </w:pPr>
            <w:r w:rsidRPr="00253487">
              <w:t>528</w:t>
            </w:r>
          </w:p>
        </w:tc>
        <w:tc>
          <w:tcPr>
            <w:tcW w:w="2098" w:type="dxa"/>
            <w:shd w:val="clear" w:color="auto" w:fill="auto"/>
          </w:tcPr>
          <w:p w14:paraId="71BF96AB" w14:textId="77777777" w:rsidR="00253487" w:rsidRPr="00253487" w:rsidRDefault="00253487" w:rsidP="00253487">
            <w:r w:rsidRPr="00253487">
              <w:t>OrderCapacity</w:t>
            </w:r>
          </w:p>
        </w:tc>
        <w:tc>
          <w:tcPr>
            <w:tcW w:w="811" w:type="dxa"/>
            <w:shd w:val="clear" w:color="auto" w:fill="auto"/>
          </w:tcPr>
          <w:p w14:paraId="5E04024C" w14:textId="77777777" w:rsidR="00253487" w:rsidRPr="00253487" w:rsidRDefault="00253487" w:rsidP="000F73DB">
            <w:pPr>
              <w:jc w:val="center"/>
            </w:pPr>
            <w:r w:rsidRPr="00253487">
              <w:t>Y</w:t>
            </w:r>
          </w:p>
        </w:tc>
        <w:tc>
          <w:tcPr>
            <w:tcW w:w="4859" w:type="dxa"/>
            <w:shd w:val="clear" w:color="auto" w:fill="auto"/>
          </w:tcPr>
          <w:p w14:paraId="5AD91844" w14:textId="77777777" w:rsidR="00253487" w:rsidRPr="00253487" w:rsidRDefault="00253487" w:rsidP="00253487">
            <w:r w:rsidRPr="00253487">
              <w:t>Specifies the capacity of the firm executing the order(s)</w:t>
            </w:r>
          </w:p>
        </w:tc>
      </w:tr>
      <w:tr w:rsidR="00253487" w:rsidRPr="00253487" w14:paraId="536AD328" w14:textId="77777777" w:rsidTr="000F73DB">
        <w:tc>
          <w:tcPr>
            <w:tcW w:w="652" w:type="dxa"/>
            <w:shd w:val="clear" w:color="auto" w:fill="auto"/>
          </w:tcPr>
          <w:p w14:paraId="6324E94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A1621A9" w14:textId="77777777" w:rsidR="00253487" w:rsidRPr="00253487" w:rsidRDefault="00253487" w:rsidP="000F73DB">
            <w:pPr>
              <w:jc w:val="center"/>
            </w:pPr>
            <w:r w:rsidRPr="00253487">
              <w:t>529</w:t>
            </w:r>
          </w:p>
        </w:tc>
        <w:tc>
          <w:tcPr>
            <w:tcW w:w="2098" w:type="dxa"/>
            <w:shd w:val="clear" w:color="auto" w:fill="auto"/>
          </w:tcPr>
          <w:p w14:paraId="5E161434" w14:textId="77777777" w:rsidR="00253487" w:rsidRPr="00253487" w:rsidRDefault="00253487" w:rsidP="00253487">
            <w:r w:rsidRPr="00253487">
              <w:t>OrderRestrictions</w:t>
            </w:r>
          </w:p>
        </w:tc>
        <w:tc>
          <w:tcPr>
            <w:tcW w:w="811" w:type="dxa"/>
            <w:shd w:val="clear" w:color="auto" w:fill="auto"/>
          </w:tcPr>
          <w:p w14:paraId="1011F77E" w14:textId="77777777" w:rsidR="00253487" w:rsidRPr="00253487" w:rsidRDefault="00253487" w:rsidP="000F73DB">
            <w:pPr>
              <w:jc w:val="center"/>
            </w:pPr>
            <w:r w:rsidRPr="00253487">
              <w:t>N</w:t>
            </w:r>
          </w:p>
        </w:tc>
        <w:tc>
          <w:tcPr>
            <w:tcW w:w="4859" w:type="dxa"/>
            <w:shd w:val="clear" w:color="auto" w:fill="auto"/>
          </w:tcPr>
          <w:p w14:paraId="1C506621" w14:textId="77777777" w:rsidR="00253487" w:rsidRPr="00253487" w:rsidRDefault="00253487" w:rsidP="00253487"/>
        </w:tc>
      </w:tr>
      <w:tr w:rsidR="00253487" w:rsidRPr="00253487" w14:paraId="732BC046" w14:textId="77777777" w:rsidTr="000F73DB">
        <w:tc>
          <w:tcPr>
            <w:tcW w:w="652" w:type="dxa"/>
            <w:shd w:val="clear" w:color="auto" w:fill="auto"/>
          </w:tcPr>
          <w:p w14:paraId="4433973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A3C4810" w14:textId="77777777" w:rsidR="00253487" w:rsidRPr="00253487" w:rsidRDefault="00253487" w:rsidP="000F73DB">
            <w:pPr>
              <w:jc w:val="center"/>
            </w:pPr>
            <w:r w:rsidRPr="00253487">
              <w:t>863</w:t>
            </w:r>
          </w:p>
        </w:tc>
        <w:tc>
          <w:tcPr>
            <w:tcW w:w="2098" w:type="dxa"/>
            <w:shd w:val="clear" w:color="auto" w:fill="auto"/>
          </w:tcPr>
          <w:p w14:paraId="45A53AB2" w14:textId="77777777" w:rsidR="00253487" w:rsidRPr="00253487" w:rsidRDefault="00253487" w:rsidP="00253487">
            <w:r w:rsidRPr="00253487">
              <w:t>OrderCapacityQty</w:t>
            </w:r>
          </w:p>
        </w:tc>
        <w:tc>
          <w:tcPr>
            <w:tcW w:w="811" w:type="dxa"/>
            <w:shd w:val="clear" w:color="auto" w:fill="auto"/>
          </w:tcPr>
          <w:p w14:paraId="6EC990EF" w14:textId="77777777" w:rsidR="00253487" w:rsidRPr="00253487" w:rsidRDefault="00253487" w:rsidP="000F73DB">
            <w:pPr>
              <w:jc w:val="center"/>
            </w:pPr>
            <w:r w:rsidRPr="00253487">
              <w:t>Y</w:t>
            </w:r>
          </w:p>
        </w:tc>
        <w:tc>
          <w:tcPr>
            <w:tcW w:w="4859" w:type="dxa"/>
            <w:shd w:val="clear" w:color="auto" w:fill="auto"/>
          </w:tcPr>
          <w:p w14:paraId="45CA0B99" w14:textId="77777777" w:rsidR="00253487" w:rsidRPr="00253487" w:rsidRDefault="00253487" w:rsidP="00253487">
            <w:r w:rsidRPr="00253487">
              <w:t>The quantity that was executed under this capacity (e.g. quantity executed as agent, as principal etc.). Sum of OrderCapacityQty values must equal this message's AllocQty.</w:t>
            </w:r>
          </w:p>
        </w:tc>
      </w:tr>
      <w:bookmarkEnd w:id="144"/>
    </w:tbl>
    <w:p w14:paraId="707C3982" w14:textId="77777777" w:rsidR="009E3F16" w:rsidRDefault="009E3F16" w:rsidP="00253487"/>
    <w:p w14:paraId="68B728A2"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7E4A47C" w14:textId="77777777">
        <w:tc>
          <w:tcPr>
            <w:tcW w:w="9576" w:type="dxa"/>
            <w:tcBorders>
              <w:bottom w:val="nil"/>
            </w:tcBorders>
            <w:shd w:val="pct25" w:color="auto" w:fill="FFFFFF"/>
          </w:tcPr>
          <w:p w14:paraId="559ECB28"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32"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3913EC55" w14:textId="77777777">
        <w:tc>
          <w:tcPr>
            <w:tcW w:w="9576" w:type="dxa"/>
            <w:shd w:val="pct12" w:color="auto" w:fill="FFFFFF"/>
          </w:tcPr>
          <w:p w14:paraId="2986F28E" w14:textId="77777777" w:rsidR="009E3F16" w:rsidRDefault="009E3F16">
            <w:pPr>
              <w:jc w:val="left"/>
            </w:pPr>
            <w:r>
              <w:t>Refer to FIXML element Cpcty</w:t>
            </w:r>
          </w:p>
        </w:tc>
      </w:tr>
    </w:tbl>
    <w:p w14:paraId="4C5E3BF0" w14:textId="77777777" w:rsidR="009E3F16" w:rsidRDefault="009E3F16"/>
    <w:p w14:paraId="562E55D4" w14:textId="77777777" w:rsidR="009E3F16" w:rsidRDefault="009E3F16"/>
    <w:p w14:paraId="4A9F9895" w14:textId="77777777" w:rsidR="009E3F16" w:rsidRDefault="009E3F16">
      <w:pPr>
        <w:pStyle w:val="Heading2"/>
      </w:pPr>
      <w:bookmarkStart w:id="145" w:name="_Toc36975908"/>
      <w:bookmarkStart w:id="146" w:name="_Toc38270681"/>
      <w:r>
        <w:br w:type="page"/>
      </w:r>
      <w:bookmarkStart w:id="147" w:name="_Toc227925033"/>
      <w:bookmarkEnd w:id="145"/>
      <w:bookmarkEnd w:id="146"/>
      <w:r>
        <w:lastRenderedPageBreak/>
        <w:t>Confirmation</w:t>
      </w:r>
      <w:bookmarkEnd w:id="147"/>
    </w:p>
    <w:p w14:paraId="67AD5B8D" w14:textId="77777777" w:rsidR="009E3F16" w:rsidRDefault="009E3F16">
      <w:pPr>
        <w:numPr>
          <w:ilvl w:val="12"/>
          <w:numId w:val="0"/>
        </w:numPr>
      </w:pPr>
      <w:r>
        <w:t>The Confirmation messages are used to provide individual trade level confirmations from the sell side to the buy side. In versions of FIX prior to version 4.4, this role was performed by the allocation message. Unlike the allocation message, the confirmation message operates at an allocation account (trade) level rather than block level, allowing for the affirmation or rejection of individual confirmations.</w:t>
      </w:r>
    </w:p>
    <w:p w14:paraId="009E1EBF" w14:textId="77777777" w:rsidR="009E3F16" w:rsidRDefault="009E3F16">
      <w:r>
        <w:t>This message is also used to report back, confirm or exception, the booking status of each allocation instance.  When the buy-side, in response, “affirms” with the ConfirmationAck message, the trade is ready to settle.</w:t>
      </w:r>
    </w:p>
    <w:p w14:paraId="4D0E35CA" w14:textId="77777777" w:rsidR="009E3F16" w:rsidRDefault="009E3F16">
      <w:r>
        <w:t>Because each message reports the details of a single “ticket”, Account names, fees, net money, and settlement information are reported using fields designated for single-account trades.</w:t>
      </w:r>
    </w:p>
    <w:p w14:paraId="35326D43" w14:textId="77777777" w:rsidR="009E3F16" w:rsidRDefault="009E3F16">
      <w:r>
        <w:t>Every Confirmation message has a unique ConfirmID.  It is recommended that the sellside system trade reference be used as ConfirmID where possible, in order to enable the ConfirmID to be used as a mutually understood trade reference (e.g. for use in manual conversations regarding specific trades).</w:t>
      </w:r>
    </w:p>
    <w:p w14:paraId="6A967157" w14:textId="77777777" w:rsidR="009E3F16" w:rsidRDefault="009E3F16">
      <w:r>
        <w:t>The capacity or capacities of the firm executing the order or orders covered by this confirmation is represented in a repeating group. This is to support confirmations covering orders executed under more than one capacity (e.g. a mixture of agency and principal execution). The OrderCapacityQty field (inside this repeating group) gives the quantity executed under each OrderCapacity. The sum of the OrderCapacityQty values must equal the confirmation’s AllocQty (field 80).</w:t>
      </w:r>
    </w:p>
    <w:p w14:paraId="2886F3D1" w14:textId="77777777" w:rsidR="009E3F16" w:rsidRDefault="009E3F16"/>
    <w:p w14:paraId="5C447144" w14:textId="77777777" w:rsidR="009E3F16" w:rsidRDefault="009E3F16">
      <w:pPr>
        <w:jc w:val="center"/>
        <w:outlineLvl w:val="0"/>
        <w:rPr>
          <w:color w:val="auto"/>
        </w:rPr>
      </w:pPr>
      <w:r>
        <w:rPr>
          <w:b/>
          <w:color w:val="auto"/>
          <w:sz w:val="24"/>
        </w:rPr>
        <w:t>Confirmation</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2A3CEA55"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48BA1D76" w14:textId="77777777" w:rsidR="00253487" w:rsidRPr="000F73DB" w:rsidRDefault="00253487" w:rsidP="000F73DB">
            <w:pPr>
              <w:jc w:val="center"/>
              <w:rPr>
                <w:b/>
                <w:i/>
              </w:rPr>
            </w:pPr>
            <w:bookmarkStart w:id="148" w:name="Msg_Confirmation"/>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270916F4"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22C25560"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14520956" w14:textId="77777777" w:rsidR="00253487" w:rsidRPr="000F73DB" w:rsidRDefault="00253487" w:rsidP="000F73DB">
            <w:pPr>
              <w:jc w:val="center"/>
              <w:rPr>
                <w:b/>
                <w:i/>
              </w:rPr>
            </w:pPr>
            <w:r w:rsidRPr="000F73DB">
              <w:rPr>
                <w:b/>
                <w:i/>
              </w:rPr>
              <w:t>Comments</w:t>
            </w:r>
          </w:p>
        </w:tc>
      </w:tr>
      <w:tr w:rsidR="00253487" w:rsidRPr="00253487" w14:paraId="37EEC4F2" w14:textId="77777777" w:rsidTr="000F73DB">
        <w:tc>
          <w:tcPr>
            <w:tcW w:w="3402" w:type="dxa"/>
            <w:gridSpan w:val="2"/>
            <w:tcBorders>
              <w:top w:val="single" w:sz="6" w:space="0" w:color="000000"/>
              <w:bottom w:val="single" w:sz="6" w:space="0" w:color="000000"/>
            </w:tcBorders>
            <w:shd w:val="clear" w:color="auto" w:fill="E6E6E6"/>
          </w:tcPr>
          <w:p w14:paraId="7DF67A4B"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73BE9105"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70CE5DBB" w14:textId="77777777" w:rsidR="00253487" w:rsidRPr="00253487" w:rsidRDefault="00253487" w:rsidP="00253487">
            <w:r w:rsidRPr="00253487">
              <w:t>MsgType = AK</w:t>
            </w:r>
          </w:p>
        </w:tc>
      </w:tr>
      <w:tr w:rsidR="00253487" w:rsidRPr="00253487" w14:paraId="42A6B880" w14:textId="77777777" w:rsidTr="000F73DB">
        <w:tc>
          <w:tcPr>
            <w:tcW w:w="652" w:type="dxa"/>
            <w:tcBorders>
              <w:top w:val="single" w:sz="6" w:space="0" w:color="000000"/>
            </w:tcBorders>
            <w:shd w:val="clear" w:color="auto" w:fill="auto"/>
          </w:tcPr>
          <w:p w14:paraId="5E06550C" w14:textId="77777777" w:rsidR="00253487" w:rsidRPr="00253487" w:rsidRDefault="00253487" w:rsidP="000F73DB">
            <w:pPr>
              <w:jc w:val="center"/>
            </w:pPr>
            <w:r w:rsidRPr="00253487">
              <w:t>664</w:t>
            </w:r>
          </w:p>
        </w:tc>
        <w:tc>
          <w:tcPr>
            <w:tcW w:w="2750" w:type="dxa"/>
            <w:tcBorders>
              <w:top w:val="single" w:sz="6" w:space="0" w:color="000000"/>
            </w:tcBorders>
            <w:shd w:val="clear" w:color="auto" w:fill="auto"/>
          </w:tcPr>
          <w:p w14:paraId="33F9A519" w14:textId="77777777" w:rsidR="00253487" w:rsidRPr="00253487" w:rsidRDefault="00253487" w:rsidP="00253487">
            <w:r w:rsidRPr="00253487">
              <w:t>ConfirmID</w:t>
            </w:r>
          </w:p>
        </w:tc>
        <w:tc>
          <w:tcPr>
            <w:tcW w:w="811" w:type="dxa"/>
            <w:tcBorders>
              <w:top w:val="single" w:sz="6" w:space="0" w:color="000000"/>
            </w:tcBorders>
            <w:shd w:val="clear" w:color="auto" w:fill="auto"/>
          </w:tcPr>
          <w:p w14:paraId="0B3F6D9A"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1B5C654B" w14:textId="77777777" w:rsidR="00253487" w:rsidRPr="00253487" w:rsidRDefault="00253487" w:rsidP="00253487">
            <w:r w:rsidRPr="00253487">
              <w:t>Unique ID for this message</w:t>
            </w:r>
          </w:p>
        </w:tc>
      </w:tr>
      <w:tr w:rsidR="00253487" w:rsidRPr="00253487" w14:paraId="4E90FCD5" w14:textId="77777777" w:rsidTr="000F73DB">
        <w:tc>
          <w:tcPr>
            <w:tcW w:w="652" w:type="dxa"/>
            <w:shd w:val="clear" w:color="auto" w:fill="auto"/>
          </w:tcPr>
          <w:p w14:paraId="1100E091" w14:textId="77777777" w:rsidR="00253487" w:rsidRPr="00253487" w:rsidRDefault="00253487" w:rsidP="000F73DB">
            <w:pPr>
              <w:jc w:val="center"/>
            </w:pPr>
            <w:r w:rsidRPr="00253487">
              <w:t>772</w:t>
            </w:r>
          </w:p>
        </w:tc>
        <w:tc>
          <w:tcPr>
            <w:tcW w:w="2750" w:type="dxa"/>
            <w:shd w:val="clear" w:color="auto" w:fill="auto"/>
          </w:tcPr>
          <w:p w14:paraId="69B3DAE3" w14:textId="77777777" w:rsidR="00253487" w:rsidRPr="00253487" w:rsidRDefault="00253487" w:rsidP="00253487">
            <w:r w:rsidRPr="00253487">
              <w:t>ConfirmRefID</w:t>
            </w:r>
          </w:p>
        </w:tc>
        <w:tc>
          <w:tcPr>
            <w:tcW w:w="811" w:type="dxa"/>
            <w:shd w:val="clear" w:color="auto" w:fill="auto"/>
          </w:tcPr>
          <w:p w14:paraId="33E129DB" w14:textId="77777777" w:rsidR="00253487" w:rsidRPr="00253487" w:rsidRDefault="00253487" w:rsidP="000F73DB">
            <w:pPr>
              <w:jc w:val="center"/>
            </w:pPr>
            <w:r w:rsidRPr="00253487">
              <w:t>N</w:t>
            </w:r>
          </w:p>
        </w:tc>
        <w:tc>
          <w:tcPr>
            <w:tcW w:w="4859" w:type="dxa"/>
            <w:shd w:val="clear" w:color="auto" w:fill="auto"/>
          </w:tcPr>
          <w:p w14:paraId="600F85E8" w14:textId="77777777" w:rsidR="00253487" w:rsidRPr="00253487" w:rsidRDefault="00253487" w:rsidP="00253487">
            <w:r w:rsidRPr="00253487">
              <w:t>Mandatory if ConfirmTransType is Replace or Cancel</w:t>
            </w:r>
          </w:p>
        </w:tc>
      </w:tr>
      <w:tr w:rsidR="00253487" w:rsidRPr="00253487" w14:paraId="304FECBC" w14:textId="77777777" w:rsidTr="000F73DB">
        <w:tc>
          <w:tcPr>
            <w:tcW w:w="652" w:type="dxa"/>
            <w:shd w:val="clear" w:color="auto" w:fill="auto"/>
          </w:tcPr>
          <w:p w14:paraId="2B405245" w14:textId="77777777" w:rsidR="00253487" w:rsidRPr="00253487" w:rsidRDefault="00253487" w:rsidP="000F73DB">
            <w:pPr>
              <w:jc w:val="center"/>
            </w:pPr>
            <w:r w:rsidRPr="00253487">
              <w:t>859</w:t>
            </w:r>
          </w:p>
        </w:tc>
        <w:tc>
          <w:tcPr>
            <w:tcW w:w="2750" w:type="dxa"/>
            <w:shd w:val="clear" w:color="auto" w:fill="auto"/>
          </w:tcPr>
          <w:p w14:paraId="5DA0E134" w14:textId="77777777" w:rsidR="00253487" w:rsidRPr="00253487" w:rsidRDefault="00253487" w:rsidP="00253487">
            <w:r w:rsidRPr="00253487">
              <w:t>ConfirmReqID</w:t>
            </w:r>
          </w:p>
        </w:tc>
        <w:tc>
          <w:tcPr>
            <w:tcW w:w="811" w:type="dxa"/>
            <w:shd w:val="clear" w:color="auto" w:fill="auto"/>
          </w:tcPr>
          <w:p w14:paraId="7FEC744F" w14:textId="77777777" w:rsidR="00253487" w:rsidRPr="00253487" w:rsidRDefault="00253487" w:rsidP="000F73DB">
            <w:pPr>
              <w:jc w:val="center"/>
            </w:pPr>
            <w:r w:rsidRPr="00253487">
              <w:t>N</w:t>
            </w:r>
          </w:p>
        </w:tc>
        <w:tc>
          <w:tcPr>
            <w:tcW w:w="4859" w:type="dxa"/>
            <w:shd w:val="clear" w:color="auto" w:fill="auto"/>
          </w:tcPr>
          <w:p w14:paraId="2D36F489" w14:textId="77777777" w:rsidR="00253487" w:rsidRPr="00253487" w:rsidRDefault="00253487" w:rsidP="00253487">
            <w:r w:rsidRPr="00253487">
              <w:t>Only used when this message is used to respond to a confirmation request (to which this ID refers)</w:t>
            </w:r>
          </w:p>
        </w:tc>
      </w:tr>
      <w:tr w:rsidR="00253487" w:rsidRPr="00253487" w14:paraId="62F8F190" w14:textId="77777777" w:rsidTr="000F73DB">
        <w:tc>
          <w:tcPr>
            <w:tcW w:w="652" w:type="dxa"/>
            <w:shd w:val="clear" w:color="auto" w:fill="auto"/>
          </w:tcPr>
          <w:p w14:paraId="0539AE49" w14:textId="77777777" w:rsidR="00253487" w:rsidRPr="00253487" w:rsidRDefault="00253487" w:rsidP="000F73DB">
            <w:pPr>
              <w:jc w:val="center"/>
            </w:pPr>
            <w:r w:rsidRPr="00253487">
              <w:t>666</w:t>
            </w:r>
          </w:p>
        </w:tc>
        <w:tc>
          <w:tcPr>
            <w:tcW w:w="2750" w:type="dxa"/>
            <w:shd w:val="clear" w:color="auto" w:fill="auto"/>
          </w:tcPr>
          <w:p w14:paraId="10DFCCA9" w14:textId="77777777" w:rsidR="00253487" w:rsidRPr="00253487" w:rsidRDefault="00253487" w:rsidP="00253487">
            <w:r w:rsidRPr="00253487">
              <w:t>ConfirmTransType</w:t>
            </w:r>
          </w:p>
        </w:tc>
        <w:tc>
          <w:tcPr>
            <w:tcW w:w="811" w:type="dxa"/>
            <w:shd w:val="clear" w:color="auto" w:fill="auto"/>
          </w:tcPr>
          <w:p w14:paraId="74BB3453" w14:textId="77777777" w:rsidR="00253487" w:rsidRPr="00253487" w:rsidRDefault="00253487" w:rsidP="000F73DB">
            <w:pPr>
              <w:jc w:val="center"/>
            </w:pPr>
            <w:r w:rsidRPr="00253487">
              <w:t>Y</w:t>
            </w:r>
          </w:p>
        </w:tc>
        <w:tc>
          <w:tcPr>
            <w:tcW w:w="4859" w:type="dxa"/>
            <w:shd w:val="clear" w:color="auto" w:fill="auto"/>
          </w:tcPr>
          <w:p w14:paraId="4CD3588D" w14:textId="77777777" w:rsidR="00253487" w:rsidRPr="00253487" w:rsidRDefault="00253487" w:rsidP="00253487">
            <w:r w:rsidRPr="00253487">
              <w:t>New, Cancel or Replace</w:t>
            </w:r>
          </w:p>
        </w:tc>
      </w:tr>
      <w:tr w:rsidR="00253487" w:rsidRPr="00253487" w14:paraId="6D3780B0" w14:textId="77777777" w:rsidTr="000F73DB">
        <w:tc>
          <w:tcPr>
            <w:tcW w:w="652" w:type="dxa"/>
            <w:shd w:val="clear" w:color="auto" w:fill="auto"/>
          </w:tcPr>
          <w:p w14:paraId="03580113" w14:textId="77777777" w:rsidR="00253487" w:rsidRPr="00253487" w:rsidRDefault="00253487" w:rsidP="000F73DB">
            <w:pPr>
              <w:jc w:val="center"/>
            </w:pPr>
            <w:r w:rsidRPr="00253487">
              <w:t>773</w:t>
            </w:r>
          </w:p>
        </w:tc>
        <w:tc>
          <w:tcPr>
            <w:tcW w:w="2750" w:type="dxa"/>
            <w:shd w:val="clear" w:color="auto" w:fill="auto"/>
          </w:tcPr>
          <w:p w14:paraId="622DEE9F" w14:textId="77777777" w:rsidR="00253487" w:rsidRPr="00253487" w:rsidRDefault="00253487" w:rsidP="00253487">
            <w:r w:rsidRPr="00253487">
              <w:t>ConfirmType</w:t>
            </w:r>
          </w:p>
        </w:tc>
        <w:tc>
          <w:tcPr>
            <w:tcW w:w="811" w:type="dxa"/>
            <w:shd w:val="clear" w:color="auto" w:fill="auto"/>
          </w:tcPr>
          <w:p w14:paraId="172836DC" w14:textId="77777777" w:rsidR="00253487" w:rsidRPr="00253487" w:rsidRDefault="00253487" w:rsidP="000F73DB">
            <w:pPr>
              <w:jc w:val="center"/>
            </w:pPr>
            <w:r w:rsidRPr="00253487">
              <w:t>Y</w:t>
            </w:r>
          </w:p>
        </w:tc>
        <w:tc>
          <w:tcPr>
            <w:tcW w:w="4859" w:type="dxa"/>
            <w:shd w:val="clear" w:color="auto" w:fill="auto"/>
          </w:tcPr>
          <w:p w14:paraId="7CCD5B61" w14:textId="77777777" w:rsidR="00253487" w:rsidRPr="00253487" w:rsidRDefault="00253487" w:rsidP="00253487">
            <w:r w:rsidRPr="00253487">
              <w:t>Denotes whether this message represents a confirmation or a trade status message</w:t>
            </w:r>
          </w:p>
        </w:tc>
      </w:tr>
      <w:tr w:rsidR="00253487" w:rsidRPr="00253487" w14:paraId="6F8D277F" w14:textId="77777777" w:rsidTr="000F73DB">
        <w:tc>
          <w:tcPr>
            <w:tcW w:w="652" w:type="dxa"/>
            <w:shd w:val="clear" w:color="auto" w:fill="auto"/>
          </w:tcPr>
          <w:p w14:paraId="0550C1DF" w14:textId="77777777" w:rsidR="00253487" w:rsidRPr="00253487" w:rsidRDefault="00253487" w:rsidP="000F73DB">
            <w:pPr>
              <w:jc w:val="center"/>
            </w:pPr>
            <w:r w:rsidRPr="00253487">
              <w:t>797</w:t>
            </w:r>
          </w:p>
        </w:tc>
        <w:tc>
          <w:tcPr>
            <w:tcW w:w="2750" w:type="dxa"/>
            <w:shd w:val="clear" w:color="auto" w:fill="auto"/>
          </w:tcPr>
          <w:p w14:paraId="062A4B14" w14:textId="77777777" w:rsidR="00253487" w:rsidRPr="00253487" w:rsidRDefault="00253487" w:rsidP="00253487">
            <w:r w:rsidRPr="00253487">
              <w:t>CopyMsgIndicator</w:t>
            </w:r>
          </w:p>
        </w:tc>
        <w:tc>
          <w:tcPr>
            <w:tcW w:w="811" w:type="dxa"/>
            <w:shd w:val="clear" w:color="auto" w:fill="auto"/>
          </w:tcPr>
          <w:p w14:paraId="1F8EE12F" w14:textId="77777777" w:rsidR="00253487" w:rsidRPr="00253487" w:rsidRDefault="00253487" w:rsidP="000F73DB">
            <w:pPr>
              <w:jc w:val="center"/>
            </w:pPr>
            <w:r w:rsidRPr="00253487">
              <w:t>N</w:t>
            </w:r>
          </w:p>
        </w:tc>
        <w:tc>
          <w:tcPr>
            <w:tcW w:w="4859" w:type="dxa"/>
            <w:shd w:val="clear" w:color="auto" w:fill="auto"/>
          </w:tcPr>
          <w:p w14:paraId="47619447" w14:textId="77777777" w:rsidR="00253487" w:rsidRDefault="00253487" w:rsidP="00253487">
            <w:r w:rsidRPr="00253487">
              <w:t>Denotes whether or not this message represents copy confirmation (or status message)</w:t>
            </w:r>
          </w:p>
          <w:p w14:paraId="05823739" w14:textId="77777777" w:rsidR="00253487" w:rsidRPr="00253487" w:rsidRDefault="00253487" w:rsidP="00253487">
            <w:r w:rsidRPr="00253487">
              <w:t>Absence of this field indicates message is not a drop copy.</w:t>
            </w:r>
          </w:p>
        </w:tc>
      </w:tr>
      <w:tr w:rsidR="00253487" w:rsidRPr="00253487" w14:paraId="0E9F5820" w14:textId="77777777" w:rsidTr="000F73DB">
        <w:tc>
          <w:tcPr>
            <w:tcW w:w="652" w:type="dxa"/>
            <w:shd w:val="clear" w:color="auto" w:fill="auto"/>
          </w:tcPr>
          <w:p w14:paraId="15313045" w14:textId="77777777" w:rsidR="00253487" w:rsidRPr="00253487" w:rsidRDefault="00253487" w:rsidP="000F73DB">
            <w:pPr>
              <w:jc w:val="center"/>
            </w:pPr>
            <w:r w:rsidRPr="00253487">
              <w:t>650</w:t>
            </w:r>
          </w:p>
        </w:tc>
        <w:tc>
          <w:tcPr>
            <w:tcW w:w="2750" w:type="dxa"/>
            <w:shd w:val="clear" w:color="auto" w:fill="auto"/>
          </w:tcPr>
          <w:p w14:paraId="1B1587BB" w14:textId="77777777" w:rsidR="00253487" w:rsidRPr="00253487" w:rsidRDefault="00253487" w:rsidP="00253487">
            <w:r w:rsidRPr="00253487">
              <w:t>LegalConfirm</w:t>
            </w:r>
          </w:p>
        </w:tc>
        <w:tc>
          <w:tcPr>
            <w:tcW w:w="811" w:type="dxa"/>
            <w:shd w:val="clear" w:color="auto" w:fill="auto"/>
          </w:tcPr>
          <w:p w14:paraId="2404E169" w14:textId="77777777" w:rsidR="00253487" w:rsidRPr="00253487" w:rsidRDefault="00253487" w:rsidP="000F73DB">
            <w:pPr>
              <w:jc w:val="center"/>
            </w:pPr>
            <w:r w:rsidRPr="00253487">
              <w:t>N</w:t>
            </w:r>
          </w:p>
        </w:tc>
        <w:tc>
          <w:tcPr>
            <w:tcW w:w="4859" w:type="dxa"/>
            <w:shd w:val="clear" w:color="auto" w:fill="auto"/>
          </w:tcPr>
          <w:p w14:paraId="6A482FC4" w14:textId="77777777" w:rsidR="00253487" w:rsidRDefault="00253487" w:rsidP="00253487">
            <w:r w:rsidRPr="00253487">
              <w:t>Denotes whether this message represents the legally binding confirmation</w:t>
            </w:r>
          </w:p>
          <w:p w14:paraId="6E5D5C00" w14:textId="77777777" w:rsidR="00253487" w:rsidRPr="00253487" w:rsidRDefault="00253487" w:rsidP="00253487">
            <w:r w:rsidRPr="00253487">
              <w:t>Absence of this field indicates message is not a legal confirm.</w:t>
            </w:r>
          </w:p>
        </w:tc>
      </w:tr>
      <w:tr w:rsidR="00253487" w:rsidRPr="00253487" w14:paraId="75541D96" w14:textId="77777777" w:rsidTr="000F73DB">
        <w:tc>
          <w:tcPr>
            <w:tcW w:w="652" w:type="dxa"/>
            <w:tcBorders>
              <w:bottom w:val="single" w:sz="6" w:space="0" w:color="000000"/>
            </w:tcBorders>
            <w:shd w:val="clear" w:color="auto" w:fill="auto"/>
          </w:tcPr>
          <w:p w14:paraId="12047B4D" w14:textId="77777777" w:rsidR="00253487" w:rsidRPr="00253487" w:rsidRDefault="00253487" w:rsidP="000F73DB">
            <w:pPr>
              <w:jc w:val="center"/>
            </w:pPr>
            <w:r w:rsidRPr="00253487">
              <w:t>665</w:t>
            </w:r>
          </w:p>
        </w:tc>
        <w:tc>
          <w:tcPr>
            <w:tcW w:w="2750" w:type="dxa"/>
            <w:tcBorders>
              <w:bottom w:val="single" w:sz="6" w:space="0" w:color="000000"/>
            </w:tcBorders>
            <w:shd w:val="clear" w:color="auto" w:fill="auto"/>
          </w:tcPr>
          <w:p w14:paraId="50FAEAE0" w14:textId="77777777" w:rsidR="00253487" w:rsidRPr="00253487" w:rsidRDefault="00253487" w:rsidP="00253487">
            <w:r w:rsidRPr="00253487">
              <w:t>ConfirmStatus</w:t>
            </w:r>
          </w:p>
        </w:tc>
        <w:tc>
          <w:tcPr>
            <w:tcW w:w="811" w:type="dxa"/>
            <w:tcBorders>
              <w:bottom w:val="single" w:sz="6" w:space="0" w:color="000000"/>
            </w:tcBorders>
            <w:shd w:val="clear" w:color="auto" w:fill="auto"/>
          </w:tcPr>
          <w:p w14:paraId="45116C2A"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486F6A76" w14:textId="77777777" w:rsidR="00253487" w:rsidRPr="00253487" w:rsidRDefault="00253487" w:rsidP="00253487"/>
        </w:tc>
      </w:tr>
      <w:tr w:rsidR="00253487" w:rsidRPr="00253487" w14:paraId="34DDA7B0" w14:textId="77777777" w:rsidTr="000F73DB">
        <w:tc>
          <w:tcPr>
            <w:tcW w:w="3402" w:type="dxa"/>
            <w:gridSpan w:val="2"/>
            <w:tcBorders>
              <w:top w:val="single" w:sz="6" w:space="0" w:color="000000"/>
              <w:bottom w:val="single" w:sz="6" w:space="0" w:color="000000"/>
            </w:tcBorders>
            <w:shd w:val="clear" w:color="auto" w:fill="E6E6E6"/>
          </w:tcPr>
          <w:p w14:paraId="36FFF2D6"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1413D29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7828BF9" w14:textId="77777777" w:rsidR="00253487" w:rsidRDefault="00253487" w:rsidP="00253487">
            <w:r w:rsidRPr="00253487">
              <w:t>Insert here the set of "Parties" (firm identification) fields defined in "Common Components of Application Messages"</w:t>
            </w:r>
          </w:p>
          <w:p w14:paraId="4640B43C" w14:textId="77777777" w:rsidR="00253487" w:rsidRDefault="00253487" w:rsidP="00253487">
            <w:r w:rsidRPr="00253487">
              <w:t>Required for fixed income</w:t>
            </w:r>
          </w:p>
          <w:p w14:paraId="3B4F4766" w14:textId="77777777" w:rsidR="00253487" w:rsidRDefault="00253487" w:rsidP="00253487">
            <w:r w:rsidRPr="00253487">
              <w:t xml:space="preserve">Also to be used in associated with ProcessCode for </w:t>
            </w:r>
            <w:r w:rsidRPr="00253487">
              <w:lastRenderedPageBreak/>
              <w:t>broker of credit (e.g. for directed brokerage trades)</w:t>
            </w:r>
          </w:p>
          <w:p w14:paraId="6B72F995" w14:textId="77777777" w:rsidR="00253487" w:rsidRPr="00253487" w:rsidRDefault="00253487" w:rsidP="00253487">
            <w:r w:rsidRPr="00253487">
              <w:t>Also to be used to specify party-specific regulatory details (e.g. full legal name of contracting legal entity, registered address, regulatory status, any registration details)</w:t>
            </w:r>
          </w:p>
        </w:tc>
      </w:tr>
      <w:tr w:rsidR="00253487" w:rsidRPr="00253487" w14:paraId="3905C3D2" w14:textId="77777777" w:rsidTr="000F73DB">
        <w:tc>
          <w:tcPr>
            <w:tcW w:w="3402" w:type="dxa"/>
            <w:gridSpan w:val="2"/>
            <w:tcBorders>
              <w:top w:val="single" w:sz="6" w:space="0" w:color="000000"/>
              <w:bottom w:val="single" w:sz="6" w:space="0" w:color="000000"/>
            </w:tcBorders>
            <w:shd w:val="clear" w:color="auto" w:fill="E6E6E6"/>
          </w:tcPr>
          <w:p w14:paraId="3676EDC5" w14:textId="77777777" w:rsidR="00253487" w:rsidRPr="00253487" w:rsidRDefault="00253487" w:rsidP="000F73DB">
            <w:pPr>
              <w:jc w:val="left"/>
            </w:pPr>
            <w:r w:rsidRPr="00253487">
              <w:lastRenderedPageBreak/>
              <w:t>component block  &lt;OrdAllocGrp&gt;</w:t>
            </w:r>
          </w:p>
        </w:tc>
        <w:tc>
          <w:tcPr>
            <w:tcW w:w="811" w:type="dxa"/>
            <w:tcBorders>
              <w:top w:val="single" w:sz="6" w:space="0" w:color="000000"/>
              <w:bottom w:val="single" w:sz="6" w:space="0" w:color="000000"/>
            </w:tcBorders>
            <w:shd w:val="clear" w:color="auto" w:fill="E6E6E6"/>
          </w:tcPr>
          <w:p w14:paraId="0B8C687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48FBB00" w14:textId="77777777" w:rsidR="00253487" w:rsidRPr="00253487" w:rsidRDefault="00253487" w:rsidP="00253487">
            <w:r w:rsidRPr="00253487">
              <w:t>Indicates number of orders to be combined for allocation. If order(s) were manually delivered set to 1 (one).Required when AllocNoOrdersType = 1</w:t>
            </w:r>
          </w:p>
        </w:tc>
      </w:tr>
      <w:tr w:rsidR="00253487" w:rsidRPr="00253487" w14:paraId="0D934552" w14:textId="77777777" w:rsidTr="000F73DB">
        <w:tc>
          <w:tcPr>
            <w:tcW w:w="652" w:type="dxa"/>
            <w:tcBorders>
              <w:top w:val="single" w:sz="6" w:space="0" w:color="000000"/>
            </w:tcBorders>
            <w:shd w:val="clear" w:color="auto" w:fill="auto"/>
          </w:tcPr>
          <w:p w14:paraId="2D361A72" w14:textId="77777777" w:rsidR="00253487" w:rsidRPr="00253487" w:rsidRDefault="00253487" w:rsidP="000F73DB">
            <w:pPr>
              <w:jc w:val="center"/>
            </w:pPr>
            <w:r w:rsidRPr="00253487">
              <w:t>70</w:t>
            </w:r>
          </w:p>
        </w:tc>
        <w:tc>
          <w:tcPr>
            <w:tcW w:w="2750" w:type="dxa"/>
            <w:tcBorders>
              <w:top w:val="single" w:sz="6" w:space="0" w:color="000000"/>
            </w:tcBorders>
            <w:shd w:val="clear" w:color="auto" w:fill="auto"/>
          </w:tcPr>
          <w:p w14:paraId="0FA14203" w14:textId="77777777" w:rsidR="00253487" w:rsidRPr="00253487" w:rsidRDefault="00253487" w:rsidP="00253487">
            <w:r w:rsidRPr="00253487">
              <w:t>AllocID</w:t>
            </w:r>
          </w:p>
        </w:tc>
        <w:tc>
          <w:tcPr>
            <w:tcW w:w="811" w:type="dxa"/>
            <w:tcBorders>
              <w:top w:val="single" w:sz="6" w:space="0" w:color="000000"/>
            </w:tcBorders>
            <w:shd w:val="clear" w:color="auto" w:fill="auto"/>
          </w:tcPr>
          <w:p w14:paraId="386E223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4236980" w14:textId="77777777" w:rsidR="00253487" w:rsidRPr="00253487" w:rsidRDefault="00253487" w:rsidP="00253487">
            <w:r w:rsidRPr="00253487">
              <w:t>Used to refer to an earlier Allocation Instruction.</w:t>
            </w:r>
          </w:p>
        </w:tc>
      </w:tr>
      <w:tr w:rsidR="00253487" w:rsidRPr="00253487" w14:paraId="727F4BFA" w14:textId="77777777" w:rsidTr="000F73DB">
        <w:tc>
          <w:tcPr>
            <w:tcW w:w="652" w:type="dxa"/>
            <w:shd w:val="clear" w:color="auto" w:fill="auto"/>
          </w:tcPr>
          <w:p w14:paraId="65D70AF7" w14:textId="77777777" w:rsidR="00253487" w:rsidRPr="00253487" w:rsidRDefault="00253487" w:rsidP="000F73DB">
            <w:pPr>
              <w:jc w:val="center"/>
            </w:pPr>
            <w:r w:rsidRPr="00253487">
              <w:t>793</w:t>
            </w:r>
          </w:p>
        </w:tc>
        <w:tc>
          <w:tcPr>
            <w:tcW w:w="2750" w:type="dxa"/>
            <w:shd w:val="clear" w:color="auto" w:fill="auto"/>
          </w:tcPr>
          <w:p w14:paraId="05CC9E12" w14:textId="77777777" w:rsidR="00253487" w:rsidRPr="00253487" w:rsidRDefault="00253487" w:rsidP="00253487">
            <w:r w:rsidRPr="00253487">
              <w:t>SecondaryAllocID</w:t>
            </w:r>
          </w:p>
        </w:tc>
        <w:tc>
          <w:tcPr>
            <w:tcW w:w="811" w:type="dxa"/>
            <w:shd w:val="clear" w:color="auto" w:fill="auto"/>
          </w:tcPr>
          <w:p w14:paraId="15D8C114" w14:textId="77777777" w:rsidR="00253487" w:rsidRPr="00253487" w:rsidRDefault="00253487" w:rsidP="000F73DB">
            <w:pPr>
              <w:jc w:val="center"/>
            </w:pPr>
            <w:r w:rsidRPr="00253487">
              <w:t>N</w:t>
            </w:r>
          </w:p>
        </w:tc>
        <w:tc>
          <w:tcPr>
            <w:tcW w:w="4859" w:type="dxa"/>
            <w:shd w:val="clear" w:color="auto" w:fill="auto"/>
          </w:tcPr>
          <w:p w14:paraId="3773DA02" w14:textId="77777777" w:rsidR="00253487" w:rsidRPr="00253487" w:rsidRDefault="00253487" w:rsidP="00253487">
            <w:r w:rsidRPr="00253487">
              <w:t>Used to refer to an earlier Allocation Instruction via its secondary identifier</w:t>
            </w:r>
          </w:p>
        </w:tc>
      </w:tr>
      <w:tr w:rsidR="00253487" w:rsidRPr="00253487" w14:paraId="6956275D" w14:textId="77777777" w:rsidTr="000F73DB">
        <w:tc>
          <w:tcPr>
            <w:tcW w:w="652" w:type="dxa"/>
            <w:shd w:val="clear" w:color="auto" w:fill="auto"/>
          </w:tcPr>
          <w:p w14:paraId="18929A14" w14:textId="77777777" w:rsidR="00253487" w:rsidRPr="00253487" w:rsidRDefault="00253487" w:rsidP="000F73DB">
            <w:pPr>
              <w:jc w:val="center"/>
            </w:pPr>
            <w:r w:rsidRPr="00253487">
              <w:t>467</w:t>
            </w:r>
          </w:p>
        </w:tc>
        <w:tc>
          <w:tcPr>
            <w:tcW w:w="2750" w:type="dxa"/>
            <w:shd w:val="clear" w:color="auto" w:fill="auto"/>
          </w:tcPr>
          <w:p w14:paraId="4B2DA63D" w14:textId="77777777" w:rsidR="00253487" w:rsidRPr="00253487" w:rsidRDefault="00253487" w:rsidP="00253487">
            <w:r w:rsidRPr="00253487">
              <w:t>IndividualAllocID</w:t>
            </w:r>
          </w:p>
        </w:tc>
        <w:tc>
          <w:tcPr>
            <w:tcW w:w="811" w:type="dxa"/>
            <w:shd w:val="clear" w:color="auto" w:fill="auto"/>
          </w:tcPr>
          <w:p w14:paraId="314F5C1C" w14:textId="77777777" w:rsidR="00253487" w:rsidRPr="00253487" w:rsidRDefault="00253487" w:rsidP="000F73DB">
            <w:pPr>
              <w:jc w:val="center"/>
            </w:pPr>
            <w:r w:rsidRPr="00253487">
              <w:t>N</w:t>
            </w:r>
          </w:p>
        </w:tc>
        <w:tc>
          <w:tcPr>
            <w:tcW w:w="4859" w:type="dxa"/>
            <w:shd w:val="clear" w:color="auto" w:fill="auto"/>
          </w:tcPr>
          <w:p w14:paraId="4C8D71DE" w14:textId="77777777" w:rsidR="00253487" w:rsidRPr="00253487" w:rsidRDefault="00253487" w:rsidP="00253487">
            <w:r w:rsidRPr="00253487">
              <w:t>Used to refer to an allocation account within an earlier Allocation Instruction.</w:t>
            </w:r>
          </w:p>
        </w:tc>
      </w:tr>
      <w:tr w:rsidR="00253487" w:rsidRPr="00253487" w14:paraId="680FA3DF" w14:textId="77777777" w:rsidTr="000F73DB">
        <w:tc>
          <w:tcPr>
            <w:tcW w:w="652" w:type="dxa"/>
            <w:shd w:val="clear" w:color="auto" w:fill="auto"/>
          </w:tcPr>
          <w:p w14:paraId="29311332" w14:textId="77777777" w:rsidR="00253487" w:rsidRPr="00253487" w:rsidRDefault="00253487" w:rsidP="000F73DB">
            <w:pPr>
              <w:jc w:val="center"/>
            </w:pPr>
            <w:r w:rsidRPr="00253487">
              <w:t>60</w:t>
            </w:r>
          </w:p>
        </w:tc>
        <w:tc>
          <w:tcPr>
            <w:tcW w:w="2750" w:type="dxa"/>
            <w:shd w:val="clear" w:color="auto" w:fill="auto"/>
          </w:tcPr>
          <w:p w14:paraId="5ABA3B08" w14:textId="77777777" w:rsidR="00253487" w:rsidRPr="00253487" w:rsidRDefault="00253487" w:rsidP="00253487">
            <w:r w:rsidRPr="00253487">
              <w:t>TransactTime</w:t>
            </w:r>
          </w:p>
        </w:tc>
        <w:tc>
          <w:tcPr>
            <w:tcW w:w="811" w:type="dxa"/>
            <w:shd w:val="clear" w:color="auto" w:fill="auto"/>
          </w:tcPr>
          <w:p w14:paraId="357781E4" w14:textId="77777777" w:rsidR="00253487" w:rsidRPr="00253487" w:rsidRDefault="00253487" w:rsidP="000F73DB">
            <w:pPr>
              <w:jc w:val="center"/>
            </w:pPr>
            <w:r w:rsidRPr="00253487">
              <w:t>Y</w:t>
            </w:r>
          </w:p>
        </w:tc>
        <w:tc>
          <w:tcPr>
            <w:tcW w:w="4859" w:type="dxa"/>
            <w:shd w:val="clear" w:color="auto" w:fill="auto"/>
          </w:tcPr>
          <w:p w14:paraId="44BED574" w14:textId="77777777" w:rsidR="00253487" w:rsidRPr="00253487" w:rsidRDefault="00253487" w:rsidP="00253487">
            <w:r w:rsidRPr="00253487">
              <w:t>Represents the time this message was generated</w:t>
            </w:r>
          </w:p>
        </w:tc>
      </w:tr>
      <w:tr w:rsidR="00253487" w:rsidRPr="00253487" w14:paraId="1D72A8C5" w14:textId="77777777" w:rsidTr="000F73DB">
        <w:tc>
          <w:tcPr>
            <w:tcW w:w="652" w:type="dxa"/>
            <w:tcBorders>
              <w:bottom w:val="single" w:sz="6" w:space="0" w:color="000000"/>
            </w:tcBorders>
            <w:shd w:val="clear" w:color="auto" w:fill="auto"/>
          </w:tcPr>
          <w:p w14:paraId="3B0E8EF5" w14:textId="77777777" w:rsidR="00253487" w:rsidRPr="00253487" w:rsidRDefault="00253487" w:rsidP="000F73DB">
            <w:pPr>
              <w:jc w:val="center"/>
            </w:pPr>
            <w:r w:rsidRPr="00253487">
              <w:t>75</w:t>
            </w:r>
          </w:p>
        </w:tc>
        <w:tc>
          <w:tcPr>
            <w:tcW w:w="2750" w:type="dxa"/>
            <w:tcBorders>
              <w:bottom w:val="single" w:sz="6" w:space="0" w:color="000000"/>
            </w:tcBorders>
            <w:shd w:val="clear" w:color="auto" w:fill="auto"/>
          </w:tcPr>
          <w:p w14:paraId="388F2AE4" w14:textId="77777777" w:rsidR="00253487" w:rsidRPr="00253487" w:rsidRDefault="00253487" w:rsidP="00253487">
            <w:r w:rsidRPr="00253487">
              <w:t>TradeDate</w:t>
            </w:r>
          </w:p>
        </w:tc>
        <w:tc>
          <w:tcPr>
            <w:tcW w:w="811" w:type="dxa"/>
            <w:tcBorders>
              <w:bottom w:val="single" w:sz="6" w:space="0" w:color="000000"/>
            </w:tcBorders>
            <w:shd w:val="clear" w:color="auto" w:fill="auto"/>
          </w:tcPr>
          <w:p w14:paraId="676D3728"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63E9DA90" w14:textId="77777777" w:rsidR="00253487" w:rsidRPr="00253487" w:rsidRDefault="00253487" w:rsidP="00253487"/>
        </w:tc>
      </w:tr>
      <w:tr w:rsidR="00253487" w:rsidRPr="00253487" w14:paraId="03F97EFA" w14:textId="77777777" w:rsidTr="000F73DB">
        <w:tc>
          <w:tcPr>
            <w:tcW w:w="3402" w:type="dxa"/>
            <w:gridSpan w:val="2"/>
            <w:tcBorders>
              <w:top w:val="single" w:sz="6" w:space="0" w:color="000000"/>
              <w:bottom w:val="single" w:sz="6" w:space="0" w:color="000000"/>
            </w:tcBorders>
            <w:shd w:val="clear" w:color="auto" w:fill="E6E6E6"/>
          </w:tcPr>
          <w:p w14:paraId="52C15AF7" w14:textId="77777777" w:rsidR="00253487" w:rsidRPr="00253487" w:rsidRDefault="00253487" w:rsidP="000F73DB">
            <w:pPr>
              <w:jc w:val="left"/>
            </w:pPr>
            <w:r w:rsidRPr="00253487">
              <w:t>component block  &lt;TrdRegTimestamps&gt;</w:t>
            </w:r>
          </w:p>
        </w:tc>
        <w:tc>
          <w:tcPr>
            <w:tcW w:w="811" w:type="dxa"/>
            <w:tcBorders>
              <w:top w:val="single" w:sz="6" w:space="0" w:color="000000"/>
              <w:bottom w:val="single" w:sz="6" w:space="0" w:color="000000"/>
            </w:tcBorders>
            <w:shd w:val="clear" w:color="auto" w:fill="E6E6E6"/>
          </w:tcPr>
          <w:p w14:paraId="5ECBA7E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5F5DBAE" w14:textId="77777777" w:rsidR="00253487" w:rsidRPr="00253487" w:rsidRDefault="00253487" w:rsidP="00253487">
            <w:r w:rsidRPr="00253487">
              <w:t>Time of last execution being confirmed by this message</w:t>
            </w:r>
          </w:p>
        </w:tc>
      </w:tr>
      <w:tr w:rsidR="00253487" w:rsidRPr="00253487" w14:paraId="028C9FB5" w14:textId="77777777" w:rsidTr="000F73DB">
        <w:tc>
          <w:tcPr>
            <w:tcW w:w="3402" w:type="dxa"/>
            <w:gridSpan w:val="2"/>
            <w:tcBorders>
              <w:top w:val="single" w:sz="6" w:space="0" w:color="000000"/>
              <w:bottom w:val="single" w:sz="6" w:space="0" w:color="000000"/>
            </w:tcBorders>
            <w:shd w:val="clear" w:color="auto" w:fill="E6E6E6"/>
          </w:tcPr>
          <w:p w14:paraId="1588EB5B"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40B9ADD1"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2E4E07C3" w14:textId="77777777" w:rsidR="00253487" w:rsidRPr="00253487" w:rsidRDefault="00253487" w:rsidP="00253487">
            <w:r w:rsidRPr="00253487">
              <w:t>Insert here the set of "Instrument" (symbology) fields defined in "Common Components of Application Messages"</w:t>
            </w:r>
          </w:p>
        </w:tc>
      </w:tr>
      <w:tr w:rsidR="00253487" w:rsidRPr="00253487" w14:paraId="5BBB3B03" w14:textId="77777777" w:rsidTr="000F73DB">
        <w:tc>
          <w:tcPr>
            <w:tcW w:w="3402" w:type="dxa"/>
            <w:gridSpan w:val="2"/>
            <w:tcBorders>
              <w:top w:val="single" w:sz="6" w:space="0" w:color="000000"/>
              <w:bottom w:val="single" w:sz="6" w:space="0" w:color="000000"/>
            </w:tcBorders>
            <w:shd w:val="clear" w:color="auto" w:fill="E6E6E6"/>
          </w:tcPr>
          <w:p w14:paraId="67D78A64" w14:textId="77777777" w:rsidR="00253487" w:rsidRPr="00253487" w:rsidRDefault="00253487" w:rsidP="000F73DB">
            <w:pPr>
              <w:jc w:val="left"/>
            </w:pPr>
            <w:r w:rsidRPr="00253487">
              <w:t>component block  &lt;InstrumentExtension&gt;</w:t>
            </w:r>
          </w:p>
        </w:tc>
        <w:tc>
          <w:tcPr>
            <w:tcW w:w="811" w:type="dxa"/>
            <w:tcBorders>
              <w:top w:val="single" w:sz="6" w:space="0" w:color="000000"/>
              <w:bottom w:val="single" w:sz="6" w:space="0" w:color="000000"/>
            </w:tcBorders>
            <w:shd w:val="clear" w:color="auto" w:fill="E6E6E6"/>
          </w:tcPr>
          <w:p w14:paraId="52E4FB8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592CC7A" w14:textId="77777777" w:rsidR="00253487" w:rsidRPr="00253487" w:rsidRDefault="00253487" w:rsidP="00253487">
            <w:r w:rsidRPr="00253487">
              <w:t>Insert here the set of "InstrumentExtension" fields defined in "Common Components of Application Messages"</w:t>
            </w:r>
          </w:p>
        </w:tc>
      </w:tr>
      <w:tr w:rsidR="00253487" w:rsidRPr="00253487" w14:paraId="757137AB" w14:textId="77777777" w:rsidTr="000F73DB">
        <w:tc>
          <w:tcPr>
            <w:tcW w:w="3402" w:type="dxa"/>
            <w:gridSpan w:val="2"/>
            <w:tcBorders>
              <w:top w:val="single" w:sz="6" w:space="0" w:color="000000"/>
              <w:bottom w:val="single" w:sz="6" w:space="0" w:color="000000"/>
            </w:tcBorders>
            <w:shd w:val="clear" w:color="auto" w:fill="E6E6E6"/>
          </w:tcPr>
          <w:p w14:paraId="38D3C200"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2EC640A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6AB51E3" w14:textId="77777777" w:rsidR="00253487" w:rsidRPr="00253487" w:rsidRDefault="00253487" w:rsidP="00253487">
            <w:r w:rsidRPr="00253487">
              <w:t>Insert here the set of "FinancingDetails" fields defined in "Common Components of Application Messages"</w:t>
            </w:r>
          </w:p>
        </w:tc>
      </w:tr>
      <w:tr w:rsidR="00253487" w:rsidRPr="00253487" w14:paraId="2F42C0B4" w14:textId="77777777" w:rsidTr="000F73DB">
        <w:tc>
          <w:tcPr>
            <w:tcW w:w="3402" w:type="dxa"/>
            <w:gridSpan w:val="2"/>
            <w:tcBorders>
              <w:top w:val="single" w:sz="6" w:space="0" w:color="000000"/>
              <w:bottom w:val="single" w:sz="6" w:space="0" w:color="000000"/>
            </w:tcBorders>
            <w:shd w:val="clear" w:color="auto" w:fill="E6E6E6"/>
          </w:tcPr>
          <w:p w14:paraId="1371A2E5"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0982E3C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D688EFF" w14:textId="77777777" w:rsidR="00253487" w:rsidRPr="00253487" w:rsidRDefault="00253487" w:rsidP="00253487"/>
        </w:tc>
      </w:tr>
      <w:tr w:rsidR="00253487" w:rsidRPr="00253487" w14:paraId="162C11A8" w14:textId="77777777" w:rsidTr="000F73DB">
        <w:tc>
          <w:tcPr>
            <w:tcW w:w="3402" w:type="dxa"/>
            <w:gridSpan w:val="2"/>
            <w:tcBorders>
              <w:top w:val="single" w:sz="6" w:space="0" w:color="000000"/>
              <w:bottom w:val="single" w:sz="6" w:space="0" w:color="000000"/>
            </w:tcBorders>
            <w:shd w:val="clear" w:color="auto" w:fill="E6E6E6"/>
          </w:tcPr>
          <w:p w14:paraId="2EE77ACE"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015EFA4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3B3DCD8" w14:textId="77777777" w:rsidR="00253487" w:rsidRPr="00253487" w:rsidRDefault="00253487" w:rsidP="00253487"/>
        </w:tc>
      </w:tr>
      <w:tr w:rsidR="00253487" w:rsidRPr="00253487" w14:paraId="5E2A5879" w14:textId="77777777" w:rsidTr="000F73DB">
        <w:tc>
          <w:tcPr>
            <w:tcW w:w="3402" w:type="dxa"/>
            <w:gridSpan w:val="2"/>
            <w:tcBorders>
              <w:top w:val="single" w:sz="6" w:space="0" w:color="000000"/>
              <w:bottom w:val="single" w:sz="6" w:space="0" w:color="000000"/>
            </w:tcBorders>
            <w:shd w:val="clear" w:color="auto" w:fill="E6E6E6"/>
          </w:tcPr>
          <w:p w14:paraId="33AE0813" w14:textId="77777777" w:rsidR="00253487" w:rsidRPr="00253487" w:rsidRDefault="00253487" w:rsidP="000F73DB">
            <w:pPr>
              <w:jc w:val="left"/>
            </w:pPr>
            <w:r w:rsidRPr="00253487">
              <w:t>component block  &lt;YieldData&gt;</w:t>
            </w:r>
          </w:p>
        </w:tc>
        <w:tc>
          <w:tcPr>
            <w:tcW w:w="811" w:type="dxa"/>
            <w:tcBorders>
              <w:top w:val="single" w:sz="6" w:space="0" w:color="000000"/>
              <w:bottom w:val="single" w:sz="6" w:space="0" w:color="000000"/>
            </w:tcBorders>
            <w:shd w:val="clear" w:color="auto" w:fill="E6E6E6"/>
          </w:tcPr>
          <w:p w14:paraId="36789F4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C8324DF" w14:textId="77777777" w:rsidR="00253487" w:rsidRPr="00253487" w:rsidRDefault="00253487" w:rsidP="00253487">
            <w:r w:rsidRPr="00253487">
              <w:t>If traded on Yield, price must be calculated "to worst" and the &lt;Yield&gt; component block must specify how calculated, redemption date and price (if not par). If traded on Price, the &lt;Yield&gt; component block must specify how calculated - "Worst", and include redemptiondate and price (if not par).</w:t>
            </w:r>
          </w:p>
        </w:tc>
      </w:tr>
      <w:tr w:rsidR="00253487" w:rsidRPr="00253487" w14:paraId="77FFE029" w14:textId="77777777" w:rsidTr="000F73DB">
        <w:tc>
          <w:tcPr>
            <w:tcW w:w="652" w:type="dxa"/>
            <w:tcBorders>
              <w:top w:val="single" w:sz="6" w:space="0" w:color="000000"/>
            </w:tcBorders>
            <w:shd w:val="clear" w:color="auto" w:fill="auto"/>
          </w:tcPr>
          <w:p w14:paraId="19911584" w14:textId="77777777" w:rsidR="00253487" w:rsidRPr="00253487" w:rsidRDefault="00253487" w:rsidP="000F73DB">
            <w:pPr>
              <w:jc w:val="center"/>
            </w:pPr>
            <w:r w:rsidRPr="00253487">
              <w:t>80</w:t>
            </w:r>
          </w:p>
        </w:tc>
        <w:tc>
          <w:tcPr>
            <w:tcW w:w="2750" w:type="dxa"/>
            <w:tcBorders>
              <w:top w:val="single" w:sz="6" w:space="0" w:color="000000"/>
            </w:tcBorders>
            <w:shd w:val="clear" w:color="auto" w:fill="auto"/>
          </w:tcPr>
          <w:p w14:paraId="6DF33095" w14:textId="77777777" w:rsidR="00253487" w:rsidRPr="00253487" w:rsidRDefault="00253487" w:rsidP="00253487">
            <w:r w:rsidRPr="00253487">
              <w:t>AllocQty</w:t>
            </w:r>
          </w:p>
        </w:tc>
        <w:tc>
          <w:tcPr>
            <w:tcW w:w="811" w:type="dxa"/>
            <w:tcBorders>
              <w:top w:val="single" w:sz="6" w:space="0" w:color="000000"/>
            </w:tcBorders>
            <w:shd w:val="clear" w:color="auto" w:fill="auto"/>
          </w:tcPr>
          <w:p w14:paraId="259BB6D9"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61C259E7" w14:textId="77777777" w:rsidR="00253487" w:rsidRPr="00253487" w:rsidRDefault="00253487" w:rsidP="00253487">
            <w:r w:rsidRPr="00253487">
              <w:t>The quantity being confirmed by this message (this is at a trade level, not block or order level)</w:t>
            </w:r>
          </w:p>
        </w:tc>
      </w:tr>
      <w:tr w:rsidR="00253487" w:rsidRPr="00253487" w14:paraId="0028FD95" w14:textId="77777777" w:rsidTr="000F73DB">
        <w:tc>
          <w:tcPr>
            <w:tcW w:w="652" w:type="dxa"/>
            <w:shd w:val="clear" w:color="auto" w:fill="auto"/>
          </w:tcPr>
          <w:p w14:paraId="2E477EA8" w14:textId="77777777" w:rsidR="00253487" w:rsidRPr="00253487" w:rsidRDefault="00253487" w:rsidP="000F73DB">
            <w:pPr>
              <w:jc w:val="center"/>
            </w:pPr>
            <w:r w:rsidRPr="00253487">
              <w:t>854</w:t>
            </w:r>
          </w:p>
        </w:tc>
        <w:tc>
          <w:tcPr>
            <w:tcW w:w="2750" w:type="dxa"/>
            <w:shd w:val="clear" w:color="auto" w:fill="auto"/>
          </w:tcPr>
          <w:p w14:paraId="07D2ACF4" w14:textId="77777777" w:rsidR="00253487" w:rsidRPr="00253487" w:rsidRDefault="00253487" w:rsidP="00253487">
            <w:r w:rsidRPr="00253487">
              <w:t>QtyType</w:t>
            </w:r>
          </w:p>
        </w:tc>
        <w:tc>
          <w:tcPr>
            <w:tcW w:w="811" w:type="dxa"/>
            <w:shd w:val="clear" w:color="auto" w:fill="auto"/>
          </w:tcPr>
          <w:p w14:paraId="3841CFC7" w14:textId="77777777" w:rsidR="00253487" w:rsidRPr="00253487" w:rsidRDefault="00253487" w:rsidP="000F73DB">
            <w:pPr>
              <w:jc w:val="center"/>
            </w:pPr>
            <w:r w:rsidRPr="00253487">
              <w:t>N</w:t>
            </w:r>
          </w:p>
        </w:tc>
        <w:tc>
          <w:tcPr>
            <w:tcW w:w="4859" w:type="dxa"/>
            <w:shd w:val="clear" w:color="auto" w:fill="auto"/>
          </w:tcPr>
          <w:p w14:paraId="4FCCD58A" w14:textId="77777777" w:rsidR="00253487" w:rsidRPr="00253487" w:rsidRDefault="00253487" w:rsidP="00253487"/>
        </w:tc>
      </w:tr>
      <w:tr w:rsidR="00253487" w:rsidRPr="00253487" w14:paraId="1B39C9CE" w14:textId="77777777" w:rsidTr="000F73DB">
        <w:tc>
          <w:tcPr>
            <w:tcW w:w="652" w:type="dxa"/>
            <w:shd w:val="clear" w:color="auto" w:fill="auto"/>
          </w:tcPr>
          <w:p w14:paraId="3F94E691" w14:textId="77777777" w:rsidR="00253487" w:rsidRPr="00253487" w:rsidRDefault="00253487" w:rsidP="000F73DB">
            <w:pPr>
              <w:jc w:val="center"/>
            </w:pPr>
            <w:r w:rsidRPr="00253487">
              <w:t>54</w:t>
            </w:r>
          </w:p>
        </w:tc>
        <w:tc>
          <w:tcPr>
            <w:tcW w:w="2750" w:type="dxa"/>
            <w:shd w:val="clear" w:color="auto" w:fill="auto"/>
          </w:tcPr>
          <w:p w14:paraId="4E5E0D50" w14:textId="77777777" w:rsidR="00253487" w:rsidRPr="00253487" w:rsidRDefault="00253487" w:rsidP="00253487">
            <w:r w:rsidRPr="00253487">
              <w:t>Side</w:t>
            </w:r>
          </w:p>
        </w:tc>
        <w:tc>
          <w:tcPr>
            <w:tcW w:w="811" w:type="dxa"/>
            <w:shd w:val="clear" w:color="auto" w:fill="auto"/>
          </w:tcPr>
          <w:p w14:paraId="0931869D" w14:textId="77777777" w:rsidR="00253487" w:rsidRPr="00253487" w:rsidRDefault="00253487" w:rsidP="000F73DB">
            <w:pPr>
              <w:jc w:val="center"/>
            </w:pPr>
            <w:r w:rsidRPr="00253487">
              <w:t>Y</w:t>
            </w:r>
          </w:p>
        </w:tc>
        <w:tc>
          <w:tcPr>
            <w:tcW w:w="4859" w:type="dxa"/>
            <w:shd w:val="clear" w:color="auto" w:fill="auto"/>
          </w:tcPr>
          <w:p w14:paraId="4C05F2A0" w14:textId="77777777" w:rsidR="00253487" w:rsidRPr="00253487" w:rsidRDefault="00253487" w:rsidP="00253487"/>
        </w:tc>
      </w:tr>
      <w:tr w:rsidR="00253487" w:rsidRPr="00253487" w14:paraId="7D5741A1" w14:textId="77777777" w:rsidTr="000F73DB">
        <w:tc>
          <w:tcPr>
            <w:tcW w:w="652" w:type="dxa"/>
            <w:shd w:val="clear" w:color="auto" w:fill="auto"/>
          </w:tcPr>
          <w:p w14:paraId="12FFA9F9" w14:textId="77777777" w:rsidR="00253487" w:rsidRPr="00253487" w:rsidRDefault="00253487" w:rsidP="000F73DB">
            <w:pPr>
              <w:jc w:val="center"/>
            </w:pPr>
            <w:r w:rsidRPr="00253487">
              <w:t>15</w:t>
            </w:r>
          </w:p>
        </w:tc>
        <w:tc>
          <w:tcPr>
            <w:tcW w:w="2750" w:type="dxa"/>
            <w:shd w:val="clear" w:color="auto" w:fill="auto"/>
          </w:tcPr>
          <w:p w14:paraId="75286987" w14:textId="77777777" w:rsidR="00253487" w:rsidRPr="00253487" w:rsidRDefault="00253487" w:rsidP="00253487">
            <w:r w:rsidRPr="00253487">
              <w:t>Currency</w:t>
            </w:r>
          </w:p>
        </w:tc>
        <w:tc>
          <w:tcPr>
            <w:tcW w:w="811" w:type="dxa"/>
            <w:shd w:val="clear" w:color="auto" w:fill="auto"/>
          </w:tcPr>
          <w:p w14:paraId="2A656977" w14:textId="77777777" w:rsidR="00253487" w:rsidRPr="00253487" w:rsidRDefault="00253487" w:rsidP="000F73DB">
            <w:pPr>
              <w:jc w:val="center"/>
            </w:pPr>
            <w:r w:rsidRPr="00253487">
              <w:t>N</w:t>
            </w:r>
          </w:p>
        </w:tc>
        <w:tc>
          <w:tcPr>
            <w:tcW w:w="4859" w:type="dxa"/>
            <w:shd w:val="clear" w:color="auto" w:fill="auto"/>
          </w:tcPr>
          <w:p w14:paraId="0F8BB2CE" w14:textId="77777777" w:rsidR="00253487" w:rsidRPr="00253487" w:rsidRDefault="00253487" w:rsidP="00253487"/>
        </w:tc>
      </w:tr>
      <w:tr w:rsidR="00253487" w:rsidRPr="00253487" w14:paraId="5D7269A0" w14:textId="77777777" w:rsidTr="000F73DB">
        <w:tc>
          <w:tcPr>
            <w:tcW w:w="652" w:type="dxa"/>
            <w:tcBorders>
              <w:bottom w:val="single" w:sz="6" w:space="0" w:color="000000"/>
            </w:tcBorders>
            <w:shd w:val="clear" w:color="auto" w:fill="auto"/>
          </w:tcPr>
          <w:p w14:paraId="177DB18E" w14:textId="77777777" w:rsidR="00253487" w:rsidRPr="00253487" w:rsidRDefault="00253487" w:rsidP="000F73DB">
            <w:pPr>
              <w:jc w:val="center"/>
            </w:pPr>
            <w:r w:rsidRPr="00253487">
              <w:t>30</w:t>
            </w:r>
          </w:p>
        </w:tc>
        <w:tc>
          <w:tcPr>
            <w:tcW w:w="2750" w:type="dxa"/>
            <w:tcBorders>
              <w:bottom w:val="single" w:sz="6" w:space="0" w:color="000000"/>
            </w:tcBorders>
            <w:shd w:val="clear" w:color="auto" w:fill="auto"/>
          </w:tcPr>
          <w:p w14:paraId="4C1155FF" w14:textId="77777777" w:rsidR="00253487" w:rsidRPr="00253487" w:rsidRDefault="00253487" w:rsidP="00253487">
            <w:r w:rsidRPr="00253487">
              <w:t>LastMkt</w:t>
            </w:r>
          </w:p>
        </w:tc>
        <w:tc>
          <w:tcPr>
            <w:tcW w:w="811" w:type="dxa"/>
            <w:tcBorders>
              <w:bottom w:val="single" w:sz="6" w:space="0" w:color="000000"/>
            </w:tcBorders>
            <w:shd w:val="clear" w:color="auto" w:fill="auto"/>
          </w:tcPr>
          <w:p w14:paraId="501D076E"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4B2E11B" w14:textId="77777777" w:rsidR="00253487" w:rsidRPr="00253487" w:rsidRDefault="00253487" w:rsidP="00253487"/>
        </w:tc>
      </w:tr>
      <w:tr w:rsidR="00253487" w:rsidRPr="00253487" w14:paraId="0DFBAA6B" w14:textId="77777777" w:rsidTr="000F73DB">
        <w:tc>
          <w:tcPr>
            <w:tcW w:w="3402" w:type="dxa"/>
            <w:gridSpan w:val="2"/>
            <w:tcBorders>
              <w:top w:val="single" w:sz="6" w:space="0" w:color="000000"/>
              <w:bottom w:val="single" w:sz="6" w:space="0" w:color="000000"/>
            </w:tcBorders>
            <w:shd w:val="clear" w:color="auto" w:fill="E6E6E6"/>
          </w:tcPr>
          <w:p w14:paraId="094B0E66" w14:textId="77777777" w:rsidR="00253487" w:rsidRPr="00253487" w:rsidRDefault="00253487" w:rsidP="000F73DB">
            <w:pPr>
              <w:jc w:val="left"/>
            </w:pPr>
            <w:r w:rsidRPr="00253487">
              <w:t>component block  &lt;CpctyConfGrp&gt;</w:t>
            </w:r>
          </w:p>
        </w:tc>
        <w:tc>
          <w:tcPr>
            <w:tcW w:w="811" w:type="dxa"/>
            <w:tcBorders>
              <w:top w:val="single" w:sz="6" w:space="0" w:color="000000"/>
              <w:bottom w:val="single" w:sz="6" w:space="0" w:color="000000"/>
            </w:tcBorders>
            <w:shd w:val="clear" w:color="auto" w:fill="E6E6E6"/>
          </w:tcPr>
          <w:p w14:paraId="1F74086B"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173AE8A" w14:textId="77777777" w:rsidR="00253487" w:rsidRPr="00253487" w:rsidRDefault="00253487" w:rsidP="00253487"/>
        </w:tc>
      </w:tr>
      <w:tr w:rsidR="00253487" w:rsidRPr="00253487" w14:paraId="36E979F2" w14:textId="77777777" w:rsidTr="000F73DB">
        <w:tc>
          <w:tcPr>
            <w:tcW w:w="652" w:type="dxa"/>
            <w:tcBorders>
              <w:top w:val="single" w:sz="6" w:space="0" w:color="000000"/>
            </w:tcBorders>
            <w:shd w:val="clear" w:color="auto" w:fill="auto"/>
          </w:tcPr>
          <w:p w14:paraId="0AC58CE3" w14:textId="77777777" w:rsidR="00253487" w:rsidRPr="00253487" w:rsidRDefault="00253487" w:rsidP="000F73DB">
            <w:pPr>
              <w:jc w:val="center"/>
            </w:pPr>
            <w:r w:rsidRPr="00253487">
              <w:t>79</w:t>
            </w:r>
          </w:p>
        </w:tc>
        <w:tc>
          <w:tcPr>
            <w:tcW w:w="2750" w:type="dxa"/>
            <w:tcBorders>
              <w:top w:val="single" w:sz="6" w:space="0" w:color="000000"/>
            </w:tcBorders>
            <w:shd w:val="clear" w:color="auto" w:fill="auto"/>
          </w:tcPr>
          <w:p w14:paraId="57BA94EA" w14:textId="77777777" w:rsidR="00253487" w:rsidRPr="00253487" w:rsidRDefault="00253487" w:rsidP="00253487">
            <w:r w:rsidRPr="00253487">
              <w:t>AllocAccount</w:t>
            </w:r>
          </w:p>
        </w:tc>
        <w:tc>
          <w:tcPr>
            <w:tcW w:w="811" w:type="dxa"/>
            <w:tcBorders>
              <w:top w:val="single" w:sz="6" w:space="0" w:color="000000"/>
            </w:tcBorders>
            <w:shd w:val="clear" w:color="auto" w:fill="auto"/>
          </w:tcPr>
          <w:p w14:paraId="2BEFB48B"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25EE02AD" w14:textId="77777777" w:rsidR="00253487" w:rsidRPr="00253487" w:rsidRDefault="00253487" w:rsidP="00253487">
            <w:r w:rsidRPr="00253487">
              <w:t>Account number for the trade being confirmed by this message</w:t>
            </w:r>
          </w:p>
        </w:tc>
      </w:tr>
      <w:tr w:rsidR="00253487" w:rsidRPr="00253487" w14:paraId="61B5D270" w14:textId="77777777" w:rsidTr="000F73DB">
        <w:tc>
          <w:tcPr>
            <w:tcW w:w="652" w:type="dxa"/>
            <w:shd w:val="clear" w:color="auto" w:fill="auto"/>
          </w:tcPr>
          <w:p w14:paraId="35F7FD40" w14:textId="77777777" w:rsidR="00253487" w:rsidRPr="00253487" w:rsidRDefault="00253487" w:rsidP="000F73DB">
            <w:pPr>
              <w:jc w:val="center"/>
            </w:pPr>
            <w:r w:rsidRPr="00253487">
              <w:t>661</w:t>
            </w:r>
          </w:p>
        </w:tc>
        <w:tc>
          <w:tcPr>
            <w:tcW w:w="2750" w:type="dxa"/>
            <w:shd w:val="clear" w:color="auto" w:fill="auto"/>
          </w:tcPr>
          <w:p w14:paraId="05BB4CE8" w14:textId="77777777" w:rsidR="00253487" w:rsidRPr="00253487" w:rsidRDefault="00253487" w:rsidP="00253487">
            <w:r w:rsidRPr="00253487">
              <w:t>AllocAcctIDSource</w:t>
            </w:r>
          </w:p>
        </w:tc>
        <w:tc>
          <w:tcPr>
            <w:tcW w:w="811" w:type="dxa"/>
            <w:shd w:val="clear" w:color="auto" w:fill="auto"/>
          </w:tcPr>
          <w:p w14:paraId="7D820CC9" w14:textId="77777777" w:rsidR="00253487" w:rsidRPr="00253487" w:rsidRDefault="00253487" w:rsidP="000F73DB">
            <w:pPr>
              <w:jc w:val="center"/>
            </w:pPr>
            <w:r w:rsidRPr="00253487">
              <w:t>N</w:t>
            </w:r>
          </w:p>
        </w:tc>
        <w:tc>
          <w:tcPr>
            <w:tcW w:w="4859" w:type="dxa"/>
            <w:shd w:val="clear" w:color="auto" w:fill="auto"/>
          </w:tcPr>
          <w:p w14:paraId="0131772E" w14:textId="77777777" w:rsidR="00253487" w:rsidRPr="00253487" w:rsidRDefault="00253487" w:rsidP="00253487"/>
        </w:tc>
      </w:tr>
      <w:tr w:rsidR="00253487" w:rsidRPr="00253487" w14:paraId="3907EA59" w14:textId="77777777" w:rsidTr="000F73DB">
        <w:tc>
          <w:tcPr>
            <w:tcW w:w="652" w:type="dxa"/>
            <w:shd w:val="clear" w:color="auto" w:fill="auto"/>
          </w:tcPr>
          <w:p w14:paraId="1756EB68" w14:textId="77777777" w:rsidR="00253487" w:rsidRPr="00253487" w:rsidRDefault="00253487" w:rsidP="000F73DB">
            <w:pPr>
              <w:jc w:val="center"/>
            </w:pPr>
            <w:r w:rsidRPr="00253487">
              <w:lastRenderedPageBreak/>
              <w:t>798</w:t>
            </w:r>
          </w:p>
        </w:tc>
        <w:tc>
          <w:tcPr>
            <w:tcW w:w="2750" w:type="dxa"/>
            <w:shd w:val="clear" w:color="auto" w:fill="auto"/>
          </w:tcPr>
          <w:p w14:paraId="7C91B61E" w14:textId="77777777" w:rsidR="00253487" w:rsidRPr="00253487" w:rsidRDefault="00253487" w:rsidP="00253487">
            <w:r w:rsidRPr="00253487">
              <w:t>AllocAccountType</w:t>
            </w:r>
          </w:p>
        </w:tc>
        <w:tc>
          <w:tcPr>
            <w:tcW w:w="811" w:type="dxa"/>
            <w:shd w:val="clear" w:color="auto" w:fill="auto"/>
          </w:tcPr>
          <w:p w14:paraId="7D0485B8" w14:textId="77777777" w:rsidR="00253487" w:rsidRPr="00253487" w:rsidRDefault="00253487" w:rsidP="000F73DB">
            <w:pPr>
              <w:jc w:val="center"/>
            </w:pPr>
            <w:r w:rsidRPr="00253487">
              <w:t>N</w:t>
            </w:r>
          </w:p>
        </w:tc>
        <w:tc>
          <w:tcPr>
            <w:tcW w:w="4859" w:type="dxa"/>
            <w:shd w:val="clear" w:color="auto" w:fill="auto"/>
          </w:tcPr>
          <w:p w14:paraId="318AE88B" w14:textId="77777777" w:rsidR="00253487" w:rsidRPr="00253487" w:rsidRDefault="00253487" w:rsidP="00253487"/>
        </w:tc>
      </w:tr>
      <w:tr w:rsidR="00253487" w:rsidRPr="00253487" w14:paraId="4EC22E22" w14:textId="77777777" w:rsidTr="000F73DB">
        <w:tc>
          <w:tcPr>
            <w:tcW w:w="652" w:type="dxa"/>
            <w:shd w:val="clear" w:color="auto" w:fill="auto"/>
          </w:tcPr>
          <w:p w14:paraId="7FB6279A" w14:textId="77777777" w:rsidR="00253487" w:rsidRPr="00253487" w:rsidRDefault="00253487" w:rsidP="000F73DB">
            <w:pPr>
              <w:jc w:val="center"/>
            </w:pPr>
            <w:r w:rsidRPr="00253487">
              <w:t>6</w:t>
            </w:r>
          </w:p>
        </w:tc>
        <w:tc>
          <w:tcPr>
            <w:tcW w:w="2750" w:type="dxa"/>
            <w:shd w:val="clear" w:color="auto" w:fill="auto"/>
          </w:tcPr>
          <w:p w14:paraId="0A1A45E5" w14:textId="77777777" w:rsidR="00253487" w:rsidRPr="00253487" w:rsidRDefault="00253487" w:rsidP="00253487">
            <w:r w:rsidRPr="00253487">
              <w:t>AvgPx</w:t>
            </w:r>
          </w:p>
        </w:tc>
        <w:tc>
          <w:tcPr>
            <w:tcW w:w="811" w:type="dxa"/>
            <w:shd w:val="clear" w:color="auto" w:fill="auto"/>
          </w:tcPr>
          <w:p w14:paraId="2CF81AEA" w14:textId="77777777" w:rsidR="00253487" w:rsidRPr="00253487" w:rsidRDefault="00253487" w:rsidP="000F73DB">
            <w:pPr>
              <w:jc w:val="center"/>
            </w:pPr>
            <w:r w:rsidRPr="00253487">
              <w:t>Y</w:t>
            </w:r>
          </w:p>
        </w:tc>
        <w:tc>
          <w:tcPr>
            <w:tcW w:w="4859" w:type="dxa"/>
            <w:shd w:val="clear" w:color="auto" w:fill="auto"/>
          </w:tcPr>
          <w:p w14:paraId="452D49BD" w14:textId="77777777" w:rsidR="00253487" w:rsidRDefault="00253487" w:rsidP="00253487">
            <w:r w:rsidRPr="00253487">
              <w:t>Gross price for the trade being confirmed</w:t>
            </w:r>
          </w:p>
          <w:p w14:paraId="7572C37B" w14:textId="77777777" w:rsidR="00253487" w:rsidRPr="00253487" w:rsidRDefault="00253487" w:rsidP="00253487">
            <w:r w:rsidRPr="00253487">
              <w:t>Always expressed in percent-of-par for Fixed Income</w:t>
            </w:r>
          </w:p>
        </w:tc>
      </w:tr>
      <w:tr w:rsidR="00253487" w:rsidRPr="00253487" w14:paraId="7C74318D" w14:textId="77777777" w:rsidTr="000F73DB">
        <w:tc>
          <w:tcPr>
            <w:tcW w:w="652" w:type="dxa"/>
            <w:shd w:val="clear" w:color="auto" w:fill="auto"/>
          </w:tcPr>
          <w:p w14:paraId="0A70B049" w14:textId="77777777" w:rsidR="00253487" w:rsidRPr="00253487" w:rsidRDefault="00253487" w:rsidP="000F73DB">
            <w:pPr>
              <w:jc w:val="center"/>
            </w:pPr>
            <w:r w:rsidRPr="00253487">
              <w:t>74</w:t>
            </w:r>
          </w:p>
        </w:tc>
        <w:tc>
          <w:tcPr>
            <w:tcW w:w="2750" w:type="dxa"/>
            <w:shd w:val="clear" w:color="auto" w:fill="auto"/>
          </w:tcPr>
          <w:p w14:paraId="2027A382" w14:textId="77777777" w:rsidR="00253487" w:rsidRPr="00253487" w:rsidRDefault="00253487" w:rsidP="00253487">
            <w:r w:rsidRPr="00253487">
              <w:t>AvgPxPrecision</w:t>
            </w:r>
          </w:p>
        </w:tc>
        <w:tc>
          <w:tcPr>
            <w:tcW w:w="811" w:type="dxa"/>
            <w:shd w:val="clear" w:color="auto" w:fill="auto"/>
          </w:tcPr>
          <w:p w14:paraId="2BB8748A" w14:textId="77777777" w:rsidR="00253487" w:rsidRPr="00253487" w:rsidRDefault="00253487" w:rsidP="000F73DB">
            <w:pPr>
              <w:jc w:val="center"/>
            </w:pPr>
            <w:r w:rsidRPr="00253487">
              <w:t>N</w:t>
            </w:r>
          </w:p>
        </w:tc>
        <w:tc>
          <w:tcPr>
            <w:tcW w:w="4859" w:type="dxa"/>
            <w:shd w:val="clear" w:color="auto" w:fill="auto"/>
          </w:tcPr>
          <w:p w14:paraId="5E5BA274" w14:textId="77777777" w:rsidR="00253487" w:rsidRPr="00253487" w:rsidRDefault="00253487" w:rsidP="00253487">
            <w:r w:rsidRPr="00253487">
              <w:t>Absence of this field indicates that default precision arranged by the broker/institution is to be used</w:t>
            </w:r>
          </w:p>
        </w:tc>
      </w:tr>
      <w:tr w:rsidR="00253487" w:rsidRPr="00253487" w14:paraId="1A2B705B" w14:textId="77777777" w:rsidTr="000F73DB">
        <w:tc>
          <w:tcPr>
            <w:tcW w:w="652" w:type="dxa"/>
            <w:shd w:val="clear" w:color="auto" w:fill="auto"/>
          </w:tcPr>
          <w:p w14:paraId="109DE044" w14:textId="77777777" w:rsidR="00253487" w:rsidRPr="00253487" w:rsidRDefault="00253487" w:rsidP="000F73DB">
            <w:pPr>
              <w:jc w:val="center"/>
            </w:pPr>
            <w:r w:rsidRPr="00253487">
              <w:t>423</w:t>
            </w:r>
          </w:p>
        </w:tc>
        <w:tc>
          <w:tcPr>
            <w:tcW w:w="2750" w:type="dxa"/>
            <w:shd w:val="clear" w:color="auto" w:fill="auto"/>
          </w:tcPr>
          <w:p w14:paraId="13B155DD" w14:textId="77777777" w:rsidR="00253487" w:rsidRPr="00253487" w:rsidRDefault="00253487" w:rsidP="00253487">
            <w:r w:rsidRPr="00253487">
              <w:t>PriceType</w:t>
            </w:r>
          </w:p>
        </w:tc>
        <w:tc>
          <w:tcPr>
            <w:tcW w:w="811" w:type="dxa"/>
            <w:shd w:val="clear" w:color="auto" w:fill="auto"/>
          </w:tcPr>
          <w:p w14:paraId="1537CBDD" w14:textId="77777777" w:rsidR="00253487" w:rsidRPr="00253487" w:rsidRDefault="00253487" w:rsidP="000F73DB">
            <w:pPr>
              <w:jc w:val="center"/>
            </w:pPr>
            <w:r w:rsidRPr="00253487">
              <w:t>N</w:t>
            </w:r>
          </w:p>
        </w:tc>
        <w:tc>
          <w:tcPr>
            <w:tcW w:w="4859" w:type="dxa"/>
            <w:shd w:val="clear" w:color="auto" w:fill="auto"/>
          </w:tcPr>
          <w:p w14:paraId="1894A931" w14:textId="77777777" w:rsidR="00253487" w:rsidRPr="00253487" w:rsidRDefault="00253487" w:rsidP="00253487">
            <w:r w:rsidRPr="00253487">
              <w:t>Price type for the AvgPx field</w:t>
            </w:r>
          </w:p>
        </w:tc>
      </w:tr>
      <w:tr w:rsidR="00253487" w:rsidRPr="00253487" w14:paraId="1DAF4DA5" w14:textId="77777777" w:rsidTr="000F73DB">
        <w:tc>
          <w:tcPr>
            <w:tcW w:w="652" w:type="dxa"/>
            <w:tcBorders>
              <w:bottom w:val="single" w:sz="6" w:space="0" w:color="000000"/>
            </w:tcBorders>
            <w:shd w:val="clear" w:color="auto" w:fill="auto"/>
          </w:tcPr>
          <w:p w14:paraId="0F820557" w14:textId="77777777" w:rsidR="00253487" w:rsidRPr="00253487" w:rsidRDefault="00253487" w:rsidP="000F73DB">
            <w:pPr>
              <w:jc w:val="center"/>
            </w:pPr>
            <w:r w:rsidRPr="00253487">
              <w:t>860</w:t>
            </w:r>
          </w:p>
        </w:tc>
        <w:tc>
          <w:tcPr>
            <w:tcW w:w="2750" w:type="dxa"/>
            <w:tcBorders>
              <w:bottom w:val="single" w:sz="6" w:space="0" w:color="000000"/>
            </w:tcBorders>
            <w:shd w:val="clear" w:color="auto" w:fill="auto"/>
          </w:tcPr>
          <w:p w14:paraId="0A138984" w14:textId="77777777" w:rsidR="00253487" w:rsidRPr="00253487" w:rsidRDefault="00253487" w:rsidP="00253487">
            <w:r w:rsidRPr="00253487">
              <w:t>AvgParPx</w:t>
            </w:r>
          </w:p>
        </w:tc>
        <w:tc>
          <w:tcPr>
            <w:tcW w:w="811" w:type="dxa"/>
            <w:tcBorders>
              <w:bottom w:val="single" w:sz="6" w:space="0" w:color="000000"/>
            </w:tcBorders>
            <w:shd w:val="clear" w:color="auto" w:fill="auto"/>
          </w:tcPr>
          <w:p w14:paraId="2A8F353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2F86108" w14:textId="77777777" w:rsidR="00253487" w:rsidRPr="00253487" w:rsidRDefault="00253487" w:rsidP="00253487"/>
        </w:tc>
      </w:tr>
      <w:tr w:rsidR="00253487" w:rsidRPr="00253487" w14:paraId="3B271BD2" w14:textId="77777777" w:rsidTr="000F73DB">
        <w:tc>
          <w:tcPr>
            <w:tcW w:w="3402" w:type="dxa"/>
            <w:gridSpan w:val="2"/>
            <w:tcBorders>
              <w:top w:val="single" w:sz="6" w:space="0" w:color="000000"/>
              <w:bottom w:val="single" w:sz="6" w:space="0" w:color="000000"/>
            </w:tcBorders>
            <w:shd w:val="clear" w:color="auto" w:fill="E6E6E6"/>
          </w:tcPr>
          <w:p w14:paraId="69426F55"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34B5F92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4242EE0"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0A995EAA" w14:textId="77777777" w:rsidTr="000F73DB">
        <w:tc>
          <w:tcPr>
            <w:tcW w:w="652" w:type="dxa"/>
            <w:tcBorders>
              <w:top w:val="single" w:sz="6" w:space="0" w:color="000000"/>
            </w:tcBorders>
            <w:shd w:val="clear" w:color="auto" w:fill="auto"/>
          </w:tcPr>
          <w:p w14:paraId="666315F6" w14:textId="77777777" w:rsidR="00253487" w:rsidRPr="00253487" w:rsidRDefault="00253487" w:rsidP="000F73DB">
            <w:pPr>
              <w:jc w:val="center"/>
            </w:pPr>
            <w:r w:rsidRPr="00253487">
              <w:t>861</w:t>
            </w:r>
          </w:p>
        </w:tc>
        <w:tc>
          <w:tcPr>
            <w:tcW w:w="2750" w:type="dxa"/>
            <w:tcBorders>
              <w:top w:val="single" w:sz="6" w:space="0" w:color="000000"/>
            </w:tcBorders>
            <w:shd w:val="clear" w:color="auto" w:fill="auto"/>
          </w:tcPr>
          <w:p w14:paraId="024E73EF" w14:textId="77777777" w:rsidR="00253487" w:rsidRPr="00253487" w:rsidRDefault="00253487" w:rsidP="00253487">
            <w:r w:rsidRPr="00253487">
              <w:t>ReportedPx</w:t>
            </w:r>
          </w:p>
        </w:tc>
        <w:tc>
          <w:tcPr>
            <w:tcW w:w="811" w:type="dxa"/>
            <w:tcBorders>
              <w:top w:val="single" w:sz="6" w:space="0" w:color="000000"/>
            </w:tcBorders>
            <w:shd w:val="clear" w:color="auto" w:fill="auto"/>
          </w:tcPr>
          <w:p w14:paraId="16C24B14"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6C6FB09" w14:textId="77777777" w:rsidR="00253487" w:rsidRPr="00253487" w:rsidRDefault="00253487" w:rsidP="00253487">
            <w:r w:rsidRPr="00253487">
              <w:t>Reported price (may be different to AvgPx in the event of a marked-up or marked-down principal trade)</w:t>
            </w:r>
          </w:p>
        </w:tc>
      </w:tr>
      <w:tr w:rsidR="00253487" w:rsidRPr="00253487" w14:paraId="1A10534F" w14:textId="77777777" w:rsidTr="000F73DB">
        <w:tc>
          <w:tcPr>
            <w:tcW w:w="652" w:type="dxa"/>
            <w:shd w:val="clear" w:color="auto" w:fill="auto"/>
          </w:tcPr>
          <w:p w14:paraId="38D163CB" w14:textId="77777777" w:rsidR="00253487" w:rsidRPr="00253487" w:rsidRDefault="00253487" w:rsidP="000F73DB">
            <w:pPr>
              <w:jc w:val="center"/>
            </w:pPr>
            <w:r w:rsidRPr="00253487">
              <w:t>58</w:t>
            </w:r>
          </w:p>
        </w:tc>
        <w:tc>
          <w:tcPr>
            <w:tcW w:w="2750" w:type="dxa"/>
            <w:shd w:val="clear" w:color="auto" w:fill="auto"/>
          </w:tcPr>
          <w:p w14:paraId="53EE39E3" w14:textId="77777777" w:rsidR="00253487" w:rsidRPr="00253487" w:rsidRDefault="00253487" w:rsidP="00253487">
            <w:r w:rsidRPr="00253487">
              <w:t>Text</w:t>
            </w:r>
          </w:p>
        </w:tc>
        <w:tc>
          <w:tcPr>
            <w:tcW w:w="811" w:type="dxa"/>
            <w:shd w:val="clear" w:color="auto" w:fill="auto"/>
          </w:tcPr>
          <w:p w14:paraId="752F9CD1" w14:textId="77777777" w:rsidR="00253487" w:rsidRPr="00253487" w:rsidRDefault="00253487" w:rsidP="000F73DB">
            <w:pPr>
              <w:jc w:val="center"/>
            </w:pPr>
            <w:r w:rsidRPr="00253487">
              <w:t>N</w:t>
            </w:r>
          </w:p>
        </w:tc>
        <w:tc>
          <w:tcPr>
            <w:tcW w:w="4859" w:type="dxa"/>
            <w:shd w:val="clear" w:color="auto" w:fill="auto"/>
          </w:tcPr>
          <w:p w14:paraId="3E9FF895" w14:textId="77777777" w:rsidR="00253487" w:rsidRPr="00253487" w:rsidRDefault="00253487" w:rsidP="00253487"/>
        </w:tc>
      </w:tr>
      <w:tr w:rsidR="00253487" w:rsidRPr="00253487" w14:paraId="3DBFCAD6" w14:textId="77777777" w:rsidTr="000F73DB">
        <w:tc>
          <w:tcPr>
            <w:tcW w:w="652" w:type="dxa"/>
            <w:shd w:val="clear" w:color="auto" w:fill="auto"/>
          </w:tcPr>
          <w:p w14:paraId="7F58B5BE" w14:textId="77777777" w:rsidR="00253487" w:rsidRPr="00253487" w:rsidRDefault="00253487" w:rsidP="000F73DB">
            <w:pPr>
              <w:jc w:val="center"/>
            </w:pPr>
            <w:r w:rsidRPr="00253487">
              <w:t>354</w:t>
            </w:r>
          </w:p>
        </w:tc>
        <w:tc>
          <w:tcPr>
            <w:tcW w:w="2750" w:type="dxa"/>
            <w:shd w:val="clear" w:color="auto" w:fill="auto"/>
          </w:tcPr>
          <w:p w14:paraId="09413522" w14:textId="77777777" w:rsidR="00253487" w:rsidRPr="00253487" w:rsidRDefault="00253487" w:rsidP="00253487">
            <w:r w:rsidRPr="00253487">
              <w:t>EncodedTextLen</w:t>
            </w:r>
          </w:p>
        </w:tc>
        <w:tc>
          <w:tcPr>
            <w:tcW w:w="811" w:type="dxa"/>
            <w:shd w:val="clear" w:color="auto" w:fill="auto"/>
          </w:tcPr>
          <w:p w14:paraId="25A01D9D" w14:textId="77777777" w:rsidR="00253487" w:rsidRPr="00253487" w:rsidRDefault="00253487" w:rsidP="000F73DB">
            <w:pPr>
              <w:jc w:val="center"/>
            </w:pPr>
            <w:r w:rsidRPr="00253487">
              <w:t>N</w:t>
            </w:r>
          </w:p>
        </w:tc>
        <w:tc>
          <w:tcPr>
            <w:tcW w:w="4859" w:type="dxa"/>
            <w:shd w:val="clear" w:color="auto" w:fill="auto"/>
          </w:tcPr>
          <w:p w14:paraId="0A9CD5B9" w14:textId="77777777" w:rsidR="00253487" w:rsidRPr="00253487" w:rsidRDefault="00253487" w:rsidP="00253487"/>
        </w:tc>
      </w:tr>
      <w:tr w:rsidR="00253487" w:rsidRPr="00253487" w14:paraId="63334DBD" w14:textId="77777777" w:rsidTr="000F73DB">
        <w:tc>
          <w:tcPr>
            <w:tcW w:w="652" w:type="dxa"/>
            <w:shd w:val="clear" w:color="auto" w:fill="auto"/>
          </w:tcPr>
          <w:p w14:paraId="01D5492A" w14:textId="77777777" w:rsidR="00253487" w:rsidRPr="00253487" w:rsidRDefault="00253487" w:rsidP="000F73DB">
            <w:pPr>
              <w:jc w:val="center"/>
            </w:pPr>
            <w:r w:rsidRPr="00253487">
              <w:t>355</w:t>
            </w:r>
          </w:p>
        </w:tc>
        <w:tc>
          <w:tcPr>
            <w:tcW w:w="2750" w:type="dxa"/>
            <w:shd w:val="clear" w:color="auto" w:fill="auto"/>
          </w:tcPr>
          <w:p w14:paraId="6E64866E" w14:textId="77777777" w:rsidR="00253487" w:rsidRPr="00253487" w:rsidRDefault="00253487" w:rsidP="00253487">
            <w:r w:rsidRPr="00253487">
              <w:t>EncodedText</w:t>
            </w:r>
          </w:p>
        </w:tc>
        <w:tc>
          <w:tcPr>
            <w:tcW w:w="811" w:type="dxa"/>
            <w:shd w:val="clear" w:color="auto" w:fill="auto"/>
          </w:tcPr>
          <w:p w14:paraId="21861051" w14:textId="77777777" w:rsidR="00253487" w:rsidRPr="00253487" w:rsidRDefault="00253487" w:rsidP="000F73DB">
            <w:pPr>
              <w:jc w:val="center"/>
            </w:pPr>
            <w:r w:rsidRPr="00253487">
              <w:t>N</w:t>
            </w:r>
          </w:p>
        </w:tc>
        <w:tc>
          <w:tcPr>
            <w:tcW w:w="4859" w:type="dxa"/>
            <w:shd w:val="clear" w:color="auto" w:fill="auto"/>
          </w:tcPr>
          <w:p w14:paraId="2F2CC2A0" w14:textId="77777777" w:rsidR="00253487" w:rsidRPr="00253487" w:rsidRDefault="00253487" w:rsidP="00253487"/>
        </w:tc>
      </w:tr>
      <w:tr w:rsidR="00253487" w:rsidRPr="00253487" w14:paraId="3CCBBDF4" w14:textId="77777777" w:rsidTr="000F73DB">
        <w:tc>
          <w:tcPr>
            <w:tcW w:w="652" w:type="dxa"/>
            <w:shd w:val="clear" w:color="auto" w:fill="auto"/>
          </w:tcPr>
          <w:p w14:paraId="423A2ECA" w14:textId="77777777" w:rsidR="00253487" w:rsidRPr="00253487" w:rsidRDefault="00253487" w:rsidP="000F73DB">
            <w:pPr>
              <w:jc w:val="center"/>
            </w:pPr>
            <w:r w:rsidRPr="00253487">
              <w:t>81</w:t>
            </w:r>
          </w:p>
        </w:tc>
        <w:tc>
          <w:tcPr>
            <w:tcW w:w="2750" w:type="dxa"/>
            <w:shd w:val="clear" w:color="auto" w:fill="auto"/>
          </w:tcPr>
          <w:p w14:paraId="4D21E123" w14:textId="77777777" w:rsidR="00253487" w:rsidRPr="00253487" w:rsidRDefault="00253487" w:rsidP="00253487">
            <w:r w:rsidRPr="00253487">
              <w:t>ProcessCode</w:t>
            </w:r>
          </w:p>
        </w:tc>
        <w:tc>
          <w:tcPr>
            <w:tcW w:w="811" w:type="dxa"/>
            <w:shd w:val="clear" w:color="auto" w:fill="auto"/>
          </w:tcPr>
          <w:p w14:paraId="27C6C8D1" w14:textId="77777777" w:rsidR="00253487" w:rsidRPr="00253487" w:rsidRDefault="00253487" w:rsidP="000F73DB">
            <w:pPr>
              <w:jc w:val="center"/>
            </w:pPr>
            <w:r w:rsidRPr="00253487">
              <w:t>N</w:t>
            </w:r>
          </w:p>
        </w:tc>
        <w:tc>
          <w:tcPr>
            <w:tcW w:w="4859" w:type="dxa"/>
            <w:shd w:val="clear" w:color="auto" w:fill="auto"/>
          </w:tcPr>
          <w:p w14:paraId="1012D03F" w14:textId="77777777" w:rsidR="00253487" w:rsidRPr="00253487" w:rsidRDefault="00253487" w:rsidP="00253487">
            <w:r w:rsidRPr="00253487">
              <w:t>Used to identify whether the trade was a soft dollar trade, step in/out etc. Broker of credit, where relevant, can be specified using the Parties nested block above.</w:t>
            </w:r>
          </w:p>
        </w:tc>
      </w:tr>
      <w:tr w:rsidR="00253487" w:rsidRPr="00253487" w14:paraId="1406F8E4" w14:textId="77777777" w:rsidTr="000F73DB">
        <w:tc>
          <w:tcPr>
            <w:tcW w:w="652" w:type="dxa"/>
            <w:shd w:val="clear" w:color="auto" w:fill="auto"/>
          </w:tcPr>
          <w:p w14:paraId="6F4314E7" w14:textId="77777777" w:rsidR="00253487" w:rsidRPr="00253487" w:rsidRDefault="00253487" w:rsidP="000F73DB">
            <w:pPr>
              <w:jc w:val="center"/>
            </w:pPr>
            <w:r w:rsidRPr="00253487">
              <w:t>381</w:t>
            </w:r>
          </w:p>
        </w:tc>
        <w:tc>
          <w:tcPr>
            <w:tcW w:w="2750" w:type="dxa"/>
            <w:shd w:val="clear" w:color="auto" w:fill="auto"/>
          </w:tcPr>
          <w:p w14:paraId="7B85C4E5" w14:textId="77777777" w:rsidR="00253487" w:rsidRPr="00253487" w:rsidRDefault="00253487" w:rsidP="00253487">
            <w:r w:rsidRPr="00253487">
              <w:t>GrossTradeAmt</w:t>
            </w:r>
          </w:p>
        </w:tc>
        <w:tc>
          <w:tcPr>
            <w:tcW w:w="811" w:type="dxa"/>
            <w:shd w:val="clear" w:color="auto" w:fill="auto"/>
          </w:tcPr>
          <w:p w14:paraId="55DF8372" w14:textId="77777777" w:rsidR="00253487" w:rsidRPr="00253487" w:rsidRDefault="00253487" w:rsidP="000F73DB">
            <w:pPr>
              <w:jc w:val="center"/>
            </w:pPr>
            <w:r w:rsidRPr="00253487">
              <w:t>Y</w:t>
            </w:r>
          </w:p>
        </w:tc>
        <w:tc>
          <w:tcPr>
            <w:tcW w:w="4859" w:type="dxa"/>
            <w:shd w:val="clear" w:color="auto" w:fill="auto"/>
          </w:tcPr>
          <w:p w14:paraId="7AC288CC" w14:textId="77777777" w:rsidR="00253487" w:rsidRPr="00253487" w:rsidRDefault="00253487" w:rsidP="00253487">
            <w:r w:rsidRPr="00253487">
              <w:t>AllocQty(80) * AvgPx(6)</w:t>
            </w:r>
          </w:p>
        </w:tc>
      </w:tr>
      <w:tr w:rsidR="00253487" w:rsidRPr="00253487" w14:paraId="1A6D79D9" w14:textId="77777777" w:rsidTr="000F73DB">
        <w:tc>
          <w:tcPr>
            <w:tcW w:w="652" w:type="dxa"/>
            <w:shd w:val="clear" w:color="auto" w:fill="auto"/>
          </w:tcPr>
          <w:p w14:paraId="6A870330" w14:textId="77777777" w:rsidR="00253487" w:rsidRPr="00253487" w:rsidRDefault="00253487" w:rsidP="000F73DB">
            <w:pPr>
              <w:jc w:val="center"/>
            </w:pPr>
            <w:r w:rsidRPr="00253487">
              <w:t>157</w:t>
            </w:r>
          </w:p>
        </w:tc>
        <w:tc>
          <w:tcPr>
            <w:tcW w:w="2750" w:type="dxa"/>
            <w:shd w:val="clear" w:color="auto" w:fill="auto"/>
          </w:tcPr>
          <w:p w14:paraId="589249C3" w14:textId="77777777" w:rsidR="00253487" w:rsidRPr="00253487" w:rsidRDefault="00253487" w:rsidP="00253487">
            <w:r w:rsidRPr="00253487">
              <w:t>NumDaysInterest</w:t>
            </w:r>
          </w:p>
        </w:tc>
        <w:tc>
          <w:tcPr>
            <w:tcW w:w="811" w:type="dxa"/>
            <w:shd w:val="clear" w:color="auto" w:fill="auto"/>
          </w:tcPr>
          <w:p w14:paraId="7F24AB4E" w14:textId="77777777" w:rsidR="00253487" w:rsidRPr="00253487" w:rsidRDefault="00253487" w:rsidP="000F73DB">
            <w:pPr>
              <w:jc w:val="center"/>
            </w:pPr>
            <w:r w:rsidRPr="00253487">
              <w:t>N</w:t>
            </w:r>
          </w:p>
        </w:tc>
        <w:tc>
          <w:tcPr>
            <w:tcW w:w="4859" w:type="dxa"/>
            <w:shd w:val="clear" w:color="auto" w:fill="auto"/>
          </w:tcPr>
          <w:p w14:paraId="3CCCDE00" w14:textId="77777777" w:rsidR="00253487" w:rsidRPr="00253487" w:rsidRDefault="00253487" w:rsidP="00253487"/>
        </w:tc>
      </w:tr>
      <w:tr w:rsidR="00253487" w:rsidRPr="00253487" w14:paraId="0810B46D" w14:textId="77777777" w:rsidTr="000F73DB">
        <w:tc>
          <w:tcPr>
            <w:tcW w:w="652" w:type="dxa"/>
            <w:shd w:val="clear" w:color="auto" w:fill="auto"/>
          </w:tcPr>
          <w:p w14:paraId="74E8371F" w14:textId="77777777" w:rsidR="00253487" w:rsidRPr="00253487" w:rsidRDefault="00253487" w:rsidP="000F73DB">
            <w:pPr>
              <w:jc w:val="center"/>
            </w:pPr>
            <w:r w:rsidRPr="00253487">
              <w:t>230</w:t>
            </w:r>
          </w:p>
        </w:tc>
        <w:tc>
          <w:tcPr>
            <w:tcW w:w="2750" w:type="dxa"/>
            <w:shd w:val="clear" w:color="auto" w:fill="auto"/>
          </w:tcPr>
          <w:p w14:paraId="0B97906F" w14:textId="77777777" w:rsidR="00253487" w:rsidRPr="00253487" w:rsidRDefault="00253487" w:rsidP="00253487">
            <w:r w:rsidRPr="00253487">
              <w:t>ExDate</w:t>
            </w:r>
          </w:p>
        </w:tc>
        <w:tc>
          <w:tcPr>
            <w:tcW w:w="811" w:type="dxa"/>
            <w:shd w:val="clear" w:color="auto" w:fill="auto"/>
          </w:tcPr>
          <w:p w14:paraId="508CA2A7" w14:textId="77777777" w:rsidR="00253487" w:rsidRPr="00253487" w:rsidRDefault="00253487" w:rsidP="000F73DB">
            <w:pPr>
              <w:jc w:val="center"/>
            </w:pPr>
            <w:r w:rsidRPr="00253487">
              <w:t>N</w:t>
            </w:r>
          </w:p>
        </w:tc>
        <w:tc>
          <w:tcPr>
            <w:tcW w:w="4859" w:type="dxa"/>
            <w:shd w:val="clear" w:color="auto" w:fill="auto"/>
          </w:tcPr>
          <w:p w14:paraId="3E48C094" w14:textId="77777777" w:rsidR="00253487" w:rsidRPr="00253487" w:rsidRDefault="00253487" w:rsidP="00253487">
            <w:r w:rsidRPr="00253487">
              <w:t>Optional "next coupon date" for Fixed Income</w:t>
            </w:r>
          </w:p>
        </w:tc>
      </w:tr>
      <w:tr w:rsidR="00253487" w:rsidRPr="00253487" w14:paraId="4791AB74" w14:textId="77777777" w:rsidTr="000F73DB">
        <w:tc>
          <w:tcPr>
            <w:tcW w:w="652" w:type="dxa"/>
            <w:shd w:val="clear" w:color="auto" w:fill="auto"/>
          </w:tcPr>
          <w:p w14:paraId="03E67818" w14:textId="77777777" w:rsidR="00253487" w:rsidRPr="00253487" w:rsidRDefault="00253487" w:rsidP="000F73DB">
            <w:pPr>
              <w:jc w:val="center"/>
            </w:pPr>
            <w:r w:rsidRPr="00253487">
              <w:t>158</w:t>
            </w:r>
          </w:p>
        </w:tc>
        <w:tc>
          <w:tcPr>
            <w:tcW w:w="2750" w:type="dxa"/>
            <w:shd w:val="clear" w:color="auto" w:fill="auto"/>
          </w:tcPr>
          <w:p w14:paraId="3B99D090" w14:textId="77777777" w:rsidR="00253487" w:rsidRPr="00253487" w:rsidRDefault="00253487" w:rsidP="00253487">
            <w:r w:rsidRPr="00253487">
              <w:t>AccruedInterestRate</w:t>
            </w:r>
          </w:p>
        </w:tc>
        <w:tc>
          <w:tcPr>
            <w:tcW w:w="811" w:type="dxa"/>
            <w:shd w:val="clear" w:color="auto" w:fill="auto"/>
          </w:tcPr>
          <w:p w14:paraId="16E305B9" w14:textId="77777777" w:rsidR="00253487" w:rsidRPr="00253487" w:rsidRDefault="00253487" w:rsidP="000F73DB">
            <w:pPr>
              <w:jc w:val="center"/>
            </w:pPr>
            <w:r w:rsidRPr="00253487">
              <w:t>N</w:t>
            </w:r>
          </w:p>
        </w:tc>
        <w:tc>
          <w:tcPr>
            <w:tcW w:w="4859" w:type="dxa"/>
            <w:shd w:val="clear" w:color="auto" w:fill="auto"/>
          </w:tcPr>
          <w:p w14:paraId="1E5F42C8" w14:textId="77777777" w:rsidR="00253487" w:rsidRPr="00253487" w:rsidRDefault="00253487" w:rsidP="00253487"/>
        </w:tc>
      </w:tr>
      <w:tr w:rsidR="00253487" w:rsidRPr="00253487" w14:paraId="36AC48FD" w14:textId="77777777" w:rsidTr="000F73DB">
        <w:tc>
          <w:tcPr>
            <w:tcW w:w="652" w:type="dxa"/>
            <w:shd w:val="clear" w:color="auto" w:fill="auto"/>
          </w:tcPr>
          <w:p w14:paraId="3A6B4ED8" w14:textId="77777777" w:rsidR="00253487" w:rsidRPr="00253487" w:rsidRDefault="00253487" w:rsidP="000F73DB">
            <w:pPr>
              <w:jc w:val="center"/>
            </w:pPr>
            <w:r w:rsidRPr="00253487">
              <w:t>159</w:t>
            </w:r>
          </w:p>
        </w:tc>
        <w:tc>
          <w:tcPr>
            <w:tcW w:w="2750" w:type="dxa"/>
            <w:shd w:val="clear" w:color="auto" w:fill="auto"/>
          </w:tcPr>
          <w:p w14:paraId="41BC75CE" w14:textId="77777777" w:rsidR="00253487" w:rsidRPr="00253487" w:rsidRDefault="00253487" w:rsidP="00253487">
            <w:r w:rsidRPr="00253487">
              <w:t>AccruedInterestAmt</w:t>
            </w:r>
          </w:p>
        </w:tc>
        <w:tc>
          <w:tcPr>
            <w:tcW w:w="811" w:type="dxa"/>
            <w:shd w:val="clear" w:color="auto" w:fill="auto"/>
          </w:tcPr>
          <w:p w14:paraId="760048A8" w14:textId="77777777" w:rsidR="00253487" w:rsidRPr="00253487" w:rsidRDefault="00253487" w:rsidP="000F73DB">
            <w:pPr>
              <w:jc w:val="center"/>
            </w:pPr>
            <w:r w:rsidRPr="00253487">
              <w:t>N</w:t>
            </w:r>
          </w:p>
        </w:tc>
        <w:tc>
          <w:tcPr>
            <w:tcW w:w="4859" w:type="dxa"/>
            <w:shd w:val="clear" w:color="auto" w:fill="auto"/>
          </w:tcPr>
          <w:p w14:paraId="03F059A9" w14:textId="77777777" w:rsidR="00253487" w:rsidRPr="00253487" w:rsidRDefault="00253487" w:rsidP="00253487">
            <w:r w:rsidRPr="00253487">
              <w:t>Required for Fixed Income products that trade with accrued interest</w:t>
            </w:r>
          </w:p>
        </w:tc>
      </w:tr>
      <w:tr w:rsidR="00253487" w:rsidRPr="00253487" w14:paraId="5A4CEA1B" w14:textId="77777777" w:rsidTr="000F73DB">
        <w:tc>
          <w:tcPr>
            <w:tcW w:w="652" w:type="dxa"/>
            <w:shd w:val="clear" w:color="auto" w:fill="auto"/>
          </w:tcPr>
          <w:p w14:paraId="0A78EC47" w14:textId="77777777" w:rsidR="00253487" w:rsidRPr="00253487" w:rsidRDefault="00253487" w:rsidP="000F73DB">
            <w:pPr>
              <w:jc w:val="center"/>
            </w:pPr>
            <w:r w:rsidRPr="00253487">
              <w:t>738</w:t>
            </w:r>
          </w:p>
        </w:tc>
        <w:tc>
          <w:tcPr>
            <w:tcW w:w="2750" w:type="dxa"/>
            <w:shd w:val="clear" w:color="auto" w:fill="auto"/>
          </w:tcPr>
          <w:p w14:paraId="5C0D1584" w14:textId="77777777" w:rsidR="00253487" w:rsidRPr="00253487" w:rsidRDefault="00253487" w:rsidP="00253487">
            <w:r w:rsidRPr="00253487">
              <w:t>InterestAtMaturity</w:t>
            </w:r>
          </w:p>
        </w:tc>
        <w:tc>
          <w:tcPr>
            <w:tcW w:w="811" w:type="dxa"/>
            <w:shd w:val="clear" w:color="auto" w:fill="auto"/>
          </w:tcPr>
          <w:p w14:paraId="7CFF4BDB" w14:textId="77777777" w:rsidR="00253487" w:rsidRPr="00253487" w:rsidRDefault="00253487" w:rsidP="000F73DB">
            <w:pPr>
              <w:jc w:val="center"/>
            </w:pPr>
            <w:r w:rsidRPr="00253487">
              <w:t>N</w:t>
            </w:r>
          </w:p>
        </w:tc>
        <w:tc>
          <w:tcPr>
            <w:tcW w:w="4859" w:type="dxa"/>
            <w:shd w:val="clear" w:color="auto" w:fill="auto"/>
          </w:tcPr>
          <w:p w14:paraId="690E07C4" w14:textId="77777777" w:rsidR="00253487" w:rsidRPr="00253487" w:rsidRDefault="00253487" w:rsidP="00253487">
            <w:r w:rsidRPr="00253487">
              <w:t>Required for Fixed Income products that pay lump sum interest at maturity</w:t>
            </w:r>
          </w:p>
        </w:tc>
      </w:tr>
      <w:tr w:rsidR="00253487" w:rsidRPr="00253487" w14:paraId="0BCC4BAA" w14:textId="77777777" w:rsidTr="000F73DB">
        <w:tc>
          <w:tcPr>
            <w:tcW w:w="652" w:type="dxa"/>
            <w:shd w:val="clear" w:color="auto" w:fill="auto"/>
          </w:tcPr>
          <w:p w14:paraId="53BDE9F8" w14:textId="77777777" w:rsidR="00253487" w:rsidRPr="00253487" w:rsidRDefault="00253487" w:rsidP="000F73DB">
            <w:pPr>
              <w:jc w:val="center"/>
            </w:pPr>
            <w:r w:rsidRPr="00253487">
              <w:t>920</w:t>
            </w:r>
          </w:p>
        </w:tc>
        <w:tc>
          <w:tcPr>
            <w:tcW w:w="2750" w:type="dxa"/>
            <w:shd w:val="clear" w:color="auto" w:fill="auto"/>
          </w:tcPr>
          <w:p w14:paraId="37C5B8F8" w14:textId="77777777" w:rsidR="00253487" w:rsidRPr="00253487" w:rsidRDefault="00253487" w:rsidP="00253487">
            <w:r w:rsidRPr="00253487">
              <w:t>EndAccruedInterestAmt</w:t>
            </w:r>
          </w:p>
        </w:tc>
        <w:tc>
          <w:tcPr>
            <w:tcW w:w="811" w:type="dxa"/>
            <w:shd w:val="clear" w:color="auto" w:fill="auto"/>
          </w:tcPr>
          <w:p w14:paraId="3755CED2" w14:textId="77777777" w:rsidR="00253487" w:rsidRPr="00253487" w:rsidRDefault="00253487" w:rsidP="000F73DB">
            <w:pPr>
              <w:jc w:val="center"/>
            </w:pPr>
            <w:r w:rsidRPr="00253487">
              <w:t>N</w:t>
            </w:r>
          </w:p>
        </w:tc>
        <w:tc>
          <w:tcPr>
            <w:tcW w:w="4859" w:type="dxa"/>
            <w:shd w:val="clear" w:color="auto" w:fill="auto"/>
          </w:tcPr>
          <w:p w14:paraId="71EC2820" w14:textId="77777777" w:rsidR="00253487" w:rsidRPr="00253487" w:rsidRDefault="00253487" w:rsidP="00253487">
            <w:r w:rsidRPr="00253487">
              <w:t>For repurchase agreements the accrued interest on termination.</w:t>
            </w:r>
          </w:p>
        </w:tc>
      </w:tr>
      <w:tr w:rsidR="00253487" w:rsidRPr="00253487" w14:paraId="5EE47234" w14:textId="77777777" w:rsidTr="000F73DB">
        <w:tc>
          <w:tcPr>
            <w:tcW w:w="652" w:type="dxa"/>
            <w:shd w:val="clear" w:color="auto" w:fill="auto"/>
          </w:tcPr>
          <w:p w14:paraId="377F6BEF" w14:textId="77777777" w:rsidR="00253487" w:rsidRPr="00253487" w:rsidRDefault="00253487" w:rsidP="000F73DB">
            <w:pPr>
              <w:jc w:val="center"/>
            </w:pPr>
            <w:r w:rsidRPr="00253487">
              <w:t>921</w:t>
            </w:r>
          </w:p>
        </w:tc>
        <w:tc>
          <w:tcPr>
            <w:tcW w:w="2750" w:type="dxa"/>
            <w:shd w:val="clear" w:color="auto" w:fill="auto"/>
          </w:tcPr>
          <w:p w14:paraId="2E5C8BFD" w14:textId="77777777" w:rsidR="00253487" w:rsidRPr="00253487" w:rsidRDefault="00253487" w:rsidP="00253487">
            <w:r w:rsidRPr="00253487">
              <w:t>StartCash</w:t>
            </w:r>
          </w:p>
        </w:tc>
        <w:tc>
          <w:tcPr>
            <w:tcW w:w="811" w:type="dxa"/>
            <w:shd w:val="clear" w:color="auto" w:fill="auto"/>
          </w:tcPr>
          <w:p w14:paraId="2F732C6C" w14:textId="77777777" w:rsidR="00253487" w:rsidRPr="00253487" w:rsidRDefault="00253487" w:rsidP="000F73DB">
            <w:pPr>
              <w:jc w:val="center"/>
            </w:pPr>
            <w:r w:rsidRPr="00253487">
              <w:t>N</w:t>
            </w:r>
          </w:p>
        </w:tc>
        <w:tc>
          <w:tcPr>
            <w:tcW w:w="4859" w:type="dxa"/>
            <w:shd w:val="clear" w:color="auto" w:fill="auto"/>
          </w:tcPr>
          <w:p w14:paraId="707BF7F5" w14:textId="77777777" w:rsidR="00253487" w:rsidRPr="00253487" w:rsidRDefault="00253487" w:rsidP="00253487">
            <w:r w:rsidRPr="00253487">
              <w:t>For repurchase agreements the start (dirty) cash consideration</w:t>
            </w:r>
          </w:p>
        </w:tc>
      </w:tr>
      <w:tr w:rsidR="00253487" w:rsidRPr="00253487" w14:paraId="72EC4738" w14:textId="77777777" w:rsidTr="000F73DB">
        <w:tc>
          <w:tcPr>
            <w:tcW w:w="652" w:type="dxa"/>
            <w:shd w:val="clear" w:color="auto" w:fill="auto"/>
          </w:tcPr>
          <w:p w14:paraId="7CFE2CFF" w14:textId="77777777" w:rsidR="00253487" w:rsidRPr="00253487" w:rsidRDefault="00253487" w:rsidP="000F73DB">
            <w:pPr>
              <w:jc w:val="center"/>
            </w:pPr>
            <w:r w:rsidRPr="00253487">
              <w:t>922</w:t>
            </w:r>
          </w:p>
        </w:tc>
        <w:tc>
          <w:tcPr>
            <w:tcW w:w="2750" w:type="dxa"/>
            <w:shd w:val="clear" w:color="auto" w:fill="auto"/>
          </w:tcPr>
          <w:p w14:paraId="3E11395C" w14:textId="77777777" w:rsidR="00253487" w:rsidRPr="00253487" w:rsidRDefault="00253487" w:rsidP="00253487">
            <w:r w:rsidRPr="00253487">
              <w:t>EndCash</w:t>
            </w:r>
          </w:p>
        </w:tc>
        <w:tc>
          <w:tcPr>
            <w:tcW w:w="811" w:type="dxa"/>
            <w:shd w:val="clear" w:color="auto" w:fill="auto"/>
          </w:tcPr>
          <w:p w14:paraId="35D248AD" w14:textId="77777777" w:rsidR="00253487" w:rsidRPr="00253487" w:rsidRDefault="00253487" w:rsidP="000F73DB">
            <w:pPr>
              <w:jc w:val="center"/>
            </w:pPr>
            <w:r w:rsidRPr="00253487">
              <w:t>N</w:t>
            </w:r>
          </w:p>
        </w:tc>
        <w:tc>
          <w:tcPr>
            <w:tcW w:w="4859" w:type="dxa"/>
            <w:shd w:val="clear" w:color="auto" w:fill="auto"/>
          </w:tcPr>
          <w:p w14:paraId="5F3AEEE9" w14:textId="77777777" w:rsidR="00253487" w:rsidRPr="00253487" w:rsidRDefault="00253487" w:rsidP="00253487">
            <w:r w:rsidRPr="00253487">
              <w:t>For repurchase agreements the end (dirty) cash consideration</w:t>
            </w:r>
          </w:p>
        </w:tc>
      </w:tr>
      <w:tr w:rsidR="00253487" w:rsidRPr="00253487" w14:paraId="7B7801C9" w14:textId="77777777" w:rsidTr="000F73DB">
        <w:tc>
          <w:tcPr>
            <w:tcW w:w="652" w:type="dxa"/>
            <w:shd w:val="clear" w:color="auto" w:fill="auto"/>
          </w:tcPr>
          <w:p w14:paraId="6D7522BB" w14:textId="77777777" w:rsidR="00253487" w:rsidRPr="00253487" w:rsidRDefault="00253487" w:rsidP="000F73DB">
            <w:pPr>
              <w:jc w:val="center"/>
            </w:pPr>
            <w:r w:rsidRPr="00253487">
              <w:t>238</w:t>
            </w:r>
          </w:p>
        </w:tc>
        <w:tc>
          <w:tcPr>
            <w:tcW w:w="2750" w:type="dxa"/>
            <w:shd w:val="clear" w:color="auto" w:fill="auto"/>
          </w:tcPr>
          <w:p w14:paraId="41C255A5" w14:textId="77777777" w:rsidR="00253487" w:rsidRPr="00253487" w:rsidRDefault="00253487" w:rsidP="00253487">
            <w:r w:rsidRPr="00253487">
              <w:t>Concession</w:t>
            </w:r>
          </w:p>
        </w:tc>
        <w:tc>
          <w:tcPr>
            <w:tcW w:w="811" w:type="dxa"/>
            <w:shd w:val="clear" w:color="auto" w:fill="auto"/>
          </w:tcPr>
          <w:p w14:paraId="575C8291" w14:textId="77777777" w:rsidR="00253487" w:rsidRPr="00253487" w:rsidRDefault="00253487" w:rsidP="000F73DB">
            <w:pPr>
              <w:jc w:val="center"/>
            </w:pPr>
            <w:r w:rsidRPr="00253487">
              <w:t>N</w:t>
            </w:r>
          </w:p>
        </w:tc>
        <w:tc>
          <w:tcPr>
            <w:tcW w:w="4859" w:type="dxa"/>
            <w:shd w:val="clear" w:color="auto" w:fill="auto"/>
          </w:tcPr>
          <w:p w14:paraId="1309D689" w14:textId="77777777" w:rsidR="00253487" w:rsidRPr="00253487" w:rsidRDefault="00253487" w:rsidP="00253487"/>
        </w:tc>
      </w:tr>
      <w:tr w:rsidR="00253487" w:rsidRPr="00253487" w14:paraId="6BD3C3A9" w14:textId="77777777" w:rsidTr="000F73DB">
        <w:tc>
          <w:tcPr>
            <w:tcW w:w="652" w:type="dxa"/>
            <w:shd w:val="clear" w:color="auto" w:fill="auto"/>
          </w:tcPr>
          <w:p w14:paraId="45E968D1" w14:textId="77777777" w:rsidR="00253487" w:rsidRPr="00253487" w:rsidRDefault="00253487" w:rsidP="000F73DB">
            <w:pPr>
              <w:jc w:val="center"/>
            </w:pPr>
            <w:r w:rsidRPr="00253487">
              <w:t>237</w:t>
            </w:r>
          </w:p>
        </w:tc>
        <w:tc>
          <w:tcPr>
            <w:tcW w:w="2750" w:type="dxa"/>
            <w:shd w:val="clear" w:color="auto" w:fill="auto"/>
          </w:tcPr>
          <w:p w14:paraId="2666E9E0" w14:textId="77777777" w:rsidR="00253487" w:rsidRPr="00253487" w:rsidRDefault="00253487" w:rsidP="00253487">
            <w:r w:rsidRPr="00253487">
              <w:t>TotalTakedown</w:t>
            </w:r>
          </w:p>
        </w:tc>
        <w:tc>
          <w:tcPr>
            <w:tcW w:w="811" w:type="dxa"/>
            <w:shd w:val="clear" w:color="auto" w:fill="auto"/>
          </w:tcPr>
          <w:p w14:paraId="552708F2" w14:textId="77777777" w:rsidR="00253487" w:rsidRPr="00253487" w:rsidRDefault="00253487" w:rsidP="000F73DB">
            <w:pPr>
              <w:jc w:val="center"/>
            </w:pPr>
            <w:r w:rsidRPr="00253487">
              <w:t>N</w:t>
            </w:r>
          </w:p>
        </w:tc>
        <w:tc>
          <w:tcPr>
            <w:tcW w:w="4859" w:type="dxa"/>
            <w:shd w:val="clear" w:color="auto" w:fill="auto"/>
          </w:tcPr>
          <w:p w14:paraId="558F0C32" w14:textId="77777777" w:rsidR="00253487" w:rsidRPr="00253487" w:rsidRDefault="00253487" w:rsidP="00253487"/>
        </w:tc>
      </w:tr>
      <w:tr w:rsidR="00253487" w:rsidRPr="00253487" w14:paraId="610145A7" w14:textId="77777777" w:rsidTr="000F73DB">
        <w:tc>
          <w:tcPr>
            <w:tcW w:w="652" w:type="dxa"/>
            <w:shd w:val="clear" w:color="auto" w:fill="auto"/>
          </w:tcPr>
          <w:p w14:paraId="36062102" w14:textId="77777777" w:rsidR="00253487" w:rsidRPr="00253487" w:rsidRDefault="00253487" w:rsidP="000F73DB">
            <w:pPr>
              <w:jc w:val="center"/>
            </w:pPr>
            <w:r w:rsidRPr="00253487">
              <w:t>118</w:t>
            </w:r>
          </w:p>
        </w:tc>
        <w:tc>
          <w:tcPr>
            <w:tcW w:w="2750" w:type="dxa"/>
            <w:shd w:val="clear" w:color="auto" w:fill="auto"/>
          </w:tcPr>
          <w:p w14:paraId="242D11E2" w14:textId="77777777" w:rsidR="00253487" w:rsidRPr="00253487" w:rsidRDefault="00253487" w:rsidP="00253487">
            <w:r w:rsidRPr="00253487">
              <w:t>NetMoney</w:t>
            </w:r>
          </w:p>
        </w:tc>
        <w:tc>
          <w:tcPr>
            <w:tcW w:w="811" w:type="dxa"/>
            <w:shd w:val="clear" w:color="auto" w:fill="auto"/>
          </w:tcPr>
          <w:p w14:paraId="7013E1DE" w14:textId="77777777" w:rsidR="00253487" w:rsidRPr="00253487" w:rsidRDefault="00253487" w:rsidP="000F73DB">
            <w:pPr>
              <w:jc w:val="center"/>
            </w:pPr>
            <w:r w:rsidRPr="00253487">
              <w:t>Y</w:t>
            </w:r>
          </w:p>
        </w:tc>
        <w:tc>
          <w:tcPr>
            <w:tcW w:w="4859" w:type="dxa"/>
            <w:shd w:val="clear" w:color="auto" w:fill="auto"/>
          </w:tcPr>
          <w:p w14:paraId="45CCE886" w14:textId="77777777" w:rsidR="00253487" w:rsidRPr="00253487" w:rsidRDefault="00253487" w:rsidP="00253487"/>
        </w:tc>
      </w:tr>
      <w:tr w:rsidR="00253487" w:rsidRPr="00253487" w14:paraId="039BE550" w14:textId="77777777" w:rsidTr="000F73DB">
        <w:tc>
          <w:tcPr>
            <w:tcW w:w="652" w:type="dxa"/>
            <w:shd w:val="clear" w:color="auto" w:fill="auto"/>
          </w:tcPr>
          <w:p w14:paraId="08DA03DE" w14:textId="77777777" w:rsidR="00253487" w:rsidRPr="00253487" w:rsidRDefault="00253487" w:rsidP="000F73DB">
            <w:pPr>
              <w:jc w:val="center"/>
            </w:pPr>
            <w:r w:rsidRPr="00253487">
              <w:t>890</w:t>
            </w:r>
          </w:p>
        </w:tc>
        <w:tc>
          <w:tcPr>
            <w:tcW w:w="2750" w:type="dxa"/>
            <w:shd w:val="clear" w:color="auto" w:fill="auto"/>
          </w:tcPr>
          <w:p w14:paraId="2ED31A37" w14:textId="77777777" w:rsidR="00253487" w:rsidRPr="00253487" w:rsidRDefault="00253487" w:rsidP="00253487">
            <w:r w:rsidRPr="00253487">
              <w:t>MaturityNetMoney</w:t>
            </w:r>
          </w:p>
        </w:tc>
        <w:tc>
          <w:tcPr>
            <w:tcW w:w="811" w:type="dxa"/>
            <w:shd w:val="clear" w:color="auto" w:fill="auto"/>
          </w:tcPr>
          <w:p w14:paraId="73A17D27" w14:textId="77777777" w:rsidR="00253487" w:rsidRPr="00253487" w:rsidRDefault="00253487" w:rsidP="000F73DB">
            <w:pPr>
              <w:jc w:val="center"/>
            </w:pPr>
            <w:r w:rsidRPr="00253487">
              <w:t>N</w:t>
            </w:r>
          </w:p>
        </w:tc>
        <w:tc>
          <w:tcPr>
            <w:tcW w:w="4859" w:type="dxa"/>
            <w:shd w:val="clear" w:color="auto" w:fill="auto"/>
          </w:tcPr>
          <w:p w14:paraId="154B44D2" w14:textId="77777777" w:rsidR="00253487" w:rsidRPr="00253487" w:rsidRDefault="00253487" w:rsidP="00253487">
            <w:r w:rsidRPr="00253487">
              <w:t>Net Money at maturity if Zero Coupon and maturity value is different from par value</w:t>
            </w:r>
          </w:p>
        </w:tc>
      </w:tr>
      <w:tr w:rsidR="00253487" w:rsidRPr="00253487" w14:paraId="75C56488" w14:textId="77777777" w:rsidTr="000F73DB">
        <w:tc>
          <w:tcPr>
            <w:tcW w:w="652" w:type="dxa"/>
            <w:shd w:val="clear" w:color="auto" w:fill="auto"/>
          </w:tcPr>
          <w:p w14:paraId="0EB8EA4F" w14:textId="77777777" w:rsidR="00253487" w:rsidRPr="00253487" w:rsidRDefault="00253487" w:rsidP="000F73DB">
            <w:pPr>
              <w:jc w:val="center"/>
            </w:pPr>
            <w:r w:rsidRPr="00253487">
              <w:t>119</w:t>
            </w:r>
          </w:p>
        </w:tc>
        <w:tc>
          <w:tcPr>
            <w:tcW w:w="2750" w:type="dxa"/>
            <w:shd w:val="clear" w:color="auto" w:fill="auto"/>
          </w:tcPr>
          <w:p w14:paraId="67018DAC" w14:textId="77777777" w:rsidR="00253487" w:rsidRPr="00253487" w:rsidRDefault="00253487" w:rsidP="00253487">
            <w:r w:rsidRPr="00253487">
              <w:t>SettlCurrAmt</w:t>
            </w:r>
          </w:p>
        </w:tc>
        <w:tc>
          <w:tcPr>
            <w:tcW w:w="811" w:type="dxa"/>
            <w:shd w:val="clear" w:color="auto" w:fill="auto"/>
          </w:tcPr>
          <w:p w14:paraId="41A4E96F" w14:textId="77777777" w:rsidR="00253487" w:rsidRPr="00253487" w:rsidRDefault="00253487" w:rsidP="000F73DB">
            <w:pPr>
              <w:jc w:val="center"/>
            </w:pPr>
            <w:r w:rsidRPr="00253487">
              <w:t>N</w:t>
            </w:r>
          </w:p>
        </w:tc>
        <w:tc>
          <w:tcPr>
            <w:tcW w:w="4859" w:type="dxa"/>
            <w:shd w:val="clear" w:color="auto" w:fill="auto"/>
          </w:tcPr>
          <w:p w14:paraId="6E9C1B04" w14:textId="77777777" w:rsidR="00253487" w:rsidRPr="00253487" w:rsidRDefault="00253487" w:rsidP="00253487"/>
        </w:tc>
      </w:tr>
      <w:tr w:rsidR="00253487" w:rsidRPr="00253487" w14:paraId="1D7D28E3" w14:textId="77777777" w:rsidTr="000F73DB">
        <w:tc>
          <w:tcPr>
            <w:tcW w:w="652" w:type="dxa"/>
            <w:shd w:val="clear" w:color="auto" w:fill="auto"/>
          </w:tcPr>
          <w:p w14:paraId="30AEADD1" w14:textId="77777777" w:rsidR="00253487" w:rsidRPr="00253487" w:rsidRDefault="00253487" w:rsidP="000F73DB">
            <w:pPr>
              <w:jc w:val="center"/>
            </w:pPr>
            <w:r w:rsidRPr="00253487">
              <w:t>120</w:t>
            </w:r>
          </w:p>
        </w:tc>
        <w:tc>
          <w:tcPr>
            <w:tcW w:w="2750" w:type="dxa"/>
            <w:shd w:val="clear" w:color="auto" w:fill="auto"/>
          </w:tcPr>
          <w:p w14:paraId="384F00DF" w14:textId="77777777" w:rsidR="00253487" w:rsidRPr="00253487" w:rsidRDefault="00253487" w:rsidP="00253487">
            <w:r w:rsidRPr="00253487">
              <w:t>SettlCurrency</w:t>
            </w:r>
          </w:p>
        </w:tc>
        <w:tc>
          <w:tcPr>
            <w:tcW w:w="811" w:type="dxa"/>
            <w:shd w:val="clear" w:color="auto" w:fill="auto"/>
          </w:tcPr>
          <w:p w14:paraId="49E12B9A" w14:textId="77777777" w:rsidR="00253487" w:rsidRPr="00253487" w:rsidRDefault="00253487" w:rsidP="000F73DB">
            <w:pPr>
              <w:jc w:val="center"/>
            </w:pPr>
            <w:r w:rsidRPr="00253487">
              <w:t>N</w:t>
            </w:r>
          </w:p>
        </w:tc>
        <w:tc>
          <w:tcPr>
            <w:tcW w:w="4859" w:type="dxa"/>
            <w:shd w:val="clear" w:color="auto" w:fill="auto"/>
          </w:tcPr>
          <w:p w14:paraId="5E527C73" w14:textId="77777777" w:rsidR="00253487" w:rsidRPr="00253487" w:rsidRDefault="00253487" w:rsidP="00253487"/>
        </w:tc>
      </w:tr>
      <w:tr w:rsidR="00253487" w:rsidRPr="00253487" w14:paraId="75077633" w14:textId="77777777" w:rsidTr="000F73DB">
        <w:tc>
          <w:tcPr>
            <w:tcW w:w="652" w:type="dxa"/>
            <w:shd w:val="clear" w:color="auto" w:fill="auto"/>
          </w:tcPr>
          <w:p w14:paraId="65964F86" w14:textId="77777777" w:rsidR="00253487" w:rsidRPr="00253487" w:rsidRDefault="00253487" w:rsidP="000F73DB">
            <w:pPr>
              <w:jc w:val="center"/>
            </w:pPr>
            <w:r w:rsidRPr="00253487">
              <w:lastRenderedPageBreak/>
              <w:t>155</w:t>
            </w:r>
          </w:p>
        </w:tc>
        <w:tc>
          <w:tcPr>
            <w:tcW w:w="2750" w:type="dxa"/>
            <w:shd w:val="clear" w:color="auto" w:fill="auto"/>
          </w:tcPr>
          <w:p w14:paraId="5275B752" w14:textId="77777777" w:rsidR="00253487" w:rsidRPr="00253487" w:rsidRDefault="00253487" w:rsidP="00253487">
            <w:r w:rsidRPr="00253487">
              <w:t>SettlCurrFxRate</w:t>
            </w:r>
          </w:p>
        </w:tc>
        <w:tc>
          <w:tcPr>
            <w:tcW w:w="811" w:type="dxa"/>
            <w:shd w:val="clear" w:color="auto" w:fill="auto"/>
          </w:tcPr>
          <w:p w14:paraId="0906B75C" w14:textId="77777777" w:rsidR="00253487" w:rsidRPr="00253487" w:rsidRDefault="00253487" w:rsidP="000F73DB">
            <w:pPr>
              <w:jc w:val="center"/>
            </w:pPr>
            <w:r w:rsidRPr="00253487">
              <w:t>N</w:t>
            </w:r>
          </w:p>
        </w:tc>
        <w:tc>
          <w:tcPr>
            <w:tcW w:w="4859" w:type="dxa"/>
            <w:shd w:val="clear" w:color="auto" w:fill="auto"/>
          </w:tcPr>
          <w:p w14:paraId="61B4ED7B" w14:textId="77777777" w:rsidR="00253487" w:rsidRPr="00253487" w:rsidRDefault="00253487" w:rsidP="00253487"/>
        </w:tc>
      </w:tr>
      <w:tr w:rsidR="00253487" w:rsidRPr="00253487" w14:paraId="04C22863" w14:textId="77777777" w:rsidTr="000F73DB">
        <w:tc>
          <w:tcPr>
            <w:tcW w:w="652" w:type="dxa"/>
            <w:shd w:val="clear" w:color="auto" w:fill="auto"/>
          </w:tcPr>
          <w:p w14:paraId="3A4E7FA9" w14:textId="77777777" w:rsidR="00253487" w:rsidRPr="00253487" w:rsidRDefault="00253487" w:rsidP="000F73DB">
            <w:pPr>
              <w:jc w:val="center"/>
            </w:pPr>
            <w:r w:rsidRPr="00253487">
              <w:t>156</w:t>
            </w:r>
          </w:p>
        </w:tc>
        <w:tc>
          <w:tcPr>
            <w:tcW w:w="2750" w:type="dxa"/>
            <w:shd w:val="clear" w:color="auto" w:fill="auto"/>
          </w:tcPr>
          <w:p w14:paraId="7084370E" w14:textId="77777777" w:rsidR="00253487" w:rsidRPr="00253487" w:rsidRDefault="00253487" w:rsidP="00253487">
            <w:r w:rsidRPr="00253487">
              <w:t>SettlCurrFxRateCalc</w:t>
            </w:r>
          </w:p>
        </w:tc>
        <w:tc>
          <w:tcPr>
            <w:tcW w:w="811" w:type="dxa"/>
            <w:shd w:val="clear" w:color="auto" w:fill="auto"/>
          </w:tcPr>
          <w:p w14:paraId="1B410AED" w14:textId="77777777" w:rsidR="00253487" w:rsidRPr="00253487" w:rsidRDefault="00253487" w:rsidP="000F73DB">
            <w:pPr>
              <w:jc w:val="center"/>
            </w:pPr>
            <w:r w:rsidRPr="00253487">
              <w:t>N</w:t>
            </w:r>
          </w:p>
        </w:tc>
        <w:tc>
          <w:tcPr>
            <w:tcW w:w="4859" w:type="dxa"/>
            <w:shd w:val="clear" w:color="auto" w:fill="auto"/>
          </w:tcPr>
          <w:p w14:paraId="294CDCDF" w14:textId="77777777" w:rsidR="00253487" w:rsidRPr="00253487" w:rsidRDefault="00253487" w:rsidP="00253487"/>
        </w:tc>
      </w:tr>
      <w:tr w:rsidR="00253487" w:rsidRPr="00253487" w14:paraId="7A0E9E44" w14:textId="77777777" w:rsidTr="000F73DB">
        <w:tc>
          <w:tcPr>
            <w:tcW w:w="652" w:type="dxa"/>
            <w:shd w:val="clear" w:color="auto" w:fill="auto"/>
          </w:tcPr>
          <w:p w14:paraId="27941B7C" w14:textId="77777777" w:rsidR="00253487" w:rsidRPr="00253487" w:rsidRDefault="00253487" w:rsidP="000F73DB">
            <w:pPr>
              <w:jc w:val="center"/>
            </w:pPr>
            <w:r w:rsidRPr="00253487">
              <w:t>63</w:t>
            </w:r>
          </w:p>
        </w:tc>
        <w:tc>
          <w:tcPr>
            <w:tcW w:w="2750" w:type="dxa"/>
            <w:shd w:val="clear" w:color="auto" w:fill="auto"/>
          </w:tcPr>
          <w:p w14:paraId="77EF1C64" w14:textId="77777777" w:rsidR="00253487" w:rsidRPr="00253487" w:rsidRDefault="00253487" w:rsidP="00253487">
            <w:r w:rsidRPr="00253487">
              <w:t>SettlType</w:t>
            </w:r>
          </w:p>
        </w:tc>
        <w:tc>
          <w:tcPr>
            <w:tcW w:w="811" w:type="dxa"/>
            <w:shd w:val="clear" w:color="auto" w:fill="auto"/>
          </w:tcPr>
          <w:p w14:paraId="2B2118F2" w14:textId="77777777" w:rsidR="00253487" w:rsidRPr="00253487" w:rsidRDefault="00253487" w:rsidP="000F73DB">
            <w:pPr>
              <w:jc w:val="center"/>
            </w:pPr>
            <w:r w:rsidRPr="00253487">
              <w:t>N</w:t>
            </w:r>
          </w:p>
        </w:tc>
        <w:tc>
          <w:tcPr>
            <w:tcW w:w="4859" w:type="dxa"/>
            <w:shd w:val="clear" w:color="auto" w:fill="auto"/>
          </w:tcPr>
          <w:p w14:paraId="2FC6D60E" w14:textId="77777777" w:rsidR="00253487" w:rsidRPr="00253487" w:rsidRDefault="00253487" w:rsidP="00253487"/>
        </w:tc>
      </w:tr>
      <w:tr w:rsidR="00253487" w:rsidRPr="00253487" w14:paraId="2CCF08FE" w14:textId="77777777" w:rsidTr="000F73DB">
        <w:tc>
          <w:tcPr>
            <w:tcW w:w="652" w:type="dxa"/>
            <w:tcBorders>
              <w:bottom w:val="single" w:sz="6" w:space="0" w:color="000000"/>
            </w:tcBorders>
            <w:shd w:val="clear" w:color="auto" w:fill="auto"/>
          </w:tcPr>
          <w:p w14:paraId="1DDA85F9" w14:textId="77777777" w:rsidR="00253487" w:rsidRPr="00253487" w:rsidRDefault="00253487" w:rsidP="000F73DB">
            <w:pPr>
              <w:jc w:val="center"/>
            </w:pPr>
            <w:r w:rsidRPr="00253487">
              <w:t>64</w:t>
            </w:r>
          </w:p>
        </w:tc>
        <w:tc>
          <w:tcPr>
            <w:tcW w:w="2750" w:type="dxa"/>
            <w:tcBorders>
              <w:bottom w:val="single" w:sz="6" w:space="0" w:color="000000"/>
            </w:tcBorders>
            <w:shd w:val="clear" w:color="auto" w:fill="auto"/>
          </w:tcPr>
          <w:p w14:paraId="63527141" w14:textId="77777777" w:rsidR="00253487" w:rsidRPr="00253487" w:rsidRDefault="00253487" w:rsidP="00253487">
            <w:r w:rsidRPr="00253487">
              <w:t>SettlDate</w:t>
            </w:r>
          </w:p>
        </w:tc>
        <w:tc>
          <w:tcPr>
            <w:tcW w:w="811" w:type="dxa"/>
            <w:tcBorders>
              <w:bottom w:val="single" w:sz="6" w:space="0" w:color="000000"/>
            </w:tcBorders>
            <w:shd w:val="clear" w:color="auto" w:fill="auto"/>
          </w:tcPr>
          <w:p w14:paraId="6CCFB59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7770A32" w14:textId="77777777" w:rsidR="00253487" w:rsidRPr="00253487" w:rsidRDefault="00253487" w:rsidP="00253487"/>
        </w:tc>
      </w:tr>
      <w:tr w:rsidR="00253487" w:rsidRPr="00253487" w14:paraId="1CC54097" w14:textId="77777777" w:rsidTr="000F73DB">
        <w:tc>
          <w:tcPr>
            <w:tcW w:w="3402" w:type="dxa"/>
            <w:gridSpan w:val="2"/>
            <w:tcBorders>
              <w:top w:val="single" w:sz="6" w:space="0" w:color="000000"/>
              <w:bottom w:val="single" w:sz="6" w:space="0" w:color="000000"/>
            </w:tcBorders>
            <w:shd w:val="clear" w:color="auto" w:fill="E6E6E6"/>
          </w:tcPr>
          <w:p w14:paraId="1D98B03F" w14:textId="77777777" w:rsidR="00253487" w:rsidRPr="00253487" w:rsidRDefault="00253487" w:rsidP="000F73DB">
            <w:pPr>
              <w:jc w:val="left"/>
            </w:pPr>
            <w:r w:rsidRPr="00253487">
              <w:t>component block  &lt;SettlInstructionsData&gt;</w:t>
            </w:r>
          </w:p>
        </w:tc>
        <w:tc>
          <w:tcPr>
            <w:tcW w:w="811" w:type="dxa"/>
            <w:tcBorders>
              <w:top w:val="single" w:sz="6" w:space="0" w:color="000000"/>
              <w:bottom w:val="single" w:sz="6" w:space="0" w:color="000000"/>
            </w:tcBorders>
            <w:shd w:val="clear" w:color="auto" w:fill="E6E6E6"/>
          </w:tcPr>
          <w:p w14:paraId="05AE2EA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640F811" w14:textId="77777777" w:rsidR="00253487" w:rsidRDefault="00253487" w:rsidP="00253487">
            <w:r w:rsidRPr="00253487">
              <w:t>Insert here the set of "SettlInstructionsData" fields defined in "Common Components of Application Messages"</w:t>
            </w:r>
          </w:p>
          <w:p w14:paraId="05796285" w14:textId="77777777" w:rsidR="00253487" w:rsidRPr="00253487" w:rsidRDefault="00253487" w:rsidP="00253487">
            <w:r w:rsidRPr="00253487">
              <w:t>Used to communicate settlement instructions for this Confirmation.</w:t>
            </w:r>
          </w:p>
        </w:tc>
      </w:tr>
      <w:tr w:rsidR="00253487" w:rsidRPr="00253487" w14:paraId="077EA40C" w14:textId="77777777" w:rsidTr="000F73DB">
        <w:tc>
          <w:tcPr>
            <w:tcW w:w="3402" w:type="dxa"/>
            <w:gridSpan w:val="2"/>
            <w:tcBorders>
              <w:top w:val="single" w:sz="6" w:space="0" w:color="000000"/>
              <w:bottom w:val="single" w:sz="6" w:space="0" w:color="000000"/>
            </w:tcBorders>
            <w:shd w:val="clear" w:color="auto" w:fill="E6E6E6"/>
          </w:tcPr>
          <w:p w14:paraId="564BA424" w14:textId="77777777" w:rsidR="00253487" w:rsidRPr="00253487" w:rsidRDefault="00253487" w:rsidP="000F73DB">
            <w:pPr>
              <w:jc w:val="left"/>
            </w:pPr>
            <w:r w:rsidRPr="00253487">
              <w:t>component block  &lt;CommissionData&gt;</w:t>
            </w:r>
          </w:p>
        </w:tc>
        <w:tc>
          <w:tcPr>
            <w:tcW w:w="811" w:type="dxa"/>
            <w:tcBorders>
              <w:top w:val="single" w:sz="6" w:space="0" w:color="000000"/>
              <w:bottom w:val="single" w:sz="6" w:space="0" w:color="000000"/>
            </w:tcBorders>
            <w:shd w:val="clear" w:color="auto" w:fill="E6E6E6"/>
          </w:tcPr>
          <w:p w14:paraId="2EE4D74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C230B8B" w14:textId="77777777" w:rsidR="00253487" w:rsidRPr="00253487" w:rsidRDefault="00253487" w:rsidP="00253487"/>
        </w:tc>
      </w:tr>
      <w:tr w:rsidR="00253487" w:rsidRPr="00253487" w14:paraId="69D92D39" w14:textId="77777777" w:rsidTr="000F73DB">
        <w:tc>
          <w:tcPr>
            <w:tcW w:w="652" w:type="dxa"/>
            <w:tcBorders>
              <w:top w:val="single" w:sz="6" w:space="0" w:color="000000"/>
              <w:bottom w:val="single" w:sz="6" w:space="0" w:color="000000"/>
            </w:tcBorders>
            <w:shd w:val="clear" w:color="auto" w:fill="auto"/>
          </w:tcPr>
          <w:p w14:paraId="20681DF4" w14:textId="77777777" w:rsidR="00253487" w:rsidRPr="00253487" w:rsidRDefault="00253487" w:rsidP="000F73DB">
            <w:pPr>
              <w:jc w:val="center"/>
            </w:pPr>
            <w:r w:rsidRPr="00253487">
              <w:t>858</w:t>
            </w:r>
          </w:p>
        </w:tc>
        <w:tc>
          <w:tcPr>
            <w:tcW w:w="2750" w:type="dxa"/>
            <w:tcBorders>
              <w:top w:val="single" w:sz="6" w:space="0" w:color="000000"/>
              <w:bottom w:val="single" w:sz="6" w:space="0" w:color="000000"/>
            </w:tcBorders>
            <w:shd w:val="clear" w:color="auto" w:fill="auto"/>
          </w:tcPr>
          <w:p w14:paraId="5551D8F4" w14:textId="77777777" w:rsidR="00253487" w:rsidRPr="00253487" w:rsidRDefault="00253487" w:rsidP="00253487">
            <w:r w:rsidRPr="00253487">
              <w:t>SharedCommission</w:t>
            </w:r>
          </w:p>
        </w:tc>
        <w:tc>
          <w:tcPr>
            <w:tcW w:w="811" w:type="dxa"/>
            <w:tcBorders>
              <w:top w:val="single" w:sz="6" w:space="0" w:color="000000"/>
              <w:bottom w:val="single" w:sz="6" w:space="0" w:color="000000"/>
            </w:tcBorders>
            <w:shd w:val="clear" w:color="auto" w:fill="auto"/>
          </w:tcPr>
          <w:p w14:paraId="3FFCF52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66551A27" w14:textId="77777777" w:rsidR="00253487" w:rsidRPr="00253487" w:rsidRDefault="00253487" w:rsidP="00253487">
            <w:r w:rsidRPr="00253487">
              <w:t>Used to identify any commission shared with a third party (e.g. directed brokerage)</w:t>
            </w:r>
          </w:p>
        </w:tc>
      </w:tr>
      <w:tr w:rsidR="00253487" w:rsidRPr="00253487" w14:paraId="489EFCB8" w14:textId="77777777" w:rsidTr="000F73DB">
        <w:tc>
          <w:tcPr>
            <w:tcW w:w="3402" w:type="dxa"/>
            <w:gridSpan w:val="2"/>
            <w:tcBorders>
              <w:top w:val="single" w:sz="6" w:space="0" w:color="000000"/>
              <w:bottom w:val="single" w:sz="6" w:space="0" w:color="000000"/>
            </w:tcBorders>
            <w:shd w:val="clear" w:color="auto" w:fill="E6E6E6"/>
          </w:tcPr>
          <w:p w14:paraId="4BA8C27E"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243A2CF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6DD0894" w14:textId="77777777" w:rsidR="00253487" w:rsidRPr="00253487" w:rsidRDefault="00253487" w:rsidP="00253487"/>
        </w:tc>
      </w:tr>
      <w:tr w:rsidR="00253487" w:rsidRPr="00253487" w14:paraId="2D5082D1" w14:textId="77777777" w:rsidTr="000F73DB">
        <w:tc>
          <w:tcPr>
            <w:tcW w:w="3402" w:type="dxa"/>
            <w:gridSpan w:val="2"/>
            <w:tcBorders>
              <w:top w:val="single" w:sz="6" w:space="0" w:color="000000"/>
              <w:bottom w:val="single" w:sz="6" w:space="0" w:color="000000"/>
            </w:tcBorders>
            <w:shd w:val="clear" w:color="auto" w:fill="E6E6E6"/>
          </w:tcPr>
          <w:p w14:paraId="1651E85A" w14:textId="77777777" w:rsidR="00253487" w:rsidRPr="00253487" w:rsidRDefault="00253487" w:rsidP="000F73DB">
            <w:pPr>
              <w:jc w:val="left"/>
            </w:pPr>
            <w:r w:rsidRPr="00253487">
              <w:t>component block  &lt;MiscFeesGrp&gt;</w:t>
            </w:r>
          </w:p>
        </w:tc>
        <w:tc>
          <w:tcPr>
            <w:tcW w:w="811" w:type="dxa"/>
            <w:tcBorders>
              <w:top w:val="single" w:sz="6" w:space="0" w:color="000000"/>
              <w:bottom w:val="single" w:sz="6" w:space="0" w:color="000000"/>
            </w:tcBorders>
            <w:shd w:val="clear" w:color="auto" w:fill="E6E6E6"/>
          </w:tcPr>
          <w:p w14:paraId="5F4B7F7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E64D51C" w14:textId="77777777" w:rsidR="00253487" w:rsidRPr="00253487" w:rsidRDefault="00253487" w:rsidP="00253487">
            <w:r w:rsidRPr="00253487">
              <w:t>Required if any miscellaneous fees are reported.</w:t>
            </w:r>
          </w:p>
        </w:tc>
      </w:tr>
      <w:tr w:rsidR="00253487" w:rsidRPr="00253487" w14:paraId="7426F3ED" w14:textId="77777777" w:rsidTr="000F73DB">
        <w:tc>
          <w:tcPr>
            <w:tcW w:w="3402" w:type="dxa"/>
            <w:gridSpan w:val="2"/>
            <w:tcBorders>
              <w:top w:val="single" w:sz="6" w:space="0" w:color="000000"/>
              <w:bottom w:val="double" w:sz="6" w:space="0" w:color="000000"/>
            </w:tcBorders>
            <w:shd w:val="clear" w:color="auto" w:fill="E6E6E6"/>
          </w:tcPr>
          <w:p w14:paraId="04B75848"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08C27928"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27AEB372" w14:textId="77777777" w:rsidR="00253487" w:rsidRPr="00253487" w:rsidRDefault="00253487" w:rsidP="00253487"/>
        </w:tc>
      </w:tr>
      <w:bookmarkEnd w:id="148"/>
    </w:tbl>
    <w:p w14:paraId="1568D14C"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28AAFC75" w14:textId="77777777">
        <w:tc>
          <w:tcPr>
            <w:tcW w:w="9576" w:type="dxa"/>
            <w:tcBorders>
              <w:bottom w:val="nil"/>
            </w:tcBorders>
            <w:shd w:val="pct25" w:color="auto" w:fill="FFFFFF"/>
          </w:tcPr>
          <w:p w14:paraId="7132105F" w14:textId="77777777" w:rsidR="009E3F16" w:rsidRDefault="009E3F16">
            <w:pPr>
              <w:pStyle w:val="Heading5"/>
            </w:pPr>
            <w:r>
              <w:rPr>
                <w:rFonts w:ascii="Times New Roman" w:hAnsi="Times New Roman"/>
                <w:sz w:val="24"/>
              </w:rPr>
              <w:t xml:space="preserve">FIXML Definition for this message – see </w:t>
            </w:r>
            <w:hyperlink r:id="rId33"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63254AF4" w14:textId="77777777">
        <w:tc>
          <w:tcPr>
            <w:tcW w:w="9576" w:type="dxa"/>
            <w:shd w:val="pct12" w:color="auto" w:fill="FFFFFF"/>
          </w:tcPr>
          <w:p w14:paraId="42A3D65E"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Cnfm</w:t>
            </w:r>
          </w:p>
          <w:p w14:paraId="2263A107"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28B9626F" w14:textId="77777777" w:rsidR="009E3F16" w:rsidRDefault="009E3F16"/>
    <w:p w14:paraId="6B021676" w14:textId="77777777" w:rsidR="009E3F16" w:rsidRDefault="009E3F16">
      <w:pPr>
        <w:pStyle w:val="Heading2"/>
      </w:pPr>
      <w:r>
        <w:br w:type="page"/>
      </w:r>
      <w:bookmarkStart w:id="149" w:name="_Toc227925034"/>
      <w:r>
        <w:lastRenderedPageBreak/>
        <w:t>Confirmation Ack (aka Affirmation)</w:t>
      </w:r>
      <w:bookmarkEnd w:id="149"/>
    </w:p>
    <w:p w14:paraId="4A249A69" w14:textId="77777777" w:rsidR="009E3F16" w:rsidRDefault="009E3F16">
      <w:pPr>
        <w:numPr>
          <w:ilvl w:val="12"/>
          <w:numId w:val="0"/>
        </w:numPr>
      </w:pPr>
      <w:r>
        <w:t>The Confirmation Ack (aka Affirmation) message is used to respond to a Confirmation message.</w:t>
      </w:r>
    </w:p>
    <w:p w14:paraId="79449D8F" w14:textId="77777777" w:rsidR="009E3F16" w:rsidRDefault="009E3F16"/>
    <w:p w14:paraId="585D7AF9" w14:textId="77777777" w:rsidR="009E3F16" w:rsidRDefault="009E3F16">
      <w:pPr>
        <w:jc w:val="center"/>
        <w:outlineLvl w:val="0"/>
      </w:pPr>
      <w:r>
        <w:rPr>
          <w:b/>
          <w:sz w:val="24"/>
        </w:rPr>
        <w:t>Confirmation Ack (aka Affirmation)</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C90C98" w14:paraId="2C86EB14" w14:textId="77777777">
        <w:tc>
          <w:tcPr>
            <w:tcW w:w="652" w:type="dxa"/>
            <w:tcBorders>
              <w:top w:val="double" w:sz="4" w:space="0" w:color="auto"/>
              <w:left w:val="double" w:sz="4" w:space="0" w:color="auto"/>
              <w:bottom w:val="single" w:sz="6" w:space="0" w:color="000000"/>
              <w:right w:val="single" w:sz="4" w:space="0" w:color="auto"/>
            </w:tcBorders>
          </w:tcPr>
          <w:p w14:paraId="15437E66" w14:textId="77777777" w:rsidR="009E3F16" w:rsidRDefault="009E3F16">
            <w:pPr>
              <w:jc w:val="center"/>
              <w:rPr>
                <w:b/>
                <w:i/>
              </w:rPr>
            </w:pPr>
            <w:bookmarkStart w:id="150" w:name="Msg_Confirmation_Ack"/>
            <w:r>
              <w:rPr>
                <w:b/>
                <w:i/>
              </w:rPr>
              <w:t>Tag</w:t>
            </w:r>
          </w:p>
        </w:tc>
        <w:tc>
          <w:tcPr>
            <w:tcW w:w="2750" w:type="dxa"/>
            <w:tcBorders>
              <w:top w:val="double" w:sz="4" w:space="0" w:color="auto"/>
              <w:left w:val="single" w:sz="4" w:space="0" w:color="auto"/>
              <w:bottom w:val="single" w:sz="6" w:space="0" w:color="000000"/>
              <w:right w:val="single" w:sz="4" w:space="0" w:color="auto"/>
            </w:tcBorders>
          </w:tcPr>
          <w:p w14:paraId="5954BDA9" w14:textId="77777777" w:rsidR="009E3F16" w:rsidRDefault="009E3F16">
            <w:pPr>
              <w:jc w:val="center"/>
              <w:rPr>
                <w:b/>
                <w:i/>
              </w:rPr>
            </w:pPr>
            <w:r>
              <w:rPr>
                <w:b/>
                <w:i/>
              </w:rPr>
              <w:t>FieldName</w:t>
            </w:r>
          </w:p>
        </w:tc>
        <w:tc>
          <w:tcPr>
            <w:tcW w:w="811" w:type="dxa"/>
            <w:tcBorders>
              <w:top w:val="double" w:sz="4" w:space="0" w:color="auto"/>
              <w:left w:val="single" w:sz="4" w:space="0" w:color="auto"/>
              <w:bottom w:val="single" w:sz="6" w:space="0" w:color="000000"/>
              <w:right w:val="single" w:sz="4" w:space="0" w:color="auto"/>
            </w:tcBorders>
          </w:tcPr>
          <w:p w14:paraId="22FCD57D" w14:textId="77777777" w:rsidR="009E3F16" w:rsidRDefault="009E3F16">
            <w:pPr>
              <w:jc w:val="center"/>
              <w:rPr>
                <w:b/>
                <w:i/>
              </w:rPr>
            </w:pPr>
            <w:r>
              <w:rPr>
                <w:b/>
                <w:i/>
              </w:rPr>
              <w:t>Req'd</w:t>
            </w:r>
          </w:p>
        </w:tc>
        <w:tc>
          <w:tcPr>
            <w:tcW w:w="4859" w:type="dxa"/>
            <w:tcBorders>
              <w:top w:val="double" w:sz="4" w:space="0" w:color="auto"/>
              <w:left w:val="single" w:sz="4" w:space="0" w:color="auto"/>
              <w:bottom w:val="single" w:sz="6" w:space="0" w:color="000000"/>
              <w:right w:val="double" w:sz="4" w:space="0" w:color="auto"/>
            </w:tcBorders>
          </w:tcPr>
          <w:p w14:paraId="5896CEC3" w14:textId="77777777" w:rsidR="009E3F16" w:rsidRDefault="009E3F16">
            <w:pPr>
              <w:jc w:val="center"/>
              <w:rPr>
                <w:b/>
                <w:i/>
              </w:rPr>
            </w:pPr>
            <w:r>
              <w:rPr>
                <w:b/>
                <w:i/>
              </w:rPr>
              <w:t>Comments</w:t>
            </w:r>
          </w:p>
        </w:tc>
      </w:tr>
      <w:tr w:rsidR="009E3F16" w14:paraId="52F1328F" w14:textId="77777777">
        <w:tc>
          <w:tcPr>
            <w:tcW w:w="3402" w:type="dxa"/>
            <w:gridSpan w:val="2"/>
            <w:tcBorders>
              <w:top w:val="single" w:sz="6" w:space="0" w:color="000000"/>
              <w:bottom w:val="single" w:sz="6" w:space="0" w:color="000000"/>
            </w:tcBorders>
            <w:shd w:val="clear" w:color="auto" w:fill="E6E6E6"/>
          </w:tcPr>
          <w:p w14:paraId="4EF528BE" w14:textId="77777777" w:rsidR="009E3F16" w:rsidRDefault="009E3F16">
            <w:pPr>
              <w:jc w:val="left"/>
            </w:pPr>
            <w:r>
              <w:t>StandardHeader</w:t>
            </w:r>
          </w:p>
        </w:tc>
        <w:tc>
          <w:tcPr>
            <w:tcW w:w="811" w:type="dxa"/>
            <w:tcBorders>
              <w:top w:val="single" w:sz="6" w:space="0" w:color="000000"/>
              <w:bottom w:val="single" w:sz="6" w:space="0" w:color="000000"/>
            </w:tcBorders>
            <w:shd w:val="clear" w:color="auto" w:fill="E6E6E6"/>
          </w:tcPr>
          <w:p w14:paraId="2E28EFFE" w14:textId="77777777" w:rsidR="009E3F16" w:rsidRDefault="009E3F16">
            <w:pPr>
              <w:jc w:val="center"/>
            </w:pPr>
            <w:r>
              <w:t>Y</w:t>
            </w:r>
          </w:p>
        </w:tc>
        <w:tc>
          <w:tcPr>
            <w:tcW w:w="4859" w:type="dxa"/>
            <w:tcBorders>
              <w:top w:val="single" w:sz="6" w:space="0" w:color="000000"/>
              <w:bottom w:val="single" w:sz="6" w:space="0" w:color="000000"/>
            </w:tcBorders>
            <w:shd w:val="clear" w:color="auto" w:fill="E6E6E6"/>
          </w:tcPr>
          <w:p w14:paraId="738BBD7C" w14:textId="77777777" w:rsidR="009E3F16" w:rsidRDefault="009E3F16">
            <w:r>
              <w:t>MsgType = AU</w:t>
            </w:r>
          </w:p>
        </w:tc>
      </w:tr>
      <w:tr w:rsidR="00C90C98" w14:paraId="4839A838" w14:textId="77777777">
        <w:tc>
          <w:tcPr>
            <w:tcW w:w="652" w:type="dxa"/>
            <w:tcBorders>
              <w:top w:val="single" w:sz="6" w:space="0" w:color="000000"/>
            </w:tcBorders>
          </w:tcPr>
          <w:p w14:paraId="0A2D832D" w14:textId="77777777" w:rsidR="009E3F16" w:rsidRDefault="009E3F16">
            <w:pPr>
              <w:jc w:val="center"/>
            </w:pPr>
            <w:r>
              <w:t>664</w:t>
            </w:r>
          </w:p>
        </w:tc>
        <w:tc>
          <w:tcPr>
            <w:tcW w:w="2750" w:type="dxa"/>
            <w:tcBorders>
              <w:top w:val="single" w:sz="6" w:space="0" w:color="000000"/>
            </w:tcBorders>
          </w:tcPr>
          <w:p w14:paraId="0F0E060E" w14:textId="77777777" w:rsidR="009E3F16" w:rsidRDefault="009E3F16">
            <w:r>
              <w:t>ConfirmID</w:t>
            </w:r>
          </w:p>
        </w:tc>
        <w:tc>
          <w:tcPr>
            <w:tcW w:w="811" w:type="dxa"/>
            <w:tcBorders>
              <w:top w:val="single" w:sz="6" w:space="0" w:color="000000"/>
            </w:tcBorders>
          </w:tcPr>
          <w:p w14:paraId="280AFD1C" w14:textId="77777777" w:rsidR="009E3F16" w:rsidRDefault="009E3F16">
            <w:pPr>
              <w:jc w:val="center"/>
            </w:pPr>
            <w:r>
              <w:t>Y</w:t>
            </w:r>
          </w:p>
        </w:tc>
        <w:tc>
          <w:tcPr>
            <w:tcW w:w="4859" w:type="dxa"/>
            <w:tcBorders>
              <w:top w:val="single" w:sz="6" w:space="0" w:color="000000"/>
            </w:tcBorders>
          </w:tcPr>
          <w:p w14:paraId="489CF396" w14:textId="77777777" w:rsidR="009E3F16" w:rsidRDefault="009E3F16"/>
        </w:tc>
      </w:tr>
      <w:tr w:rsidR="00C90C98" w14:paraId="563E22AE" w14:textId="77777777">
        <w:tc>
          <w:tcPr>
            <w:tcW w:w="652" w:type="dxa"/>
          </w:tcPr>
          <w:p w14:paraId="66F7474E" w14:textId="77777777" w:rsidR="009E3F16" w:rsidRDefault="009E3F16">
            <w:pPr>
              <w:jc w:val="center"/>
            </w:pPr>
            <w:r>
              <w:t>75</w:t>
            </w:r>
          </w:p>
        </w:tc>
        <w:tc>
          <w:tcPr>
            <w:tcW w:w="2750" w:type="dxa"/>
          </w:tcPr>
          <w:p w14:paraId="377768CF" w14:textId="77777777" w:rsidR="009E3F16" w:rsidRDefault="009E3F16">
            <w:r>
              <w:t>TradeDate</w:t>
            </w:r>
          </w:p>
        </w:tc>
        <w:tc>
          <w:tcPr>
            <w:tcW w:w="811" w:type="dxa"/>
          </w:tcPr>
          <w:p w14:paraId="7AFC8F22" w14:textId="77777777" w:rsidR="009E3F16" w:rsidRDefault="009E3F16">
            <w:pPr>
              <w:jc w:val="center"/>
            </w:pPr>
            <w:r>
              <w:t>Y</w:t>
            </w:r>
          </w:p>
        </w:tc>
        <w:tc>
          <w:tcPr>
            <w:tcW w:w="4859" w:type="dxa"/>
          </w:tcPr>
          <w:p w14:paraId="460C058F" w14:textId="77777777" w:rsidR="009E3F16" w:rsidRDefault="009E3F16"/>
        </w:tc>
      </w:tr>
      <w:tr w:rsidR="00C90C98" w14:paraId="4713BFAA" w14:textId="77777777">
        <w:tc>
          <w:tcPr>
            <w:tcW w:w="652" w:type="dxa"/>
          </w:tcPr>
          <w:p w14:paraId="28C53DFC" w14:textId="77777777" w:rsidR="009E3F16" w:rsidRDefault="009E3F16">
            <w:pPr>
              <w:jc w:val="center"/>
            </w:pPr>
            <w:r>
              <w:t>60</w:t>
            </w:r>
          </w:p>
        </w:tc>
        <w:tc>
          <w:tcPr>
            <w:tcW w:w="2750" w:type="dxa"/>
          </w:tcPr>
          <w:p w14:paraId="31E7BF0B" w14:textId="77777777" w:rsidR="009E3F16" w:rsidRDefault="009E3F16">
            <w:r>
              <w:t>TransactTime</w:t>
            </w:r>
          </w:p>
        </w:tc>
        <w:tc>
          <w:tcPr>
            <w:tcW w:w="811" w:type="dxa"/>
          </w:tcPr>
          <w:p w14:paraId="2298E250" w14:textId="77777777" w:rsidR="009E3F16" w:rsidRDefault="009E3F16">
            <w:pPr>
              <w:jc w:val="center"/>
            </w:pPr>
            <w:r>
              <w:t>Y</w:t>
            </w:r>
          </w:p>
        </w:tc>
        <w:tc>
          <w:tcPr>
            <w:tcW w:w="4859" w:type="dxa"/>
          </w:tcPr>
          <w:p w14:paraId="5E2EDE51" w14:textId="77777777" w:rsidR="009E3F16" w:rsidRDefault="009E3F16">
            <w:r>
              <w:t>Date/Time Allocation Instruction Ack generated</w:t>
            </w:r>
          </w:p>
        </w:tc>
      </w:tr>
      <w:tr w:rsidR="00C90C98" w14:paraId="020D1881" w14:textId="77777777">
        <w:tc>
          <w:tcPr>
            <w:tcW w:w="652" w:type="dxa"/>
          </w:tcPr>
          <w:p w14:paraId="5BACA85C" w14:textId="77777777" w:rsidR="009E3F16" w:rsidRDefault="009E3F16">
            <w:pPr>
              <w:jc w:val="center"/>
            </w:pPr>
            <w:r>
              <w:t>940</w:t>
            </w:r>
          </w:p>
        </w:tc>
        <w:tc>
          <w:tcPr>
            <w:tcW w:w="2750" w:type="dxa"/>
          </w:tcPr>
          <w:p w14:paraId="09C3B5D4" w14:textId="77777777" w:rsidR="009E3F16" w:rsidRDefault="009E3F16">
            <w:r>
              <w:t>AffirmStatus</w:t>
            </w:r>
          </w:p>
        </w:tc>
        <w:tc>
          <w:tcPr>
            <w:tcW w:w="811" w:type="dxa"/>
          </w:tcPr>
          <w:p w14:paraId="342348C7" w14:textId="77777777" w:rsidR="009E3F16" w:rsidRDefault="009E3F16">
            <w:pPr>
              <w:jc w:val="center"/>
            </w:pPr>
            <w:r>
              <w:t>Y</w:t>
            </w:r>
          </w:p>
        </w:tc>
        <w:tc>
          <w:tcPr>
            <w:tcW w:w="4859" w:type="dxa"/>
          </w:tcPr>
          <w:p w14:paraId="48ABCE10" w14:textId="77777777" w:rsidR="009E3F16" w:rsidRDefault="009E3F16"/>
        </w:tc>
      </w:tr>
      <w:tr w:rsidR="00C90C98" w14:paraId="7B808F7C" w14:textId="77777777">
        <w:tc>
          <w:tcPr>
            <w:tcW w:w="652" w:type="dxa"/>
          </w:tcPr>
          <w:p w14:paraId="4B71B46D" w14:textId="77777777" w:rsidR="009E3F16" w:rsidRDefault="009E3F16">
            <w:pPr>
              <w:jc w:val="center"/>
            </w:pPr>
            <w:r>
              <w:t>774</w:t>
            </w:r>
          </w:p>
        </w:tc>
        <w:tc>
          <w:tcPr>
            <w:tcW w:w="2750" w:type="dxa"/>
          </w:tcPr>
          <w:p w14:paraId="64238FD7" w14:textId="77777777" w:rsidR="009E3F16" w:rsidRDefault="009E3F16">
            <w:r>
              <w:t>ConfirmRejReason</w:t>
            </w:r>
          </w:p>
        </w:tc>
        <w:tc>
          <w:tcPr>
            <w:tcW w:w="811" w:type="dxa"/>
          </w:tcPr>
          <w:p w14:paraId="43521E92" w14:textId="77777777" w:rsidR="009E3F16" w:rsidRDefault="009E3F16">
            <w:pPr>
              <w:jc w:val="center"/>
            </w:pPr>
            <w:r>
              <w:t>N</w:t>
            </w:r>
          </w:p>
        </w:tc>
        <w:tc>
          <w:tcPr>
            <w:tcW w:w="4859" w:type="dxa"/>
          </w:tcPr>
          <w:p w14:paraId="406B9D5B" w14:textId="77777777" w:rsidR="009E3F16" w:rsidRDefault="009E3F16">
            <w:r>
              <w:t>Required for ConfirmStatus = 1 (rejected)</w:t>
            </w:r>
          </w:p>
        </w:tc>
      </w:tr>
      <w:tr w:rsidR="00C90C98" w14:paraId="37BAE771" w14:textId="77777777">
        <w:tc>
          <w:tcPr>
            <w:tcW w:w="652" w:type="dxa"/>
          </w:tcPr>
          <w:p w14:paraId="0E0D89AD" w14:textId="77777777" w:rsidR="009E3F16" w:rsidRDefault="009E3F16">
            <w:pPr>
              <w:jc w:val="center"/>
            </w:pPr>
            <w:r>
              <w:t>573</w:t>
            </w:r>
          </w:p>
        </w:tc>
        <w:tc>
          <w:tcPr>
            <w:tcW w:w="2750" w:type="dxa"/>
          </w:tcPr>
          <w:p w14:paraId="38676E9E" w14:textId="77777777" w:rsidR="009E3F16" w:rsidRDefault="009E3F16">
            <w:r>
              <w:t>MatchStatus</w:t>
            </w:r>
          </w:p>
        </w:tc>
        <w:tc>
          <w:tcPr>
            <w:tcW w:w="811" w:type="dxa"/>
          </w:tcPr>
          <w:p w14:paraId="730B62C9" w14:textId="77777777" w:rsidR="009E3F16" w:rsidRDefault="009E3F16">
            <w:pPr>
              <w:jc w:val="center"/>
            </w:pPr>
            <w:r>
              <w:t>N</w:t>
            </w:r>
          </w:p>
        </w:tc>
        <w:tc>
          <w:tcPr>
            <w:tcW w:w="4859" w:type="dxa"/>
          </w:tcPr>
          <w:p w14:paraId="16D9AC7D" w14:textId="77777777" w:rsidR="009E3F16" w:rsidRDefault="009E3F16">
            <w:r>
              <w:t>Denotes whether the financial details provided on the Confirmation were successfully matched.</w:t>
            </w:r>
          </w:p>
        </w:tc>
      </w:tr>
      <w:tr w:rsidR="00C90C98" w14:paraId="00D5D735" w14:textId="77777777">
        <w:tc>
          <w:tcPr>
            <w:tcW w:w="652" w:type="dxa"/>
          </w:tcPr>
          <w:p w14:paraId="184D9E17" w14:textId="77777777" w:rsidR="009E3F16" w:rsidRDefault="009E3F16">
            <w:pPr>
              <w:jc w:val="center"/>
            </w:pPr>
            <w:r>
              <w:t>58</w:t>
            </w:r>
          </w:p>
        </w:tc>
        <w:tc>
          <w:tcPr>
            <w:tcW w:w="2750" w:type="dxa"/>
          </w:tcPr>
          <w:p w14:paraId="74B68922" w14:textId="77777777" w:rsidR="009E3F16" w:rsidRDefault="009E3F16">
            <w:r>
              <w:t>Text</w:t>
            </w:r>
          </w:p>
        </w:tc>
        <w:tc>
          <w:tcPr>
            <w:tcW w:w="811" w:type="dxa"/>
          </w:tcPr>
          <w:p w14:paraId="19B7C0B6" w14:textId="77777777" w:rsidR="009E3F16" w:rsidRDefault="009E3F16">
            <w:pPr>
              <w:jc w:val="center"/>
            </w:pPr>
            <w:r>
              <w:t>N</w:t>
            </w:r>
          </w:p>
        </w:tc>
        <w:tc>
          <w:tcPr>
            <w:tcW w:w="4859" w:type="dxa"/>
          </w:tcPr>
          <w:p w14:paraId="3968B433" w14:textId="77777777" w:rsidR="009E3F16" w:rsidRDefault="009E3F16">
            <w:r>
              <w:t>Can include explanation for AllocRejCode = 7 (other)</w:t>
            </w:r>
          </w:p>
        </w:tc>
      </w:tr>
      <w:tr w:rsidR="00C90C98" w14:paraId="6B376AFE" w14:textId="77777777">
        <w:tc>
          <w:tcPr>
            <w:tcW w:w="652" w:type="dxa"/>
          </w:tcPr>
          <w:p w14:paraId="26ADB517" w14:textId="77777777" w:rsidR="009E3F16" w:rsidRDefault="009E3F16">
            <w:pPr>
              <w:jc w:val="center"/>
            </w:pPr>
            <w:r>
              <w:t>354</w:t>
            </w:r>
          </w:p>
        </w:tc>
        <w:tc>
          <w:tcPr>
            <w:tcW w:w="2750" w:type="dxa"/>
          </w:tcPr>
          <w:p w14:paraId="71090CF8" w14:textId="77777777" w:rsidR="009E3F16" w:rsidRDefault="009E3F16">
            <w:r>
              <w:t>EncodedTextLen</w:t>
            </w:r>
          </w:p>
        </w:tc>
        <w:tc>
          <w:tcPr>
            <w:tcW w:w="811" w:type="dxa"/>
          </w:tcPr>
          <w:p w14:paraId="034374BB" w14:textId="77777777" w:rsidR="009E3F16" w:rsidRDefault="009E3F16">
            <w:pPr>
              <w:jc w:val="center"/>
            </w:pPr>
            <w:r>
              <w:t>N</w:t>
            </w:r>
          </w:p>
        </w:tc>
        <w:tc>
          <w:tcPr>
            <w:tcW w:w="4859" w:type="dxa"/>
          </w:tcPr>
          <w:p w14:paraId="4DE1D1B8" w14:textId="77777777" w:rsidR="009E3F16" w:rsidRDefault="009E3F16">
            <w:r>
              <w:t>Must be set if EncodedText field is specified and must immediately precede it.</w:t>
            </w:r>
          </w:p>
        </w:tc>
      </w:tr>
      <w:tr w:rsidR="00C90C98" w14:paraId="709125AF" w14:textId="77777777">
        <w:tc>
          <w:tcPr>
            <w:tcW w:w="652" w:type="dxa"/>
            <w:tcBorders>
              <w:bottom w:val="single" w:sz="6" w:space="0" w:color="000000"/>
            </w:tcBorders>
          </w:tcPr>
          <w:p w14:paraId="48107960" w14:textId="77777777" w:rsidR="009E3F16" w:rsidRDefault="009E3F16">
            <w:pPr>
              <w:jc w:val="center"/>
            </w:pPr>
            <w:r>
              <w:t>355</w:t>
            </w:r>
          </w:p>
        </w:tc>
        <w:tc>
          <w:tcPr>
            <w:tcW w:w="2750" w:type="dxa"/>
            <w:tcBorders>
              <w:bottom w:val="single" w:sz="6" w:space="0" w:color="000000"/>
            </w:tcBorders>
          </w:tcPr>
          <w:p w14:paraId="3B0D2F51" w14:textId="77777777" w:rsidR="009E3F16" w:rsidRDefault="009E3F16">
            <w:r>
              <w:t>EncodedText</w:t>
            </w:r>
          </w:p>
        </w:tc>
        <w:tc>
          <w:tcPr>
            <w:tcW w:w="811" w:type="dxa"/>
            <w:tcBorders>
              <w:bottom w:val="single" w:sz="6" w:space="0" w:color="000000"/>
            </w:tcBorders>
          </w:tcPr>
          <w:p w14:paraId="03DD0F4B" w14:textId="77777777" w:rsidR="009E3F16" w:rsidRDefault="009E3F16">
            <w:pPr>
              <w:jc w:val="center"/>
            </w:pPr>
            <w:r>
              <w:t>N</w:t>
            </w:r>
          </w:p>
        </w:tc>
        <w:tc>
          <w:tcPr>
            <w:tcW w:w="4859" w:type="dxa"/>
            <w:tcBorders>
              <w:bottom w:val="single" w:sz="6" w:space="0" w:color="000000"/>
            </w:tcBorders>
          </w:tcPr>
          <w:p w14:paraId="52A0740E" w14:textId="77777777" w:rsidR="009E3F16" w:rsidRDefault="009E3F16">
            <w:r>
              <w:t>Encoded (non-ASCII characters) representation of the Text field in the encoded format specified via the MessageEncoding field.</w:t>
            </w:r>
          </w:p>
        </w:tc>
      </w:tr>
      <w:tr w:rsidR="009E3F16" w14:paraId="7B2D86EA" w14:textId="77777777">
        <w:tc>
          <w:tcPr>
            <w:tcW w:w="3402" w:type="dxa"/>
            <w:gridSpan w:val="2"/>
            <w:tcBorders>
              <w:top w:val="single" w:sz="6" w:space="0" w:color="000000"/>
              <w:bottom w:val="double" w:sz="6" w:space="0" w:color="000000"/>
            </w:tcBorders>
            <w:shd w:val="clear" w:color="auto" w:fill="E6E6E6"/>
          </w:tcPr>
          <w:p w14:paraId="0B5F9A4C" w14:textId="77777777" w:rsidR="009E3F16" w:rsidRDefault="009E3F16">
            <w:pPr>
              <w:jc w:val="left"/>
            </w:pPr>
            <w:r>
              <w:t>StandardTrailer</w:t>
            </w:r>
          </w:p>
        </w:tc>
        <w:tc>
          <w:tcPr>
            <w:tcW w:w="811" w:type="dxa"/>
            <w:tcBorders>
              <w:top w:val="single" w:sz="6" w:space="0" w:color="000000"/>
              <w:bottom w:val="double" w:sz="6" w:space="0" w:color="000000"/>
            </w:tcBorders>
            <w:shd w:val="clear" w:color="auto" w:fill="E6E6E6"/>
          </w:tcPr>
          <w:p w14:paraId="6DAF027D" w14:textId="77777777" w:rsidR="009E3F16" w:rsidRDefault="009E3F16">
            <w:pPr>
              <w:jc w:val="center"/>
            </w:pPr>
            <w:r>
              <w:t>Y</w:t>
            </w:r>
          </w:p>
        </w:tc>
        <w:tc>
          <w:tcPr>
            <w:tcW w:w="4859" w:type="dxa"/>
            <w:tcBorders>
              <w:top w:val="single" w:sz="6" w:space="0" w:color="000000"/>
              <w:bottom w:val="double" w:sz="6" w:space="0" w:color="000000"/>
            </w:tcBorders>
            <w:shd w:val="clear" w:color="auto" w:fill="E6E6E6"/>
          </w:tcPr>
          <w:p w14:paraId="6DFF6E0B" w14:textId="77777777" w:rsidR="009E3F16" w:rsidRDefault="009E3F16"/>
        </w:tc>
      </w:tr>
      <w:bookmarkEnd w:id="150"/>
    </w:tbl>
    <w:p w14:paraId="1C9DC701"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7C270C6" w14:textId="77777777">
        <w:tc>
          <w:tcPr>
            <w:tcW w:w="9576" w:type="dxa"/>
            <w:tcBorders>
              <w:bottom w:val="nil"/>
            </w:tcBorders>
            <w:shd w:val="pct25" w:color="auto" w:fill="FFFFFF"/>
          </w:tcPr>
          <w:p w14:paraId="6BE83EE9" w14:textId="77777777" w:rsidR="009E3F16" w:rsidRDefault="009E3F16">
            <w:pPr>
              <w:pStyle w:val="Heading5"/>
            </w:pPr>
            <w:r>
              <w:rPr>
                <w:rFonts w:ascii="Times New Roman" w:hAnsi="Times New Roman"/>
                <w:sz w:val="24"/>
              </w:rPr>
              <w:t xml:space="preserve">FIXML Definition for this message – see </w:t>
            </w:r>
            <w:hyperlink r:id="rId34"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2D3E7B6B" w14:textId="77777777">
        <w:tc>
          <w:tcPr>
            <w:tcW w:w="9576" w:type="dxa"/>
            <w:shd w:val="pct12" w:color="auto" w:fill="FFFFFF"/>
          </w:tcPr>
          <w:p w14:paraId="096D26C9"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CnfmAck</w:t>
            </w:r>
          </w:p>
          <w:p w14:paraId="3B75B21B"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511187E5" w14:textId="77777777" w:rsidR="009E3F16" w:rsidRDefault="009E3F16"/>
    <w:p w14:paraId="289735BC" w14:textId="77777777" w:rsidR="009E3F16" w:rsidRDefault="009E3F16">
      <w:pPr>
        <w:pStyle w:val="Heading2"/>
      </w:pPr>
      <w:bookmarkStart w:id="151" w:name="_Toc38270684"/>
      <w:r>
        <w:br w:type="page"/>
      </w:r>
      <w:bookmarkStart w:id="152" w:name="_Toc227925035"/>
      <w:r>
        <w:lastRenderedPageBreak/>
        <w:t>Confirmation Request</w:t>
      </w:r>
      <w:bookmarkEnd w:id="151"/>
      <w:bookmarkEnd w:id="152"/>
    </w:p>
    <w:p w14:paraId="4BF52318" w14:textId="77777777" w:rsidR="009E3F16" w:rsidRDefault="009E3F16">
      <w:r>
        <w:t>The Confirmation Request message is used to request a Confirmation message.</w:t>
      </w:r>
    </w:p>
    <w:p w14:paraId="16503998" w14:textId="77777777" w:rsidR="009E3F16" w:rsidRDefault="009E3F16"/>
    <w:p w14:paraId="1EBE48F3" w14:textId="77777777" w:rsidR="009E3F16" w:rsidRDefault="009E3F16">
      <w:pPr>
        <w:jc w:val="center"/>
        <w:rPr>
          <w:color w:val="auto"/>
        </w:rPr>
      </w:pPr>
      <w:r>
        <w:rPr>
          <w:b/>
          <w:color w:val="auto"/>
          <w:sz w:val="24"/>
        </w:rPr>
        <w:t>Confirmation Request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6A0EE843"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050145C2" w14:textId="77777777" w:rsidR="00253487" w:rsidRPr="000F73DB" w:rsidRDefault="00253487" w:rsidP="000F73DB">
            <w:pPr>
              <w:jc w:val="center"/>
              <w:rPr>
                <w:b/>
                <w:i/>
              </w:rPr>
            </w:pPr>
            <w:bookmarkStart w:id="153" w:name="Msg_ConfirmationReques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CDDCECA"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0452CE6A"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77C5605E" w14:textId="77777777" w:rsidR="00253487" w:rsidRPr="000F73DB" w:rsidRDefault="00253487" w:rsidP="000F73DB">
            <w:pPr>
              <w:jc w:val="center"/>
              <w:rPr>
                <w:b/>
                <w:i/>
              </w:rPr>
            </w:pPr>
            <w:r w:rsidRPr="000F73DB">
              <w:rPr>
                <w:b/>
                <w:i/>
              </w:rPr>
              <w:t>Comments</w:t>
            </w:r>
          </w:p>
        </w:tc>
      </w:tr>
      <w:tr w:rsidR="00253487" w:rsidRPr="00253487" w14:paraId="4917CB01" w14:textId="77777777" w:rsidTr="000F73DB">
        <w:tc>
          <w:tcPr>
            <w:tcW w:w="3402" w:type="dxa"/>
            <w:gridSpan w:val="2"/>
            <w:tcBorders>
              <w:top w:val="single" w:sz="6" w:space="0" w:color="000000"/>
              <w:bottom w:val="single" w:sz="6" w:space="0" w:color="000000"/>
            </w:tcBorders>
            <w:shd w:val="clear" w:color="auto" w:fill="E6E6E6"/>
          </w:tcPr>
          <w:p w14:paraId="58F144C1"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3AE787F7"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5F57DF20" w14:textId="77777777" w:rsidR="00253487" w:rsidRPr="00253487" w:rsidRDefault="00253487" w:rsidP="00253487">
            <w:r w:rsidRPr="00253487">
              <w:t>MsgType = BH</w:t>
            </w:r>
          </w:p>
        </w:tc>
      </w:tr>
      <w:tr w:rsidR="00253487" w:rsidRPr="00253487" w14:paraId="0002CB0C" w14:textId="77777777" w:rsidTr="000F73DB">
        <w:tc>
          <w:tcPr>
            <w:tcW w:w="652" w:type="dxa"/>
            <w:tcBorders>
              <w:top w:val="single" w:sz="6" w:space="0" w:color="000000"/>
            </w:tcBorders>
            <w:shd w:val="clear" w:color="auto" w:fill="auto"/>
          </w:tcPr>
          <w:p w14:paraId="30D3D349" w14:textId="77777777" w:rsidR="00253487" w:rsidRPr="00253487" w:rsidRDefault="00253487" w:rsidP="000F73DB">
            <w:pPr>
              <w:jc w:val="center"/>
            </w:pPr>
            <w:r w:rsidRPr="00253487">
              <w:t>859</w:t>
            </w:r>
          </w:p>
        </w:tc>
        <w:tc>
          <w:tcPr>
            <w:tcW w:w="2750" w:type="dxa"/>
            <w:tcBorders>
              <w:top w:val="single" w:sz="6" w:space="0" w:color="000000"/>
            </w:tcBorders>
            <w:shd w:val="clear" w:color="auto" w:fill="auto"/>
          </w:tcPr>
          <w:p w14:paraId="495D5CE7" w14:textId="77777777" w:rsidR="00253487" w:rsidRPr="00253487" w:rsidRDefault="00253487" w:rsidP="00253487">
            <w:r w:rsidRPr="00253487">
              <w:t>ConfirmReqID</w:t>
            </w:r>
          </w:p>
        </w:tc>
        <w:tc>
          <w:tcPr>
            <w:tcW w:w="811" w:type="dxa"/>
            <w:tcBorders>
              <w:top w:val="single" w:sz="6" w:space="0" w:color="000000"/>
            </w:tcBorders>
            <w:shd w:val="clear" w:color="auto" w:fill="auto"/>
          </w:tcPr>
          <w:p w14:paraId="1DC1EB67"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33708DF5" w14:textId="77777777" w:rsidR="00253487" w:rsidRPr="00253487" w:rsidRDefault="00253487" w:rsidP="00253487">
            <w:r w:rsidRPr="00253487">
              <w:t>Unique identifier for this message</w:t>
            </w:r>
          </w:p>
        </w:tc>
      </w:tr>
      <w:tr w:rsidR="00253487" w:rsidRPr="00253487" w14:paraId="02E7628F" w14:textId="77777777" w:rsidTr="000F73DB">
        <w:tc>
          <w:tcPr>
            <w:tcW w:w="652" w:type="dxa"/>
            <w:tcBorders>
              <w:bottom w:val="single" w:sz="6" w:space="0" w:color="000000"/>
            </w:tcBorders>
            <w:shd w:val="clear" w:color="auto" w:fill="auto"/>
          </w:tcPr>
          <w:p w14:paraId="06343313" w14:textId="77777777" w:rsidR="00253487" w:rsidRPr="00253487" w:rsidRDefault="00253487" w:rsidP="000F73DB">
            <w:pPr>
              <w:jc w:val="center"/>
            </w:pPr>
            <w:r w:rsidRPr="00253487">
              <w:t>773</w:t>
            </w:r>
          </w:p>
        </w:tc>
        <w:tc>
          <w:tcPr>
            <w:tcW w:w="2750" w:type="dxa"/>
            <w:tcBorders>
              <w:bottom w:val="single" w:sz="6" w:space="0" w:color="000000"/>
            </w:tcBorders>
            <w:shd w:val="clear" w:color="auto" w:fill="auto"/>
          </w:tcPr>
          <w:p w14:paraId="1B981DB9" w14:textId="77777777" w:rsidR="00253487" w:rsidRPr="00253487" w:rsidRDefault="00253487" w:rsidP="00253487">
            <w:r w:rsidRPr="00253487">
              <w:t>ConfirmType</w:t>
            </w:r>
          </w:p>
        </w:tc>
        <w:tc>
          <w:tcPr>
            <w:tcW w:w="811" w:type="dxa"/>
            <w:tcBorders>
              <w:bottom w:val="single" w:sz="6" w:space="0" w:color="000000"/>
            </w:tcBorders>
            <w:shd w:val="clear" w:color="auto" w:fill="auto"/>
          </w:tcPr>
          <w:p w14:paraId="35B8FDE6"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14F12A10" w14:textId="77777777" w:rsidR="00253487" w:rsidRPr="00253487" w:rsidRDefault="00253487" w:rsidP="00253487">
            <w:r w:rsidRPr="00253487">
              <w:t>Denotes whether this message is being used to request a confirmation or a trade status message</w:t>
            </w:r>
          </w:p>
        </w:tc>
      </w:tr>
      <w:tr w:rsidR="00253487" w:rsidRPr="00253487" w14:paraId="19948133" w14:textId="77777777" w:rsidTr="000F73DB">
        <w:tc>
          <w:tcPr>
            <w:tcW w:w="3402" w:type="dxa"/>
            <w:gridSpan w:val="2"/>
            <w:tcBorders>
              <w:top w:val="single" w:sz="6" w:space="0" w:color="000000"/>
              <w:bottom w:val="single" w:sz="6" w:space="0" w:color="000000"/>
            </w:tcBorders>
            <w:shd w:val="clear" w:color="auto" w:fill="E6E6E6"/>
          </w:tcPr>
          <w:p w14:paraId="01BCCB04" w14:textId="77777777" w:rsidR="00253487" w:rsidRPr="00253487" w:rsidRDefault="00253487" w:rsidP="000F73DB">
            <w:pPr>
              <w:jc w:val="left"/>
            </w:pPr>
            <w:r w:rsidRPr="00253487">
              <w:t>component block  &lt;OrdAllocGrp&gt;</w:t>
            </w:r>
          </w:p>
        </w:tc>
        <w:tc>
          <w:tcPr>
            <w:tcW w:w="811" w:type="dxa"/>
            <w:tcBorders>
              <w:top w:val="single" w:sz="6" w:space="0" w:color="000000"/>
              <w:bottom w:val="single" w:sz="6" w:space="0" w:color="000000"/>
            </w:tcBorders>
            <w:shd w:val="clear" w:color="auto" w:fill="E6E6E6"/>
          </w:tcPr>
          <w:p w14:paraId="42C4FB5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9EC4EB7" w14:textId="77777777" w:rsidR="00253487" w:rsidRPr="00253487" w:rsidRDefault="00253487" w:rsidP="00253487">
            <w:r w:rsidRPr="00253487">
              <w:t>Indicates number of orders to be combined for allocation. If order(s) were manually delivered set to 1 (one).Required when AllocNoOrdersType = 1</w:t>
            </w:r>
          </w:p>
        </w:tc>
      </w:tr>
      <w:tr w:rsidR="00253487" w:rsidRPr="00253487" w14:paraId="4E27929F" w14:textId="77777777" w:rsidTr="000F73DB">
        <w:tc>
          <w:tcPr>
            <w:tcW w:w="652" w:type="dxa"/>
            <w:tcBorders>
              <w:top w:val="single" w:sz="6" w:space="0" w:color="000000"/>
            </w:tcBorders>
            <w:shd w:val="clear" w:color="auto" w:fill="auto"/>
          </w:tcPr>
          <w:p w14:paraId="712D3646" w14:textId="77777777" w:rsidR="00253487" w:rsidRPr="00253487" w:rsidRDefault="00253487" w:rsidP="000F73DB">
            <w:pPr>
              <w:jc w:val="center"/>
            </w:pPr>
            <w:r w:rsidRPr="00253487">
              <w:t>70</w:t>
            </w:r>
          </w:p>
        </w:tc>
        <w:tc>
          <w:tcPr>
            <w:tcW w:w="2750" w:type="dxa"/>
            <w:tcBorders>
              <w:top w:val="single" w:sz="6" w:space="0" w:color="000000"/>
            </w:tcBorders>
            <w:shd w:val="clear" w:color="auto" w:fill="auto"/>
          </w:tcPr>
          <w:p w14:paraId="6E8816D6" w14:textId="77777777" w:rsidR="00253487" w:rsidRPr="00253487" w:rsidRDefault="00253487" w:rsidP="00253487">
            <w:r w:rsidRPr="00253487">
              <w:t>AllocID</w:t>
            </w:r>
          </w:p>
        </w:tc>
        <w:tc>
          <w:tcPr>
            <w:tcW w:w="811" w:type="dxa"/>
            <w:tcBorders>
              <w:top w:val="single" w:sz="6" w:space="0" w:color="000000"/>
            </w:tcBorders>
            <w:shd w:val="clear" w:color="auto" w:fill="auto"/>
          </w:tcPr>
          <w:p w14:paraId="75E0EFD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15F4003" w14:textId="77777777" w:rsidR="00253487" w:rsidRPr="00253487" w:rsidRDefault="00253487" w:rsidP="00253487">
            <w:r w:rsidRPr="00253487">
              <w:t>Used to refer to an earlier Allocation Instruction.</w:t>
            </w:r>
          </w:p>
        </w:tc>
      </w:tr>
      <w:tr w:rsidR="00253487" w:rsidRPr="00253487" w14:paraId="7998123A" w14:textId="77777777" w:rsidTr="000F73DB">
        <w:tc>
          <w:tcPr>
            <w:tcW w:w="652" w:type="dxa"/>
            <w:shd w:val="clear" w:color="auto" w:fill="auto"/>
          </w:tcPr>
          <w:p w14:paraId="5F30CE4D" w14:textId="77777777" w:rsidR="00253487" w:rsidRPr="00253487" w:rsidRDefault="00253487" w:rsidP="000F73DB">
            <w:pPr>
              <w:jc w:val="center"/>
            </w:pPr>
            <w:r w:rsidRPr="00253487">
              <w:t>793</w:t>
            </w:r>
          </w:p>
        </w:tc>
        <w:tc>
          <w:tcPr>
            <w:tcW w:w="2750" w:type="dxa"/>
            <w:shd w:val="clear" w:color="auto" w:fill="auto"/>
          </w:tcPr>
          <w:p w14:paraId="6E67596E" w14:textId="77777777" w:rsidR="00253487" w:rsidRPr="00253487" w:rsidRDefault="00253487" w:rsidP="00253487">
            <w:r w:rsidRPr="00253487">
              <w:t>SecondaryAllocID</w:t>
            </w:r>
          </w:p>
        </w:tc>
        <w:tc>
          <w:tcPr>
            <w:tcW w:w="811" w:type="dxa"/>
            <w:shd w:val="clear" w:color="auto" w:fill="auto"/>
          </w:tcPr>
          <w:p w14:paraId="0DDEBBAA" w14:textId="77777777" w:rsidR="00253487" w:rsidRPr="00253487" w:rsidRDefault="00253487" w:rsidP="000F73DB">
            <w:pPr>
              <w:jc w:val="center"/>
            </w:pPr>
            <w:r w:rsidRPr="00253487">
              <w:t>N</w:t>
            </w:r>
          </w:p>
        </w:tc>
        <w:tc>
          <w:tcPr>
            <w:tcW w:w="4859" w:type="dxa"/>
            <w:shd w:val="clear" w:color="auto" w:fill="auto"/>
          </w:tcPr>
          <w:p w14:paraId="34D20F0C" w14:textId="77777777" w:rsidR="00253487" w:rsidRPr="00253487" w:rsidRDefault="00253487" w:rsidP="00253487">
            <w:r w:rsidRPr="00253487">
              <w:t>Used to refer to an earlier Allocation Instruction via its secondary identifier</w:t>
            </w:r>
          </w:p>
        </w:tc>
      </w:tr>
      <w:tr w:rsidR="00253487" w:rsidRPr="00253487" w14:paraId="6B7CBF1F" w14:textId="77777777" w:rsidTr="000F73DB">
        <w:tc>
          <w:tcPr>
            <w:tcW w:w="652" w:type="dxa"/>
            <w:shd w:val="clear" w:color="auto" w:fill="auto"/>
          </w:tcPr>
          <w:p w14:paraId="5A00373A" w14:textId="77777777" w:rsidR="00253487" w:rsidRPr="00253487" w:rsidRDefault="00253487" w:rsidP="000F73DB">
            <w:pPr>
              <w:jc w:val="center"/>
            </w:pPr>
            <w:r w:rsidRPr="00253487">
              <w:t>467</w:t>
            </w:r>
          </w:p>
        </w:tc>
        <w:tc>
          <w:tcPr>
            <w:tcW w:w="2750" w:type="dxa"/>
            <w:shd w:val="clear" w:color="auto" w:fill="auto"/>
          </w:tcPr>
          <w:p w14:paraId="55538529" w14:textId="77777777" w:rsidR="00253487" w:rsidRPr="00253487" w:rsidRDefault="00253487" w:rsidP="00253487">
            <w:r w:rsidRPr="00253487">
              <w:t>IndividualAllocID</w:t>
            </w:r>
          </w:p>
        </w:tc>
        <w:tc>
          <w:tcPr>
            <w:tcW w:w="811" w:type="dxa"/>
            <w:shd w:val="clear" w:color="auto" w:fill="auto"/>
          </w:tcPr>
          <w:p w14:paraId="00284E9D" w14:textId="77777777" w:rsidR="00253487" w:rsidRPr="00253487" w:rsidRDefault="00253487" w:rsidP="000F73DB">
            <w:pPr>
              <w:jc w:val="center"/>
            </w:pPr>
            <w:r w:rsidRPr="00253487">
              <w:t>N</w:t>
            </w:r>
          </w:p>
        </w:tc>
        <w:tc>
          <w:tcPr>
            <w:tcW w:w="4859" w:type="dxa"/>
            <w:shd w:val="clear" w:color="auto" w:fill="auto"/>
          </w:tcPr>
          <w:p w14:paraId="255C92E9" w14:textId="77777777" w:rsidR="00253487" w:rsidRPr="00253487" w:rsidRDefault="00253487" w:rsidP="00253487">
            <w:r w:rsidRPr="00253487">
              <w:t>Used to refer to an allocation account within an earlier Allocation Instruction.</w:t>
            </w:r>
          </w:p>
        </w:tc>
      </w:tr>
      <w:tr w:rsidR="00253487" w:rsidRPr="00253487" w14:paraId="5DDC7108" w14:textId="77777777" w:rsidTr="000F73DB">
        <w:tc>
          <w:tcPr>
            <w:tcW w:w="652" w:type="dxa"/>
            <w:shd w:val="clear" w:color="auto" w:fill="auto"/>
          </w:tcPr>
          <w:p w14:paraId="2BBD059E" w14:textId="77777777" w:rsidR="00253487" w:rsidRPr="00253487" w:rsidRDefault="00253487" w:rsidP="000F73DB">
            <w:pPr>
              <w:jc w:val="center"/>
            </w:pPr>
            <w:r w:rsidRPr="00253487">
              <w:t>60</w:t>
            </w:r>
          </w:p>
        </w:tc>
        <w:tc>
          <w:tcPr>
            <w:tcW w:w="2750" w:type="dxa"/>
            <w:shd w:val="clear" w:color="auto" w:fill="auto"/>
          </w:tcPr>
          <w:p w14:paraId="0D8D53E5" w14:textId="77777777" w:rsidR="00253487" w:rsidRPr="00253487" w:rsidRDefault="00253487" w:rsidP="00253487">
            <w:r w:rsidRPr="00253487">
              <w:t>TransactTime</w:t>
            </w:r>
          </w:p>
        </w:tc>
        <w:tc>
          <w:tcPr>
            <w:tcW w:w="811" w:type="dxa"/>
            <w:shd w:val="clear" w:color="auto" w:fill="auto"/>
          </w:tcPr>
          <w:p w14:paraId="01D83556" w14:textId="77777777" w:rsidR="00253487" w:rsidRPr="00253487" w:rsidRDefault="00253487" w:rsidP="000F73DB">
            <w:pPr>
              <w:jc w:val="center"/>
            </w:pPr>
            <w:r w:rsidRPr="00253487">
              <w:t>Y</w:t>
            </w:r>
          </w:p>
        </w:tc>
        <w:tc>
          <w:tcPr>
            <w:tcW w:w="4859" w:type="dxa"/>
            <w:shd w:val="clear" w:color="auto" w:fill="auto"/>
          </w:tcPr>
          <w:p w14:paraId="5E82E01C" w14:textId="77777777" w:rsidR="00253487" w:rsidRPr="00253487" w:rsidRDefault="00253487" w:rsidP="00253487">
            <w:r w:rsidRPr="00253487">
              <w:t>Represents the time this message was generated</w:t>
            </w:r>
          </w:p>
        </w:tc>
      </w:tr>
      <w:tr w:rsidR="00253487" w:rsidRPr="00253487" w14:paraId="22B45AB0" w14:textId="77777777" w:rsidTr="000F73DB">
        <w:tc>
          <w:tcPr>
            <w:tcW w:w="652" w:type="dxa"/>
            <w:shd w:val="clear" w:color="auto" w:fill="auto"/>
          </w:tcPr>
          <w:p w14:paraId="6CE92F19" w14:textId="77777777" w:rsidR="00253487" w:rsidRPr="00253487" w:rsidRDefault="00253487" w:rsidP="000F73DB">
            <w:pPr>
              <w:jc w:val="center"/>
            </w:pPr>
            <w:r w:rsidRPr="00253487">
              <w:t>79</w:t>
            </w:r>
          </w:p>
        </w:tc>
        <w:tc>
          <w:tcPr>
            <w:tcW w:w="2750" w:type="dxa"/>
            <w:shd w:val="clear" w:color="auto" w:fill="auto"/>
          </w:tcPr>
          <w:p w14:paraId="48C0C133" w14:textId="77777777" w:rsidR="00253487" w:rsidRPr="00253487" w:rsidRDefault="00253487" w:rsidP="00253487">
            <w:r w:rsidRPr="00253487">
              <w:t>AllocAccount</w:t>
            </w:r>
          </w:p>
        </w:tc>
        <w:tc>
          <w:tcPr>
            <w:tcW w:w="811" w:type="dxa"/>
            <w:shd w:val="clear" w:color="auto" w:fill="auto"/>
          </w:tcPr>
          <w:p w14:paraId="25C0A9C1" w14:textId="77777777" w:rsidR="00253487" w:rsidRPr="00253487" w:rsidRDefault="00253487" w:rsidP="000F73DB">
            <w:pPr>
              <w:jc w:val="center"/>
            </w:pPr>
            <w:r w:rsidRPr="00253487">
              <w:t>N</w:t>
            </w:r>
          </w:p>
        </w:tc>
        <w:tc>
          <w:tcPr>
            <w:tcW w:w="4859" w:type="dxa"/>
            <w:shd w:val="clear" w:color="auto" w:fill="auto"/>
          </w:tcPr>
          <w:p w14:paraId="6B3D1DFD" w14:textId="77777777" w:rsidR="00253487" w:rsidRPr="00253487" w:rsidRDefault="00253487" w:rsidP="00253487">
            <w:r w:rsidRPr="00253487">
              <w:t>Account number for the trade being confirmed by this message</w:t>
            </w:r>
          </w:p>
        </w:tc>
      </w:tr>
      <w:tr w:rsidR="00253487" w:rsidRPr="00253487" w14:paraId="721176DE" w14:textId="77777777" w:rsidTr="000F73DB">
        <w:tc>
          <w:tcPr>
            <w:tcW w:w="652" w:type="dxa"/>
            <w:shd w:val="clear" w:color="auto" w:fill="auto"/>
          </w:tcPr>
          <w:p w14:paraId="7C07DB70" w14:textId="77777777" w:rsidR="00253487" w:rsidRPr="00253487" w:rsidRDefault="00253487" w:rsidP="000F73DB">
            <w:pPr>
              <w:jc w:val="center"/>
            </w:pPr>
            <w:r w:rsidRPr="00253487">
              <w:t>661</w:t>
            </w:r>
          </w:p>
        </w:tc>
        <w:tc>
          <w:tcPr>
            <w:tcW w:w="2750" w:type="dxa"/>
            <w:shd w:val="clear" w:color="auto" w:fill="auto"/>
          </w:tcPr>
          <w:p w14:paraId="547A5F28" w14:textId="77777777" w:rsidR="00253487" w:rsidRPr="00253487" w:rsidRDefault="00253487" w:rsidP="00253487">
            <w:r w:rsidRPr="00253487">
              <w:t>AllocAcctIDSource</w:t>
            </w:r>
          </w:p>
        </w:tc>
        <w:tc>
          <w:tcPr>
            <w:tcW w:w="811" w:type="dxa"/>
            <w:shd w:val="clear" w:color="auto" w:fill="auto"/>
          </w:tcPr>
          <w:p w14:paraId="75A16AF4" w14:textId="77777777" w:rsidR="00253487" w:rsidRPr="00253487" w:rsidRDefault="00253487" w:rsidP="000F73DB">
            <w:pPr>
              <w:jc w:val="center"/>
            </w:pPr>
            <w:r w:rsidRPr="00253487">
              <w:t>N</w:t>
            </w:r>
          </w:p>
        </w:tc>
        <w:tc>
          <w:tcPr>
            <w:tcW w:w="4859" w:type="dxa"/>
            <w:shd w:val="clear" w:color="auto" w:fill="auto"/>
          </w:tcPr>
          <w:p w14:paraId="4C910249" w14:textId="77777777" w:rsidR="00253487" w:rsidRPr="00253487" w:rsidRDefault="00253487" w:rsidP="00253487"/>
        </w:tc>
      </w:tr>
      <w:tr w:rsidR="00253487" w:rsidRPr="00253487" w14:paraId="4600A36C" w14:textId="77777777" w:rsidTr="000F73DB">
        <w:tc>
          <w:tcPr>
            <w:tcW w:w="652" w:type="dxa"/>
            <w:shd w:val="clear" w:color="auto" w:fill="auto"/>
          </w:tcPr>
          <w:p w14:paraId="230A2660" w14:textId="77777777" w:rsidR="00253487" w:rsidRPr="00253487" w:rsidRDefault="00253487" w:rsidP="000F73DB">
            <w:pPr>
              <w:jc w:val="center"/>
            </w:pPr>
            <w:r w:rsidRPr="00253487">
              <w:t>798</w:t>
            </w:r>
          </w:p>
        </w:tc>
        <w:tc>
          <w:tcPr>
            <w:tcW w:w="2750" w:type="dxa"/>
            <w:shd w:val="clear" w:color="auto" w:fill="auto"/>
          </w:tcPr>
          <w:p w14:paraId="576EF0F0" w14:textId="77777777" w:rsidR="00253487" w:rsidRPr="00253487" w:rsidRDefault="00253487" w:rsidP="00253487">
            <w:r w:rsidRPr="00253487">
              <w:t>AllocAccountType</w:t>
            </w:r>
          </w:p>
        </w:tc>
        <w:tc>
          <w:tcPr>
            <w:tcW w:w="811" w:type="dxa"/>
            <w:shd w:val="clear" w:color="auto" w:fill="auto"/>
          </w:tcPr>
          <w:p w14:paraId="561E0CA4" w14:textId="77777777" w:rsidR="00253487" w:rsidRPr="00253487" w:rsidRDefault="00253487" w:rsidP="000F73DB">
            <w:pPr>
              <w:jc w:val="center"/>
            </w:pPr>
            <w:r w:rsidRPr="00253487">
              <w:t>N</w:t>
            </w:r>
          </w:p>
        </w:tc>
        <w:tc>
          <w:tcPr>
            <w:tcW w:w="4859" w:type="dxa"/>
            <w:shd w:val="clear" w:color="auto" w:fill="auto"/>
          </w:tcPr>
          <w:p w14:paraId="59D7C72B" w14:textId="77777777" w:rsidR="00253487" w:rsidRPr="00253487" w:rsidRDefault="00253487" w:rsidP="00253487"/>
        </w:tc>
      </w:tr>
      <w:tr w:rsidR="00253487" w:rsidRPr="00253487" w14:paraId="41B51F10" w14:textId="77777777" w:rsidTr="000F73DB">
        <w:tc>
          <w:tcPr>
            <w:tcW w:w="652" w:type="dxa"/>
            <w:shd w:val="clear" w:color="auto" w:fill="auto"/>
          </w:tcPr>
          <w:p w14:paraId="218A482B" w14:textId="77777777" w:rsidR="00253487" w:rsidRPr="00253487" w:rsidRDefault="00253487" w:rsidP="000F73DB">
            <w:pPr>
              <w:jc w:val="center"/>
            </w:pPr>
            <w:r w:rsidRPr="00253487">
              <w:t>58</w:t>
            </w:r>
          </w:p>
        </w:tc>
        <w:tc>
          <w:tcPr>
            <w:tcW w:w="2750" w:type="dxa"/>
            <w:shd w:val="clear" w:color="auto" w:fill="auto"/>
          </w:tcPr>
          <w:p w14:paraId="50FF5C9B" w14:textId="77777777" w:rsidR="00253487" w:rsidRPr="00253487" w:rsidRDefault="00253487" w:rsidP="00253487">
            <w:r w:rsidRPr="00253487">
              <w:t>Text</w:t>
            </w:r>
          </w:p>
        </w:tc>
        <w:tc>
          <w:tcPr>
            <w:tcW w:w="811" w:type="dxa"/>
            <w:shd w:val="clear" w:color="auto" w:fill="auto"/>
          </w:tcPr>
          <w:p w14:paraId="6F908EFB" w14:textId="77777777" w:rsidR="00253487" w:rsidRPr="00253487" w:rsidRDefault="00253487" w:rsidP="000F73DB">
            <w:pPr>
              <w:jc w:val="center"/>
            </w:pPr>
            <w:r w:rsidRPr="00253487">
              <w:t>N</w:t>
            </w:r>
          </w:p>
        </w:tc>
        <w:tc>
          <w:tcPr>
            <w:tcW w:w="4859" w:type="dxa"/>
            <w:shd w:val="clear" w:color="auto" w:fill="auto"/>
          </w:tcPr>
          <w:p w14:paraId="17CA29DF" w14:textId="77777777" w:rsidR="00253487" w:rsidRPr="00253487" w:rsidRDefault="00253487" w:rsidP="00253487"/>
        </w:tc>
      </w:tr>
      <w:tr w:rsidR="00253487" w:rsidRPr="00253487" w14:paraId="4F76294D" w14:textId="77777777" w:rsidTr="000F73DB">
        <w:tc>
          <w:tcPr>
            <w:tcW w:w="652" w:type="dxa"/>
            <w:shd w:val="clear" w:color="auto" w:fill="auto"/>
          </w:tcPr>
          <w:p w14:paraId="5C75747D" w14:textId="77777777" w:rsidR="00253487" w:rsidRPr="00253487" w:rsidRDefault="00253487" w:rsidP="000F73DB">
            <w:pPr>
              <w:jc w:val="center"/>
            </w:pPr>
            <w:r w:rsidRPr="00253487">
              <w:t>354</w:t>
            </w:r>
          </w:p>
        </w:tc>
        <w:tc>
          <w:tcPr>
            <w:tcW w:w="2750" w:type="dxa"/>
            <w:shd w:val="clear" w:color="auto" w:fill="auto"/>
          </w:tcPr>
          <w:p w14:paraId="2102CAC9" w14:textId="77777777" w:rsidR="00253487" w:rsidRPr="00253487" w:rsidRDefault="00253487" w:rsidP="00253487">
            <w:r w:rsidRPr="00253487">
              <w:t>EncodedTextLen</w:t>
            </w:r>
          </w:p>
        </w:tc>
        <w:tc>
          <w:tcPr>
            <w:tcW w:w="811" w:type="dxa"/>
            <w:shd w:val="clear" w:color="auto" w:fill="auto"/>
          </w:tcPr>
          <w:p w14:paraId="032A3FAA" w14:textId="77777777" w:rsidR="00253487" w:rsidRPr="00253487" w:rsidRDefault="00253487" w:rsidP="000F73DB">
            <w:pPr>
              <w:jc w:val="center"/>
            </w:pPr>
            <w:r w:rsidRPr="00253487">
              <w:t>N</w:t>
            </w:r>
          </w:p>
        </w:tc>
        <w:tc>
          <w:tcPr>
            <w:tcW w:w="4859" w:type="dxa"/>
            <w:shd w:val="clear" w:color="auto" w:fill="auto"/>
          </w:tcPr>
          <w:p w14:paraId="06D90A8B" w14:textId="77777777" w:rsidR="00253487" w:rsidRPr="00253487" w:rsidRDefault="00253487" w:rsidP="00253487"/>
        </w:tc>
      </w:tr>
      <w:tr w:rsidR="00253487" w:rsidRPr="00253487" w14:paraId="0D7D57F3" w14:textId="77777777" w:rsidTr="000F73DB">
        <w:tc>
          <w:tcPr>
            <w:tcW w:w="652" w:type="dxa"/>
            <w:tcBorders>
              <w:bottom w:val="single" w:sz="6" w:space="0" w:color="000000"/>
            </w:tcBorders>
            <w:shd w:val="clear" w:color="auto" w:fill="auto"/>
          </w:tcPr>
          <w:p w14:paraId="031B3F4A"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4757B9A6"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0B79DEE4"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D68832E" w14:textId="77777777" w:rsidR="00253487" w:rsidRPr="00253487" w:rsidRDefault="00253487" w:rsidP="00253487"/>
        </w:tc>
      </w:tr>
      <w:tr w:rsidR="00253487" w:rsidRPr="00253487" w14:paraId="154DCD9F" w14:textId="77777777" w:rsidTr="000F73DB">
        <w:tc>
          <w:tcPr>
            <w:tcW w:w="3402" w:type="dxa"/>
            <w:gridSpan w:val="2"/>
            <w:tcBorders>
              <w:top w:val="single" w:sz="6" w:space="0" w:color="000000"/>
              <w:bottom w:val="double" w:sz="6" w:space="0" w:color="000000"/>
            </w:tcBorders>
            <w:shd w:val="clear" w:color="auto" w:fill="E6E6E6"/>
          </w:tcPr>
          <w:p w14:paraId="1CA3CFC2"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53660E15"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0D3715D9" w14:textId="77777777" w:rsidR="00253487" w:rsidRPr="00253487" w:rsidRDefault="00253487" w:rsidP="00253487"/>
        </w:tc>
      </w:tr>
      <w:bookmarkEnd w:id="153"/>
    </w:tbl>
    <w:p w14:paraId="64D6118B" w14:textId="77777777" w:rsidR="009E3F16" w:rsidRDefault="009E3F16" w:rsidP="00253487"/>
    <w:p w14:paraId="036BF7F6"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6AE43A2" w14:textId="77777777">
        <w:tc>
          <w:tcPr>
            <w:tcW w:w="9576" w:type="dxa"/>
            <w:tcBorders>
              <w:bottom w:val="nil"/>
            </w:tcBorders>
            <w:shd w:val="pct25" w:color="auto" w:fill="FFFFFF"/>
          </w:tcPr>
          <w:p w14:paraId="60145283" w14:textId="77777777" w:rsidR="009E3F16" w:rsidRDefault="009E3F16">
            <w:pPr>
              <w:pStyle w:val="Heading5"/>
            </w:pPr>
            <w:r>
              <w:rPr>
                <w:rFonts w:ascii="Times New Roman" w:hAnsi="Times New Roman"/>
                <w:sz w:val="24"/>
              </w:rPr>
              <w:t xml:space="preserve">FIXML Definition for this message – see </w:t>
            </w:r>
            <w:hyperlink r:id="rId35"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305501E2" w14:textId="77777777">
        <w:tc>
          <w:tcPr>
            <w:tcW w:w="9576" w:type="dxa"/>
            <w:shd w:val="pct12" w:color="auto" w:fill="FFFFFF"/>
          </w:tcPr>
          <w:p w14:paraId="666561BC"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CnfmReq</w:t>
            </w:r>
          </w:p>
          <w:p w14:paraId="5A6358DD"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48360EA5" w14:textId="77777777" w:rsidR="009E3F16" w:rsidRDefault="009E3F16"/>
    <w:p w14:paraId="5CDCBE16" w14:textId="77777777" w:rsidR="009E3F16" w:rsidRDefault="009E3F16">
      <w:pPr>
        <w:pStyle w:val="Heading2"/>
      </w:pPr>
      <w:bookmarkStart w:id="154" w:name="_Toc36975911"/>
      <w:bookmarkStart w:id="155" w:name="_Toc38270685"/>
      <w:bookmarkStart w:id="156" w:name="_Toc227925036"/>
      <w:r>
        <w:t>Example usage of Confirmations</w:t>
      </w:r>
      <w:bookmarkEnd w:id="154"/>
      <w:bookmarkEnd w:id="155"/>
      <w:bookmarkEnd w:id="156"/>
    </w:p>
    <w:p w14:paraId="1B752C49" w14:textId="77777777" w:rsidR="009E3F16" w:rsidRDefault="009E3F16">
      <w:r>
        <w:t>The Confirmation message can be used in three ways:</w:t>
      </w:r>
    </w:p>
    <w:p w14:paraId="79309B46" w14:textId="77777777" w:rsidR="009E3F16" w:rsidRDefault="009E3F16">
      <w:pPr>
        <w:numPr>
          <w:ilvl w:val="0"/>
          <w:numId w:val="34"/>
        </w:numPr>
      </w:pPr>
      <w:r>
        <w:t>As an electronic trade confirmation message (which requires affirmation or rejection from the recipient).</w:t>
      </w:r>
    </w:p>
    <w:p w14:paraId="58C1B374" w14:textId="77777777" w:rsidR="009E3F16" w:rsidRDefault="009E3F16">
      <w:pPr>
        <w:numPr>
          <w:ilvl w:val="0"/>
          <w:numId w:val="34"/>
        </w:numPr>
      </w:pPr>
      <w:r>
        <w:t>As an electronic copy of a confirmation to be sent to a third party (which does not require affirmation or rejection).</w:t>
      </w:r>
    </w:p>
    <w:p w14:paraId="1A0E600E" w14:textId="77777777" w:rsidR="009E3F16" w:rsidRDefault="009E3F16">
      <w:pPr>
        <w:numPr>
          <w:ilvl w:val="0"/>
          <w:numId w:val="34"/>
        </w:numPr>
      </w:pPr>
      <w:r>
        <w:lastRenderedPageBreak/>
        <w:t>As a status message, to provide information regarding the state of an allocation level trade.</w:t>
      </w:r>
    </w:p>
    <w:p w14:paraId="3487B6AE" w14:textId="77777777" w:rsidR="009E3F16" w:rsidRDefault="009E3F16">
      <w:r>
        <w:t>In all three cases, the final (successful) status of the Confirmation is "Affirmed" which can be taken to mean that the trade is ready to settle.</w:t>
      </w:r>
    </w:p>
    <w:p w14:paraId="5577F086" w14:textId="77777777" w:rsidR="009E3F16" w:rsidRDefault="009E3F16"/>
    <w:p w14:paraId="7553312C" w14:textId="77777777" w:rsidR="009E3F16" w:rsidRDefault="009E3F16">
      <w:pPr>
        <w:pStyle w:val="Heading3"/>
      </w:pPr>
      <w:bookmarkStart w:id="157" w:name="_Toc38270686"/>
      <w:bookmarkStart w:id="158" w:name="_Toc227925037"/>
      <w:r>
        <w:t>Affirmed Confirmation</w:t>
      </w:r>
      <w:bookmarkEnd w:id="157"/>
      <w:bookmarkEnd w:id="158"/>
    </w:p>
    <w:p w14:paraId="139265CA" w14:textId="77777777" w:rsidR="009E3F16" w:rsidRDefault="009E3F16"/>
    <w:p w14:paraId="7257B326" w14:textId="77777777" w:rsidR="009E3F16" w:rsidRDefault="009E3F16">
      <w:pPr>
        <w:rPr>
          <w:b/>
        </w:rPr>
      </w:pPr>
      <w:r>
        <w:rPr>
          <w:b/>
        </w:rPr>
        <w:t>Model 1 – Electronic Trade Confirmation Message</w:t>
      </w: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9E3F16" w14:paraId="00EACE8F" w14:textId="77777777">
        <w:tc>
          <w:tcPr>
            <w:tcW w:w="1350" w:type="dxa"/>
            <w:shd w:val="clear" w:color="auto" w:fill="FFFF00"/>
          </w:tcPr>
          <w:p w14:paraId="29809E8F" w14:textId="77777777" w:rsidR="009E3F16" w:rsidRDefault="009E3F16">
            <w:pPr>
              <w:pStyle w:val="table"/>
              <w:rPr>
                <w:sz w:val="20"/>
              </w:rPr>
            </w:pPr>
            <w:r>
              <w:rPr>
                <w:sz w:val="20"/>
              </w:rPr>
              <w:t>Initiator</w:t>
            </w:r>
          </w:p>
        </w:tc>
        <w:tc>
          <w:tcPr>
            <w:tcW w:w="540" w:type="dxa"/>
          </w:tcPr>
          <w:p w14:paraId="464FA133" w14:textId="77777777" w:rsidR="009E3F16" w:rsidRDefault="009E3F16">
            <w:pPr>
              <w:pStyle w:val="table"/>
              <w:jc w:val="center"/>
              <w:rPr>
                <w:b/>
                <w:noProof/>
                <w:sz w:val="24"/>
              </w:rPr>
            </w:pPr>
            <w:r>
              <w:rPr>
                <w:b/>
                <w:noProof/>
                <w:sz w:val="24"/>
              </w:rPr>
              <w:sym w:font="Wingdings" w:char="F0DF"/>
            </w:r>
          </w:p>
        </w:tc>
        <w:tc>
          <w:tcPr>
            <w:tcW w:w="5310" w:type="dxa"/>
          </w:tcPr>
          <w:p w14:paraId="77E805C7" w14:textId="77777777" w:rsidR="009E3F16" w:rsidRDefault="009E3F16">
            <w:pPr>
              <w:pStyle w:val="table"/>
              <w:jc w:val="left"/>
              <w:rPr>
                <w:sz w:val="20"/>
              </w:rPr>
            </w:pPr>
            <w:r>
              <w:rPr>
                <w:sz w:val="20"/>
              </w:rPr>
              <w:t>Confirmation, (ConfirmType = "2" [Confirm], CopyMsgIndicator = "N", ConfirmTransType = "New", ConfirmStatus = "Confirmed"</w:t>
            </w:r>
          </w:p>
        </w:tc>
        <w:tc>
          <w:tcPr>
            <w:tcW w:w="1350" w:type="dxa"/>
            <w:shd w:val="clear" w:color="auto" w:fill="00FFFF"/>
          </w:tcPr>
          <w:p w14:paraId="1B32A4D9" w14:textId="77777777" w:rsidR="009E3F16" w:rsidRDefault="009E3F16">
            <w:pPr>
              <w:pStyle w:val="table"/>
              <w:rPr>
                <w:sz w:val="20"/>
              </w:rPr>
            </w:pPr>
            <w:r>
              <w:rPr>
                <w:sz w:val="20"/>
              </w:rPr>
              <w:t>Respondent</w:t>
            </w:r>
          </w:p>
        </w:tc>
      </w:tr>
      <w:tr w:rsidR="009E3F16" w14:paraId="75883E9A" w14:textId="77777777">
        <w:tc>
          <w:tcPr>
            <w:tcW w:w="1350" w:type="dxa"/>
            <w:shd w:val="clear" w:color="auto" w:fill="FFFF00"/>
          </w:tcPr>
          <w:p w14:paraId="4B03007E" w14:textId="77777777" w:rsidR="009E3F16" w:rsidRDefault="009E3F16">
            <w:pPr>
              <w:pStyle w:val="table"/>
              <w:rPr>
                <w:sz w:val="20"/>
              </w:rPr>
            </w:pPr>
          </w:p>
        </w:tc>
        <w:tc>
          <w:tcPr>
            <w:tcW w:w="540" w:type="dxa"/>
          </w:tcPr>
          <w:p w14:paraId="4D36B29F" w14:textId="77777777" w:rsidR="009E3F16" w:rsidRDefault="009E3F16">
            <w:pPr>
              <w:pStyle w:val="table"/>
              <w:jc w:val="center"/>
              <w:rPr>
                <w:b/>
                <w:noProof/>
                <w:sz w:val="24"/>
              </w:rPr>
            </w:pPr>
            <w:r>
              <w:rPr>
                <w:b/>
                <w:noProof/>
                <w:sz w:val="24"/>
              </w:rPr>
              <w:sym w:font="Wingdings" w:char="F0E0"/>
            </w:r>
          </w:p>
        </w:tc>
        <w:tc>
          <w:tcPr>
            <w:tcW w:w="5310" w:type="dxa"/>
          </w:tcPr>
          <w:p w14:paraId="466F62B1" w14:textId="77777777" w:rsidR="009E3F16" w:rsidRDefault="009E3F16">
            <w:pPr>
              <w:pStyle w:val="table"/>
              <w:jc w:val="left"/>
              <w:rPr>
                <w:sz w:val="20"/>
              </w:rPr>
            </w:pPr>
            <w:r>
              <w:rPr>
                <w:sz w:val="20"/>
              </w:rPr>
              <w:t>Confirmation Ack (AffirmStatus = "Received")</w:t>
            </w:r>
          </w:p>
        </w:tc>
        <w:tc>
          <w:tcPr>
            <w:tcW w:w="1350" w:type="dxa"/>
            <w:shd w:val="clear" w:color="auto" w:fill="00FFFF"/>
          </w:tcPr>
          <w:p w14:paraId="3A29ED7A" w14:textId="77777777" w:rsidR="009E3F16" w:rsidRDefault="009E3F16">
            <w:pPr>
              <w:pStyle w:val="table"/>
              <w:rPr>
                <w:sz w:val="20"/>
              </w:rPr>
            </w:pPr>
          </w:p>
        </w:tc>
      </w:tr>
      <w:tr w:rsidR="009E3F16" w14:paraId="59309B66" w14:textId="77777777">
        <w:tc>
          <w:tcPr>
            <w:tcW w:w="1350" w:type="dxa"/>
            <w:shd w:val="clear" w:color="auto" w:fill="FFFF00"/>
          </w:tcPr>
          <w:p w14:paraId="06D69F9F" w14:textId="77777777" w:rsidR="009E3F16" w:rsidRDefault="009E3F16">
            <w:pPr>
              <w:pStyle w:val="table"/>
              <w:rPr>
                <w:sz w:val="20"/>
              </w:rPr>
            </w:pPr>
          </w:p>
        </w:tc>
        <w:tc>
          <w:tcPr>
            <w:tcW w:w="540" w:type="dxa"/>
          </w:tcPr>
          <w:p w14:paraId="72B64C08" w14:textId="77777777" w:rsidR="009E3F16" w:rsidRDefault="009E3F16">
            <w:pPr>
              <w:pStyle w:val="table"/>
              <w:jc w:val="center"/>
              <w:rPr>
                <w:b/>
                <w:noProof/>
                <w:sz w:val="24"/>
              </w:rPr>
            </w:pPr>
            <w:r>
              <w:rPr>
                <w:b/>
                <w:noProof/>
                <w:sz w:val="24"/>
              </w:rPr>
              <w:sym w:font="Wingdings" w:char="F0E0"/>
            </w:r>
          </w:p>
        </w:tc>
        <w:tc>
          <w:tcPr>
            <w:tcW w:w="5310" w:type="dxa"/>
          </w:tcPr>
          <w:p w14:paraId="568FD4BA" w14:textId="77777777" w:rsidR="009E3F16" w:rsidRDefault="009E3F16">
            <w:pPr>
              <w:pStyle w:val="table"/>
              <w:jc w:val="left"/>
              <w:rPr>
                <w:sz w:val="20"/>
              </w:rPr>
            </w:pPr>
            <w:r>
              <w:rPr>
                <w:sz w:val="20"/>
              </w:rPr>
              <w:t>Confirmation Ack (AffirmStatus = "Affirmed"</w:t>
            </w:r>
          </w:p>
        </w:tc>
        <w:tc>
          <w:tcPr>
            <w:tcW w:w="1350" w:type="dxa"/>
            <w:shd w:val="clear" w:color="auto" w:fill="00FFFF"/>
          </w:tcPr>
          <w:p w14:paraId="66E0CD4B" w14:textId="77777777" w:rsidR="009E3F16" w:rsidRDefault="009E3F16">
            <w:pPr>
              <w:pStyle w:val="table"/>
              <w:rPr>
                <w:sz w:val="20"/>
              </w:rPr>
            </w:pPr>
          </w:p>
        </w:tc>
      </w:tr>
    </w:tbl>
    <w:p w14:paraId="38C67A23" w14:textId="77777777" w:rsidR="009E3F16" w:rsidRDefault="009E3F16"/>
    <w:p w14:paraId="314861A3" w14:textId="77777777" w:rsidR="009E3F16" w:rsidRDefault="009E3F16">
      <w:pPr>
        <w:rPr>
          <w:b/>
        </w:rPr>
      </w:pPr>
      <w:r>
        <w:rPr>
          <w:b/>
        </w:rPr>
        <w:t>Model 2 – Copy Confirmation Message</w:t>
      </w: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9E3F16" w14:paraId="7EA1D40F" w14:textId="77777777">
        <w:tc>
          <w:tcPr>
            <w:tcW w:w="1350" w:type="dxa"/>
            <w:shd w:val="clear" w:color="auto" w:fill="FFFF00"/>
          </w:tcPr>
          <w:p w14:paraId="40D68AA6" w14:textId="77777777" w:rsidR="009E3F16" w:rsidRDefault="009E3F16">
            <w:pPr>
              <w:pStyle w:val="table"/>
              <w:rPr>
                <w:sz w:val="20"/>
              </w:rPr>
            </w:pPr>
            <w:r>
              <w:rPr>
                <w:sz w:val="20"/>
              </w:rPr>
              <w:t>Initiator or 3rd party</w:t>
            </w:r>
          </w:p>
        </w:tc>
        <w:tc>
          <w:tcPr>
            <w:tcW w:w="540" w:type="dxa"/>
          </w:tcPr>
          <w:p w14:paraId="0191D362" w14:textId="77777777" w:rsidR="009E3F16" w:rsidRDefault="009E3F16">
            <w:pPr>
              <w:pStyle w:val="table"/>
              <w:jc w:val="center"/>
              <w:rPr>
                <w:b/>
                <w:noProof/>
                <w:sz w:val="24"/>
              </w:rPr>
            </w:pPr>
            <w:r>
              <w:rPr>
                <w:b/>
                <w:noProof/>
                <w:sz w:val="24"/>
              </w:rPr>
              <w:sym w:font="Wingdings" w:char="F0DF"/>
            </w:r>
          </w:p>
        </w:tc>
        <w:tc>
          <w:tcPr>
            <w:tcW w:w="5310" w:type="dxa"/>
          </w:tcPr>
          <w:p w14:paraId="5266F83E" w14:textId="77777777" w:rsidR="009E3F16" w:rsidRDefault="009E3F16">
            <w:pPr>
              <w:pStyle w:val="table"/>
              <w:jc w:val="left"/>
              <w:rPr>
                <w:sz w:val="20"/>
              </w:rPr>
            </w:pPr>
            <w:r>
              <w:rPr>
                <w:sz w:val="20"/>
              </w:rPr>
              <w:t>Confirmation, (ConfirmType = "2" [Confirm], CopyMsgIndicator = "Y", ConfirmTransType = "New", ConfirmStatus = "Confirmed"</w:t>
            </w:r>
          </w:p>
        </w:tc>
        <w:tc>
          <w:tcPr>
            <w:tcW w:w="1350" w:type="dxa"/>
            <w:shd w:val="clear" w:color="auto" w:fill="00FFFF"/>
          </w:tcPr>
          <w:p w14:paraId="534E51B8" w14:textId="77777777" w:rsidR="009E3F16" w:rsidRDefault="009E3F16">
            <w:pPr>
              <w:pStyle w:val="table"/>
              <w:rPr>
                <w:sz w:val="20"/>
              </w:rPr>
            </w:pPr>
            <w:r>
              <w:rPr>
                <w:sz w:val="20"/>
              </w:rPr>
              <w:t>Respondent</w:t>
            </w:r>
          </w:p>
        </w:tc>
      </w:tr>
      <w:tr w:rsidR="009E3F16" w14:paraId="2657B63D" w14:textId="77777777">
        <w:tc>
          <w:tcPr>
            <w:tcW w:w="1350" w:type="dxa"/>
            <w:shd w:val="clear" w:color="auto" w:fill="FFFF00"/>
          </w:tcPr>
          <w:p w14:paraId="215149F3" w14:textId="77777777" w:rsidR="009E3F16" w:rsidRDefault="009E3F16">
            <w:pPr>
              <w:pStyle w:val="table"/>
              <w:rPr>
                <w:sz w:val="20"/>
              </w:rPr>
            </w:pPr>
          </w:p>
        </w:tc>
        <w:tc>
          <w:tcPr>
            <w:tcW w:w="540" w:type="dxa"/>
          </w:tcPr>
          <w:p w14:paraId="468EA48D" w14:textId="77777777" w:rsidR="009E3F16" w:rsidRDefault="009E3F16">
            <w:pPr>
              <w:pStyle w:val="table"/>
              <w:jc w:val="center"/>
              <w:rPr>
                <w:b/>
                <w:noProof/>
                <w:sz w:val="24"/>
              </w:rPr>
            </w:pPr>
            <w:r>
              <w:rPr>
                <w:b/>
                <w:noProof/>
                <w:sz w:val="24"/>
              </w:rPr>
              <w:sym w:font="Wingdings" w:char="F0E0"/>
            </w:r>
          </w:p>
        </w:tc>
        <w:tc>
          <w:tcPr>
            <w:tcW w:w="5310" w:type="dxa"/>
          </w:tcPr>
          <w:p w14:paraId="694B94AE" w14:textId="77777777" w:rsidR="009E3F16" w:rsidRDefault="009E3F16">
            <w:pPr>
              <w:pStyle w:val="table"/>
              <w:jc w:val="left"/>
              <w:rPr>
                <w:sz w:val="20"/>
              </w:rPr>
            </w:pPr>
            <w:r>
              <w:rPr>
                <w:sz w:val="20"/>
              </w:rPr>
              <w:t>Confirmation Ack (AffirmStatus = "Received")</w:t>
            </w:r>
          </w:p>
        </w:tc>
        <w:tc>
          <w:tcPr>
            <w:tcW w:w="1350" w:type="dxa"/>
            <w:shd w:val="clear" w:color="auto" w:fill="00FFFF"/>
          </w:tcPr>
          <w:p w14:paraId="1393C0CA" w14:textId="77777777" w:rsidR="009E3F16" w:rsidRDefault="009E3F16">
            <w:pPr>
              <w:pStyle w:val="table"/>
              <w:rPr>
                <w:sz w:val="20"/>
              </w:rPr>
            </w:pPr>
          </w:p>
        </w:tc>
      </w:tr>
    </w:tbl>
    <w:p w14:paraId="0DF70620" w14:textId="77777777" w:rsidR="009E3F16" w:rsidRDefault="009E3F16">
      <w:r>
        <w:t>Where a copy confirm is to be sent to another interested third party (or even as a copy to the buyside), and the buyside is using Model 1 for electronic trade confirmation, the copy confirm should not be sent until the main confirm has been affirmed. In other words, the Model 2 flow should simply follow on from the end of the Model 1 flow. Note that the recipient of the copy confirm does not have the power to affirm or reject the message for business reasons (though a more technical level rejection is possible e.g. in the event of system failure and should read to mean message transmission/processing failure rather than rejection of content).</w:t>
      </w:r>
    </w:p>
    <w:p w14:paraId="58B2A36F" w14:textId="77777777" w:rsidR="009E3F16" w:rsidRDefault="009E3F16"/>
    <w:p w14:paraId="5834C0CD" w14:textId="77777777" w:rsidR="009E3F16" w:rsidRDefault="009E3F16">
      <w:pPr>
        <w:rPr>
          <w:b/>
        </w:rPr>
      </w:pPr>
      <w:r>
        <w:rPr>
          <w:b/>
        </w:rPr>
        <w:t>Model 3 – Trade Status Message</w:t>
      </w:r>
    </w:p>
    <w:tbl>
      <w:tblPr>
        <w:tblW w:w="0" w:type="auto"/>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350"/>
        <w:gridCol w:w="540"/>
        <w:gridCol w:w="5310"/>
        <w:gridCol w:w="1350"/>
      </w:tblGrid>
      <w:tr w:rsidR="009E3F16" w14:paraId="113EA5C1" w14:textId="77777777">
        <w:tc>
          <w:tcPr>
            <w:tcW w:w="1350" w:type="dxa"/>
            <w:shd w:val="clear" w:color="auto" w:fill="FFFF00"/>
          </w:tcPr>
          <w:p w14:paraId="7AD54C64" w14:textId="77777777" w:rsidR="009E3F16" w:rsidRDefault="009E3F16">
            <w:pPr>
              <w:pStyle w:val="table"/>
              <w:rPr>
                <w:sz w:val="20"/>
              </w:rPr>
            </w:pPr>
            <w:r>
              <w:rPr>
                <w:sz w:val="20"/>
              </w:rPr>
              <w:t>Initiator</w:t>
            </w:r>
          </w:p>
        </w:tc>
        <w:tc>
          <w:tcPr>
            <w:tcW w:w="540" w:type="dxa"/>
          </w:tcPr>
          <w:p w14:paraId="63E082F3" w14:textId="77777777" w:rsidR="009E3F16" w:rsidRDefault="009E3F16">
            <w:pPr>
              <w:pStyle w:val="table"/>
              <w:jc w:val="center"/>
              <w:rPr>
                <w:b/>
                <w:noProof/>
                <w:sz w:val="24"/>
              </w:rPr>
            </w:pPr>
            <w:r>
              <w:rPr>
                <w:b/>
                <w:noProof/>
                <w:sz w:val="24"/>
              </w:rPr>
              <w:sym w:font="Wingdings" w:char="F0DF"/>
            </w:r>
          </w:p>
        </w:tc>
        <w:tc>
          <w:tcPr>
            <w:tcW w:w="5310" w:type="dxa"/>
          </w:tcPr>
          <w:p w14:paraId="370C9066" w14:textId="77777777" w:rsidR="009E3F16" w:rsidRDefault="009E3F16">
            <w:pPr>
              <w:pStyle w:val="table"/>
              <w:jc w:val="left"/>
              <w:rPr>
                <w:sz w:val="20"/>
              </w:rPr>
            </w:pPr>
            <w:r>
              <w:rPr>
                <w:sz w:val="20"/>
              </w:rPr>
              <w:t>Confirmation, (ConfirmType = "1" [Status], ConfirmTransType = "New", ConfirmStatus = "Confirmed", "Mismatched account", "Missing SSI" etc.</w:t>
            </w:r>
          </w:p>
        </w:tc>
        <w:tc>
          <w:tcPr>
            <w:tcW w:w="1350" w:type="dxa"/>
            <w:shd w:val="clear" w:color="auto" w:fill="00FFFF"/>
          </w:tcPr>
          <w:p w14:paraId="780C7703" w14:textId="77777777" w:rsidR="009E3F16" w:rsidRDefault="009E3F16">
            <w:pPr>
              <w:pStyle w:val="table"/>
              <w:rPr>
                <w:sz w:val="20"/>
              </w:rPr>
            </w:pPr>
            <w:r>
              <w:rPr>
                <w:sz w:val="20"/>
              </w:rPr>
              <w:t>Respondent</w:t>
            </w:r>
          </w:p>
        </w:tc>
      </w:tr>
      <w:tr w:rsidR="009E3F16" w14:paraId="2773707A" w14:textId="77777777">
        <w:tc>
          <w:tcPr>
            <w:tcW w:w="1350" w:type="dxa"/>
            <w:shd w:val="clear" w:color="auto" w:fill="FFFF00"/>
          </w:tcPr>
          <w:p w14:paraId="2B6993BD" w14:textId="77777777" w:rsidR="009E3F16" w:rsidRDefault="009E3F16">
            <w:pPr>
              <w:pStyle w:val="table"/>
              <w:rPr>
                <w:sz w:val="20"/>
              </w:rPr>
            </w:pPr>
          </w:p>
        </w:tc>
        <w:tc>
          <w:tcPr>
            <w:tcW w:w="540" w:type="dxa"/>
          </w:tcPr>
          <w:p w14:paraId="0C557D19" w14:textId="77777777" w:rsidR="009E3F16" w:rsidRDefault="009E3F16">
            <w:pPr>
              <w:pStyle w:val="table"/>
              <w:jc w:val="center"/>
              <w:rPr>
                <w:b/>
                <w:noProof/>
                <w:sz w:val="24"/>
              </w:rPr>
            </w:pPr>
            <w:r>
              <w:rPr>
                <w:b/>
                <w:noProof/>
                <w:sz w:val="24"/>
              </w:rPr>
              <w:sym w:font="Wingdings" w:char="F0E0"/>
            </w:r>
          </w:p>
        </w:tc>
        <w:tc>
          <w:tcPr>
            <w:tcW w:w="5310" w:type="dxa"/>
          </w:tcPr>
          <w:p w14:paraId="46ACEDD7" w14:textId="77777777" w:rsidR="009E3F16" w:rsidRDefault="009E3F16">
            <w:pPr>
              <w:pStyle w:val="table"/>
              <w:jc w:val="left"/>
              <w:rPr>
                <w:sz w:val="20"/>
              </w:rPr>
            </w:pPr>
            <w:r>
              <w:rPr>
                <w:sz w:val="20"/>
              </w:rPr>
              <w:t>Confirmation Ack (AffirmStatus = "Received")</w:t>
            </w:r>
          </w:p>
        </w:tc>
        <w:tc>
          <w:tcPr>
            <w:tcW w:w="1350" w:type="dxa"/>
            <w:shd w:val="clear" w:color="auto" w:fill="00FFFF"/>
          </w:tcPr>
          <w:p w14:paraId="732D2F10" w14:textId="77777777" w:rsidR="009E3F16" w:rsidRDefault="009E3F16">
            <w:pPr>
              <w:pStyle w:val="table"/>
              <w:rPr>
                <w:sz w:val="20"/>
              </w:rPr>
            </w:pPr>
          </w:p>
        </w:tc>
      </w:tr>
    </w:tbl>
    <w:p w14:paraId="12AEAEF2" w14:textId="77777777" w:rsidR="009E3F16" w:rsidRDefault="009E3F16">
      <w:r>
        <w:t>This flow is used to report back, affirm or exception the booking status of each trade. A typical example of this flow would be where an order had been booked out and allocated successfully, but on attempting to enrich the trades with details required to produce a confirmation, some key information (e.g. settlement instructions) may be missing or incomplete. Should the sellside wish to notify the buyside of this electronically, this is the flow to use.</w:t>
      </w:r>
    </w:p>
    <w:p w14:paraId="527A3D59" w14:textId="77777777" w:rsidR="009E3F16" w:rsidRDefault="009E3F16"/>
    <w:p w14:paraId="36906B74" w14:textId="77777777" w:rsidR="009E3F16" w:rsidRDefault="009E3F16">
      <w:r>
        <w:t>In all three cases, the sellside can cancel or replace the Confirmation message using ConfirmTransType of "Cancel" or "Replace" as appropriate.</w:t>
      </w:r>
    </w:p>
    <w:p w14:paraId="5D771F19" w14:textId="77777777" w:rsidR="009E3F16" w:rsidRDefault="009E3F16"/>
    <w:p w14:paraId="3DF0F9BE" w14:textId="77777777" w:rsidR="009E3F16" w:rsidRDefault="009E3F16">
      <w:pPr>
        <w:pStyle w:val="Heading3"/>
      </w:pPr>
      <w:bookmarkStart w:id="159" w:name="_Toc227925038"/>
      <w:r>
        <w:t>Usage of the Confirmation Request Message</w:t>
      </w:r>
      <w:bookmarkEnd w:id="159"/>
    </w:p>
    <w:p w14:paraId="60A9CAEF" w14:textId="77777777" w:rsidR="009E3F16" w:rsidRDefault="009E3F16"/>
    <w:p w14:paraId="6CDB15A7" w14:textId="77777777" w:rsidR="009E3F16" w:rsidRDefault="009E3F16">
      <w:r>
        <w:lastRenderedPageBreak/>
        <w:t>The Confirmation message can be used to request a specific confirmation message based on its AllocID and AllocAccount details.</w:t>
      </w:r>
    </w:p>
    <w:p w14:paraId="2BDA97EA" w14:textId="77777777" w:rsidR="009E3F16" w:rsidRDefault="009E3F16">
      <w:pPr>
        <w:rPr>
          <w:b/>
        </w:rPr>
      </w:pPr>
    </w:p>
    <w:tbl>
      <w:tblPr>
        <w:tblW w:w="0" w:type="auto"/>
        <w:tblInd w:w="7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540"/>
        <w:gridCol w:w="5940"/>
        <w:gridCol w:w="1170"/>
      </w:tblGrid>
      <w:tr w:rsidR="009E3F16" w14:paraId="6F5BFA0C" w14:textId="77777777">
        <w:tc>
          <w:tcPr>
            <w:tcW w:w="1080" w:type="dxa"/>
            <w:tcBorders>
              <w:bottom w:val="nil"/>
            </w:tcBorders>
            <w:shd w:val="clear" w:color="auto" w:fill="FFFF00"/>
          </w:tcPr>
          <w:p w14:paraId="7C02A360" w14:textId="77777777" w:rsidR="009E3F16" w:rsidRDefault="009E3F16">
            <w:pPr>
              <w:pStyle w:val="table"/>
              <w:numPr>
                <w:ilvl w:val="12"/>
                <w:numId w:val="0"/>
              </w:numPr>
              <w:rPr>
                <w:sz w:val="20"/>
              </w:rPr>
            </w:pPr>
            <w:r>
              <w:rPr>
                <w:sz w:val="20"/>
              </w:rPr>
              <w:t>Initiator</w:t>
            </w:r>
          </w:p>
        </w:tc>
        <w:tc>
          <w:tcPr>
            <w:tcW w:w="540" w:type="dxa"/>
            <w:tcBorders>
              <w:bottom w:val="nil"/>
            </w:tcBorders>
          </w:tcPr>
          <w:p w14:paraId="0C42A2FF" w14:textId="77777777" w:rsidR="009E3F16" w:rsidRDefault="009E3F16">
            <w:pPr>
              <w:pStyle w:val="table"/>
              <w:numPr>
                <w:ilvl w:val="12"/>
                <w:numId w:val="0"/>
              </w:numPr>
              <w:jc w:val="center"/>
              <w:rPr>
                <w:b/>
                <w:sz w:val="24"/>
              </w:rPr>
            </w:pPr>
          </w:p>
        </w:tc>
        <w:tc>
          <w:tcPr>
            <w:tcW w:w="5940" w:type="dxa"/>
            <w:tcBorders>
              <w:bottom w:val="nil"/>
            </w:tcBorders>
          </w:tcPr>
          <w:p w14:paraId="7373D3B2" w14:textId="77777777" w:rsidR="009E3F16" w:rsidRDefault="009E3F16">
            <w:pPr>
              <w:pStyle w:val="table"/>
              <w:numPr>
                <w:ilvl w:val="12"/>
                <w:numId w:val="0"/>
              </w:numPr>
              <w:rPr>
                <w:sz w:val="20"/>
              </w:rPr>
            </w:pPr>
          </w:p>
        </w:tc>
        <w:tc>
          <w:tcPr>
            <w:tcW w:w="1170" w:type="dxa"/>
            <w:tcBorders>
              <w:bottom w:val="nil"/>
            </w:tcBorders>
            <w:shd w:val="clear" w:color="auto" w:fill="00FFFF"/>
          </w:tcPr>
          <w:p w14:paraId="3D8D434F" w14:textId="77777777" w:rsidR="009E3F16" w:rsidRDefault="009E3F16">
            <w:pPr>
              <w:pStyle w:val="table"/>
              <w:numPr>
                <w:ilvl w:val="12"/>
                <w:numId w:val="0"/>
              </w:numPr>
              <w:rPr>
                <w:sz w:val="20"/>
              </w:rPr>
            </w:pPr>
            <w:r>
              <w:rPr>
                <w:sz w:val="20"/>
              </w:rPr>
              <w:t>Respondent</w:t>
            </w:r>
          </w:p>
        </w:tc>
      </w:tr>
      <w:tr w:rsidR="009E3F16" w14:paraId="539B9CC0" w14:textId="77777777">
        <w:tc>
          <w:tcPr>
            <w:tcW w:w="1080" w:type="dxa"/>
            <w:shd w:val="clear" w:color="auto" w:fill="FFFF00"/>
          </w:tcPr>
          <w:p w14:paraId="3694A216" w14:textId="77777777" w:rsidR="009E3F16" w:rsidRDefault="009E3F16">
            <w:pPr>
              <w:pStyle w:val="table"/>
              <w:rPr>
                <w:sz w:val="20"/>
              </w:rPr>
            </w:pPr>
          </w:p>
        </w:tc>
        <w:tc>
          <w:tcPr>
            <w:tcW w:w="540" w:type="dxa"/>
          </w:tcPr>
          <w:p w14:paraId="7F1AE60D" w14:textId="77777777" w:rsidR="009E3F16" w:rsidRDefault="009E3F16">
            <w:pPr>
              <w:pStyle w:val="table"/>
              <w:jc w:val="center"/>
              <w:rPr>
                <w:b/>
                <w:noProof/>
                <w:sz w:val="24"/>
              </w:rPr>
            </w:pPr>
            <w:r>
              <w:rPr>
                <w:b/>
                <w:noProof/>
                <w:sz w:val="24"/>
              </w:rPr>
              <w:sym w:font="Wingdings" w:char="F0E0"/>
            </w:r>
          </w:p>
        </w:tc>
        <w:tc>
          <w:tcPr>
            <w:tcW w:w="5940" w:type="dxa"/>
          </w:tcPr>
          <w:p w14:paraId="45F88C8A" w14:textId="77777777" w:rsidR="009E3F16" w:rsidRDefault="009E3F16">
            <w:pPr>
              <w:pStyle w:val="table"/>
              <w:jc w:val="left"/>
              <w:rPr>
                <w:sz w:val="20"/>
              </w:rPr>
            </w:pPr>
            <w:r>
              <w:rPr>
                <w:sz w:val="20"/>
              </w:rPr>
              <w:t>Confirmation Request</w:t>
            </w:r>
          </w:p>
        </w:tc>
        <w:tc>
          <w:tcPr>
            <w:tcW w:w="1170" w:type="dxa"/>
            <w:shd w:val="clear" w:color="auto" w:fill="00FFFF"/>
          </w:tcPr>
          <w:p w14:paraId="6B3461DF" w14:textId="77777777" w:rsidR="009E3F16" w:rsidRDefault="009E3F16">
            <w:pPr>
              <w:pStyle w:val="table"/>
              <w:rPr>
                <w:sz w:val="20"/>
              </w:rPr>
            </w:pPr>
          </w:p>
        </w:tc>
      </w:tr>
      <w:tr w:rsidR="009E3F16" w14:paraId="2884C5FA" w14:textId="77777777">
        <w:tc>
          <w:tcPr>
            <w:tcW w:w="1080" w:type="dxa"/>
            <w:shd w:val="clear" w:color="auto" w:fill="FFFF00"/>
          </w:tcPr>
          <w:p w14:paraId="13D94B98" w14:textId="77777777" w:rsidR="009E3F16" w:rsidRDefault="009E3F16">
            <w:pPr>
              <w:pStyle w:val="table"/>
              <w:rPr>
                <w:sz w:val="20"/>
              </w:rPr>
            </w:pPr>
          </w:p>
        </w:tc>
        <w:tc>
          <w:tcPr>
            <w:tcW w:w="540" w:type="dxa"/>
          </w:tcPr>
          <w:p w14:paraId="1235B188" w14:textId="77777777" w:rsidR="009E3F16" w:rsidRDefault="009E3F16">
            <w:pPr>
              <w:pStyle w:val="table"/>
              <w:jc w:val="center"/>
              <w:rPr>
                <w:b/>
                <w:noProof/>
                <w:sz w:val="24"/>
              </w:rPr>
            </w:pPr>
            <w:r>
              <w:rPr>
                <w:b/>
                <w:noProof/>
                <w:sz w:val="24"/>
              </w:rPr>
              <w:sym w:font="Wingdings" w:char="F0DF"/>
            </w:r>
          </w:p>
        </w:tc>
        <w:tc>
          <w:tcPr>
            <w:tcW w:w="5940" w:type="dxa"/>
          </w:tcPr>
          <w:p w14:paraId="30E8616F" w14:textId="77777777" w:rsidR="009E3F16" w:rsidRDefault="009E3F16">
            <w:pPr>
              <w:pStyle w:val="table"/>
              <w:jc w:val="left"/>
              <w:rPr>
                <w:sz w:val="20"/>
              </w:rPr>
            </w:pPr>
            <w:r>
              <w:rPr>
                <w:sz w:val="20"/>
              </w:rPr>
              <w:t>Confirmation, (ConfirmTransType = "New", ConfirmStatus = "Confirmed", ConfirmReqID = that of Confirmation Request message)</w:t>
            </w:r>
          </w:p>
        </w:tc>
        <w:tc>
          <w:tcPr>
            <w:tcW w:w="1170" w:type="dxa"/>
            <w:shd w:val="clear" w:color="auto" w:fill="00FFFF"/>
          </w:tcPr>
          <w:p w14:paraId="5DEEAD8C" w14:textId="77777777" w:rsidR="009E3F16" w:rsidRDefault="009E3F16">
            <w:pPr>
              <w:pStyle w:val="table"/>
              <w:rPr>
                <w:sz w:val="20"/>
              </w:rPr>
            </w:pPr>
          </w:p>
        </w:tc>
      </w:tr>
      <w:tr w:rsidR="009E3F16" w14:paraId="73D6E567" w14:textId="77777777">
        <w:tc>
          <w:tcPr>
            <w:tcW w:w="1080" w:type="dxa"/>
            <w:shd w:val="clear" w:color="auto" w:fill="FFFF00"/>
          </w:tcPr>
          <w:p w14:paraId="08ABD3CD" w14:textId="77777777" w:rsidR="009E3F16" w:rsidRDefault="009E3F16">
            <w:pPr>
              <w:pStyle w:val="table"/>
              <w:rPr>
                <w:sz w:val="20"/>
              </w:rPr>
            </w:pPr>
          </w:p>
        </w:tc>
        <w:tc>
          <w:tcPr>
            <w:tcW w:w="540" w:type="dxa"/>
          </w:tcPr>
          <w:p w14:paraId="42E919FE" w14:textId="77777777" w:rsidR="009E3F16" w:rsidRDefault="009E3F16">
            <w:pPr>
              <w:pStyle w:val="table"/>
              <w:jc w:val="center"/>
              <w:rPr>
                <w:b/>
                <w:noProof/>
                <w:sz w:val="24"/>
              </w:rPr>
            </w:pPr>
            <w:r>
              <w:rPr>
                <w:b/>
                <w:noProof/>
                <w:sz w:val="24"/>
              </w:rPr>
              <w:sym w:font="Wingdings" w:char="F0E0"/>
            </w:r>
          </w:p>
        </w:tc>
        <w:tc>
          <w:tcPr>
            <w:tcW w:w="5940" w:type="dxa"/>
          </w:tcPr>
          <w:p w14:paraId="0396F9CC" w14:textId="77777777" w:rsidR="009E3F16" w:rsidRDefault="009E3F16">
            <w:pPr>
              <w:pStyle w:val="table"/>
              <w:jc w:val="left"/>
              <w:rPr>
                <w:sz w:val="20"/>
              </w:rPr>
            </w:pPr>
            <w:r>
              <w:rPr>
                <w:sz w:val="20"/>
              </w:rPr>
              <w:t>Confirmation Ack (AffirmStatus = "Received")</w:t>
            </w:r>
          </w:p>
        </w:tc>
        <w:tc>
          <w:tcPr>
            <w:tcW w:w="1170" w:type="dxa"/>
            <w:shd w:val="clear" w:color="auto" w:fill="00FFFF"/>
          </w:tcPr>
          <w:p w14:paraId="51F9B663" w14:textId="77777777" w:rsidR="009E3F16" w:rsidRDefault="009E3F16">
            <w:pPr>
              <w:pStyle w:val="table"/>
              <w:rPr>
                <w:sz w:val="20"/>
              </w:rPr>
            </w:pPr>
          </w:p>
        </w:tc>
      </w:tr>
      <w:tr w:rsidR="009E3F16" w14:paraId="23806873" w14:textId="77777777">
        <w:tc>
          <w:tcPr>
            <w:tcW w:w="1080" w:type="dxa"/>
            <w:shd w:val="clear" w:color="auto" w:fill="FFFF00"/>
          </w:tcPr>
          <w:p w14:paraId="162BA0C6" w14:textId="77777777" w:rsidR="009E3F16" w:rsidRDefault="009E3F16">
            <w:pPr>
              <w:pStyle w:val="table"/>
              <w:rPr>
                <w:sz w:val="20"/>
              </w:rPr>
            </w:pPr>
          </w:p>
        </w:tc>
        <w:tc>
          <w:tcPr>
            <w:tcW w:w="540" w:type="dxa"/>
          </w:tcPr>
          <w:p w14:paraId="22C38540" w14:textId="77777777" w:rsidR="009E3F16" w:rsidRDefault="009E3F16">
            <w:pPr>
              <w:pStyle w:val="table"/>
              <w:jc w:val="center"/>
              <w:rPr>
                <w:b/>
                <w:noProof/>
                <w:sz w:val="24"/>
              </w:rPr>
            </w:pPr>
            <w:r>
              <w:rPr>
                <w:b/>
                <w:noProof/>
                <w:sz w:val="24"/>
              </w:rPr>
              <w:sym w:font="Wingdings" w:char="F0E0"/>
            </w:r>
          </w:p>
        </w:tc>
        <w:tc>
          <w:tcPr>
            <w:tcW w:w="5940" w:type="dxa"/>
          </w:tcPr>
          <w:p w14:paraId="41DBC05E" w14:textId="77777777" w:rsidR="009E3F16" w:rsidRDefault="009E3F16">
            <w:pPr>
              <w:pStyle w:val="table"/>
              <w:jc w:val="left"/>
              <w:rPr>
                <w:sz w:val="20"/>
              </w:rPr>
            </w:pPr>
            <w:r>
              <w:rPr>
                <w:sz w:val="20"/>
              </w:rPr>
              <w:t>Confirmation Ack (AffirmStatus = "Affirmed"</w:t>
            </w:r>
          </w:p>
        </w:tc>
        <w:tc>
          <w:tcPr>
            <w:tcW w:w="1170" w:type="dxa"/>
            <w:shd w:val="clear" w:color="auto" w:fill="00FFFF"/>
          </w:tcPr>
          <w:p w14:paraId="266FA101" w14:textId="77777777" w:rsidR="009E3F16" w:rsidRDefault="009E3F16">
            <w:pPr>
              <w:pStyle w:val="table"/>
              <w:rPr>
                <w:sz w:val="20"/>
              </w:rPr>
            </w:pPr>
          </w:p>
        </w:tc>
      </w:tr>
    </w:tbl>
    <w:p w14:paraId="1033C964" w14:textId="77777777" w:rsidR="009E3F16" w:rsidRDefault="009E3F16"/>
    <w:p w14:paraId="2DC1AAFD" w14:textId="77777777" w:rsidR="009E3F16" w:rsidRDefault="009E3F16">
      <w:pPr>
        <w:pStyle w:val="Heading3"/>
      </w:pPr>
      <w:bookmarkStart w:id="160" w:name="_Toc38270687"/>
      <w:bookmarkStart w:id="161" w:name="_Toc227925039"/>
      <w:r>
        <w:t>Rejected Confirmations</w:t>
      </w:r>
      <w:bookmarkEnd w:id="160"/>
      <w:bookmarkEnd w:id="161"/>
    </w:p>
    <w:p w14:paraId="79C98572" w14:textId="77777777" w:rsidR="009E3F16" w:rsidRDefault="009E3F16">
      <w:r>
        <w:t>If the Confirmation is rejected by the buyside, The sellside can respond by either:</w:t>
      </w:r>
    </w:p>
    <w:p w14:paraId="431168F0" w14:textId="77777777" w:rsidR="009E3F16" w:rsidRDefault="009E3F16">
      <w:pPr>
        <w:numPr>
          <w:ilvl w:val="0"/>
          <w:numId w:val="35"/>
        </w:numPr>
      </w:pPr>
      <w:r>
        <w:t>sending a “cancel” for the original followed by a “new”</w:t>
      </w:r>
    </w:p>
    <w:p w14:paraId="0DF3A937" w14:textId="77777777" w:rsidR="009E3F16" w:rsidRDefault="009E3F16">
      <w:r>
        <w:t>or</w:t>
      </w:r>
    </w:p>
    <w:p w14:paraId="57AF5748" w14:textId="77777777" w:rsidR="009E3F16" w:rsidRDefault="009E3F16">
      <w:pPr>
        <w:numPr>
          <w:ilvl w:val="0"/>
          <w:numId w:val="35"/>
        </w:numPr>
      </w:pPr>
      <w:r>
        <w:t>sending a replace message.</w:t>
      </w:r>
    </w:p>
    <w:p w14:paraId="7CB436C0" w14:textId="77777777" w:rsidR="009E3F16" w:rsidRDefault="009E3F16"/>
    <w:p w14:paraId="28A55C89" w14:textId="77777777" w:rsidR="009E3F16" w:rsidRDefault="009E3F16">
      <w:pPr>
        <w:pStyle w:val="Caption"/>
      </w:pPr>
      <w:r>
        <w:t>Example flow using a "Cancel".</w:t>
      </w:r>
    </w:p>
    <w:tbl>
      <w:tblPr>
        <w:tblW w:w="0" w:type="auto"/>
        <w:tblInd w:w="7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540"/>
        <w:gridCol w:w="5940"/>
        <w:gridCol w:w="1170"/>
      </w:tblGrid>
      <w:tr w:rsidR="009E3F16" w14:paraId="34B9A1F1" w14:textId="77777777">
        <w:tc>
          <w:tcPr>
            <w:tcW w:w="1080" w:type="dxa"/>
            <w:tcBorders>
              <w:bottom w:val="nil"/>
            </w:tcBorders>
            <w:shd w:val="clear" w:color="auto" w:fill="FFFF00"/>
          </w:tcPr>
          <w:p w14:paraId="6ADBC61D" w14:textId="77777777" w:rsidR="009E3F16" w:rsidRDefault="009E3F16">
            <w:pPr>
              <w:pStyle w:val="table"/>
              <w:numPr>
                <w:ilvl w:val="12"/>
                <w:numId w:val="0"/>
              </w:numPr>
              <w:rPr>
                <w:sz w:val="20"/>
              </w:rPr>
            </w:pPr>
            <w:r>
              <w:rPr>
                <w:sz w:val="20"/>
              </w:rPr>
              <w:t>Initiator</w:t>
            </w:r>
          </w:p>
        </w:tc>
        <w:tc>
          <w:tcPr>
            <w:tcW w:w="540" w:type="dxa"/>
            <w:tcBorders>
              <w:bottom w:val="nil"/>
            </w:tcBorders>
          </w:tcPr>
          <w:p w14:paraId="0C4C3848" w14:textId="77777777" w:rsidR="009E3F16" w:rsidRDefault="009E3F16">
            <w:pPr>
              <w:pStyle w:val="table"/>
              <w:numPr>
                <w:ilvl w:val="12"/>
                <w:numId w:val="0"/>
              </w:numPr>
              <w:jc w:val="center"/>
              <w:rPr>
                <w:b/>
                <w:sz w:val="24"/>
              </w:rPr>
            </w:pPr>
          </w:p>
        </w:tc>
        <w:tc>
          <w:tcPr>
            <w:tcW w:w="5940" w:type="dxa"/>
            <w:tcBorders>
              <w:bottom w:val="nil"/>
            </w:tcBorders>
          </w:tcPr>
          <w:p w14:paraId="6317CB71" w14:textId="77777777" w:rsidR="009E3F16" w:rsidRDefault="009E3F16">
            <w:pPr>
              <w:pStyle w:val="table"/>
              <w:numPr>
                <w:ilvl w:val="12"/>
                <w:numId w:val="0"/>
              </w:numPr>
              <w:rPr>
                <w:sz w:val="20"/>
              </w:rPr>
            </w:pPr>
          </w:p>
        </w:tc>
        <w:tc>
          <w:tcPr>
            <w:tcW w:w="1170" w:type="dxa"/>
            <w:tcBorders>
              <w:bottom w:val="nil"/>
            </w:tcBorders>
            <w:shd w:val="clear" w:color="auto" w:fill="00FFFF"/>
          </w:tcPr>
          <w:p w14:paraId="22E48B1D" w14:textId="77777777" w:rsidR="009E3F16" w:rsidRDefault="009E3F16">
            <w:pPr>
              <w:pStyle w:val="table"/>
              <w:numPr>
                <w:ilvl w:val="12"/>
                <w:numId w:val="0"/>
              </w:numPr>
              <w:rPr>
                <w:sz w:val="20"/>
              </w:rPr>
            </w:pPr>
            <w:r>
              <w:rPr>
                <w:sz w:val="20"/>
              </w:rPr>
              <w:t>Respondent</w:t>
            </w:r>
          </w:p>
        </w:tc>
      </w:tr>
      <w:tr w:rsidR="009E3F16" w14:paraId="387DD43B" w14:textId="77777777">
        <w:tc>
          <w:tcPr>
            <w:tcW w:w="1080" w:type="dxa"/>
            <w:shd w:val="clear" w:color="auto" w:fill="FFFF00"/>
          </w:tcPr>
          <w:p w14:paraId="50865C30" w14:textId="77777777" w:rsidR="009E3F16" w:rsidRDefault="009E3F16">
            <w:pPr>
              <w:pStyle w:val="table"/>
              <w:rPr>
                <w:sz w:val="20"/>
              </w:rPr>
            </w:pPr>
          </w:p>
        </w:tc>
        <w:tc>
          <w:tcPr>
            <w:tcW w:w="540" w:type="dxa"/>
          </w:tcPr>
          <w:p w14:paraId="4D8B7BC6" w14:textId="77777777" w:rsidR="009E3F16" w:rsidRDefault="009E3F16">
            <w:pPr>
              <w:pStyle w:val="table"/>
              <w:jc w:val="center"/>
              <w:rPr>
                <w:b/>
                <w:noProof/>
                <w:sz w:val="24"/>
              </w:rPr>
            </w:pPr>
            <w:r>
              <w:rPr>
                <w:b/>
                <w:noProof/>
                <w:sz w:val="24"/>
              </w:rPr>
              <w:sym w:font="Wingdings" w:char="F0DF"/>
            </w:r>
          </w:p>
        </w:tc>
        <w:tc>
          <w:tcPr>
            <w:tcW w:w="5940" w:type="dxa"/>
          </w:tcPr>
          <w:p w14:paraId="7B1828B4" w14:textId="77777777" w:rsidR="009E3F16" w:rsidRDefault="009E3F16">
            <w:pPr>
              <w:pStyle w:val="table"/>
              <w:jc w:val="left"/>
              <w:rPr>
                <w:sz w:val="20"/>
              </w:rPr>
            </w:pPr>
            <w:r>
              <w:rPr>
                <w:sz w:val="20"/>
              </w:rPr>
              <w:t>Confirmation, (ConfirmType = "2" [Confirm], CopyMsgIndicator = "N", ConfirmTransType = "New", ConfirmStatus = "Confirmed"</w:t>
            </w:r>
          </w:p>
        </w:tc>
        <w:tc>
          <w:tcPr>
            <w:tcW w:w="1170" w:type="dxa"/>
            <w:shd w:val="clear" w:color="auto" w:fill="00FFFF"/>
          </w:tcPr>
          <w:p w14:paraId="68DE700F" w14:textId="77777777" w:rsidR="009E3F16" w:rsidRDefault="009E3F16">
            <w:pPr>
              <w:pStyle w:val="table"/>
              <w:rPr>
                <w:sz w:val="20"/>
              </w:rPr>
            </w:pPr>
          </w:p>
        </w:tc>
      </w:tr>
      <w:tr w:rsidR="009E3F16" w14:paraId="6E3FCEED" w14:textId="77777777">
        <w:tc>
          <w:tcPr>
            <w:tcW w:w="1080" w:type="dxa"/>
            <w:shd w:val="clear" w:color="auto" w:fill="FFFF00"/>
          </w:tcPr>
          <w:p w14:paraId="4E439AAC" w14:textId="77777777" w:rsidR="009E3F16" w:rsidRDefault="009E3F16">
            <w:pPr>
              <w:pStyle w:val="table"/>
              <w:rPr>
                <w:sz w:val="20"/>
              </w:rPr>
            </w:pPr>
          </w:p>
        </w:tc>
        <w:tc>
          <w:tcPr>
            <w:tcW w:w="540" w:type="dxa"/>
          </w:tcPr>
          <w:p w14:paraId="12919E04" w14:textId="77777777" w:rsidR="009E3F16" w:rsidRDefault="009E3F16">
            <w:pPr>
              <w:pStyle w:val="table"/>
              <w:jc w:val="center"/>
              <w:rPr>
                <w:b/>
                <w:noProof/>
                <w:sz w:val="24"/>
              </w:rPr>
            </w:pPr>
            <w:r>
              <w:rPr>
                <w:b/>
                <w:noProof/>
                <w:sz w:val="24"/>
              </w:rPr>
              <w:sym w:font="Wingdings" w:char="F0E0"/>
            </w:r>
          </w:p>
        </w:tc>
        <w:tc>
          <w:tcPr>
            <w:tcW w:w="5940" w:type="dxa"/>
          </w:tcPr>
          <w:p w14:paraId="7767B7A5" w14:textId="77777777" w:rsidR="009E3F16" w:rsidRDefault="009E3F16">
            <w:pPr>
              <w:pStyle w:val="table"/>
              <w:jc w:val="left"/>
              <w:rPr>
                <w:sz w:val="20"/>
              </w:rPr>
            </w:pPr>
            <w:r>
              <w:rPr>
                <w:sz w:val="20"/>
              </w:rPr>
              <w:t>Confirmation Ack (AffirmStatus = "Received")</w:t>
            </w:r>
          </w:p>
        </w:tc>
        <w:tc>
          <w:tcPr>
            <w:tcW w:w="1170" w:type="dxa"/>
            <w:shd w:val="clear" w:color="auto" w:fill="00FFFF"/>
          </w:tcPr>
          <w:p w14:paraId="60FD3DFC" w14:textId="77777777" w:rsidR="009E3F16" w:rsidRDefault="009E3F16">
            <w:pPr>
              <w:pStyle w:val="table"/>
              <w:rPr>
                <w:sz w:val="20"/>
              </w:rPr>
            </w:pPr>
          </w:p>
        </w:tc>
      </w:tr>
      <w:tr w:rsidR="009E3F16" w14:paraId="7BEB1E10" w14:textId="77777777">
        <w:tc>
          <w:tcPr>
            <w:tcW w:w="1080" w:type="dxa"/>
            <w:shd w:val="clear" w:color="auto" w:fill="FFFF00"/>
          </w:tcPr>
          <w:p w14:paraId="20F246E5" w14:textId="77777777" w:rsidR="009E3F16" w:rsidRDefault="009E3F16">
            <w:pPr>
              <w:pStyle w:val="table"/>
              <w:jc w:val="right"/>
              <w:rPr>
                <w:sz w:val="20"/>
              </w:rPr>
            </w:pPr>
            <w:r>
              <w:rPr>
                <w:sz w:val="20"/>
              </w:rPr>
              <w:t>OR</w:t>
            </w:r>
          </w:p>
        </w:tc>
        <w:tc>
          <w:tcPr>
            <w:tcW w:w="540" w:type="dxa"/>
          </w:tcPr>
          <w:p w14:paraId="09968F25" w14:textId="77777777" w:rsidR="009E3F16" w:rsidRDefault="009E3F16">
            <w:pPr>
              <w:pStyle w:val="table"/>
              <w:jc w:val="center"/>
              <w:rPr>
                <w:b/>
                <w:noProof/>
                <w:sz w:val="24"/>
              </w:rPr>
            </w:pPr>
            <w:r>
              <w:rPr>
                <w:b/>
                <w:noProof/>
                <w:sz w:val="24"/>
              </w:rPr>
              <w:sym w:font="Wingdings" w:char="F0E0"/>
            </w:r>
          </w:p>
        </w:tc>
        <w:tc>
          <w:tcPr>
            <w:tcW w:w="5940" w:type="dxa"/>
          </w:tcPr>
          <w:p w14:paraId="6FFE2AA6" w14:textId="77777777" w:rsidR="009E3F16" w:rsidRDefault="009E3F16">
            <w:pPr>
              <w:pStyle w:val="table"/>
              <w:jc w:val="left"/>
              <w:rPr>
                <w:sz w:val="20"/>
              </w:rPr>
            </w:pPr>
            <w:r>
              <w:rPr>
                <w:sz w:val="20"/>
              </w:rPr>
              <w:t>Confirmation Ack (AffirmedStatus = "Confirm Rejected")</w:t>
            </w:r>
          </w:p>
        </w:tc>
        <w:tc>
          <w:tcPr>
            <w:tcW w:w="1170" w:type="dxa"/>
            <w:shd w:val="clear" w:color="auto" w:fill="00FFFF"/>
          </w:tcPr>
          <w:p w14:paraId="04B70297" w14:textId="77777777" w:rsidR="009E3F16" w:rsidRDefault="009E3F16">
            <w:pPr>
              <w:pStyle w:val="table"/>
              <w:rPr>
                <w:sz w:val="20"/>
              </w:rPr>
            </w:pPr>
          </w:p>
        </w:tc>
      </w:tr>
      <w:tr w:rsidR="009E3F16" w14:paraId="6B2D47CA" w14:textId="77777777">
        <w:tc>
          <w:tcPr>
            <w:tcW w:w="1080" w:type="dxa"/>
            <w:tcBorders>
              <w:top w:val="nil"/>
              <w:bottom w:val="nil"/>
            </w:tcBorders>
            <w:shd w:val="clear" w:color="auto" w:fill="FFFF00"/>
          </w:tcPr>
          <w:p w14:paraId="05ED4965" w14:textId="77777777" w:rsidR="009E3F16" w:rsidRDefault="009E3F16">
            <w:pPr>
              <w:pStyle w:val="table"/>
              <w:rPr>
                <w:sz w:val="20"/>
              </w:rPr>
            </w:pPr>
          </w:p>
        </w:tc>
        <w:tc>
          <w:tcPr>
            <w:tcW w:w="540" w:type="dxa"/>
          </w:tcPr>
          <w:p w14:paraId="7B256BA6" w14:textId="77777777" w:rsidR="009E3F16" w:rsidRDefault="009E3F16">
            <w:pPr>
              <w:pStyle w:val="table"/>
              <w:jc w:val="center"/>
              <w:rPr>
                <w:b/>
                <w:noProof/>
                <w:sz w:val="24"/>
              </w:rPr>
            </w:pPr>
          </w:p>
        </w:tc>
        <w:tc>
          <w:tcPr>
            <w:tcW w:w="5940" w:type="dxa"/>
          </w:tcPr>
          <w:p w14:paraId="659FB5D7" w14:textId="77777777" w:rsidR="009E3F16" w:rsidRDefault="009E3F16">
            <w:pPr>
              <w:pStyle w:val="table"/>
              <w:rPr>
                <w:i/>
                <w:sz w:val="20"/>
              </w:rPr>
            </w:pPr>
            <w:r>
              <w:rPr>
                <w:i/>
                <w:sz w:val="20"/>
              </w:rPr>
              <w:t>Cancelling the original Allocation Instruction and submitting a new one</w:t>
            </w:r>
          </w:p>
        </w:tc>
        <w:tc>
          <w:tcPr>
            <w:tcW w:w="1170" w:type="dxa"/>
            <w:tcBorders>
              <w:top w:val="nil"/>
              <w:bottom w:val="nil"/>
            </w:tcBorders>
            <w:shd w:val="clear" w:color="auto" w:fill="00FFFF"/>
          </w:tcPr>
          <w:p w14:paraId="3B0FE0BB" w14:textId="77777777" w:rsidR="009E3F16" w:rsidRDefault="009E3F16">
            <w:pPr>
              <w:pStyle w:val="table"/>
              <w:rPr>
                <w:sz w:val="20"/>
              </w:rPr>
            </w:pPr>
          </w:p>
        </w:tc>
      </w:tr>
      <w:tr w:rsidR="009E3F16" w14:paraId="35B3AE81" w14:textId="77777777">
        <w:tc>
          <w:tcPr>
            <w:tcW w:w="1080" w:type="dxa"/>
            <w:shd w:val="clear" w:color="auto" w:fill="FFFF00"/>
          </w:tcPr>
          <w:p w14:paraId="4327F2C4" w14:textId="77777777" w:rsidR="009E3F16" w:rsidRDefault="009E3F16">
            <w:pPr>
              <w:pStyle w:val="table"/>
              <w:rPr>
                <w:sz w:val="20"/>
              </w:rPr>
            </w:pPr>
          </w:p>
        </w:tc>
        <w:tc>
          <w:tcPr>
            <w:tcW w:w="540" w:type="dxa"/>
          </w:tcPr>
          <w:p w14:paraId="6E990FB5" w14:textId="77777777" w:rsidR="009E3F16" w:rsidRDefault="009E3F16">
            <w:pPr>
              <w:pStyle w:val="table"/>
              <w:jc w:val="center"/>
              <w:rPr>
                <w:b/>
                <w:noProof/>
                <w:sz w:val="24"/>
              </w:rPr>
            </w:pPr>
            <w:r>
              <w:rPr>
                <w:b/>
                <w:noProof/>
                <w:sz w:val="24"/>
              </w:rPr>
              <w:sym w:font="Wingdings" w:char="F0DF"/>
            </w:r>
          </w:p>
        </w:tc>
        <w:tc>
          <w:tcPr>
            <w:tcW w:w="5940" w:type="dxa"/>
          </w:tcPr>
          <w:p w14:paraId="00FC900A" w14:textId="77777777" w:rsidR="009E3F16" w:rsidRDefault="009E3F16">
            <w:pPr>
              <w:pStyle w:val="table"/>
              <w:jc w:val="left"/>
              <w:rPr>
                <w:sz w:val="20"/>
              </w:rPr>
            </w:pPr>
            <w:r>
              <w:rPr>
                <w:sz w:val="20"/>
              </w:rPr>
              <w:t>Confirmation, (ConfirmType = "2" [Confirm], CopyMsgIndicator = "N", ConfirmTransType = "Cancel", ConfirmStatus = "Confirmed"</w:t>
            </w:r>
          </w:p>
        </w:tc>
        <w:tc>
          <w:tcPr>
            <w:tcW w:w="1170" w:type="dxa"/>
            <w:shd w:val="clear" w:color="auto" w:fill="00FFFF"/>
          </w:tcPr>
          <w:p w14:paraId="742E77B7" w14:textId="77777777" w:rsidR="009E3F16" w:rsidRDefault="009E3F16">
            <w:pPr>
              <w:pStyle w:val="table"/>
              <w:rPr>
                <w:sz w:val="20"/>
              </w:rPr>
            </w:pPr>
          </w:p>
        </w:tc>
      </w:tr>
      <w:tr w:rsidR="009E3F16" w14:paraId="24E00D54" w14:textId="77777777">
        <w:tc>
          <w:tcPr>
            <w:tcW w:w="1080" w:type="dxa"/>
            <w:shd w:val="clear" w:color="auto" w:fill="FFFF00"/>
          </w:tcPr>
          <w:p w14:paraId="493A5604" w14:textId="77777777" w:rsidR="009E3F16" w:rsidRDefault="009E3F16">
            <w:pPr>
              <w:pStyle w:val="table"/>
              <w:rPr>
                <w:sz w:val="20"/>
              </w:rPr>
            </w:pPr>
          </w:p>
        </w:tc>
        <w:tc>
          <w:tcPr>
            <w:tcW w:w="540" w:type="dxa"/>
          </w:tcPr>
          <w:p w14:paraId="5E02B869" w14:textId="77777777" w:rsidR="009E3F16" w:rsidRDefault="009E3F16">
            <w:pPr>
              <w:pStyle w:val="table"/>
              <w:jc w:val="center"/>
              <w:rPr>
                <w:b/>
                <w:noProof/>
                <w:sz w:val="24"/>
              </w:rPr>
            </w:pPr>
            <w:r>
              <w:rPr>
                <w:b/>
                <w:noProof/>
                <w:sz w:val="24"/>
              </w:rPr>
              <w:sym w:font="Wingdings" w:char="F0DF"/>
            </w:r>
          </w:p>
        </w:tc>
        <w:tc>
          <w:tcPr>
            <w:tcW w:w="5940" w:type="dxa"/>
          </w:tcPr>
          <w:p w14:paraId="29696FA2" w14:textId="77777777" w:rsidR="009E3F16" w:rsidRDefault="009E3F16">
            <w:pPr>
              <w:pStyle w:val="table"/>
              <w:jc w:val="left"/>
              <w:rPr>
                <w:sz w:val="20"/>
              </w:rPr>
            </w:pPr>
            <w:r>
              <w:rPr>
                <w:sz w:val="20"/>
              </w:rPr>
              <w:t>Confirmation, (ConfirmType = "2" [Confirm], CopyMsgIndicator = "N", ConfirmTransType = "New", ConfirmStatus = "Confirmed"</w:t>
            </w:r>
          </w:p>
        </w:tc>
        <w:tc>
          <w:tcPr>
            <w:tcW w:w="1170" w:type="dxa"/>
            <w:shd w:val="clear" w:color="auto" w:fill="00FFFF"/>
          </w:tcPr>
          <w:p w14:paraId="4CEC6B60" w14:textId="77777777" w:rsidR="009E3F16" w:rsidRDefault="009E3F16">
            <w:pPr>
              <w:pStyle w:val="table"/>
              <w:rPr>
                <w:sz w:val="20"/>
              </w:rPr>
            </w:pPr>
          </w:p>
        </w:tc>
      </w:tr>
      <w:tr w:rsidR="009E3F16" w14:paraId="15DFD364" w14:textId="77777777">
        <w:tc>
          <w:tcPr>
            <w:tcW w:w="1080" w:type="dxa"/>
            <w:shd w:val="clear" w:color="auto" w:fill="FFFF00"/>
          </w:tcPr>
          <w:p w14:paraId="426C25FC" w14:textId="77777777" w:rsidR="009E3F16" w:rsidRDefault="009E3F16">
            <w:pPr>
              <w:pStyle w:val="table"/>
              <w:rPr>
                <w:sz w:val="20"/>
              </w:rPr>
            </w:pPr>
          </w:p>
        </w:tc>
        <w:tc>
          <w:tcPr>
            <w:tcW w:w="540" w:type="dxa"/>
          </w:tcPr>
          <w:p w14:paraId="49F9FF8D" w14:textId="77777777" w:rsidR="009E3F16" w:rsidRDefault="009E3F16">
            <w:pPr>
              <w:pStyle w:val="table"/>
              <w:jc w:val="center"/>
              <w:rPr>
                <w:b/>
                <w:noProof/>
                <w:sz w:val="24"/>
              </w:rPr>
            </w:pPr>
            <w:r>
              <w:rPr>
                <w:b/>
                <w:noProof/>
                <w:sz w:val="24"/>
              </w:rPr>
              <w:sym w:font="Wingdings" w:char="F0E0"/>
            </w:r>
          </w:p>
        </w:tc>
        <w:tc>
          <w:tcPr>
            <w:tcW w:w="5940" w:type="dxa"/>
          </w:tcPr>
          <w:p w14:paraId="16CD973F" w14:textId="77777777" w:rsidR="009E3F16" w:rsidRDefault="009E3F16">
            <w:pPr>
              <w:pStyle w:val="table"/>
              <w:jc w:val="left"/>
              <w:rPr>
                <w:sz w:val="20"/>
              </w:rPr>
            </w:pPr>
            <w:r>
              <w:rPr>
                <w:sz w:val="20"/>
              </w:rPr>
              <w:t>Confirmation Ack (AffirmedStatus = "Received")</w:t>
            </w:r>
          </w:p>
        </w:tc>
        <w:tc>
          <w:tcPr>
            <w:tcW w:w="1170" w:type="dxa"/>
            <w:shd w:val="clear" w:color="auto" w:fill="00FFFF"/>
          </w:tcPr>
          <w:p w14:paraId="68300940" w14:textId="77777777" w:rsidR="009E3F16" w:rsidRDefault="009E3F16">
            <w:pPr>
              <w:pStyle w:val="table"/>
              <w:rPr>
                <w:sz w:val="20"/>
              </w:rPr>
            </w:pPr>
          </w:p>
        </w:tc>
      </w:tr>
      <w:tr w:rsidR="009E3F16" w14:paraId="16029CB8" w14:textId="77777777">
        <w:tc>
          <w:tcPr>
            <w:tcW w:w="1080" w:type="dxa"/>
            <w:shd w:val="clear" w:color="auto" w:fill="FFFF00"/>
          </w:tcPr>
          <w:p w14:paraId="46BD4F76" w14:textId="77777777" w:rsidR="009E3F16" w:rsidRDefault="009E3F16">
            <w:pPr>
              <w:pStyle w:val="table"/>
              <w:jc w:val="right"/>
              <w:rPr>
                <w:sz w:val="20"/>
              </w:rPr>
            </w:pPr>
            <w:r>
              <w:rPr>
                <w:sz w:val="20"/>
              </w:rPr>
              <w:t>OR</w:t>
            </w:r>
          </w:p>
        </w:tc>
        <w:tc>
          <w:tcPr>
            <w:tcW w:w="540" w:type="dxa"/>
          </w:tcPr>
          <w:p w14:paraId="679E3B2E" w14:textId="77777777" w:rsidR="009E3F16" w:rsidRDefault="009E3F16">
            <w:pPr>
              <w:pStyle w:val="table"/>
              <w:jc w:val="center"/>
              <w:rPr>
                <w:b/>
                <w:noProof/>
                <w:sz w:val="24"/>
              </w:rPr>
            </w:pPr>
            <w:r>
              <w:rPr>
                <w:b/>
                <w:noProof/>
                <w:sz w:val="24"/>
              </w:rPr>
              <w:sym w:font="Wingdings" w:char="F0E0"/>
            </w:r>
          </w:p>
        </w:tc>
        <w:tc>
          <w:tcPr>
            <w:tcW w:w="5940" w:type="dxa"/>
          </w:tcPr>
          <w:p w14:paraId="3C514155" w14:textId="77777777" w:rsidR="009E3F16" w:rsidRDefault="009E3F16">
            <w:pPr>
              <w:pStyle w:val="table"/>
              <w:jc w:val="left"/>
              <w:rPr>
                <w:sz w:val="20"/>
              </w:rPr>
            </w:pPr>
            <w:r>
              <w:rPr>
                <w:sz w:val="20"/>
              </w:rPr>
              <w:t>Confirmation Ack (AffirmedStatus = "Confirm Rejected")</w:t>
            </w:r>
          </w:p>
        </w:tc>
        <w:tc>
          <w:tcPr>
            <w:tcW w:w="1170" w:type="dxa"/>
            <w:shd w:val="clear" w:color="auto" w:fill="00FFFF"/>
          </w:tcPr>
          <w:p w14:paraId="144429C1" w14:textId="77777777" w:rsidR="009E3F16" w:rsidRDefault="009E3F16">
            <w:pPr>
              <w:pStyle w:val="table"/>
              <w:rPr>
                <w:sz w:val="20"/>
              </w:rPr>
            </w:pPr>
          </w:p>
        </w:tc>
      </w:tr>
    </w:tbl>
    <w:p w14:paraId="7D42FCE2" w14:textId="77777777" w:rsidR="009E3F16" w:rsidRDefault="009E3F16"/>
    <w:p w14:paraId="0DEC533B" w14:textId="77777777" w:rsidR="009E3F16" w:rsidRDefault="009E3F16">
      <w:pPr>
        <w:pStyle w:val="Caption"/>
      </w:pPr>
      <w:r>
        <w:t>Example flow using a "Replace" and "New"</w:t>
      </w:r>
    </w:p>
    <w:tbl>
      <w:tblPr>
        <w:tblW w:w="0" w:type="auto"/>
        <w:tblInd w:w="7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540"/>
        <w:gridCol w:w="5940"/>
        <w:gridCol w:w="1170"/>
      </w:tblGrid>
      <w:tr w:rsidR="009E3F16" w14:paraId="59EADF45" w14:textId="77777777">
        <w:tc>
          <w:tcPr>
            <w:tcW w:w="1080" w:type="dxa"/>
            <w:tcBorders>
              <w:bottom w:val="nil"/>
            </w:tcBorders>
            <w:shd w:val="clear" w:color="auto" w:fill="FFFF00"/>
          </w:tcPr>
          <w:p w14:paraId="3E41ABEA" w14:textId="77777777" w:rsidR="009E3F16" w:rsidRDefault="009E3F16">
            <w:pPr>
              <w:pStyle w:val="table"/>
              <w:numPr>
                <w:ilvl w:val="12"/>
                <w:numId w:val="0"/>
              </w:numPr>
              <w:rPr>
                <w:sz w:val="20"/>
              </w:rPr>
            </w:pPr>
            <w:r>
              <w:rPr>
                <w:sz w:val="20"/>
              </w:rPr>
              <w:t>Initiator</w:t>
            </w:r>
          </w:p>
        </w:tc>
        <w:tc>
          <w:tcPr>
            <w:tcW w:w="540" w:type="dxa"/>
            <w:tcBorders>
              <w:bottom w:val="nil"/>
            </w:tcBorders>
          </w:tcPr>
          <w:p w14:paraId="786D13A9" w14:textId="77777777" w:rsidR="009E3F16" w:rsidRDefault="009E3F16">
            <w:pPr>
              <w:pStyle w:val="table"/>
              <w:numPr>
                <w:ilvl w:val="12"/>
                <w:numId w:val="0"/>
              </w:numPr>
              <w:jc w:val="center"/>
              <w:rPr>
                <w:b/>
                <w:sz w:val="24"/>
              </w:rPr>
            </w:pPr>
          </w:p>
        </w:tc>
        <w:tc>
          <w:tcPr>
            <w:tcW w:w="5940" w:type="dxa"/>
            <w:tcBorders>
              <w:bottom w:val="nil"/>
            </w:tcBorders>
          </w:tcPr>
          <w:p w14:paraId="0B982A91" w14:textId="77777777" w:rsidR="009E3F16" w:rsidRDefault="009E3F16">
            <w:pPr>
              <w:pStyle w:val="table"/>
              <w:numPr>
                <w:ilvl w:val="12"/>
                <w:numId w:val="0"/>
              </w:numPr>
              <w:rPr>
                <w:sz w:val="20"/>
              </w:rPr>
            </w:pPr>
          </w:p>
        </w:tc>
        <w:tc>
          <w:tcPr>
            <w:tcW w:w="1170" w:type="dxa"/>
            <w:tcBorders>
              <w:bottom w:val="nil"/>
            </w:tcBorders>
            <w:shd w:val="clear" w:color="auto" w:fill="00FFFF"/>
          </w:tcPr>
          <w:p w14:paraId="67A5AD01" w14:textId="77777777" w:rsidR="009E3F16" w:rsidRDefault="009E3F16">
            <w:pPr>
              <w:pStyle w:val="table"/>
              <w:numPr>
                <w:ilvl w:val="12"/>
                <w:numId w:val="0"/>
              </w:numPr>
              <w:rPr>
                <w:sz w:val="20"/>
              </w:rPr>
            </w:pPr>
            <w:r>
              <w:rPr>
                <w:sz w:val="20"/>
              </w:rPr>
              <w:t>Respondent</w:t>
            </w:r>
          </w:p>
        </w:tc>
      </w:tr>
      <w:tr w:rsidR="009E3F16" w14:paraId="50FC6591" w14:textId="77777777">
        <w:tc>
          <w:tcPr>
            <w:tcW w:w="1080" w:type="dxa"/>
            <w:shd w:val="clear" w:color="auto" w:fill="FFFF00"/>
          </w:tcPr>
          <w:p w14:paraId="22844717" w14:textId="77777777" w:rsidR="009E3F16" w:rsidRDefault="009E3F16">
            <w:pPr>
              <w:pStyle w:val="table"/>
              <w:rPr>
                <w:sz w:val="20"/>
              </w:rPr>
            </w:pPr>
          </w:p>
        </w:tc>
        <w:tc>
          <w:tcPr>
            <w:tcW w:w="540" w:type="dxa"/>
          </w:tcPr>
          <w:p w14:paraId="47A7FBD8" w14:textId="77777777" w:rsidR="009E3F16" w:rsidRDefault="009E3F16">
            <w:pPr>
              <w:pStyle w:val="table"/>
              <w:jc w:val="center"/>
              <w:rPr>
                <w:b/>
                <w:noProof/>
                <w:sz w:val="24"/>
              </w:rPr>
            </w:pPr>
            <w:r>
              <w:rPr>
                <w:b/>
                <w:noProof/>
                <w:sz w:val="24"/>
              </w:rPr>
              <w:sym w:font="Wingdings" w:char="F0DF"/>
            </w:r>
          </w:p>
        </w:tc>
        <w:tc>
          <w:tcPr>
            <w:tcW w:w="5940" w:type="dxa"/>
          </w:tcPr>
          <w:p w14:paraId="12757A0B" w14:textId="77777777" w:rsidR="009E3F16" w:rsidRDefault="009E3F16">
            <w:pPr>
              <w:pStyle w:val="table"/>
              <w:jc w:val="left"/>
              <w:rPr>
                <w:sz w:val="20"/>
              </w:rPr>
            </w:pPr>
            <w:r>
              <w:rPr>
                <w:sz w:val="20"/>
              </w:rPr>
              <w:t>Confirmation, (ConfirmType = "2" [Confirm], CopyMsgIndicator = "N", ConfirmTransType = "New", ConfirmStatus = "Confirmed"</w:t>
            </w:r>
          </w:p>
        </w:tc>
        <w:tc>
          <w:tcPr>
            <w:tcW w:w="1170" w:type="dxa"/>
            <w:shd w:val="clear" w:color="auto" w:fill="00FFFF"/>
          </w:tcPr>
          <w:p w14:paraId="3FD7B30A" w14:textId="77777777" w:rsidR="009E3F16" w:rsidRDefault="009E3F16">
            <w:pPr>
              <w:pStyle w:val="table"/>
              <w:rPr>
                <w:sz w:val="20"/>
              </w:rPr>
            </w:pPr>
          </w:p>
        </w:tc>
      </w:tr>
      <w:tr w:rsidR="009E3F16" w14:paraId="2288508E" w14:textId="77777777">
        <w:tc>
          <w:tcPr>
            <w:tcW w:w="1080" w:type="dxa"/>
            <w:shd w:val="clear" w:color="auto" w:fill="FFFF00"/>
          </w:tcPr>
          <w:p w14:paraId="7DD14AD5" w14:textId="77777777" w:rsidR="009E3F16" w:rsidRDefault="009E3F16">
            <w:pPr>
              <w:pStyle w:val="table"/>
              <w:rPr>
                <w:sz w:val="20"/>
              </w:rPr>
            </w:pPr>
          </w:p>
        </w:tc>
        <w:tc>
          <w:tcPr>
            <w:tcW w:w="540" w:type="dxa"/>
          </w:tcPr>
          <w:p w14:paraId="6130C171" w14:textId="77777777" w:rsidR="009E3F16" w:rsidRDefault="009E3F16">
            <w:pPr>
              <w:pStyle w:val="table"/>
              <w:jc w:val="center"/>
              <w:rPr>
                <w:b/>
                <w:noProof/>
                <w:sz w:val="24"/>
              </w:rPr>
            </w:pPr>
            <w:r>
              <w:rPr>
                <w:b/>
                <w:noProof/>
                <w:sz w:val="24"/>
              </w:rPr>
              <w:sym w:font="Wingdings" w:char="F0E0"/>
            </w:r>
          </w:p>
        </w:tc>
        <w:tc>
          <w:tcPr>
            <w:tcW w:w="5940" w:type="dxa"/>
          </w:tcPr>
          <w:p w14:paraId="2679F3D4" w14:textId="77777777" w:rsidR="009E3F16" w:rsidRDefault="009E3F16">
            <w:pPr>
              <w:pStyle w:val="table"/>
              <w:jc w:val="left"/>
              <w:rPr>
                <w:sz w:val="20"/>
              </w:rPr>
            </w:pPr>
            <w:r>
              <w:rPr>
                <w:sz w:val="20"/>
              </w:rPr>
              <w:t>Confirmation Ack (AffirmedStatus = "Received")</w:t>
            </w:r>
          </w:p>
        </w:tc>
        <w:tc>
          <w:tcPr>
            <w:tcW w:w="1170" w:type="dxa"/>
            <w:shd w:val="clear" w:color="auto" w:fill="00FFFF"/>
          </w:tcPr>
          <w:p w14:paraId="2F8BD572" w14:textId="77777777" w:rsidR="009E3F16" w:rsidRDefault="009E3F16">
            <w:pPr>
              <w:pStyle w:val="table"/>
              <w:rPr>
                <w:sz w:val="20"/>
              </w:rPr>
            </w:pPr>
          </w:p>
        </w:tc>
      </w:tr>
      <w:tr w:rsidR="009E3F16" w14:paraId="1F4508CF" w14:textId="77777777">
        <w:tc>
          <w:tcPr>
            <w:tcW w:w="1080" w:type="dxa"/>
            <w:shd w:val="clear" w:color="auto" w:fill="FFFF00"/>
          </w:tcPr>
          <w:p w14:paraId="62871EC4" w14:textId="77777777" w:rsidR="009E3F16" w:rsidRDefault="009E3F16">
            <w:pPr>
              <w:pStyle w:val="table"/>
              <w:jc w:val="right"/>
              <w:rPr>
                <w:sz w:val="20"/>
              </w:rPr>
            </w:pPr>
            <w:r>
              <w:rPr>
                <w:sz w:val="20"/>
              </w:rPr>
              <w:lastRenderedPageBreak/>
              <w:t>OR</w:t>
            </w:r>
          </w:p>
        </w:tc>
        <w:tc>
          <w:tcPr>
            <w:tcW w:w="540" w:type="dxa"/>
          </w:tcPr>
          <w:p w14:paraId="74B43478" w14:textId="77777777" w:rsidR="009E3F16" w:rsidRDefault="009E3F16">
            <w:pPr>
              <w:pStyle w:val="table"/>
              <w:jc w:val="center"/>
              <w:rPr>
                <w:b/>
                <w:noProof/>
                <w:sz w:val="24"/>
              </w:rPr>
            </w:pPr>
            <w:r>
              <w:rPr>
                <w:b/>
                <w:noProof/>
                <w:sz w:val="24"/>
              </w:rPr>
              <w:sym w:font="Wingdings" w:char="F0E0"/>
            </w:r>
          </w:p>
        </w:tc>
        <w:tc>
          <w:tcPr>
            <w:tcW w:w="5940" w:type="dxa"/>
          </w:tcPr>
          <w:p w14:paraId="404DD5AE" w14:textId="77777777" w:rsidR="009E3F16" w:rsidRDefault="009E3F16">
            <w:pPr>
              <w:pStyle w:val="table"/>
              <w:jc w:val="left"/>
              <w:rPr>
                <w:sz w:val="20"/>
              </w:rPr>
            </w:pPr>
            <w:r>
              <w:rPr>
                <w:sz w:val="20"/>
              </w:rPr>
              <w:t>Confirmation Ack (AffirmedStatus = "Confirm Rejected")</w:t>
            </w:r>
          </w:p>
        </w:tc>
        <w:tc>
          <w:tcPr>
            <w:tcW w:w="1170" w:type="dxa"/>
            <w:shd w:val="clear" w:color="auto" w:fill="00FFFF"/>
          </w:tcPr>
          <w:p w14:paraId="050B583E" w14:textId="77777777" w:rsidR="009E3F16" w:rsidRDefault="009E3F16">
            <w:pPr>
              <w:pStyle w:val="table"/>
              <w:rPr>
                <w:sz w:val="20"/>
              </w:rPr>
            </w:pPr>
          </w:p>
        </w:tc>
      </w:tr>
      <w:tr w:rsidR="009E3F16" w14:paraId="25222C65" w14:textId="77777777">
        <w:tc>
          <w:tcPr>
            <w:tcW w:w="1080" w:type="dxa"/>
            <w:tcBorders>
              <w:top w:val="nil"/>
              <w:bottom w:val="nil"/>
            </w:tcBorders>
            <w:shd w:val="clear" w:color="auto" w:fill="FFFF00"/>
          </w:tcPr>
          <w:p w14:paraId="366FAF36" w14:textId="77777777" w:rsidR="009E3F16" w:rsidRDefault="009E3F16">
            <w:pPr>
              <w:pStyle w:val="table"/>
              <w:rPr>
                <w:sz w:val="20"/>
              </w:rPr>
            </w:pPr>
          </w:p>
        </w:tc>
        <w:tc>
          <w:tcPr>
            <w:tcW w:w="540" w:type="dxa"/>
          </w:tcPr>
          <w:p w14:paraId="75A1856D" w14:textId="77777777" w:rsidR="009E3F16" w:rsidRDefault="009E3F16">
            <w:pPr>
              <w:pStyle w:val="table"/>
              <w:jc w:val="center"/>
              <w:rPr>
                <w:b/>
                <w:noProof/>
                <w:sz w:val="24"/>
              </w:rPr>
            </w:pPr>
          </w:p>
        </w:tc>
        <w:tc>
          <w:tcPr>
            <w:tcW w:w="5940" w:type="dxa"/>
          </w:tcPr>
          <w:p w14:paraId="5088AC7E" w14:textId="77777777" w:rsidR="009E3F16" w:rsidRDefault="009E3F16">
            <w:pPr>
              <w:pStyle w:val="table"/>
              <w:rPr>
                <w:i/>
                <w:sz w:val="20"/>
              </w:rPr>
            </w:pPr>
            <w:r>
              <w:rPr>
                <w:i/>
                <w:sz w:val="20"/>
              </w:rPr>
              <w:t>The corrected confirmation details are communicated by using a 'replace'</w:t>
            </w:r>
          </w:p>
        </w:tc>
        <w:tc>
          <w:tcPr>
            <w:tcW w:w="1170" w:type="dxa"/>
            <w:tcBorders>
              <w:top w:val="nil"/>
              <w:bottom w:val="nil"/>
            </w:tcBorders>
            <w:shd w:val="clear" w:color="auto" w:fill="00FFFF"/>
          </w:tcPr>
          <w:p w14:paraId="264E4E64" w14:textId="77777777" w:rsidR="009E3F16" w:rsidRDefault="009E3F16">
            <w:pPr>
              <w:pStyle w:val="table"/>
              <w:rPr>
                <w:sz w:val="20"/>
              </w:rPr>
            </w:pPr>
          </w:p>
        </w:tc>
      </w:tr>
      <w:tr w:rsidR="009E3F16" w14:paraId="1FDB3589" w14:textId="77777777">
        <w:tc>
          <w:tcPr>
            <w:tcW w:w="1080" w:type="dxa"/>
            <w:shd w:val="clear" w:color="auto" w:fill="FFFF00"/>
          </w:tcPr>
          <w:p w14:paraId="2B0DDEE8" w14:textId="77777777" w:rsidR="009E3F16" w:rsidRDefault="009E3F16">
            <w:pPr>
              <w:pStyle w:val="table"/>
              <w:rPr>
                <w:sz w:val="20"/>
              </w:rPr>
            </w:pPr>
          </w:p>
        </w:tc>
        <w:tc>
          <w:tcPr>
            <w:tcW w:w="540" w:type="dxa"/>
          </w:tcPr>
          <w:p w14:paraId="4E2D374F" w14:textId="77777777" w:rsidR="009E3F16" w:rsidRDefault="009E3F16">
            <w:pPr>
              <w:pStyle w:val="table"/>
              <w:jc w:val="center"/>
              <w:rPr>
                <w:b/>
                <w:noProof/>
                <w:sz w:val="24"/>
              </w:rPr>
            </w:pPr>
            <w:r>
              <w:rPr>
                <w:b/>
                <w:noProof/>
                <w:sz w:val="24"/>
              </w:rPr>
              <w:sym w:font="Wingdings" w:char="F0DF"/>
            </w:r>
          </w:p>
        </w:tc>
        <w:tc>
          <w:tcPr>
            <w:tcW w:w="5940" w:type="dxa"/>
          </w:tcPr>
          <w:p w14:paraId="37AFA10D" w14:textId="77777777" w:rsidR="009E3F16" w:rsidRDefault="009E3F16">
            <w:pPr>
              <w:pStyle w:val="table"/>
              <w:jc w:val="left"/>
              <w:rPr>
                <w:sz w:val="20"/>
              </w:rPr>
            </w:pPr>
            <w:r>
              <w:rPr>
                <w:sz w:val="20"/>
              </w:rPr>
              <w:t>Confirmation, (ConfirmType = "2" [Confirm], CopyMsgIndicator = "N", ConfirmTransType = "Replace", ConfirmStatus = "Confirmed"</w:t>
            </w:r>
          </w:p>
        </w:tc>
        <w:tc>
          <w:tcPr>
            <w:tcW w:w="1170" w:type="dxa"/>
            <w:shd w:val="clear" w:color="auto" w:fill="00FFFF"/>
          </w:tcPr>
          <w:p w14:paraId="67C230E8" w14:textId="77777777" w:rsidR="009E3F16" w:rsidRDefault="009E3F16">
            <w:pPr>
              <w:pStyle w:val="table"/>
              <w:rPr>
                <w:sz w:val="20"/>
              </w:rPr>
            </w:pPr>
          </w:p>
        </w:tc>
      </w:tr>
      <w:tr w:rsidR="009E3F16" w14:paraId="73B64490" w14:textId="77777777">
        <w:tc>
          <w:tcPr>
            <w:tcW w:w="1080" w:type="dxa"/>
            <w:shd w:val="clear" w:color="auto" w:fill="FFFF00"/>
          </w:tcPr>
          <w:p w14:paraId="37A188E9" w14:textId="77777777" w:rsidR="009E3F16" w:rsidRDefault="009E3F16">
            <w:pPr>
              <w:pStyle w:val="table"/>
              <w:rPr>
                <w:sz w:val="20"/>
              </w:rPr>
            </w:pPr>
          </w:p>
        </w:tc>
        <w:tc>
          <w:tcPr>
            <w:tcW w:w="540" w:type="dxa"/>
          </w:tcPr>
          <w:p w14:paraId="4B0E18B4" w14:textId="77777777" w:rsidR="009E3F16" w:rsidRDefault="009E3F16">
            <w:pPr>
              <w:pStyle w:val="table"/>
              <w:jc w:val="center"/>
              <w:rPr>
                <w:b/>
                <w:noProof/>
                <w:sz w:val="24"/>
              </w:rPr>
            </w:pPr>
            <w:r>
              <w:rPr>
                <w:b/>
                <w:noProof/>
                <w:sz w:val="24"/>
              </w:rPr>
              <w:sym w:font="Wingdings" w:char="F0E0"/>
            </w:r>
          </w:p>
        </w:tc>
        <w:tc>
          <w:tcPr>
            <w:tcW w:w="5940" w:type="dxa"/>
          </w:tcPr>
          <w:p w14:paraId="76D684DC" w14:textId="77777777" w:rsidR="009E3F16" w:rsidRDefault="009E3F16">
            <w:pPr>
              <w:pStyle w:val="table"/>
              <w:jc w:val="left"/>
              <w:rPr>
                <w:sz w:val="20"/>
              </w:rPr>
            </w:pPr>
            <w:r>
              <w:rPr>
                <w:sz w:val="20"/>
              </w:rPr>
              <w:t>Confirmation Ack (AffirmStatus = "Received")</w:t>
            </w:r>
          </w:p>
        </w:tc>
        <w:tc>
          <w:tcPr>
            <w:tcW w:w="1170" w:type="dxa"/>
            <w:shd w:val="clear" w:color="auto" w:fill="00FFFF"/>
          </w:tcPr>
          <w:p w14:paraId="1EB3D31A" w14:textId="77777777" w:rsidR="009E3F16" w:rsidRDefault="009E3F16">
            <w:pPr>
              <w:pStyle w:val="table"/>
              <w:rPr>
                <w:sz w:val="20"/>
              </w:rPr>
            </w:pPr>
          </w:p>
        </w:tc>
      </w:tr>
      <w:tr w:rsidR="009E3F16" w14:paraId="3B32A6B0" w14:textId="77777777">
        <w:tc>
          <w:tcPr>
            <w:tcW w:w="1080" w:type="dxa"/>
            <w:shd w:val="clear" w:color="auto" w:fill="FFFF00"/>
          </w:tcPr>
          <w:p w14:paraId="32714A64" w14:textId="77777777" w:rsidR="009E3F16" w:rsidRDefault="009E3F16">
            <w:pPr>
              <w:pStyle w:val="table"/>
              <w:jc w:val="right"/>
              <w:rPr>
                <w:sz w:val="20"/>
              </w:rPr>
            </w:pPr>
            <w:r>
              <w:rPr>
                <w:sz w:val="20"/>
              </w:rPr>
              <w:t>OR</w:t>
            </w:r>
          </w:p>
        </w:tc>
        <w:tc>
          <w:tcPr>
            <w:tcW w:w="540" w:type="dxa"/>
          </w:tcPr>
          <w:p w14:paraId="3F3F9E64" w14:textId="77777777" w:rsidR="009E3F16" w:rsidRDefault="009E3F16">
            <w:pPr>
              <w:pStyle w:val="table"/>
              <w:jc w:val="center"/>
              <w:rPr>
                <w:b/>
                <w:noProof/>
                <w:sz w:val="24"/>
              </w:rPr>
            </w:pPr>
            <w:r>
              <w:rPr>
                <w:b/>
                <w:noProof/>
                <w:sz w:val="24"/>
              </w:rPr>
              <w:sym w:font="Wingdings" w:char="F0E0"/>
            </w:r>
          </w:p>
        </w:tc>
        <w:tc>
          <w:tcPr>
            <w:tcW w:w="5940" w:type="dxa"/>
          </w:tcPr>
          <w:p w14:paraId="06AC47C9" w14:textId="77777777" w:rsidR="009E3F16" w:rsidRDefault="009E3F16">
            <w:pPr>
              <w:pStyle w:val="table"/>
              <w:jc w:val="left"/>
              <w:rPr>
                <w:sz w:val="20"/>
              </w:rPr>
            </w:pPr>
            <w:r>
              <w:rPr>
                <w:sz w:val="20"/>
              </w:rPr>
              <w:t>Confirmation Ack (AffirmStatus = "Confirm Rejected")</w:t>
            </w:r>
          </w:p>
        </w:tc>
        <w:tc>
          <w:tcPr>
            <w:tcW w:w="1170" w:type="dxa"/>
            <w:shd w:val="clear" w:color="auto" w:fill="00FFFF"/>
          </w:tcPr>
          <w:p w14:paraId="1A4A9B40" w14:textId="77777777" w:rsidR="009E3F16" w:rsidRDefault="009E3F16">
            <w:pPr>
              <w:pStyle w:val="table"/>
              <w:rPr>
                <w:sz w:val="20"/>
              </w:rPr>
            </w:pPr>
          </w:p>
        </w:tc>
      </w:tr>
    </w:tbl>
    <w:p w14:paraId="21318FDF" w14:textId="77777777" w:rsidR="009E3F16" w:rsidRDefault="009E3F16"/>
    <w:p w14:paraId="05692100" w14:textId="77777777" w:rsidR="009E3F16" w:rsidRDefault="009E3F16">
      <w:pPr>
        <w:pStyle w:val="Heading1"/>
      </w:pPr>
      <w:r>
        <w:br w:type="page"/>
      </w:r>
      <w:bookmarkStart w:id="162" w:name="_Hlt38834522"/>
      <w:bookmarkStart w:id="163" w:name="CATEGORY_SettlementInstructions"/>
      <w:bookmarkStart w:id="164" w:name="_Toc227925040"/>
      <w:bookmarkEnd w:id="162"/>
      <w:r>
        <w:lastRenderedPageBreak/>
        <w:t>CATEGORY:  SETTLEMENT INSTRUCTIONS</w:t>
      </w:r>
      <w:bookmarkEnd w:id="163"/>
      <w:bookmarkEnd w:id="164"/>
    </w:p>
    <w:p w14:paraId="2D23BF50" w14:textId="77777777" w:rsidR="009E3F16" w:rsidRDefault="009E3F16">
      <w:pPr>
        <w:pStyle w:val="Heading2"/>
      </w:pPr>
      <w:bookmarkStart w:id="165" w:name="_Toc36975913"/>
      <w:bookmarkStart w:id="166" w:name="_Toc38270689"/>
      <w:bookmarkStart w:id="167" w:name="_Toc227925041"/>
      <w:r>
        <w:t xml:space="preserve">Overview  - </w:t>
      </w:r>
      <w:bookmarkEnd w:id="165"/>
      <w:r>
        <w:t>Settlement Instructions</w:t>
      </w:r>
      <w:bookmarkEnd w:id="166"/>
      <w:bookmarkEnd w:id="167"/>
    </w:p>
    <w:p w14:paraId="4F6F3063" w14:textId="77777777" w:rsidR="009E3F16" w:rsidRDefault="009E3F16"/>
    <w:p w14:paraId="77A01503" w14:textId="77777777" w:rsidR="009E3F16" w:rsidRDefault="009E3F16">
      <w:pPr>
        <w:pStyle w:val="Heading2"/>
      </w:pPr>
      <w:bookmarkStart w:id="168" w:name="_Toc227925042"/>
      <w:r>
        <w:t>Settlement Instructions Component Block</w:t>
      </w:r>
      <w:bookmarkEnd w:id="168"/>
    </w:p>
    <w:p w14:paraId="53530621" w14:textId="77777777" w:rsidR="009E3F16" w:rsidRDefault="009E3F16">
      <w:r>
        <w:t>This section lists the component blocks used exclusively by the messages defined for Settlement Instructions.</w:t>
      </w:r>
    </w:p>
    <w:p w14:paraId="331F0B83" w14:textId="77777777" w:rsidR="009E3F16" w:rsidRDefault="009E3F16">
      <w:pPr>
        <w:pStyle w:val="Heading3"/>
      </w:pPr>
      <w:bookmarkStart w:id="169" w:name="_Toc227925043"/>
      <w:r>
        <w:t>SettlInstGrp component block</w:t>
      </w:r>
      <w:bookmarkEnd w:id="169"/>
    </w:p>
    <w:p w14:paraId="49096D2B"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071DB25A"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09ADD687" w14:textId="77777777" w:rsidR="00253487" w:rsidRPr="000F73DB" w:rsidRDefault="00253487" w:rsidP="000F73DB">
            <w:pPr>
              <w:jc w:val="center"/>
              <w:rPr>
                <w:b/>
                <w:i/>
              </w:rPr>
            </w:pPr>
            <w:bookmarkStart w:id="170" w:name="Comp_SettlInst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6D0BAC97"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73E91BDB"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50DE9C44" w14:textId="77777777" w:rsidR="00253487" w:rsidRPr="000F73DB" w:rsidRDefault="00253487" w:rsidP="000F73DB">
            <w:pPr>
              <w:jc w:val="center"/>
              <w:rPr>
                <w:b/>
                <w:i/>
              </w:rPr>
            </w:pPr>
            <w:r w:rsidRPr="000F73DB">
              <w:rPr>
                <w:b/>
                <w:i/>
              </w:rPr>
              <w:t>Comments</w:t>
            </w:r>
          </w:p>
        </w:tc>
      </w:tr>
      <w:tr w:rsidR="00253487" w:rsidRPr="00253487" w14:paraId="4D076501" w14:textId="77777777" w:rsidTr="000F73DB">
        <w:tc>
          <w:tcPr>
            <w:tcW w:w="652" w:type="dxa"/>
            <w:shd w:val="clear" w:color="auto" w:fill="auto"/>
          </w:tcPr>
          <w:p w14:paraId="194FCB6A" w14:textId="77777777" w:rsidR="00253487" w:rsidRPr="00253487" w:rsidRDefault="00253487" w:rsidP="000F73DB">
            <w:pPr>
              <w:jc w:val="center"/>
            </w:pPr>
            <w:r w:rsidRPr="00253487">
              <w:t>778</w:t>
            </w:r>
          </w:p>
        </w:tc>
        <w:tc>
          <w:tcPr>
            <w:tcW w:w="2750" w:type="dxa"/>
            <w:gridSpan w:val="2"/>
            <w:shd w:val="clear" w:color="auto" w:fill="auto"/>
          </w:tcPr>
          <w:p w14:paraId="253B5523" w14:textId="77777777" w:rsidR="00253487" w:rsidRPr="00253487" w:rsidRDefault="00253487" w:rsidP="00253487">
            <w:r w:rsidRPr="00253487">
              <w:t>NoSettlInst</w:t>
            </w:r>
          </w:p>
        </w:tc>
        <w:tc>
          <w:tcPr>
            <w:tcW w:w="811" w:type="dxa"/>
            <w:shd w:val="clear" w:color="auto" w:fill="auto"/>
          </w:tcPr>
          <w:p w14:paraId="703DD8F5" w14:textId="77777777" w:rsidR="00253487" w:rsidRPr="00253487" w:rsidRDefault="00253487" w:rsidP="000F73DB">
            <w:pPr>
              <w:jc w:val="center"/>
            </w:pPr>
            <w:r w:rsidRPr="00253487">
              <w:t>N</w:t>
            </w:r>
          </w:p>
        </w:tc>
        <w:tc>
          <w:tcPr>
            <w:tcW w:w="4859" w:type="dxa"/>
            <w:shd w:val="clear" w:color="auto" w:fill="auto"/>
          </w:tcPr>
          <w:p w14:paraId="0FB92685" w14:textId="77777777" w:rsidR="00253487" w:rsidRPr="00253487" w:rsidRDefault="00253487" w:rsidP="00253487">
            <w:r w:rsidRPr="00253487">
              <w:t>Required except where SettlInstMode is 5=Reject SSI request</w:t>
            </w:r>
          </w:p>
        </w:tc>
      </w:tr>
      <w:tr w:rsidR="00253487" w:rsidRPr="00253487" w14:paraId="1501232D" w14:textId="77777777" w:rsidTr="000F73DB">
        <w:tc>
          <w:tcPr>
            <w:tcW w:w="652" w:type="dxa"/>
            <w:shd w:val="clear" w:color="auto" w:fill="auto"/>
          </w:tcPr>
          <w:p w14:paraId="2FBAA30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60DA202" w14:textId="77777777" w:rsidR="00253487" w:rsidRPr="00253487" w:rsidRDefault="00253487" w:rsidP="000F73DB">
            <w:pPr>
              <w:jc w:val="center"/>
            </w:pPr>
            <w:r w:rsidRPr="00253487">
              <w:t>162</w:t>
            </w:r>
          </w:p>
        </w:tc>
        <w:tc>
          <w:tcPr>
            <w:tcW w:w="2098" w:type="dxa"/>
            <w:shd w:val="clear" w:color="auto" w:fill="auto"/>
          </w:tcPr>
          <w:p w14:paraId="740CE55D" w14:textId="77777777" w:rsidR="00253487" w:rsidRPr="00253487" w:rsidRDefault="00253487" w:rsidP="00253487">
            <w:r w:rsidRPr="00253487">
              <w:t>SettlInstID</w:t>
            </w:r>
          </w:p>
        </w:tc>
        <w:tc>
          <w:tcPr>
            <w:tcW w:w="811" w:type="dxa"/>
            <w:shd w:val="clear" w:color="auto" w:fill="auto"/>
          </w:tcPr>
          <w:p w14:paraId="2DC81B4B" w14:textId="77777777" w:rsidR="00253487" w:rsidRPr="00253487" w:rsidRDefault="00253487" w:rsidP="000F73DB">
            <w:pPr>
              <w:jc w:val="center"/>
            </w:pPr>
            <w:r w:rsidRPr="00253487">
              <w:t>N</w:t>
            </w:r>
          </w:p>
        </w:tc>
        <w:tc>
          <w:tcPr>
            <w:tcW w:w="4859" w:type="dxa"/>
            <w:shd w:val="clear" w:color="auto" w:fill="auto"/>
          </w:tcPr>
          <w:p w14:paraId="70CBE57C" w14:textId="77777777" w:rsidR="00253487" w:rsidRDefault="00253487" w:rsidP="00253487">
            <w:r w:rsidRPr="00253487">
              <w:t>Unique ID for this settlement instruction.</w:t>
            </w:r>
          </w:p>
          <w:p w14:paraId="592FACB3" w14:textId="77777777" w:rsidR="00253487" w:rsidRPr="00253487" w:rsidRDefault="00253487" w:rsidP="00253487">
            <w:r w:rsidRPr="00253487">
              <w:t>Required except where SettlInstMode is 5=Reject SSI request</w:t>
            </w:r>
          </w:p>
        </w:tc>
      </w:tr>
      <w:tr w:rsidR="00253487" w:rsidRPr="00253487" w14:paraId="22FDB377" w14:textId="77777777" w:rsidTr="000F73DB">
        <w:tc>
          <w:tcPr>
            <w:tcW w:w="652" w:type="dxa"/>
            <w:shd w:val="clear" w:color="auto" w:fill="auto"/>
          </w:tcPr>
          <w:p w14:paraId="67AF282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5A4197D" w14:textId="77777777" w:rsidR="00253487" w:rsidRPr="00253487" w:rsidRDefault="00253487" w:rsidP="000F73DB">
            <w:pPr>
              <w:jc w:val="center"/>
            </w:pPr>
            <w:r w:rsidRPr="00253487">
              <w:t>163</w:t>
            </w:r>
          </w:p>
        </w:tc>
        <w:tc>
          <w:tcPr>
            <w:tcW w:w="2098" w:type="dxa"/>
            <w:shd w:val="clear" w:color="auto" w:fill="auto"/>
          </w:tcPr>
          <w:p w14:paraId="4372A887" w14:textId="77777777" w:rsidR="00253487" w:rsidRPr="00253487" w:rsidRDefault="00253487" w:rsidP="00253487">
            <w:r w:rsidRPr="00253487">
              <w:t>SettlInstTransType</w:t>
            </w:r>
          </w:p>
        </w:tc>
        <w:tc>
          <w:tcPr>
            <w:tcW w:w="811" w:type="dxa"/>
            <w:shd w:val="clear" w:color="auto" w:fill="auto"/>
          </w:tcPr>
          <w:p w14:paraId="20B80DE6" w14:textId="77777777" w:rsidR="00253487" w:rsidRPr="00253487" w:rsidRDefault="00253487" w:rsidP="000F73DB">
            <w:pPr>
              <w:jc w:val="center"/>
            </w:pPr>
            <w:r w:rsidRPr="00253487">
              <w:t>N</w:t>
            </w:r>
          </w:p>
        </w:tc>
        <w:tc>
          <w:tcPr>
            <w:tcW w:w="4859" w:type="dxa"/>
            <w:shd w:val="clear" w:color="auto" w:fill="auto"/>
          </w:tcPr>
          <w:p w14:paraId="4FF9F5A3" w14:textId="77777777" w:rsidR="00253487" w:rsidRDefault="00253487" w:rsidP="00253487">
            <w:r w:rsidRPr="00253487">
              <w:t>New, Replace, Cancel or Restate</w:t>
            </w:r>
          </w:p>
          <w:p w14:paraId="43515A30" w14:textId="77777777" w:rsidR="00253487" w:rsidRPr="00253487" w:rsidRDefault="00253487" w:rsidP="00253487">
            <w:r w:rsidRPr="00253487">
              <w:t>Required except where SettlInstMode is 5=Reject SSI request</w:t>
            </w:r>
          </w:p>
        </w:tc>
      </w:tr>
      <w:tr w:rsidR="00253487" w:rsidRPr="00253487" w14:paraId="3541805A" w14:textId="77777777" w:rsidTr="000F73DB">
        <w:tc>
          <w:tcPr>
            <w:tcW w:w="652" w:type="dxa"/>
            <w:shd w:val="clear" w:color="auto" w:fill="auto"/>
          </w:tcPr>
          <w:p w14:paraId="79DA8F6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50BC64F1" w14:textId="77777777" w:rsidR="00253487" w:rsidRPr="00253487" w:rsidRDefault="00253487" w:rsidP="000F73DB">
            <w:pPr>
              <w:jc w:val="center"/>
            </w:pPr>
            <w:r w:rsidRPr="00253487">
              <w:t>214</w:t>
            </w:r>
          </w:p>
        </w:tc>
        <w:tc>
          <w:tcPr>
            <w:tcW w:w="2098" w:type="dxa"/>
            <w:tcBorders>
              <w:bottom w:val="single" w:sz="6" w:space="0" w:color="000000"/>
            </w:tcBorders>
            <w:shd w:val="clear" w:color="auto" w:fill="auto"/>
          </w:tcPr>
          <w:p w14:paraId="66795B93" w14:textId="77777777" w:rsidR="00253487" w:rsidRPr="00253487" w:rsidRDefault="00253487" w:rsidP="00253487">
            <w:r w:rsidRPr="00253487">
              <w:t>SettlInstRefID</w:t>
            </w:r>
          </w:p>
        </w:tc>
        <w:tc>
          <w:tcPr>
            <w:tcW w:w="811" w:type="dxa"/>
            <w:tcBorders>
              <w:bottom w:val="single" w:sz="6" w:space="0" w:color="000000"/>
            </w:tcBorders>
            <w:shd w:val="clear" w:color="auto" w:fill="auto"/>
          </w:tcPr>
          <w:p w14:paraId="58BAF11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6BEEAC7" w14:textId="77777777" w:rsidR="00253487" w:rsidRPr="00253487" w:rsidRDefault="00253487" w:rsidP="00253487">
            <w:r w:rsidRPr="00253487">
              <w:t>Required where SettlInstTransType is Cancel or Replace</w:t>
            </w:r>
          </w:p>
        </w:tc>
      </w:tr>
      <w:tr w:rsidR="00253487" w:rsidRPr="00253487" w14:paraId="59A63C2D" w14:textId="77777777" w:rsidTr="000F73DB">
        <w:tc>
          <w:tcPr>
            <w:tcW w:w="652" w:type="dxa"/>
            <w:shd w:val="clear" w:color="auto" w:fill="auto"/>
          </w:tcPr>
          <w:p w14:paraId="2CE5CF0B"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0744A461"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6F62C65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B612000" w14:textId="77777777" w:rsidR="00253487" w:rsidRDefault="00253487" w:rsidP="00253487">
            <w:r w:rsidRPr="00253487">
              <w:t>Insert here the set of "Parties" (firm identification) fields defined in "Common Components of Application Messages"</w:t>
            </w:r>
          </w:p>
          <w:p w14:paraId="181572A6" w14:textId="77777777" w:rsidR="00253487" w:rsidRDefault="00253487" w:rsidP="00253487">
            <w:r w:rsidRPr="00253487">
              <w:t>Used here for settlement location.</w:t>
            </w:r>
          </w:p>
          <w:p w14:paraId="09DC0B32" w14:textId="77777777" w:rsidR="00253487" w:rsidRPr="00253487" w:rsidRDefault="00253487" w:rsidP="00253487">
            <w:r w:rsidRPr="00253487">
              <w:t>Also used for executing broker for CIV settlement instructions</w:t>
            </w:r>
          </w:p>
        </w:tc>
      </w:tr>
      <w:tr w:rsidR="00253487" w:rsidRPr="00253487" w14:paraId="7442A00B" w14:textId="77777777" w:rsidTr="000F73DB">
        <w:tc>
          <w:tcPr>
            <w:tcW w:w="652" w:type="dxa"/>
            <w:shd w:val="clear" w:color="auto" w:fill="auto"/>
          </w:tcPr>
          <w:p w14:paraId="595F815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3FF184CD" w14:textId="77777777" w:rsidR="00253487" w:rsidRPr="00253487" w:rsidRDefault="00253487" w:rsidP="000F73DB">
            <w:pPr>
              <w:jc w:val="center"/>
            </w:pPr>
            <w:r w:rsidRPr="00253487">
              <w:t>54</w:t>
            </w:r>
          </w:p>
        </w:tc>
        <w:tc>
          <w:tcPr>
            <w:tcW w:w="2098" w:type="dxa"/>
            <w:tcBorders>
              <w:top w:val="single" w:sz="6" w:space="0" w:color="000000"/>
            </w:tcBorders>
            <w:shd w:val="clear" w:color="auto" w:fill="auto"/>
          </w:tcPr>
          <w:p w14:paraId="2F808E08" w14:textId="77777777" w:rsidR="00253487" w:rsidRPr="00253487" w:rsidRDefault="00253487" w:rsidP="00253487">
            <w:r w:rsidRPr="00253487">
              <w:t>Side</w:t>
            </w:r>
          </w:p>
        </w:tc>
        <w:tc>
          <w:tcPr>
            <w:tcW w:w="811" w:type="dxa"/>
            <w:tcBorders>
              <w:top w:val="single" w:sz="6" w:space="0" w:color="000000"/>
            </w:tcBorders>
            <w:shd w:val="clear" w:color="auto" w:fill="auto"/>
          </w:tcPr>
          <w:p w14:paraId="71D58F69"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8EBAC6D" w14:textId="77777777" w:rsidR="00253487" w:rsidRPr="00253487" w:rsidRDefault="00253487" w:rsidP="00253487">
            <w:r w:rsidRPr="00253487">
              <w:t>Can be used for SettleInstMode 1 if SSIs are being provided for a particular side.</w:t>
            </w:r>
          </w:p>
        </w:tc>
      </w:tr>
      <w:tr w:rsidR="00253487" w:rsidRPr="00253487" w14:paraId="584D3160" w14:textId="77777777" w:rsidTr="000F73DB">
        <w:tc>
          <w:tcPr>
            <w:tcW w:w="652" w:type="dxa"/>
            <w:shd w:val="clear" w:color="auto" w:fill="auto"/>
          </w:tcPr>
          <w:p w14:paraId="3B02CD0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57FF894" w14:textId="77777777" w:rsidR="00253487" w:rsidRPr="00253487" w:rsidRDefault="00253487" w:rsidP="000F73DB">
            <w:pPr>
              <w:jc w:val="center"/>
            </w:pPr>
            <w:r w:rsidRPr="00253487">
              <w:t>460</w:t>
            </w:r>
          </w:p>
        </w:tc>
        <w:tc>
          <w:tcPr>
            <w:tcW w:w="2098" w:type="dxa"/>
            <w:shd w:val="clear" w:color="auto" w:fill="auto"/>
          </w:tcPr>
          <w:p w14:paraId="497035B5" w14:textId="77777777" w:rsidR="00253487" w:rsidRPr="00253487" w:rsidRDefault="00253487" w:rsidP="00253487">
            <w:r w:rsidRPr="00253487">
              <w:t>Product</w:t>
            </w:r>
          </w:p>
        </w:tc>
        <w:tc>
          <w:tcPr>
            <w:tcW w:w="811" w:type="dxa"/>
            <w:shd w:val="clear" w:color="auto" w:fill="auto"/>
          </w:tcPr>
          <w:p w14:paraId="70C948FA" w14:textId="77777777" w:rsidR="00253487" w:rsidRPr="00253487" w:rsidRDefault="00253487" w:rsidP="000F73DB">
            <w:pPr>
              <w:jc w:val="center"/>
            </w:pPr>
            <w:r w:rsidRPr="00253487">
              <w:t>N</w:t>
            </w:r>
          </w:p>
        </w:tc>
        <w:tc>
          <w:tcPr>
            <w:tcW w:w="4859" w:type="dxa"/>
            <w:shd w:val="clear" w:color="auto" w:fill="auto"/>
          </w:tcPr>
          <w:p w14:paraId="7501920F" w14:textId="77777777" w:rsidR="00253487" w:rsidRPr="00253487" w:rsidRDefault="00253487" w:rsidP="00253487">
            <w:r w:rsidRPr="00253487">
              <w:t>Can be used for SettleInstMode 1 if SSIs are being provided for a particular product.</w:t>
            </w:r>
          </w:p>
        </w:tc>
      </w:tr>
      <w:tr w:rsidR="00253487" w:rsidRPr="00253487" w14:paraId="711CFA6A" w14:textId="77777777" w:rsidTr="000F73DB">
        <w:tc>
          <w:tcPr>
            <w:tcW w:w="652" w:type="dxa"/>
            <w:shd w:val="clear" w:color="auto" w:fill="auto"/>
          </w:tcPr>
          <w:p w14:paraId="246C075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F61874A" w14:textId="77777777" w:rsidR="00253487" w:rsidRPr="00253487" w:rsidRDefault="00253487" w:rsidP="000F73DB">
            <w:pPr>
              <w:jc w:val="center"/>
            </w:pPr>
            <w:r w:rsidRPr="00253487">
              <w:t>167</w:t>
            </w:r>
          </w:p>
        </w:tc>
        <w:tc>
          <w:tcPr>
            <w:tcW w:w="2098" w:type="dxa"/>
            <w:shd w:val="clear" w:color="auto" w:fill="auto"/>
          </w:tcPr>
          <w:p w14:paraId="3B900C0F" w14:textId="77777777" w:rsidR="00253487" w:rsidRPr="00253487" w:rsidRDefault="00253487" w:rsidP="00253487">
            <w:r w:rsidRPr="00253487">
              <w:t>SecurityType</w:t>
            </w:r>
          </w:p>
        </w:tc>
        <w:tc>
          <w:tcPr>
            <w:tcW w:w="811" w:type="dxa"/>
            <w:shd w:val="clear" w:color="auto" w:fill="auto"/>
          </w:tcPr>
          <w:p w14:paraId="202B5DB0" w14:textId="77777777" w:rsidR="00253487" w:rsidRPr="00253487" w:rsidRDefault="00253487" w:rsidP="000F73DB">
            <w:pPr>
              <w:jc w:val="center"/>
            </w:pPr>
            <w:r w:rsidRPr="00253487">
              <w:t>N</w:t>
            </w:r>
          </w:p>
        </w:tc>
        <w:tc>
          <w:tcPr>
            <w:tcW w:w="4859" w:type="dxa"/>
            <w:shd w:val="clear" w:color="auto" w:fill="auto"/>
          </w:tcPr>
          <w:p w14:paraId="3AB5F24B" w14:textId="77777777" w:rsidR="00253487" w:rsidRPr="00253487" w:rsidRDefault="00253487" w:rsidP="00253487">
            <w:r w:rsidRPr="00253487">
              <w:t>Can be used for SettleInstMode 1 if SSIs are being provided for a particular security type (as alternative to CFICode).</w:t>
            </w:r>
          </w:p>
        </w:tc>
      </w:tr>
      <w:tr w:rsidR="00253487" w:rsidRPr="00253487" w14:paraId="0EF7A6FC" w14:textId="77777777" w:rsidTr="000F73DB">
        <w:tc>
          <w:tcPr>
            <w:tcW w:w="652" w:type="dxa"/>
            <w:shd w:val="clear" w:color="auto" w:fill="auto"/>
          </w:tcPr>
          <w:p w14:paraId="7FBFA62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656D4F3" w14:textId="77777777" w:rsidR="00253487" w:rsidRPr="00253487" w:rsidRDefault="00253487" w:rsidP="000F73DB">
            <w:pPr>
              <w:jc w:val="center"/>
            </w:pPr>
            <w:r w:rsidRPr="00253487">
              <w:t>461</w:t>
            </w:r>
          </w:p>
        </w:tc>
        <w:tc>
          <w:tcPr>
            <w:tcW w:w="2098" w:type="dxa"/>
            <w:shd w:val="clear" w:color="auto" w:fill="auto"/>
          </w:tcPr>
          <w:p w14:paraId="7C346EED" w14:textId="77777777" w:rsidR="00253487" w:rsidRPr="00253487" w:rsidRDefault="00253487" w:rsidP="00253487">
            <w:r w:rsidRPr="00253487">
              <w:t>CFICode</w:t>
            </w:r>
          </w:p>
        </w:tc>
        <w:tc>
          <w:tcPr>
            <w:tcW w:w="811" w:type="dxa"/>
            <w:shd w:val="clear" w:color="auto" w:fill="auto"/>
          </w:tcPr>
          <w:p w14:paraId="029075A9" w14:textId="77777777" w:rsidR="00253487" w:rsidRPr="00253487" w:rsidRDefault="00253487" w:rsidP="000F73DB">
            <w:pPr>
              <w:jc w:val="center"/>
            </w:pPr>
            <w:r w:rsidRPr="00253487">
              <w:t>N</w:t>
            </w:r>
          </w:p>
        </w:tc>
        <w:tc>
          <w:tcPr>
            <w:tcW w:w="4859" w:type="dxa"/>
            <w:shd w:val="clear" w:color="auto" w:fill="auto"/>
          </w:tcPr>
          <w:p w14:paraId="7AFE75BC" w14:textId="77777777" w:rsidR="00253487" w:rsidRPr="00253487" w:rsidRDefault="00253487" w:rsidP="00253487">
            <w:r w:rsidRPr="00253487">
              <w:t>Can be used for SettleInstMode 1 if SSIs are being provided for a particular security type (as identified by CFI code).</w:t>
            </w:r>
          </w:p>
        </w:tc>
      </w:tr>
      <w:tr w:rsidR="00253487" w:rsidRPr="00253487" w14:paraId="37BC9562" w14:textId="77777777" w:rsidTr="000F73DB">
        <w:tc>
          <w:tcPr>
            <w:tcW w:w="652" w:type="dxa"/>
            <w:shd w:val="clear" w:color="auto" w:fill="auto"/>
          </w:tcPr>
          <w:p w14:paraId="4DCDDB80"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D6AA20D" w14:textId="77777777" w:rsidR="00253487" w:rsidRPr="00253487" w:rsidRDefault="00253487" w:rsidP="000F73DB">
            <w:pPr>
              <w:jc w:val="center"/>
            </w:pPr>
            <w:r w:rsidRPr="00253487">
              <w:t>120</w:t>
            </w:r>
          </w:p>
        </w:tc>
        <w:tc>
          <w:tcPr>
            <w:tcW w:w="2098" w:type="dxa"/>
            <w:shd w:val="clear" w:color="auto" w:fill="auto"/>
          </w:tcPr>
          <w:p w14:paraId="2ED7C3C9" w14:textId="77777777" w:rsidR="00253487" w:rsidRPr="00253487" w:rsidRDefault="00253487" w:rsidP="00253487">
            <w:r w:rsidRPr="00253487">
              <w:t>SettlCurrency</w:t>
            </w:r>
          </w:p>
        </w:tc>
        <w:tc>
          <w:tcPr>
            <w:tcW w:w="811" w:type="dxa"/>
            <w:shd w:val="clear" w:color="auto" w:fill="auto"/>
          </w:tcPr>
          <w:p w14:paraId="267EC1A0" w14:textId="77777777" w:rsidR="00253487" w:rsidRPr="00253487" w:rsidRDefault="00253487" w:rsidP="000F73DB">
            <w:pPr>
              <w:jc w:val="center"/>
            </w:pPr>
            <w:r w:rsidRPr="00253487">
              <w:t>N</w:t>
            </w:r>
          </w:p>
        </w:tc>
        <w:tc>
          <w:tcPr>
            <w:tcW w:w="4859" w:type="dxa"/>
            <w:shd w:val="clear" w:color="auto" w:fill="auto"/>
          </w:tcPr>
          <w:p w14:paraId="67D6D52A" w14:textId="77777777" w:rsidR="00253487" w:rsidRPr="00253487" w:rsidRDefault="00253487" w:rsidP="00253487">
            <w:r w:rsidRPr="00253487">
              <w:t>Can be used for SettleInstMode 1 if SSIs are being provided for a particular settlement currency</w:t>
            </w:r>
          </w:p>
        </w:tc>
      </w:tr>
      <w:tr w:rsidR="00253487" w:rsidRPr="00253487" w14:paraId="77CC7082" w14:textId="77777777" w:rsidTr="000F73DB">
        <w:tc>
          <w:tcPr>
            <w:tcW w:w="652" w:type="dxa"/>
            <w:shd w:val="clear" w:color="auto" w:fill="auto"/>
          </w:tcPr>
          <w:p w14:paraId="58BBA45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19DAD33" w14:textId="77777777" w:rsidR="00253487" w:rsidRPr="00253487" w:rsidRDefault="00253487" w:rsidP="000F73DB">
            <w:pPr>
              <w:jc w:val="center"/>
            </w:pPr>
            <w:r w:rsidRPr="00253487">
              <w:t>168</w:t>
            </w:r>
          </w:p>
        </w:tc>
        <w:tc>
          <w:tcPr>
            <w:tcW w:w="2098" w:type="dxa"/>
            <w:shd w:val="clear" w:color="auto" w:fill="auto"/>
          </w:tcPr>
          <w:p w14:paraId="090A4B75" w14:textId="77777777" w:rsidR="00253487" w:rsidRPr="00253487" w:rsidRDefault="00253487" w:rsidP="00253487">
            <w:r w:rsidRPr="00253487">
              <w:t>EffectiveTime</w:t>
            </w:r>
          </w:p>
        </w:tc>
        <w:tc>
          <w:tcPr>
            <w:tcW w:w="811" w:type="dxa"/>
            <w:shd w:val="clear" w:color="auto" w:fill="auto"/>
          </w:tcPr>
          <w:p w14:paraId="6AFD7761" w14:textId="77777777" w:rsidR="00253487" w:rsidRPr="00253487" w:rsidRDefault="00253487" w:rsidP="000F73DB">
            <w:pPr>
              <w:jc w:val="center"/>
            </w:pPr>
            <w:r w:rsidRPr="00253487">
              <w:t>N</w:t>
            </w:r>
          </w:p>
        </w:tc>
        <w:tc>
          <w:tcPr>
            <w:tcW w:w="4859" w:type="dxa"/>
            <w:shd w:val="clear" w:color="auto" w:fill="auto"/>
          </w:tcPr>
          <w:p w14:paraId="18D9C711" w14:textId="77777777" w:rsidR="00253487" w:rsidRDefault="00253487" w:rsidP="00253487">
            <w:r w:rsidRPr="00253487">
              <w:t>Effective (start) date/time for this settlement instruction.</w:t>
            </w:r>
          </w:p>
          <w:p w14:paraId="75B69058" w14:textId="77777777" w:rsidR="00253487" w:rsidRPr="00253487" w:rsidRDefault="00253487" w:rsidP="00253487">
            <w:r w:rsidRPr="00253487">
              <w:t>Required except where SettlInstMode is 5=Reject SSI request</w:t>
            </w:r>
          </w:p>
        </w:tc>
      </w:tr>
      <w:tr w:rsidR="00253487" w:rsidRPr="00253487" w14:paraId="4C9419B8" w14:textId="77777777" w:rsidTr="000F73DB">
        <w:tc>
          <w:tcPr>
            <w:tcW w:w="652" w:type="dxa"/>
            <w:shd w:val="clear" w:color="auto" w:fill="auto"/>
          </w:tcPr>
          <w:p w14:paraId="790524D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562F816" w14:textId="77777777" w:rsidR="00253487" w:rsidRPr="00253487" w:rsidRDefault="00253487" w:rsidP="000F73DB">
            <w:pPr>
              <w:jc w:val="center"/>
            </w:pPr>
            <w:r w:rsidRPr="00253487">
              <w:t>126</w:t>
            </w:r>
          </w:p>
        </w:tc>
        <w:tc>
          <w:tcPr>
            <w:tcW w:w="2098" w:type="dxa"/>
            <w:shd w:val="clear" w:color="auto" w:fill="auto"/>
          </w:tcPr>
          <w:p w14:paraId="50D455CF" w14:textId="77777777" w:rsidR="00253487" w:rsidRPr="00253487" w:rsidRDefault="00253487" w:rsidP="00253487">
            <w:r w:rsidRPr="00253487">
              <w:t>ExpireTime</w:t>
            </w:r>
          </w:p>
        </w:tc>
        <w:tc>
          <w:tcPr>
            <w:tcW w:w="811" w:type="dxa"/>
            <w:shd w:val="clear" w:color="auto" w:fill="auto"/>
          </w:tcPr>
          <w:p w14:paraId="7CECBCAA" w14:textId="77777777" w:rsidR="00253487" w:rsidRPr="00253487" w:rsidRDefault="00253487" w:rsidP="000F73DB">
            <w:pPr>
              <w:jc w:val="center"/>
            </w:pPr>
            <w:r w:rsidRPr="00253487">
              <w:t>N</w:t>
            </w:r>
          </w:p>
        </w:tc>
        <w:tc>
          <w:tcPr>
            <w:tcW w:w="4859" w:type="dxa"/>
            <w:shd w:val="clear" w:color="auto" w:fill="auto"/>
          </w:tcPr>
          <w:p w14:paraId="210EB720" w14:textId="77777777" w:rsidR="00253487" w:rsidRPr="00253487" w:rsidRDefault="00253487" w:rsidP="00253487">
            <w:r w:rsidRPr="00253487">
              <w:t>Termination date/time for this settlement instruction.</w:t>
            </w:r>
          </w:p>
        </w:tc>
      </w:tr>
      <w:tr w:rsidR="00253487" w:rsidRPr="00253487" w14:paraId="3F18C517" w14:textId="77777777" w:rsidTr="000F73DB">
        <w:tc>
          <w:tcPr>
            <w:tcW w:w="652" w:type="dxa"/>
            <w:shd w:val="clear" w:color="auto" w:fill="auto"/>
          </w:tcPr>
          <w:p w14:paraId="68AB928A"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tcBorders>
              <w:bottom w:val="single" w:sz="6" w:space="0" w:color="000000"/>
            </w:tcBorders>
            <w:shd w:val="clear" w:color="auto" w:fill="auto"/>
          </w:tcPr>
          <w:p w14:paraId="1921AB27" w14:textId="77777777" w:rsidR="00253487" w:rsidRPr="00253487" w:rsidRDefault="00253487" w:rsidP="000F73DB">
            <w:pPr>
              <w:jc w:val="center"/>
            </w:pPr>
            <w:r w:rsidRPr="00253487">
              <w:t>779</w:t>
            </w:r>
          </w:p>
        </w:tc>
        <w:tc>
          <w:tcPr>
            <w:tcW w:w="2098" w:type="dxa"/>
            <w:tcBorders>
              <w:bottom w:val="single" w:sz="6" w:space="0" w:color="000000"/>
            </w:tcBorders>
            <w:shd w:val="clear" w:color="auto" w:fill="auto"/>
          </w:tcPr>
          <w:p w14:paraId="3BAFA3AD" w14:textId="77777777" w:rsidR="00253487" w:rsidRPr="00253487" w:rsidRDefault="00253487" w:rsidP="00253487">
            <w:r w:rsidRPr="00253487">
              <w:t>LastUpdateTime</w:t>
            </w:r>
          </w:p>
        </w:tc>
        <w:tc>
          <w:tcPr>
            <w:tcW w:w="811" w:type="dxa"/>
            <w:tcBorders>
              <w:bottom w:val="single" w:sz="6" w:space="0" w:color="000000"/>
            </w:tcBorders>
            <w:shd w:val="clear" w:color="auto" w:fill="auto"/>
          </w:tcPr>
          <w:p w14:paraId="5C26F9A4"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E43E197" w14:textId="77777777" w:rsidR="00253487" w:rsidRDefault="00253487" w:rsidP="00253487">
            <w:r w:rsidRPr="00253487">
              <w:t>Date/time this settlement instruction was last updated (or created if not updated since creation).</w:t>
            </w:r>
          </w:p>
          <w:p w14:paraId="6D3255F7" w14:textId="77777777" w:rsidR="00253487" w:rsidRPr="00253487" w:rsidRDefault="00253487" w:rsidP="00253487">
            <w:r w:rsidRPr="00253487">
              <w:t>Required except where SettlInstMode is 5=Reject SSI request</w:t>
            </w:r>
          </w:p>
        </w:tc>
      </w:tr>
      <w:tr w:rsidR="00253487" w:rsidRPr="00253487" w14:paraId="347605C5" w14:textId="77777777" w:rsidTr="000F73DB">
        <w:tc>
          <w:tcPr>
            <w:tcW w:w="652" w:type="dxa"/>
            <w:shd w:val="clear" w:color="auto" w:fill="auto"/>
          </w:tcPr>
          <w:p w14:paraId="344DCD9C"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27D5B3BD" w14:textId="77777777" w:rsidR="00253487" w:rsidRPr="00253487" w:rsidRDefault="00253487" w:rsidP="000F73DB">
            <w:pPr>
              <w:jc w:val="left"/>
            </w:pPr>
            <w:r w:rsidRPr="00253487">
              <w:t>component block  &lt;SettlInstructionsData&gt;</w:t>
            </w:r>
          </w:p>
        </w:tc>
        <w:tc>
          <w:tcPr>
            <w:tcW w:w="811" w:type="dxa"/>
            <w:tcBorders>
              <w:top w:val="single" w:sz="6" w:space="0" w:color="000000"/>
              <w:bottom w:val="single" w:sz="6" w:space="0" w:color="000000"/>
            </w:tcBorders>
            <w:shd w:val="clear" w:color="auto" w:fill="E6E6E6"/>
          </w:tcPr>
          <w:p w14:paraId="4C5D19E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AB67367" w14:textId="77777777" w:rsidR="00253487" w:rsidRPr="00253487" w:rsidRDefault="00253487" w:rsidP="00253487">
            <w:r w:rsidRPr="00253487">
              <w:t>Insert here the set of "SettlInstructionsData" fields defined in "Common Components of Application Messages"</w:t>
            </w:r>
          </w:p>
        </w:tc>
      </w:tr>
      <w:tr w:rsidR="00253487" w:rsidRPr="00253487" w14:paraId="73812910" w14:textId="77777777" w:rsidTr="000F73DB">
        <w:tc>
          <w:tcPr>
            <w:tcW w:w="652" w:type="dxa"/>
            <w:shd w:val="clear" w:color="auto" w:fill="auto"/>
          </w:tcPr>
          <w:p w14:paraId="2EC817C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4D442200" w14:textId="77777777" w:rsidR="00253487" w:rsidRPr="00253487" w:rsidRDefault="00253487" w:rsidP="000F73DB">
            <w:pPr>
              <w:jc w:val="center"/>
            </w:pPr>
            <w:r w:rsidRPr="00253487">
              <w:t>492</w:t>
            </w:r>
          </w:p>
        </w:tc>
        <w:tc>
          <w:tcPr>
            <w:tcW w:w="2098" w:type="dxa"/>
            <w:tcBorders>
              <w:top w:val="single" w:sz="6" w:space="0" w:color="000000"/>
            </w:tcBorders>
            <w:shd w:val="clear" w:color="auto" w:fill="auto"/>
          </w:tcPr>
          <w:p w14:paraId="49D94080" w14:textId="77777777" w:rsidR="00253487" w:rsidRPr="00253487" w:rsidRDefault="00253487" w:rsidP="00253487">
            <w:r w:rsidRPr="00253487">
              <w:t>PaymentMethod</w:t>
            </w:r>
          </w:p>
        </w:tc>
        <w:tc>
          <w:tcPr>
            <w:tcW w:w="811" w:type="dxa"/>
            <w:tcBorders>
              <w:top w:val="single" w:sz="6" w:space="0" w:color="000000"/>
            </w:tcBorders>
            <w:shd w:val="clear" w:color="auto" w:fill="auto"/>
          </w:tcPr>
          <w:p w14:paraId="2E8C5AEC"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988E334" w14:textId="77777777" w:rsidR="00253487" w:rsidRPr="00253487" w:rsidRDefault="00253487" w:rsidP="00253487">
            <w:r w:rsidRPr="00253487">
              <w:t>For use with CIV settlement instructions</w:t>
            </w:r>
          </w:p>
        </w:tc>
      </w:tr>
      <w:tr w:rsidR="00253487" w:rsidRPr="00253487" w14:paraId="5A8B4900" w14:textId="77777777" w:rsidTr="000F73DB">
        <w:tc>
          <w:tcPr>
            <w:tcW w:w="652" w:type="dxa"/>
            <w:shd w:val="clear" w:color="auto" w:fill="auto"/>
          </w:tcPr>
          <w:p w14:paraId="3D114F9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C27023C" w14:textId="77777777" w:rsidR="00253487" w:rsidRPr="00253487" w:rsidRDefault="00253487" w:rsidP="000F73DB">
            <w:pPr>
              <w:jc w:val="center"/>
            </w:pPr>
            <w:r w:rsidRPr="00253487">
              <w:t>476</w:t>
            </w:r>
          </w:p>
        </w:tc>
        <w:tc>
          <w:tcPr>
            <w:tcW w:w="2098" w:type="dxa"/>
            <w:shd w:val="clear" w:color="auto" w:fill="auto"/>
          </w:tcPr>
          <w:p w14:paraId="5F8DA258" w14:textId="77777777" w:rsidR="00253487" w:rsidRPr="00253487" w:rsidRDefault="00253487" w:rsidP="00253487">
            <w:r w:rsidRPr="00253487">
              <w:t>PaymentRef</w:t>
            </w:r>
          </w:p>
        </w:tc>
        <w:tc>
          <w:tcPr>
            <w:tcW w:w="811" w:type="dxa"/>
            <w:shd w:val="clear" w:color="auto" w:fill="auto"/>
          </w:tcPr>
          <w:p w14:paraId="5799EF0C" w14:textId="77777777" w:rsidR="00253487" w:rsidRPr="00253487" w:rsidRDefault="00253487" w:rsidP="000F73DB">
            <w:pPr>
              <w:jc w:val="center"/>
            </w:pPr>
            <w:r w:rsidRPr="00253487">
              <w:t>N</w:t>
            </w:r>
          </w:p>
        </w:tc>
        <w:tc>
          <w:tcPr>
            <w:tcW w:w="4859" w:type="dxa"/>
            <w:shd w:val="clear" w:color="auto" w:fill="auto"/>
          </w:tcPr>
          <w:p w14:paraId="47747A79" w14:textId="77777777" w:rsidR="00253487" w:rsidRPr="00253487" w:rsidRDefault="00253487" w:rsidP="00253487">
            <w:r w:rsidRPr="00253487">
              <w:t>For use with CIV settlement instructions</w:t>
            </w:r>
          </w:p>
        </w:tc>
      </w:tr>
      <w:tr w:rsidR="00253487" w:rsidRPr="00253487" w14:paraId="686F5748" w14:textId="77777777" w:rsidTr="000F73DB">
        <w:tc>
          <w:tcPr>
            <w:tcW w:w="652" w:type="dxa"/>
            <w:shd w:val="clear" w:color="auto" w:fill="auto"/>
          </w:tcPr>
          <w:p w14:paraId="2C7C650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B3DC50B" w14:textId="77777777" w:rsidR="00253487" w:rsidRPr="00253487" w:rsidRDefault="00253487" w:rsidP="000F73DB">
            <w:pPr>
              <w:jc w:val="center"/>
            </w:pPr>
            <w:r w:rsidRPr="00253487">
              <w:t>488</w:t>
            </w:r>
          </w:p>
        </w:tc>
        <w:tc>
          <w:tcPr>
            <w:tcW w:w="2098" w:type="dxa"/>
            <w:shd w:val="clear" w:color="auto" w:fill="auto"/>
          </w:tcPr>
          <w:p w14:paraId="4BBD139B" w14:textId="77777777" w:rsidR="00253487" w:rsidRPr="00253487" w:rsidRDefault="00253487" w:rsidP="00253487">
            <w:r w:rsidRPr="00253487">
              <w:t>CardHolderName</w:t>
            </w:r>
          </w:p>
        </w:tc>
        <w:tc>
          <w:tcPr>
            <w:tcW w:w="811" w:type="dxa"/>
            <w:shd w:val="clear" w:color="auto" w:fill="auto"/>
          </w:tcPr>
          <w:p w14:paraId="2FA60EA1" w14:textId="77777777" w:rsidR="00253487" w:rsidRPr="00253487" w:rsidRDefault="00253487" w:rsidP="000F73DB">
            <w:pPr>
              <w:jc w:val="center"/>
            </w:pPr>
            <w:r w:rsidRPr="00253487">
              <w:t>N</w:t>
            </w:r>
          </w:p>
        </w:tc>
        <w:tc>
          <w:tcPr>
            <w:tcW w:w="4859" w:type="dxa"/>
            <w:shd w:val="clear" w:color="auto" w:fill="auto"/>
          </w:tcPr>
          <w:p w14:paraId="108C10DB" w14:textId="77777777" w:rsidR="00253487" w:rsidRPr="00253487" w:rsidRDefault="00253487" w:rsidP="00253487">
            <w:r w:rsidRPr="00253487">
              <w:t>For use with CIV settlement instructions</w:t>
            </w:r>
          </w:p>
        </w:tc>
      </w:tr>
      <w:tr w:rsidR="00253487" w:rsidRPr="00253487" w14:paraId="19E52AC3" w14:textId="77777777" w:rsidTr="000F73DB">
        <w:tc>
          <w:tcPr>
            <w:tcW w:w="652" w:type="dxa"/>
            <w:shd w:val="clear" w:color="auto" w:fill="auto"/>
          </w:tcPr>
          <w:p w14:paraId="1274481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1FD5EAA" w14:textId="77777777" w:rsidR="00253487" w:rsidRPr="00253487" w:rsidRDefault="00253487" w:rsidP="000F73DB">
            <w:pPr>
              <w:jc w:val="center"/>
            </w:pPr>
            <w:r w:rsidRPr="00253487">
              <w:t>489</w:t>
            </w:r>
          </w:p>
        </w:tc>
        <w:tc>
          <w:tcPr>
            <w:tcW w:w="2098" w:type="dxa"/>
            <w:shd w:val="clear" w:color="auto" w:fill="auto"/>
          </w:tcPr>
          <w:p w14:paraId="402552DC" w14:textId="77777777" w:rsidR="00253487" w:rsidRPr="00253487" w:rsidRDefault="00253487" w:rsidP="00253487">
            <w:r w:rsidRPr="00253487">
              <w:t>CardNumber</w:t>
            </w:r>
          </w:p>
        </w:tc>
        <w:tc>
          <w:tcPr>
            <w:tcW w:w="811" w:type="dxa"/>
            <w:shd w:val="clear" w:color="auto" w:fill="auto"/>
          </w:tcPr>
          <w:p w14:paraId="72E8971D" w14:textId="77777777" w:rsidR="00253487" w:rsidRPr="00253487" w:rsidRDefault="00253487" w:rsidP="000F73DB">
            <w:pPr>
              <w:jc w:val="center"/>
            </w:pPr>
            <w:r w:rsidRPr="00253487">
              <w:t>N</w:t>
            </w:r>
          </w:p>
        </w:tc>
        <w:tc>
          <w:tcPr>
            <w:tcW w:w="4859" w:type="dxa"/>
            <w:shd w:val="clear" w:color="auto" w:fill="auto"/>
          </w:tcPr>
          <w:p w14:paraId="5FFA2187" w14:textId="77777777" w:rsidR="00253487" w:rsidRPr="00253487" w:rsidRDefault="00253487" w:rsidP="00253487">
            <w:r w:rsidRPr="00253487">
              <w:t>For use with CIV settlement instructions</w:t>
            </w:r>
          </w:p>
        </w:tc>
      </w:tr>
      <w:tr w:rsidR="00253487" w:rsidRPr="00253487" w14:paraId="530C9A98" w14:textId="77777777" w:rsidTr="000F73DB">
        <w:tc>
          <w:tcPr>
            <w:tcW w:w="652" w:type="dxa"/>
            <w:shd w:val="clear" w:color="auto" w:fill="auto"/>
          </w:tcPr>
          <w:p w14:paraId="07A631D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DD2C506" w14:textId="77777777" w:rsidR="00253487" w:rsidRPr="00253487" w:rsidRDefault="00253487" w:rsidP="000F73DB">
            <w:pPr>
              <w:jc w:val="center"/>
            </w:pPr>
            <w:r w:rsidRPr="00253487">
              <w:t>503</w:t>
            </w:r>
          </w:p>
        </w:tc>
        <w:tc>
          <w:tcPr>
            <w:tcW w:w="2098" w:type="dxa"/>
            <w:shd w:val="clear" w:color="auto" w:fill="auto"/>
          </w:tcPr>
          <w:p w14:paraId="69DD2855" w14:textId="77777777" w:rsidR="00253487" w:rsidRPr="00253487" w:rsidRDefault="00253487" w:rsidP="00253487">
            <w:r w:rsidRPr="00253487">
              <w:t>CardStartDate</w:t>
            </w:r>
          </w:p>
        </w:tc>
        <w:tc>
          <w:tcPr>
            <w:tcW w:w="811" w:type="dxa"/>
            <w:shd w:val="clear" w:color="auto" w:fill="auto"/>
          </w:tcPr>
          <w:p w14:paraId="646124B6" w14:textId="77777777" w:rsidR="00253487" w:rsidRPr="00253487" w:rsidRDefault="00253487" w:rsidP="000F73DB">
            <w:pPr>
              <w:jc w:val="center"/>
            </w:pPr>
            <w:r w:rsidRPr="00253487">
              <w:t>N</w:t>
            </w:r>
          </w:p>
        </w:tc>
        <w:tc>
          <w:tcPr>
            <w:tcW w:w="4859" w:type="dxa"/>
            <w:shd w:val="clear" w:color="auto" w:fill="auto"/>
          </w:tcPr>
          <w:p w14:paraId="7DCA402B" w14:textId="77777777" w:rsidR="00253487" w:rsidRPr="00253487" w:rsidRDefault="00253487" w:rsidP="00253487">
            <w:r w:rsidRPr="00253487">
              <w:t>For use with CIV settlement instructions</w:t>
            </w:r>
          </w:p>
        </w:tc>
      </w:tr>
      <w:tr w:rsidR="00253487" w:rsidRPr="00253487" w14:paraId="5C7068F3" w14:textId="77777777" w:rsidTr="000F73DB">
        <w:tc>
          <w:tcPr>
            <w:tcW w:w="652" w:type="dxa"/>
            <w:shd w:val="clear" w:color="auto" w:fill="auto"/>
          </w:tcPr>
          <w:p w14:paraId="2593A57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C40984F" w14:textId="77777777" w:rsidR="00253487" w:rsidRPr="00253487" w:rsidRDefault="00253487" w:rsidP="000F73DB">
            <w:pPr>
              <w:jc w:val="center"/>
            </w:pPr>
            <w:r w:rsidRPr="00253487">
              <w:t>490</w:t>
            </w:r>
          </w:p>
        </w:tc>
        <w:tc>
          <w:tcPr>
            <w:tcW w:w="2098" w:type="dxa"/>
            <w:shd w:val="clear" w:color="auto" w:fill="auto"/>
          </w:tcPr>
          <w:p w14:paraId="451FD7C1" w14:textId="77777777" w:rsidR="00253487" w:rsidRPr="00253487" w:rsidRDefault="00253487" w:rsidP="00253487">
            <w:r w:rsidRPr="00253487">
              <w:t>CardExpDate</w:t>
            </w:r>
          </w:p>
        </w:tc>
        <w:tc>
          <w:tcPr>
            <w:tcW w:w="811" w:type="dxa"/>
            <w:shd w:val="clear" w:color="auto" w:fill="auto"/>
          </w:tcPr>
          <w:p w14:paraId="71A4E4C5" w14:textId="77777777" w:rsidR="00253487" w:rsidRPr="00253487" w:rsidRDefault="00253487" w:rsidP="000F73DB">
            <w:pPr>
              <w:jc w:val="center"/>
            </w:pPr>
            <w:r w:rsidRPr="00253487">
              <w:t>N</w:t>
            </w:r>
          </w:p>
        </w:tc>
        <w:tc>
          <w:tcPr>
            <w:tcW w:w="4859" w:type="dxa"/>
            <w:shd w:val="clear" w:color="auto" w:fill="auto"/>
          </w:tcPr>
          <w:p w14:paraId="5DE95BB7" w14:textId="77777777" w:rsidR="00253487" w:rsidRPr="00253487" w:rsidRDefault="00253487" w:rsidP="00253487">
            <w:r w:rsidRPr="00253487">
              <w:t>For use with CIV settlement instructions</w:t>
            </w:r>
          </w:p>
        </w:tc>
      </w:tr>
      <w:tr w:rsidR="00253487" w:rsidRPr="00253487" w14:paraId="7784595F" w14:textId="77777777" w:rsidTr="000F73DB">
        <w:tc>
          <w:tcPr>
            <w:tcW w:w="652" w:type="dxa"/>
            <w:shd w:val="clear" w:color="auto" w:fill="auto"/>
          </w:tcPr>
          <w:p w14:paraId="5F771A9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743739B" w14:textId="77777777" w:rsidR="00253487" w:rsidRPr="00253487" w:rsidRDefault="00253487" w:rsidP="000F73DB">
            <w:pPr>
              <w:jc w:val="center"/>
            </w:pPr>
            <w:r w:rsidRPr="00253487">
              <w:t>491</w:t>
            </w:r>
          </w:p>
        </w:tc>
        <w:tc>
          <w:tcPr>
            <w:tcW w:w="2098" w:type="dxa"/>
            <w:shd w:val="clear" w:color="auto" w:fill="auto"/>
          </w:tcPr>
          <w:p w14:paraId="71B70B53" w14:textId="77777777" w:rsidR="00253487" w:rsidRPr="00253487" w:rsidRDefault="00253487" w:rsidP="00253487">
            <w:r w:rsidRPr="00253487">
              <w:t>CardIssNum</w:t>
            </w:r>
          </w:p>
        </w:tc>
        <w:tc>
          <w:tcPr>
            <w:tcW w:w="811" w:type="dxa"/>
            <w:shd w:val="clear" w:color="auto" w:fill="auto"/>
          </w:tcPr>
          <w:p w14:paraId="163A5F79" w14:textId="77777777" w:rsidR="00253487" w:rsidRPr="00253487" w:rsidRDefault="00253487" w:rsidP="000F73DB">
            <w:pPr>
              <w:jc w:val="center"/>
            </w:pPr>
            <w:r w:rsidRPr="00253487">
              <w:t>N</w:t>
            </w:r>
          </w:p>
        </w:tc>
        <w:tc>
          <w:tcPr>
            <w:tcW w:w="4859" w:type="dxa"/>
            <w:shd w:val="clear" w:color="auto" w:fill="auto"/>
          </w:tcPr>
          <w:p w14:paraId="586D6339" w14:textId="77777777" w:rsidR="00253487" w:rsidRPr="00253487" w:rsidRDefault="00253487" w:rsidP="00253487">
            <w:r w:rsidRPr="00253487">
              <w:t>For use with CIV settlement instructions</w:t>
            </w:r>
          </w:p>
        </w:tc>
      </w:tr>
      <w:tr w:rsidR="00253487" w:rsidRPr="00253487" w14:paraId="1724CBF6" w14:textId="77777777" w:rsidTr="000F73DB">
        <w:tc>
          <w:tcPr>
            <w:tcW w:w="652" w:type="dxa"/>
            <w:shd w:val="clear" w:color="auto" w:fill="auto"/>
          </w:tcPr>
          <w:p w14:paraId="2B657F4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FD0CB0A" w14:textId="77777777" w:rsidR="00253487" w:rsidRPr="00253487" w:rsidRDefault="00253487" w:rsidP="000F73DB">
            <w:pPr>
              <w:jc w:val="center"/>
            </w:pPr>
            <w:r w:rsidRPr="00253487">
              <w:t>504</w:t>
            </w:r>
          </w:p>
        </w:tc>
        <w:tc>
          <w:tcPr>
            <w:tcW w:w="2098" w:type="dxa"/>
            <w:shd w:val="clear" w:color="auto" w:fill="auto"/>
          </w:tcPr>
          <w:p w14:paraId="380A2F53" w14:textId="77777777" w:rsidR="00253487" w:rsidRPr="00253487" w:rsidRDefault="00253487" w:rsidP="00253487">
            <w:r w:rsidRPr="00253487">
              <w:t>PaymentDate</w:t>
            </w:r>
          </w:p>
        </w:tc>
        <w:tc>
          <w:tcPr>
            <w:tcW w:w="811" w:type="dxa"/>
            <w:shd w:val="clear" w:color="auto" w:fill="auto"/>
          </w:tcPr>
          <w:p w14:paraId="79C6642E" w14:textId="77777777" w:rsidR="00253487" w:rsidRPr="00253487" w:rsidRDefault="00253487" w:rsidP="000F73DB">
            <w:pPr>
              <w:jc w:val="center"/>
            </w:pPr>
            <w:r w:rsidRPr="00253487">
              <w:t>N</w:t>
            </w:r>
          </w:p>
        </w:tc>
        <w:tc>
          <w:tcPr>
            <w:tcW w:w="4859" w:type="dxa"/>
            <w:shd w:val="clear" w:color="auto" w:fill="auto"/>
          </w:tcPr>
          <w:p w14:paraId="4AFE4188" w14:textId="77777777" w:rsidR="00253487" w:rsidRPr="00253487" w:rsidRDefault="00253487" w:rsidP="00253487">
            <w:r w:rsidRPr="00253487">
              <w:t>For use with CIV settlement instructions</w:t>
            </w:r>
          </w:p>
        </w:tc>
      </w:tr>
      <w:tr w:rsidR="00253487" w:rsidRPr="00253487" w14:paraId="14DB8D46" w14:textId="77777777" w:rsidTr="000F73DB">
        <w:tc>
          <w:tcPr>
            <w:tcW w:w="652" w:type="dxa"/>
            <w:shd w:val="clear" w:color="auto" w:fill="auto"/>
          </w:tcPr>
          <w:p w14:paraId="79B14FC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24E0346" w14:textId="77777777" w:rsidR="00253487" w:rsidRPr="00253487" w:rsidRDefault="00253487" w:rsidP="000F73DB">
            <w:pPr>
              <w:jc w:val="center"/>
            </w:pPr>
            <w:r w:rsidRPr="00253487">
              <w:t>505</w:t>
            </w:r>
          </w:p>
        </w:tc>
        <w:tc>
          <w:tcPr>
            <w:tcW w:w="2098" w:type="dxa"/>
            <w:shd w:val="clear" w:color="auto" w:fill="auto"/>
          </w:tcPr>
          <w:p w14:paraId="25E04BA7" w14:textId="77777777" w:rsidR="00253487" w:rsidRPr="00253487" w:rsidRDefault="00253487" w:rsidP="00253487">
            <w:r w:rsidRPr="00253487">
              <w:t>PaymentRemitterID</w:t>
            </w:r>
          </w:p>
        </w:tc>
        <w:tc>
          <w:tcPr>
            <w:tcW w:w="811" w:type="dxa"/>
            <w:shd w:val="clear" w:color="auto" w:fill="auto"/>
          </w:tcPr>
          <w:p w14:paraId="28C31A7D" w14:textId="77777777" w:rsidR="00253487" w:rsidRPr="00253487" w:rsidRDefault="00253487" w:rsidP="000F73DB">
            <w:pPr>
              <w:jc w:val="center"/>
            </w:pPr>
            <w:r w:rsidRPr="00253487">
              <w:t>N</w:t>
            </w:r>
          </w:p>
        </w:tc>
        <w:tc>
          <w:tcPr>
            <w:tcW w:w="4859" w:type="dxa"/>
            <w:shd w:val="clear" w:color="auto" w:fill="auto"/>
          </w:tcPr>
          <w:p w14:paraId="5FDBF890" w14:textId="77777777" w:rsidR="00253487" w:rsidRPr="00253487" w:rsidRDefault="00253487" w:rsidP="00253487">
            <w:r w:rsidRPr="00253487">
              <w:t>For use with CIV settlement instructions</w:t>
            </w:r>
          </w:p>
        </w:tc>
      </w:tr>
      <w:bookmarkEnd w:id="170"/>
    </w:tbl>
    <w:p w14:paraId="45C76B8E" w14:textId="77777777" w:rsidR="009E3F16" w:rsidRDefault="009E3F16" w:rsidP="00253487"/>
    <w:p w14:paraId="0E75F81C"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70967197" w14:textId="77777777">
        <w:tc>
          <w:tcPr>
            <w:tcW w:w="9576" w:type="dxa"/>
            <w:tcBorders>
              <w:bottom w:val="nil"/>
            </w:tcBorders>
            <w:shd w:val="pct25" w:color="auto" w:fill="FFFFFF"/>
          </w:tcPr>
          <w:p w14:paraId="5EBC15A0"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36"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053920CE" w14:textId="77777777">
        <w:tc>
          <w:tcPr>
            <w:tcW w:w="9576" w:type="dxa"/>
            <w:shd w:val="pct12" w:color="auto" w:fill="FFFFFF"/>
          </w:tcPr>
          <w:p w14:paraId="56909F39" w14:textId="77777777" w:rsidR="009E3F16" w:rsidRDefault="009E3F16">
            <w:pPr>
              <w:jc w:val="left"/>
            </w:pPr>
            <w:r>
              <w:t>Refer to FIXML element SetInst</w:t>
            </w:r>
          </w:p>
        </w:tc>
      </w:tr>
    </w:tbl>
    <w:p w14:paraId="7BAC432B" w14:textId="77777777" w:rsidR="009E3F16" w:rsidRDefault="009E3F16"/>
    <w:p w14:paraId="1A99BBA3" w14:textId="77777777" w:rsidR="009E3F16" w:rsidRDefault="009E3F16">
      <w:pPr>
        <w:pStyle w:val="Heading3"/>
      </w:pPr>
      <w:bookmarkStart w:id="171" w:name="_Toc227925044"/>
      <w:r>
        <w:t>SettlObligationInstructions component block</w:t>
      </w:r>
      <w:bookmarkEnd w:id="171"/>
    </w:p>
    <w:p w14:paraId="16C02F2A"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5BC43CA6"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65DE14A7" w14:textId="77777777" w:rsidR="00253487" w:rsidRPr="000F73DB" w:rsidRDefault="00253487" w:rsidP="000F73DB">
            <w:pPr>
              <w:jc w:val="center"/>
              <w:rPr>
                <w:b/>
                <w:i/>
              </w:rPr>
            </w:pPr>
            <w:bookmarkStart w:id="172" w:name="Comp_SettlObligationInstructions"/>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13CB45EE"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78466737"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3FF2AC2E" w14:textId="77777777" w:rsidR="00253487" w:rsidRPr="000F73DB" w:rsidRDefault="00253487" w:rsidP="000F73DB">
            <w:pPr>
              <w:jc w:val="center"/>
              <w:rPr>
                <w:b/>
                <w:i/>
              </w:rPr>
            </w:pPr>
            <w:r w:rsidRPr="000F73DB">
              <w:rPr>
                <w:b/>
                <w:i/>
              </w:rPr>
              <w:t>Comments</w:t>
            </w:r>
          </w:p>
        </w:tc>
      </w:tr>
      <w:tr w:rsidR="00253487" w:rsidRPr="00253487" w14:paraId="710B06EB" w14:textId="77777777" w:rsidTr="000F73DB">
        <w:tc>
          <w:tcPr>
            <w:tcW w:w="652" w:type="dxa"/>
            <w:shd w:val="clear" w:color="auto" w:fill="auto"/>
          </w:tcPr>
          <w:p w14:paraId="12578147" w14:textId="77777777" w:rsidR="00253487" w:rsidRPr="00253487" w:rsidRDefault="00253487" w:rsidP="000F73DB">
            <w:pPr>
              <w:jc w:val="center"/>
            </w:pPr>
            <w:r w:rsidRPr="00253487">
              <w:t>1165</w:t>
            </w:r>
          </w:p>
        </w:tc>
        <w:tc>
          <w:tcPr>
            <w:tcW w:w="2750" w:type="dxa"/>
            <w:gridSpan w:val="2"/>
            <w:shd w:val="clear" w:color="auto" w:fill="auto"/>
          </w:tcPr>
          <w:p w14:paraId="42073385" w14:textId="77777777" w:rsidR="00253487" w:rsidRPr="00253487" w:rsidRDefault="00253487" w:rsidP="00253487">
            <w:r w:rsidRPr="00253487">
              <w:t>NoSettlOblig</w:t>
            </w:r>
          </w:p>
        </w:tc>
        <w:tc>
          <w:tcPr>
            <w:tcW w:w="811" w:type="dxa"/>
            <w:shd w:val="clear" w:color="auto" w:fill="auto"/>
          </w:tcPr>
          <w:p w14:paraId="29504E09" w14:textId="77777777" w:rsidR="00253487" w:rsidRPr="00253487" w:rsidRDefault="00253487" w:rsidP="000F73DB">
            <w:pPr>
              <w:jc w:val="center"/>
            </w:pPr>
            <w:r w:rsidRPr="00253487">
              <w:t>N</w:t>
            </w:r>
          </w:p>
        </w:tc>
        <w:tc>
          <w:tcPr>
            <w:tcW w:w="4859" w:type="dxa"/>
            <w:shd w:val="clear" w:color="auto" w:fill="auto"/>
          </w:tcPr>
          <w:p w14:paraId="08CE6526" w14:textId="77777777" w:rsidR="00253487" w:rsidRPr="00253487" w:rsidRDefault="00253487" w:rsidP="00253487">
            <w:r w:rsidRPr="00253487">
              <w:t>Number of Settlement Obligations</w:t>
            </w:r>
          </w:p>
        </w:tc>
      </w:tr>
      <w:tr w:rsidR="00253487" w:rsidRPr="00253487" w14:paraId="24959427" w14:textId="77777777" w:rsidTr="000F73DB">
        <w:tc>
          <w:tcPr>
            <w:tcW w:w="652" w:type="dxa"/>
            <w:shd w:val="clear" w:color="auto" w:fill="auto"/>
          </w:tcPr>
          <w:p w14:paraId="4F15545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05167E6" w14:textId="77777777" w:rsidR="00253487" w:rsidRPr="00253487" w:rsidRDefault="00253487" w:rsidP="000F73DB">
            <w:pPr>
              <w:jc w:val="center"/>
            </w:pPr>
            <w:r w:rsidRPr="00253487">
              <w:t>430</w:t>
            </w:r>
          </w:p>
        </w:tc>
        <w:tc>
          <w:tcPr>
            <w:tcW w:w="2098" w:type="dxa"/>
            <w:shd w:val="clear" w:color="auto" w:fill="auto"/>
          </w:tcPr>
          <w:p w14:paraId="4E0B914F" w14:textId="77777777" w:rsidR="00253487" w:rsidRPr="00253487" w:rsidRDefault="00253487" w:rsidP="00253487">
            <w:r w:rsidRPr="00253487">
              <w:t>NetGrossInd</w:t>
            </w:r>
          </w:p>
        </w:tc>
        <w:tc>
          <w:tcPr>
            <w:tcW w:w="811" w:type="dxa"/>
            <w:shd w:val="clear" w:color="auto" w:fill="auto"/>
          </w:tcPr>
          <w:p w14:paraId="2CD26ABB" w14:textId="77777777" w:rsidR="00253487" w:rsidRPr="00253487" w:rsidRDefault="00253487" w:rsidP="000F73DB">
            <w:pPr>
              <w:jc w:val="center"/>
            </w:pPr>
            <w:r w:rsidRPr="00253487">
              <w:t>N</w:t>
            </w:r>
          </w:p>
        </w:tc>
        <w:tc>
          <w:tcPr>
            <w:tcW w:w="4859" w:type="dxa"/>
            <w:shd w:val="clear" w:color="auto" w:fill="auto"/>
          </w:tcPr>
          <w:p w14:paraId="1F55406F" w14:textId="77777777" w:rsidR="00253487" w:rsidRPr="00253487" w:rsidRDefault="00253487" w:rsidP="00253487"/>
        </w:tc>
      </w:tr>
      <w:tr w:rsidR="00253487" w:rsidRPr="00253487" w14:paraId="63DDB5DD" w14:textId="77777777" w:rsidTr="000F73DB">
        <w:tc>
          <w:tcPr>
            <w:tcW w:w="652" w:type="dxa"/>
            <w:shd w:val="clear" w:color="auto" w:fill="auto"/>
          </w:tcPr>
          <w:p w14:paraId="19616DF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9C56A3C" w14:textId="77777777" w:rsidR="00253487" w:rsidRPr="00253487" w:rsidRDefault="00253487" w:rsidP="000F73DB">
            <w:pPr>
              <w:jc w:val="center"/>
            </w:pPr>
            <w:r w:rsidRPr="00253487">
              <w:t>1161</w:t>
            </w:r>
          </w:p>
        </w:tc>
        <w:tc>
          <w:tcPr>
            <w:tcW w:w="2098" w:type="dxa"/>
            <w:shd w:val="clear" w:color="auto" w:fill="auto"/>
          </w:tcPr>
          <w:p w14:paraId="35896C25" w14:textId="77777777" w:rsidR="00253487" w:rsidRPr="00253487" w:rsidRDefault="00253487" w:rsidP="00253487">
            <w:r w:rsidRPr="00253487">
              <w:t>SettlObligID</w:t>
            </w:r>
          </w:p>
        </w:tc>
        <w:tc>
          <w:tcPr>
            <w:tcW w:w="811" w:type="dxa"/>
            <w:shd w:val="clear" w:color="auto" w:fill="auto"/>
          </w:tcPr>
          <w:p w14:paraId="740693F1" w14:textId="77777777" w:rsidR="00253487" w:rsidRPr="00253487" w:rsidRDefault="00253487" w:rsidP="000F73DB">
            <w:pPr>
              <w:jc w:val="center"/>
            </w:pPr>
            <w:r w:rsidRPr="00253487">
              <w:t>N</w:t>
            </w:r>
          </w:p>
        </w:tc>
        <w:tc>
          <w:tcPr>
            <w:tcW w:w="4859" w:type="dxa"/>
            <w:shd w:val="clear" w:color="auto" w:fill="auto"/>
          </w:tcPr>
          <w:p w14:paraId="3B666FD9" w14:textId="77777777" w:rsidR="00253487" w:rsidRPr="00253487" w:rsidRDefault="00253487" w:rsidP="00253487">
            <w:r w:rsidRPr="00253487">
              <w:t>Unique ID for this settlement instruction</w:t>
            </w:r>
          </w:p>
        </w:tc>
      </w:tr>
      <w:tr w:rsidR="00253487" w:rsidRPr="00253487" w14:paraId="57BB2AD7" w14:textId="77777777" w:rsidTr="000F73DB">
        <w:tc>
          <w:tcPr>
            <w:tcW w:w="652" w:type="dxa"/>
            <w:shd w:val="clear" w:color="auto" w:fill="auto"/>
          </w:tcPr>
          <w:p w14:paraId="4B96DDE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5CC32CB" w14:textId="77777777" w:rsidR="00253487" w:rsidRPr="00253487" w:rsidRDefault="00253487" w:rsidP="000F73DB">
            <w:pPr>
              <w:jc w:val="center"/>
            </w:pPr>
            <w:r w:rsidRPr="00253487">
              <w:t>1162</w:t>
            </w:r>
          </w:p>
        </w:tc>
        <w:tc>
          <w:tcPr>
            <w:tcW w:w="2098" w:type="dxa"/>
            <w:shd w:val="clear" w:color="auto" w:fill="auto"/>
          </w:tcPr>
          <w:p w14:paraId="35C59F51" w14:textId="77777777" w:rsidR="00253487" w:rsidRPr="00253487" w:rsidRDefault="00253487" w:rsidP="00253487">
            <w:r w:rsidRPr="00253487">
              <w:t>SettlObligTransType</w:t>
            </w:r>
          </w:p>
        </w:tc>
        <w:tc>
          <w:tcPr>
            <w:tcW w:w="811" w:type="dxa"/>
            <w:shd w:val="clear" w:color="auto" w:fill="auto"/>
          </w:tcPr>
          <w:p w14:paraId="797DACC8" w14:textId="77777777" w:rsidR="00253487" w:rsidRPr="00253487" w:rsidRDefault="00253487" w:rsidP="000F73DB">
            <w:pPr>
              <w:jc w:val="center"/>
            </w:pPr>
            <w:r w:rsidRPr="00253487">
              <w:t>N</w:t>
            </w:r>
          </w:p>
        </w:tc>
        <w:tc>
          <w:tcPr>
            <w:tcW w:w="4859" w:type="dxa"/>
            <w:shd w:val="clear" w:color="auto" w:fill="auto"/>
          </w:tcPr>
          <w:p w14:paraId="655A63FF" w14:textId="77777777" w:rsidR="00253487" w:rsidRPr="00253487" w:rsidRDefault="00253487" w:rsidP="00253487">
            <w:r w:rsidRPr="00253487">
              <w:t>New, Replace, Cancel, or Restate</w:t>
            </w:r>
          </w:p>
        </w:tc>
      </w:tr>
      <w:tr w:rsidR="00253487" w:rsidRPr="00253487" w14:paraId="3BCE2C10" w14:textId="77777777" w:rsidTr="000F73DB">
        <w:tc>
          <w:tcPr>
            <w:tcW w:w="652" w:type="dxa"/>
            <w:shd w:val="clear" w:color="auto" w:fill="auto"/>
          </w:tcPr>
          <w:p w14:paraId="426767F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40BBA0F" w14:textId="77777777" w:rsidR="00253487" w:rsidRPr="00253487" w:rsidRDefault="00253487" w:rsidP="000F73DB">
            <w:pPr>
              <w:jc w:val="center"/>
            </w:pPr>
            <w:r w:rsidRPr="00253487">
              <w:t>1163</w:t>
            </w:r>
          </w:p>
        </w:tc>
        <w:tc>
          <w:tcPr>
            <w:tcW w:w="2098" w:type="dxa"/>
            <w:shd w:val="clear" w:color="auto" w:fill="auto"/>
          </w:tcPr>
          <w:p w14:paraId="20ED90B1" w14:textId="77777777" w:rsidR="00253487" w:rsidRPr="00253487" w:rsidRDefault="00253487" w:rsidP="00253487">
            <w:r w:rsidRPr="00253487">
              <w:t>SettlObligRefID</w:t>
            </w:r>
          </w:p>
        </w:tc>
        <w:tc>
          <w:tcPr>
            <w:tcW w:w="811" w:type="dxa"/>
            <w:shd w:val="clear" w:color="auto" w:fill="auto"/>
          </w:tcPr>
          <w:p w14:paraId="54D49577" w14:textId="77777777" w:rsidR="00253487" w:rsidRPr="00253487" w:rsidRDefault="00253487" w:rsidP="000F73DB">
            <w:pPr>
              <w:jc w:val="center"/>
            </w:pPr>
            <w:r w:rsidRPr="00253487">
              <w:t>N</w:t>
            </w:r>
          </w:p>
        </w:tc>
        <w:tc>
          <w:tcPr>
            <w:tcW w:w="4859" w:type="dxa"/>
            <w:shd w:val="clear" w:color="auto" w:fill="auto"/>
          </w:tcPr>
          <w:p w14:paraId="7A76D4C9" w14:textId="77777777" w:rsidR="00253487" w:rsidRPr="00253487" w:rsidRDefault="00253487" w:rsidP="00253487">
            <w:r w:rsidRPr="00253487">
              <w:t>Required where SettlObligTransType(1162) is Cancel or Replace. The SettlObligID(1161) of the settlement obligation being canceled or replaced.</w:t>
            </w:r>
          </w:p>
        </w:tc>
      </w:tr>
      <w:tr w:rsidR="00253487" w:rsidRPr="00253487" w14:paraId="3C269DF2" w14:textId="77777777" w:rsidTr="000F73DB">
        <w:tc>
          <w:tcPr>
            <w:tcW w:w="652" w:type="dxa"/>
            <w:shd w:val="clear" w:color="auto" w:fill="auto"/>
          </w:tcPr>
          <w:p w14:paraId="6F7D443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3ADF899" w14:textId="77777777" w:rsidR="00253487" w:rsidRPr="00253487" w:rsidRDefault="00253487" w:rsidP="000F73DB">
            <w:pPr>
              <w:jc w:val="center"/>
            </w:pPr>
            <w:r w:rsidRPr="00253487">
              <w:t>1157</w:t>
            </w:r>
          </w:p>
        </w:tc>
        <w:tc>
          <w:tcPr>
            <w:tcW w:w="2098" w:type="dxa"/>
            <w:shd w:val="clear" w:color="auto" w:fill="auto"/>
          </w:tcPr>
          <w:p w14:paraId="3426D588" w14:textId="77777777" w:rsidR="00253487" w:rsidRPr="00253487" w:rsidRDefault="00253487" w:rsidP="00253487">
            <w:r w:rsidRPr="00253487">
              <w:t>CcyAmt</w:t>
            </w:r>
          </w:p>
        </w:tc>
        <w:tc>
          <w:tcPr>
            <w:tcW w:w="811" w:type="dxa"/>
            <w:shd w:val="clear" w:color="auto" w:fill="auto"/>
          </w:tcPr>
          <w:p w14:paraId="50DA94FA" w14:textId="77777777" w:rsidR="00253487" w:rsidRPr="00253487" w:rsidRDefault="00253487" w:rsidP="000F73DB">
            <w:pPr>
              <w:jc w:val="center"/>
            </w:pPr>
            <w:r w:rsidRPr="00253487">
              <w:t>N</w:t>
            </w:r>
          </w:p>
        </w:tc>
        <w:tc>
          <w:tcPr>
            <w:tcW w:w="4859" w:type="dxa"/>
            <w:shd w:val="clear" w:color="auto" w:fill="auto"/>
          </w:tcPr>
          <w:p w14:paraId="6C921B1A" w14:textId="77777777" w:rsidR="00253487" w:rsidRPr="00253487" w:rsidRDefault="00253487" w:rsidP="00253487">
            <w:r w:rsidRPr="00253487">
              <w:t>Net flow of currency 1</w:t>
            </w:r>
          </w:p>
        </w:tc>
      </w:tr>
      <w:tr w:rsidR="00253487" w:rsidRPr="00253487" w14:paraId="73101DBA" w14:textId="77777777" w:rsidTr="000F73DB">
        <w:tc>
          <w:tcPr>
            <w:tcW w:w="652" w:type="dxa"/>
            <w:shd w:val="clear" w:color="auto" w:fill="auto"/>
          </w:tcPr>
          <w:p w14:paraId="30861D2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4199C57" w14:textId="77777777" w:rsidR="00253487" w:rsidRPr="00253487" w:rsidRDefault="00253487" w:rsidP="000F73DB">
            <w:pPr>
              <w:jc w:val="center"/>
            </w:pPr>
            <w:r w:rsidRPr="00253487">
              <w:t>119</w:t>
            </w:r>
          </w:p>
        </w:tc>
        <w:tc>
          <w:tcPr>
            <w:tcW w:w="2098" w:type="dxa"/>
            <w:shd w:val="clear" w:color="auto" w:fill="auto"/>
          </w:tcPr>
          <w:p w14:paraId="058F8568" w14:textId="77777777" w:rsidR="00253487" w:rsidRPr="00253487" w:rsidRDefault="00253487" w:rsidP="00253487">
            <w:r w:rsidRPr="00253487">
              <w:t>SettlCurrAmt</w:t>
            </w:r>
          </w:p>
        </w:tc>
        <w:tc>
          <w:tcPr>
            <w:tcW w:w="811" w:type="dxa"/>
            <w:shd w:val="clear" w:color="auto" w:fill="auto"/>
          </w:tcPr>
          <w:p w14:paraId="6DFDAB6A" w14:textId="77777777" w:rsidR="00253487" w:rsidRPr="00253487" w:rsidRDefault="00253487" w:rsidP="000F73DB">
            <w:pPr>
              <w:jc w:val="center"/>
            </w:pPr>
            <w:r w:rsidRPr="00253487">
              <w:t>N</w:t>
            </w:r>
          </w:p>
        </w:tc>
        <w:tc>
          <w:tcPr>
            <w:tcW w:w="4859" w:type="dxa"/>
            <w:shd w:val="clear" w:color="auto" w:fill="auto"/>
          </w:tcPr>
          <w:p w14:paraId="37A5EA09" w14:textId="77777777" w:rsidR="00253487" w:rsidRPr="00253487" w:rsidRDefault="00253487" w:rsidP="00253487">
            <w:r w:rsidRPr="00253487">
              <w:t>Net flow of currency 2</w:t>
            </w:r>
          </w:p>
        </w:tc>
      </w:tr>
      <w:tr w:rsidR="00253487" w:rsidRPr="00253487" w14:paraId="639F4A4F" w14:textId="77777777" w:rsidTr="000F73DB">
        <w:tc>
          <w:tcPr>
            <w:tcW w:w="652" w:type="dxa"/>
            <w:shd w:val="clear" w:color="auto" w:fill="auto"/>
          </w:tcPr>
          <w:p w14:paraId="4C516D3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AD6DE1E" w14:textId="77777777" w:rsidR="00253487" w:rsidRPr="00253487" w:rsidRDefault="00253487" w:rsidP="000F73DB">
            <w:pPr>
              <w:jc w:val="center"/>
            </w:pPr>
            <w:r w:rsidRPr="00253487">
              <w:t>15</w:t>
            </w:r>
          </w:p>
        </w:tc>
        <w:tc>
          <w:tcPr>
            <w:tcW w:w="2098" w:type="dxa"/>
            <w:shd w:val="clear" w:color="auto" w:fill="auto"/>
          </w:tcPr>
          <w:p w14:paraId="501425A0" w14:textId="77777777" w:rsidR="00253487" w:rsidRPr="00253487" w:rsidRDefault="00253487" w:rsidP="00253487">
            <w:r w:rsidRPr="00253487">
              <w:t>Currency</w:t>
            </w:r>
          </w:p>
        </w:tc>
        <w:tc>
          <w:tcPr>
            <w:tcW w:w="811" w:type="dxa"/>
            <w:shd w:val="clear" w:color="auto" w:fill="auto"/>
          </w:tcPr>
          <w:p w14:paraId="2FF4475D" w14:textId="77777777" w:rsidR="00253487" w:rsidRPr="00253487" w:rsidRDefault="00253487" w:rsidP="000F73DB">
            <w:pPr>
              <w:jc w:val="center"/>
            </w:pPr>
            <w:r w:rsidRPr="00253487">
              <w:t>N</w:t>
            </w:r>
          </w:p>
        </w:tc>
        <w:tc>
          <w:tcPr>
            <w:tcW w:w="4859" w:type="dxa"/>
            <w:shd w:val="clear" w:color="auto" w:fill="auto"/>
          </w:tcPr>
          <w:p w14:paraId="49628543" w14:textId="77777777" w:rsidR="00253487" w:rsidRPr="00253487" w:rsidRDefault="00253487" w:rsidP="00253487">
            <w:r w:rsidRPr="00253487">
              <w:t>Currency 1 in the stated currency pair, the dealt currency</w:t>
            </w:r>
          </w:p>
        </w:tc>
      </w:tr>
      <w:tr w:rsidR="00253487" w:rsidRPr="00253487" w14:paraId="22A29580" w14:textId="77777777" w:rsidTr="000F73DB">
        <w:tc>
          <w:tcPr>
            <w:tcW w:w="652" w:type="dxa"/>
            <w:shd w:val="clear" w:color="auto" w:fill="auto"/>
          </w:tcPr>
          <w:p w14:paraId="70F292E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4FAE929" w14:textId="77777777" w:rsidR="00253487" w:rsidRPr="00253487" w:rsidRDefault="00253487" w:rsidP="000F73DB">
            <w:pPr>
              <w:jc w:val="center"/>
            </w:pPr>
            <w:r w:rsidRPr="00253487">
              <w:t>120</w:t>
            </w:r>
          </w:p>
        </w:tc>
        <w:tc>
          <w:tcPr>
            <w:tcW w:w="2098" w:type="dxa"/>
            <w:shd w:val="clear" w:color="auto" w:fill="auto"/>
          </w:tcPr>
          <w:p w14:paraId="48CF8EC1" w14:textId="77777777" w:rsidR="00253487" w:rsidRPr="00253487" w:rsidRDefault="00253487" w:rsidP="00253487">
            <w:r w:rsidRPr="00253487">
              <w:t>SettlCurrency</w:t>
            </w:r>
          </w:p>
        </w:tc>
        <w:tc>
          <w:tcPr>
            <w:tcW w:w="811" w:type="dxa"/>
            <w:shd w:val="clear" w:color="auto" w:fill="auto"/>
          </w:tcPr>
          <w:p w14:paraId="5DA4592E" w14:textId="77777777" w:rsidR="00253487" w:rsidRPr="00253487" w:rsidRDefault="00253487" w:rsidP="000F73DB">
            <w:pPr>
              <w:jc w:val="center"/>
            </w:pPr>
            <w:r w:rsidRPr="00253487">
              <w:t>N</w:t>
            </w:r>
          </w:p>
        </w:tc>
        <w:tc>
          <w:tcPr>
            <w:tcW w:w="4859" w:type="dxa"/>
            <w:shd w:val="clear" w:color="auto" w:fill="auto"/>
          </w:tcPr>
          <w:p w14:paraId="04FE161A" w14:textId="77777777" w:rsidR="00253487" w:rsidRPr="00253487" w:rsidRDefault="00253487" w:rsidP="00253487">
            <w:r w:rsidRPr="00253487">
              <w:t>Currency 2 in the stated currency pair, the contra currency</w:t>
            </w:r>
          </w:p>
        </w:tc>
      </w:tr>
      <w:tr w:rsidR="00253487" w:rsidRPr="00253487" w14:paraId="7E65425B" w14:textId="77777777" w:rsidTr="000F73DB">
        <w:tc>
          <w:tcPr>
            <w:tcW w:w="652" w:type="dxa"/>
            <w:shd w:val="clear" w:color="auto" w:fill="auto"/>
          </w:tcPr>
          <w:p w14:paraId="524E0FD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7C36C40" w14:textId="77777777" w:rsidR="00253487" w:rsidRPr="00253487" w:rsidRDefault="00253487" w:rsidP="000F73DB">
            <w:pPr>
              <w:jc w:val="center"/>
            </w:pPr>
            <w:r w:rsidRPr="00253487">
              <w:t>155</w:t>
            </w:r>
          </w:p>
        </w:tc>
        <w:tc>
          <w:tcPr>
            <w:tcW w:w="2098" w:type="dxa"/>
            <w:shd w:val="clear" w:color="auto" w:fill="auto"/>
          </w:tcPr>
          <w:p w14:paraId="3F1C9A5B" w14:textId="77777777" w:rsidR="00253487" w:rsidRPr="00253487" w:rsidRDefault="00253487" w:rsidP="00253487">
            <w:r w:rsidRPr="00253487">
              <w:t>SettlCurrFxRate</w:t>
            </w:r>
          </w:p>
        </w:tc>
        <w:tc>
          <w:tcPr>
            <w:tcW w:w="811" w:type="dxa"/>
            <w:shd w:val="clear" w:color="auto" w:fill="auto"/>
          </w:tcPr>
          <w:p w14:paraId="475A7D5C" w14:textId="77777777" w:rsidR="00253487" w:rsidRPr="00253487" w:rsidRDefault="00253487" w:rsidP="000F73DB">
            <w:pPr>
              <w:jc w:val="center"/>
            </w:pPr>
            <w:r w:rsidRPr="00253487">
              <w:t>N</w:t>
            </w:r>
          </w:p>
        </w:tc>
        <w:tc>
          <w:tcPr>
            <w:tcW w:w="4859" w:type="dxa"/>
            <w:shd w:val="clear" w:color="auto" w:fill="auto"/>
          </w:tcPr>
          <w:p w14:paraId="75880644" w14:textId="77777777" w:rsidR="00253487" w:rsidRPr="00253487" w:rsidRDefault="00253487" w:rsidP="00253487">
            <w:r w:rsidRPr="00253487">
              <w:t>Derived rate of Ccy2 per Ccy1 based on netting</w:t>
            </w:r>
          </w:p>
        </w:tc>
      </w:tr>
      <w:tr w:rsidR="00253487" w:rsidRPr="00253487" w14:paraId="78E92F3B" w14:textId="77777777" w:rsidTr="000F73DB">
        <w:tc>
          <w:tcPr>
            <w:tcW w:w="652" w:type="dxa"/>
            <w:shd w:val="clear" w:color="auto" w:fill="auto"/>
          </w:tcPr>
          <w:p w14:paraId="0DAF8D61"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tcBorders>
              <w:bottom w:val="single" w:sz="6" w:space="0" w:color="000000"/>
            </w:tcBorders>
            <w:shd w:val="clear" w:color="auto" w:fill="auto"/>
          </w:tcPr>
          <w:p w14:paraId="22CF8081" w14:textId="77777777" w:rsidR="00253487" w:rsidRPr="00253487" w:rsidRDefault="00253487" w:rsidP="000F73DB">
            <w:pPr>
              <w:jc w:val="center"/>
            </w:pPr>
            <w:r w:rsidRPr="00253487">
              <w:t>64</w:t>
            </w:r>
          </w:p>
        </w:tc>
        <w:tc>
          <w:tcPr>
            <w:tcW w:w="2098" w:type="dxa"/>
            <w:tcBorders>
              <w:bottom w:val="single" w:sz="6" w:space="0" w:color="000000"/>
            </w:tcBorders>
            <w:shd w:val="clear" w:color="auto" w:fill="auto"/>
          </w:tcPr>
          <w:p w14:paraId="0D81AC88" w14:textId="77777777" w:rsidR="00253487" w:rsidRPr="00253487" w:rsidRDefault="00253487" w:rsidP="00253487">
            <w:r w:rsidRPr="00253487">
              <w:t>SettlDate</w:t>
            </w:r>
          </w:p>
        </w:tc>
        <w:tc>
          <w:tcPr>
            <w:tcW w:w="811" w:type="dxa"/>
            <w:tcBorders>
              <w:bottom w:val="single" w:sz="6" w:space="0" w:color="000000"/>
            </w:tcBorders>
            <w:shd w:val="clear" w:color="auto" w:fill="auto"/>
          </w:tcPr>
          <w:p w14:paraId="42C4A4D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CF39D60" w14:textId="77777777" w:rsidR="00253487" w:rsidRPr="00253487" w:rsidRDefault="00253487" w:rsidP="00253487">
            <w:r w:rsidRPr="00253487">
              <w:t>Value Date</w:t>
            </w:r>
          </w:p>
        </w:tc>
      </w:tr>
      <w:tr w:rsidR="00253487" w:rsidRPr="00253487" w14:paraId="24A81BE6" w14:textId="77777777" w:rsidTr="000F73DB">
        <w:tc>
          <w:tcPr>
            <w:tcW w:w="652" w:type="dxa"/>
            <w:shd w:val="clear" w:color="auto" w:fill="auto"/>
          </w:tcPr>
          <w:p w14:paraId="24C5F5F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59794D82"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1D9F531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4434B30" w14:textId="77777777" w:rsidR="00253487" w:rsidRPr="00253487" w:rsidRDefault="00253487" w:rsidP="00253487">
            <w:r w:rsidRPr="00253487">
              <w:t>Used to express the instrument in which settlement is taking place</w:t>
            </w:r>
          </w:p>
        </w:tc>
      </w:tr>
      <w:tr w:rsidR="00253487" w:rsidRPr="00253487" w14:paraId="57B315A6" w14:textId="77777777" w:rsidTr="000F73DB">
        <w:tc>
          <w:tcPr>
            <w:tcW w:w="652" w:type="dxa"/>
            <w:shd w:val="clear" w:color="auto" w:fill="auto"/>
          </w:tcPr>
          <w:p w14:paraId="6043078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06843F4E"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1A7D397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112C241" w14:textId="77777777" w:rsidR="00253487" w:rsidRPr="00253487" w:rsidRDefault="00253487" w:rsidP="00253487"/>
        </w:tc>
      </w:tr>
      <w:tr w:rsidR="00253487" w:rsidRPr="00253487" w14:paraId="284EE519" w14:textId="77777777" w:rsidTr="000F73DB">
        <w:tc>
          <w:tcPr>
            <w:tcW w:w="652" w:type="dxa"/>
            <w:shd w:val="clear" w:color="auto" w:fill="auto"/>
          </w:tcPr>
          <w:p w14:paraId="0C52599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4E430ED4" w14:textId="77777777" w:rsidR="00253487" w:rsidRPr="00253487" w:rsidRDefault="00253487" w:rsidP="000F73DB">
            <w:pPr>
              <w:jc w:val="center"/>
            </w:pPr>
            <w:r w:rsidRPr="00253487">
              <w:t>168</w:t>
            </w:r>
          </w:p>
        </w:tc>
        <w:tc>
          <w:tcPr>
            <w:tcW w:w="2098" w:type="dxa"/>
            <w:tcBorders>
              <w:top w:val="single" w:sz="6" w:space="0" w:color="000000"/>
            </w:tcBorders>
            <w:shd w:val="clear" w:color="auto" w:fill="auto"/>
          </w:tcPr>
          <w:p w14:paraId="7D9CBE38" w14:textId="77777777" w:rsidR="00253487" w:rsidRPr="00253487" w:rsidRDefault="00253487" w:rsidP="00253487">
            <w:r w:rsidRPr="00253487">
              <w:t>EffectiveTime</w:t>
            </w:r>
          </w:p>
        </w:tc>
        <w:tc>
          <w:tcPr>
            <w:tcW w:w="811" w:type="dxa"/>
            <w:tcBorders>
              <w:top w:val="single" w:sz="6" w:space="0" w:color="000000"/>
            </w:tcBorders>
            <w:shd w:val="clear" w:color="auto" w:fill="auto"/>
          </w:tcPr>
          <w:p w14:paraId="013A5712"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62AF03B" w14:textId="77777777" w:rsidR="00253487" w:rsidRPr="00253487" w:rsidRDefault="00253487" w:rsidP="00253487">
            <w:r w:rsidRPr="00253487">
              <w:t>Effective (start) date/time for this settlement instruction</w:t>
            </w:r>
          </w:p>
        </w:tc>
      </w:tr>
      <w:tr w:rsidR="00253487" w:rsidRPr="00253487" w14:paraId="517A7CEC" w14:textId="77777777" w:rsidTr="000F73DB">
        <w:tc>
          <w:tcPr>
            <w:tcW w:w="652" w:type="dxa"/>
            <w:shd w:val="clear" w:color="auto" w:fill="auto"/>
          </w:tcPr>
          <w:p w14:paraId="75B7B0F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30CFF79" w14:textId="77777777" w:rsidR="00253487" w:rsidRPr="00253487" w:rsidRDefault="00253487" w:rsidP="000F73DB">
            <w:pPr>
              <w:jc w:val="center"/>
            </w:pPr>
            <w:r w:rsidRPr="00253487">
              <w:t>126</w:t>
            </w:r>
          </w:p>
        </w:tc>
        <w:tc>
          <w:tcPr>
            <w:tcW w:w="2098" w:type="dxa"/>
            <w:shd w:val="clear" w:color="auto" w:fill="auto"/>
          </w:tcPr>
          <w:p w14:paraId="44B195A8" w14:textId="77777777" w:rsidR="00253487" w:rsidRPr="00253487" w:rsidRDefault="00253487" w:rsidP="00253487">
            <w:r w:rsidRPr="00253487">
              <w:t>ExpireTime</w:t>
            </w:r>
          </w:p>
        </w:tc>
        <w:tc>
          <w:tcPr>
            <w:tcW w:w="811" w:type="dxa"/>
            <w:shd w:val="clear" w:color="auto" w:fill="auto"/>
          </w:tcPr>
          <w:p w14:paraId="6BC7198E" w14:textId="77777777" w:rsidR="00253487" w:rsidRPr="00253487" w:rsidRDefault="00253487" w:rsidP="000F73DB">
            <w:pPr>
              <w:jc w:val="center"/>
            </w:pPr>
            <w:r w:rsidRPr="00253487">
              <w:t>N</w:t>
            </w:r>
          </w:p>
        </w:tc>
        <w:tc>
          <w:tcPr>
            <w:tcW w:w="4859" w:type="dxa"/>
            <w:shd w:val="clear" w:color="auto" w:fill="auto"/>
          </w:tcPr>
          <w:p w14:paraId="502C6062" w14:textId="77777777" w:rsidR="00253487" w:rsidRPr="00253487" w:rsidRDefault="00253487" w:rsidP="00253487">
            <w:r w:rsidRPr="00253487">
              <w:t>Termination date/time for this settlement instruction.</w:t>
            </w:r>
          </w:p>
        </w:tc>
      </w:tr>
      <w:tr w:rsidR="00253487" w:rsidRPr="00253487" w14:paraId="6B3B4C70" w14:textId="77777777" w:rsidTr="000F73DB">
        <w:tc>
          <w:tcPr>
            <w:tcW w:w="652" w:type="dxa"/>
            <w:shd w:val="clear" w:color="auto" w:fill="auto"/>
          </w:tcPr>
          <w:p w14:paraId="6317441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0E9C4F2C" w14:textId="77777777" w:rsidR="00253487" w:rsidRPr="00253487" w:rsidRDefault="00253487" w:rsidP="000F73DB">
            <w:pPr>
              <w:jc w:val="center"/>
            </w:pPr>
            <w:r w:rsidRPr="00253487">
              <w:t>779</w:t>
            </w:r>
          </w:p>
        </w:tc>
        <w:tc>
          <w:tcPr>
            <w:tcW w:w="2098" w:type="dxa"/>
            <w:tcBorders>
              <w:bottom w:val="single" w:sz="6" w:space="0" w:color="000000"/>
            </w:tcBorders>
            <w:shd w:val="clear" w:color="auto" w:fill="auto"/>
          </w:tcPr>
          <w:p w14:paraId="1D960787" w14:textId="77777777" w:rsidR="00253487" w:rsidRPr="00253487" w:rsidRDefault="00253487" w:rsidP="00253487">
            <w:r w:rsidRPr="00253487">
              <w:t>LastUpdateTime</w:t>
            </w:r>
          </w:p>
        </w:tc>
        <w:tc>
          <w:tcPr>
            <w:tcW w:w="811" w:type="dxa"/>
            <w:tcBorders>
              <w:bottom w:val="single" w:sz="6" w:space="0" w:color="000000"/>
            </w:tcBorders>
            <w:shd w:val="clear" w:color="auto" w:fill="auto"/>
          </w:tcPr>
          <w:p w14:paraId="1FAB96E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4C8824C" w14:textId="77777777" w:rsidR="00253487" w:rsidRPr="00253487" w:rsidRDefault="00253487" w:rsidP="00253487">
            <w:r w:rsidRPr="00253487">
              <w:t>Date/time this settlement instruction was last updated (or created if not updated since creation).</w:t>
            </w:r>
          </w:p>
        </w:tc>
      </w:tr>
      <w:tr w:rsidR="00253487" w:rsidRPr="00253487" w14:paraId="5D01FA2C" w14:textId="77777777" w:rsidTr="000F73DB">
        <w:tc>
          <w:tcPr>
            <w:tcW w:w="652" w:type="dxa"/>
            <w:shd w:val="clear" w:color="auto" w:fill="auto"/>
          </w:tcPr>
          <w:p w14:paraId="5CF052AE"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0AA0CFEE" w14:textId="77777777" w:rsidR="00253487" w:rsidRPr="00253487" w:rsidRDefault="00253487" w:rsidP="000F73DB">
            <w:pPr>
              <w:jc w:val="left"/>
            </w:pPr>
            <w:r w:rsidRPr="00253487">
              <w:t>component block  &lt;SettlDetails&gt;</w:t>
            </w:r>
          </w:p>
        </w:tc>
        <w:tc>
          <w:tcPr>
            <w:tcW w:w="811" w:type="dxa"/>
            <w:tcBorders>
              <w:top w:val="single" w:sz="6" w:space="0" w:color="000000"/>
              <w:bottom w:val="double" w:sz="6" w:space="0" w:color="000000"/>
            </w:tcBorders>
            <w:shd w:val="clear" w:color="auto" w:fill="E6E6E6"/>
          </w:tcPr>
          <w:p w14:paraId="56559475"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2C2D32C8" w14:textId="77777777" w:rsidR="00253487" w:rsidRPr="00253487" w:rsidRDefault="00253487" w:rsidP="00253487">
            <w:r w:rsidRPr="00253487">
              <w:t>Conveys settlement account details reported as part of obligation</w:t>
            </w:r>
          </w:p>
        </w:tc>
      </w:tr>
      <w:bookmarkEnd w:id="172"/>
    </w:tbl>
    <w:p w14:paraId="2FE749D2" w14:textId="77777777" w:rsidR="009E3F16" w:rsidRDefault="009E3F16" w:rsidP="00253487"/>
    <w:p w14:paraId="5707BCFA"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57076F1" w14:textId="77777777">
        <w:tc>
          <w:tcPr>
            <w:tcW w:w="9576" w:type="dxa"/>
            <w:tcBorders>
              <w:bottom w:val="nil"/>
            </w:tcBorders>
            <w:shd w:val="pct25" w:color="auto" w:fill="FFFFFF"/>
          </w:tcPr>
          <w:p w14:paraId="5EE9ABCB"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37"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58A39BDC" w14:textId="77777777">
        <w:tc>
          <w:tcPr>
            <w:tcW w:w="9576" w:type="dxa"/>
            <w:shd w:val="pct12" w:color="auto" w:fill="FFFFFF"/>
          </w:tcPr>
          <w:p w14:paraId="068FE07C" w14:textId="77777777" w:rsidR="009E3F16" w:rsidRDefault="009E3F16">
            <w:pPr>
              <w:jc w:val="left"/>
            </w:pPr>
            <w:r>
              <w:t>Refer to FIXML element SettlObligInst</w:t>
            </w:r>
          </w:p>
        </w:tc>
      </w:tr>
    </w:tbl>
    <w:p w14:paraId="179F2436" w14:textId="77777777" w:rsidR="009E3F16" w:rsidRDefault="009E3F16"/>
    <w:p w14:paraId="4F3CE490" w14:textId="77777777" w:rsidR="009E3F16" w:rsidRDefault="009E3F16"/>
    <w:p w14:paraId="6E1943F3" w14:textId="77777777" w:rsidR="009E3F16" w:rsidRDefault="009E3F16">
      <w:pPr>
        <w:pStyle w:val="Heading2"/>
      </w:pPr>
      <w:bookmarkStart w:id="173" w:name="_Toc227925045"/>
      <w:r>
        <w:t>Settlement Instructions</w:t>
      </w:r>
      <w:bookmarkEnd w:id="120"/>
      <w:bookmarkEnd w:id="173"/>
    </w:p>
    <w:p w14:paraId="5A50A0BC" w14:textId="77777777" w:rsidR="009E3F16" w:rsidRDefault="009E3F16">
      <w:pPr>
        <w:pStyle w:val="NormalIndent"/>
      </w:pPr>
      <w:r>
        <w:t>The Settlement Instructions message provides the broker’s, the institution’s, or the intermediary’s instructions for trade settlement. This message has been designed so that it can be sent from the broker to the institution, from the institution to the broker, or from either to an independent “standing instructions” database or matching system or, for CIV, from an intermediary to a fund manager.</w:t>
      </w:r>
    </w:p>
    <w:p w14:paraId="62333605" w14:textId="77777777" w:rsidR="009E3F16" w:rsidRDefault="009E3F16">
      <w:pPr>
        <w:pStyle w:val="NormalIndent"/>
      </w:pPr>
      <w:r>
        <w:t>The Settlement Instructions message can be used in one of three modes (SettlInstMode):</w:t>
      </w:r>
    </w:p>
    <w:p w14:paraId="61AC42F8" w14:textId="77777777" w:rsidR="009E3F16" w:rsidRDefault="009E3F16">
      <w:pPr>
        <w:pStyle w:val="NormalIndent"/>
        <w:numPr>
          <w:ilvl w:val="0"/>
          <w:numId w:val="2"/>
        </w:numPr>
        <w:tabs>
          <w:tab w:val="clear" w:pos="360"/>
          <w:tab w:val="num" w:pos="720"/>
        </w:tabs>
        <w:ind w:left="720"/>
      </w:pPr>
      <w:r>
        <w:t>To provide “standing instructions” for the settlement of trades occurring in the future. The message could either be sent in an 'unsolicited' fashion (i.e. a 'push'-style update from one firm to that firm's counterparties) or in response to a Settlement Instruction Request message. In either of these scenarios, this message can provide multiple settlement instructions.</w:t>
      </w:r>
    </w:p>
    <w:p w14:paraId="2892062D" w14:textId="77777777" w:rsidR="009E3F16" w:rsidRDefault="009E3F16">
      <w:pPr>
        <w:pStyle w:val="NormalIndent"/>
        <w:numPr>
          <w:ilvl w:val="0"/>
          <w:numId w:val="2"/>
        </w:numPr>
        <w:tabs>
          <w:tab w:val="clear" w:pos="360"/>
          <w:tab w:val="num" w:pos="720"/>
        </w:tabs>
        <w:ind w:left="720"/>
      </w:pPr>
      <w:r>
        <w:t>To reject a Settlement Instruction Request message (e.g. unable to process request, no matching settlement instructions found).</w:t>
      </w:r>
    </w:p>
    <w:p w14:paraId="0503BD46" w14:textId="77777777" w:rsidR="009E3F16" w:rsidRDefault="009E3F16">
      <w:pPr>
        <w:pStyle w:val="NormalIndent"/>
        <w:numPr>
          <w:ilvl w:val="0"/>
          <w:numId w:val="2"/>
        </w:numPr>
        <w:tabs>
          <w:tab w:val="clear" w:pos="360"/>
          <w:tab w:val="num" w:pos="720"/>
        </w:tabs>
        <w:ind w:left="720"/>
      </w:pPr>
      <w:r>
        <w:t>To provide settlement instructions for a specific Order with a single account either as overriding or standing instructions to support matching.  The ClOrdID field should be used to link the settlement instructions to the corresponding Order message.</w:t>
      </w:r>
    </w:p>
    <w:p w14:paraId="7B80E07F" w14:textId="77777777" w:rsidR="009E3F16" w:rsidRDefault="009E3F16">
      <w:pPr>
        <w:pStyle w:val="NormalIndent"/>
        <w:rPr>
          <w:i/>
          <w:color w:val="auto"/>
        </w:rPr>
      </w:pPr>
      <w:r>
        <w:rPr>
          <w:b/>
          <w:i/>
          <w:color w:val="auto"/>
        </w:rPr>
        <w:t>See VOLUME 7 - "PRODUCT: COLLECTIVE INVESTMENT VEHICLES"</w:t>
      </w:r>
    </w:p>
    <w:p w14:paraId="1A315F93" w14:textId="77777777" w:rsidR="009E3F16" w:rsidRDefault="009E3F16">
      <w:pPr>
        <w:pStyle w:val="NormalIndent"/>
      </w:pPr>
    </w:p>
    <w:p w14:paraId="732C528E" w14:textId="77777777" w:rsidR="009E3F16" w:rsidRDefault="009E3F16">
      <w:pPr>
        <w:pStyle w:val="NormalIndent"/>
      </w:pPr>
      <w:r>
        <w:t>The Settlement Instruction detail can be either explicitly specified (via the SettlInstructionsData component block) or can exist within an independent standing instructions database and can be referenced via the StandInstDbType, StandInstDbName, and StandInstDbID fields.  See Volume 6 – Appendix 6-H for further details regarding the construction and formatting of settlement instruction details.</w:t>
      </w:r>
    </w:p>
    <w:p w14:paraId="06680EB8" w14:textId="77777777" w:rsidR="009E3F16" w:rsidRDefault="009E3F16">
      <w:pPr>
        <w:pStyle w:val="NormalIndent"/>
      </w:pPr>
    </w:p>
    <w:p w14:paraId="61096981" w14:textId="77777777" w:rsidR="009E3F16" w:rsidRDefault="009E3F16">
      <w:pPr>
        <w:keepNext/>
        <w:jc w:val="center"/>
        <w:outlineLvl w:val="0"/>
      </w:pPr>
      <w:r>
        <w:rPr>
          <w:b/>
          <w:sz w:val="24"/>
        </w:rPr>
        <w:t>Settlement Instructions</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6ADCA473"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412170B3" w14:textId="77777777" w:rsidR="00253487" w:rsidRPr="000F73DB" w:rsidRDefault="00253487" w:rsidP="000F73DB">
            <w:pPr>
              <w:jc w:val="center"/>
              <w:rPr>
                <w:b/>
                <w:i/>
              </w:rPr>
            </w:pPr>
            <w:bookmarkStart w:id="174" w:name="Msg_SettlementInstructions"/>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3AED6004"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3F893CE4"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0EF1BC97" w14:textId="77777777" w:rsidR="00253487" w:rsidRPr="000F73DB" w:rsidRDefault="00253487" w:rsidP="000F73DB">
            <w:pPr>
              <w:jc w:val="center"/>
              <w:rPr>
                <w:b/>
                <w:i/>
              </w:rPr>
            </w:pPr>
            <w:r w:rsidRPr="000F73DB">
              <w:rPr>
                <w:b/>
                <w:i/>
              </w:rPr>
              <w:t>Comments</w:t>
            </w:r>
          </w:p>
        </w:tc>
      </w:tr>
      <w:tr w:rsidR="00253487" w:rsidRPr="00253487" w14:paraId="2AEA1648" w14:textId="77777777" w:rsidTr="000F73DB">
        <w:tc>
          <w:tcPr>
            <w:tcW w:w="3402" w:type="dxa"/>
            <w:gridSpan w:val="2"/>
            <w:tcBorders>
              <w:top w:val="single" w:sz="6" w:space="0" w:color="000000"/>
              <w:bottom w:val="single" w:sz="6" w:space="0" w:color="000000"/>
            </w:tcBorders>
            <w:shd w:val="clear" w:color="auto" w:fill="E6E6E6"/>
          </w:tcPr>
          <w:p w14:paraId="2D9DC770" w14:textId="77777777" w:rsidR="00253487" w:rsidRPr="00253487" w:rsidRDefault="00253487" w:rsidP="000F73DB">
            <w:pPr>
              <w:jc w:val="left"/>
            </w:pPr>
            <w:r w:rsidRPr="00253487">
              <w:lastRenderedPageBreak/>
              <w:t>StandardHeader</w:t>
            </w:r>
          </w:p>
        </w:tc>
        <w:tc>
          <w:tcPr>
            <w:tcW w:w="811" w:type="dxa"/>
            <w:tcBorders>
              <w:top w:val="single" w:sz="6" w:space="0" w:color="000000"/>
              <w:bottom w:val="single" w:sz="6" w:space="0" w:color="000000"/>
            </w:tcBorders>
            <w:shd w:val="clear" w:color="auto" w:fill="E6E6E6"/>
          </w:tcPr>
          <w:p w14:paraId="18F8F0AD"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2135E049" w14:textId="77777777" w:rsidR="00253487" w:rsidRPr="00253487" w:rsidRDefault="00253487" w:rsidP="00253487">
            <w:r w:rsidRPr="00253487">
              <w:t>MsgType = T</w:t>
            </w:r>
          </w:p>
        </w:tc>
      </w:tr>
      <w:tr w:rsidR="00253487" w:rsidRPr="00253487" w14:paraId="59011B24" w14:textId="77777777" w:rsidTr="000F73DB">
        <w:tc>
          <w:tcPr>
            <w:tcW w:w="652" w:type="dxa"/>
            <w:tcBorders>
              <w:top w:val="single" w:sz="6" w:space="0" w:color="000000"/>
            </w:tcBorders>
            <w:shd w:val="clear" w:color="auto" w:fill="auto"/>
          </w:tcPr>
          <w:p w14:paraId="71657FC0" w14:textId="77777777" w:rsidR="00253487" w:rsidRPr="00253487" w:rsidRDefault="00253487" w:rsidP="000F73DB">
            <w:pPr>
              <w:jc w:val="center"/>
            </w:pPr>
            <w:r w:rsidRPr="00253487">
              <w:t>777</w:t>
            </w:r>
          </w:p>
        </w:tc>
        <w:tc>
          <w:tcPr>
            <w:tcW w:w="2750" w:type="dxa"/>
            <w:tcBorders>
              <w:top w:val="single" w:sz="6" w:space="0" w:color="000000"/>
            </w:tcBorders>
            <w:shd w:val="clear" w:color="auto" w:fill="auto"/>
          </w:tcPr>
          <w:p w14:paraId="5DE2E069" w14:textId="77777777" w:rsidR="00253487" w:rsidRPr="00253487" w:rsidRDefault="00253487" w:rsidP="00253487">
            <w:r w:rsidRPr="00253487">
              <w:t>SettlInstMsgID</w:t>
            </w:r>
          </w:p>
        </w:tc>
        <w:tc>
          <w:tcPr>
            <w:tcW w:w="811" w:type="dxa"/>
            <w:tcBorders>
              <w:top w:val="single" w:sz="6" w:space="0" w:color="000000"/>
            </w:tcBorders>
            <w:shd w:val="clear" w:color="auto" w:fill="auto"/>
          </w:tcPr>
          <w:p w14:paraId="63C7F921"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09AD50CA" w14:textId="77777777" w:rsidR="00253487" w:rsidRPr="00253487" w:rsidRDefault="00253487" w:rsidP="00253487">
            <w:r w:rsidRPr="00253487">
              <w:t>Unique identifier for this message</w:t>
            </w:r>
          </w:p>
        </w:tc>
      </w:tr>
      <w:tr w:rsidR="00253487" w:rsidRPr="00253487" w14:paraId="68D27DD9" w14:textId="77777777" w:rsidTr="000F73DB">
        <w:tc>
          <w:tcPr>
            <w:tcW w:w="652" w:type="dxa"/>
            <w:shd w:val="clear" w:color="auto" w:fill="auto"/>
          </w:tcPr>
          <w:p w14:paraId="1A7B120A" w14:textId="77777777" w:rsidR="00253487" w:rsidRPr="00253487" w:rsidRDefault="00253487" w:rsidP="000F73DB">
            <w:pPr>
              <w:jc w:val="center"/>
            </w:pPr>
            <w:r w:rsidRPr="00253487">
              <w:t>791</w:t>
            </w:r>
          </w:p>
        </w:tc>
        <w:tc>
          <w:tcPr>
            <w:tcW w:w="2750" w:type="dxa"/>
            <w:shd w:val="clear" w:color="auto" w:fill="auto"/>
          </w:tcPr>
          <w:p w14:paraId="7E6FDAED" w14:textId="77777777" w:rsidR="00253487" w:rsidRPr="00253487" w:rsidRDefault="00253487" w:rsidP="00253487">
            <w:r w:rsidRPr="00253487">
              <w:t>SettlInstReqID</w:t>
            </w:r>
          </w:p>
        </w:tc>
        <w:tc>
          <w:tcPr>
            <w:tcW w:w="811" w:type="dxa"/>
            <w:shd w:val="clear" w:color="auto" w:fill="auto"/>
          </w:tcPr>
          <w:p w14:paraId="242EB960" w14:textId="77777777" w:rsidR="00253487" w:rsidRPr="00253487" w:rsidRDefault="00253487" w:rsidP="000F73DB">
            <w:pPr>
              <w:jc w:val="center"/>
            </w:pPr>
            <w:r w:rsidRPr="00253487">
              <w:t>N</w:t>
            </w:r>
          </w:p>
        </w:tc>
        <w:tc>
          <w:tcPr>
            <w:tcW w:w="4859" w:type="dxa"/>
            <w:shd w:val="clear" w:color="auto" w:fill="auto"/>
          </w:tcPr>
          <w:p w14:paraId="2F8A5458" w14:textId="77777777" w:rsidR="00253487" w:rsidRPr="00253487" w:rsidRDefault="00253487" w:rsidP="00253487">
            <w:r w:rsidRPr="00253487">
              <w:t>Only used when this message is used to respond to a settlement instruction request (to which this ID refers)</w:t>
            </w:r>
          </w:p>
        </w:tc>
      </w:tr>
      <w:tr w:rsidR="00253487" w:rsidRPr="00253487" w14:paraId="3D099692" w14:textId="77777777" w:rsidTr="000F73DB">
        <w:tc>
          <w:tcPr>
            <w:tcW w:w="652" w:type="dxa"/>
            <w:shd w:val="clear" w:color="auto" w:fill="auto"/>
          </w:tcPr>
          <w:p w14:paraId="6E32CB6A" w14:textId="77777777" w:rsidR="00253487" w:rsidRPr="00253487" w:rsidRDefault="00253487" w:rsidP="000F73DB">
            <w:pPr>
              <w:jc w:val="center"/>
            </w:pPr>
            <w:r w:rsidRPr="00253487">
              <w:t>160</w:t>
            </w:r>
          </w:p>
        </w:tc>
        <w:tc>
          <w:tcPr>
            <w:tcW w:w="2750" w:type="dxa"/>
            <w:shd w:val="clear" w:color="auto" w:fill="auto"/>
          </w:tcPr>
          <w:p w14:paraId="2DB29CB1" w14:textId="77777777" w:rsidR="00253487" w:rsidRPr="00253487" w:rsidRDefault="00253487" w:rsidP="00253487">
            <w:r w:rsidRPr="00253487">
              <w:t>SettlInstMode</w:t>
            </w:r>
          </w:p>
        </w:tc>
        <w:tc>
          <w:tcPr>
            <w:tcW w:w="811" w:type="dxa"/>
            <w:shd w:val="clear" w:color="auto" w:fill="auto"/>
          </w:tcPr>
          <w:p w14:paraId="3831FD74" w14:textId="77777777" w:rsidR="00253487" w:rsidRPr="00253487" w:rsidRDefault="00253487" w:rsidP="000F73DB">
            <w:pPr>
              <w:jc w:val="center"/>
            </w:pPr>
            <w:r w:rsidRPr="00253487">
              <w:t>Y</w:t>
            </w:r>
          </w:p>
        </w:tc>
        <w:tc>
          <w:tcPr>
            <w:tcW w:w="4859" w:type="dxa"/>
            <w:shd w:val="clear" w:color="auto" w:fill="auto"/>
          </w:tcPr>
          <w:p w14:paraId="70D52C18" w14:textId="77777777" w:rsidR="00253487" w:rsidRPr="00253487" w:rsidRDefault="00253487" w:rsidP="00253487">
            <w:r w:rsidRPr="00253487">
              <w:t>1=Standing Instructions, 2=Specific Allocation Account Overriding, 3=Specific Allocation Account Standing , 4=Specific Order, 5=Reject SSI request</w:t>
            </w:r>
          </w:p>
        </w:tc>
      </w:tr>
      <w:tr w:rsidR="00253487" w:rsidRPr="00253487" w14:paraId="4C6ABACD" w14:textId="77777777" w:rsidTr="000F73DB">
        <w:tc>
          <w:tcPr>
            <w:tcW w:w="652" w:type="dxa"/>
            <w:shd w:val="clear" w:color="auto" w:fill="auto"/>
          </w:tcPr>
          <w:p w14:paraId="33E230A3" w14:textId="77777777" w:rsidR="00253487" w:rsidRPr="00253487" w:rsidRDefault="00253487" w:rsidP="000F73DB">
            <w:pPr>
              <w:jc w:val="center"/>
            </w:pPr>
            <w:r w:rsidRPr="00253487">
              <w:t>792</w:t>
            </w:r>
          </w:p>
        </w:tc>
        <w:tc>
          <w:tcPr>
            <w:tcW w:w="2750" w:type="dxa"/>
            <w:shd w:val="clear" w:color="auto" w:fill="auto"/>
          </w:tcPr>
          <w:p w14:paraId="0770AFA4" w14:textId="77777777" w:rsidR="00253487" w:rsidRPr="00253487" w:rsidRDefault="00253487" w:rsidP="00253487">
            <w:r w:rsidRPr="00253487">
              <w:t>SettlInstReqRejCode</w:t>
            </w:r>
          </w:p>
        </w:tc>
        <w:tc>
          <w:tcPr>
            <w:tcW w:w="811" w:type="dxa"/>
            <w:shd w:val="clear" w:color="auto" w:fill="auto"/>
          </w:tcPr>
          <w:p w14:paraId="090ED291" w14:textId="77777777" w:rsidR="00253487" w:rsidRPr="00253487" w:rsidRDefault="00253487" w:rsidP="000F73DB">
            <w:pPr>
              <w:jc w:val="center"/>
            </w:pPr>
            <w:r w:rsidRPr="00253487">
              <w:t>N</w:t>
            </w:r>
          </w:p>
        </w:tc>
        <w:tc>
          <w:tcPr>
            <w:tcW w:w="4859" w:type="dxa"/>
            <w:shd w:val="clear" w:color="auto" w:fill="auto"/>
          </w:tcPr>
          <w:p w14:paraId="18B0A9B1" w14:textId="77777777" w:rsidR="00253487" w:rsidRPr="00253487" w:rsidRDefault="00253487" w:rsidP="00253487">
            <w:r w:rsidRPr="00253487">
              <w:t>Required for SettlInstMode = 5. Used to provide reason for rejecting a Settlement Instruction Request message.</w:t>
            </w:r>
          </w:p>
        </w:tc>
      </w:tr>
      <w:tr w:rsidR="00253487" w:rsidRPr="00253487" w14:paraId="2052E1BF" w14:textId="77777777" w:rsidTr="000F73DB">
        <w:tc>
          <w:tcPr>
            <w:tcW w:w="652" w:type="dxa"/>
            <w:shd w:val="clear" w:color="auto" w:fill="auto"/>
          </w:tcPr>
          <w:p w14:paraId="358D1999" w14:textId="77777777" w:rsidR="00253487" w:rsidRPr="00253487" w:rsidRDefault="00253487" w:rsidP="000F73DB">
            <w:pPr>
              <w:jc w:val="center"/>
            </w:pPr>
            <w:r w:rsidRPr="00253487">
              <w:t>58</w:t>
            </w:r>
          </w:p>
        </w:tc>
        <w:tc>
          <w:tcPr>
            <w:tcW w:w="2750" w:type="dxa"/>
            <w:shd w:val="clear" w:color="auto" w:fill="auto"/>
          </w:tcPr>
          <w:p w14:paraId="011BD53B" w14:textId="77777777" w:rsidR="00253487" w:rsidRPr="00253487" w:rsidRDefault="00253487" w:rsidP="00253487">
            <w:r w:rsidRPr="00253487">
              <w:t>Text</w:t>
            </w:r>
          </w:p>
        </w:tc>
        <w:tc>
          <w:tcPr>
            <w:tcW w:w="811" w:type="dxa"/>
            <w:shd w:val="clear" w:color="auto" w:fill="auto"/>
          </w:tcPr>
          <w:p w14:paraId="23CFF953" w14:textId="77777777" w:rsidR="00253487" w:rsidRPr="00253487" w:rsidRDefault="00253487" w:rsidP="000F73DB">
            <w:pPr>
              <w:jc w:val="center"/>
            </w:pPr>
            <w:r w:rsidRPr="00253487">
              <w:t>N</w:t>
            </w:r>
          </w:p>
        </w:tc>
        <w:tc>
          <w:tcPr>
            <w:tcW w:w="4859" w:type="dxa"/>
            <w:shd w:val="clear" w:color="auto" w:fill="auto"/>
          </w:tcPr>
          <w:p w14:paraId="7C9CA42A" w14:textId="77777777" w:rsidR="00253487" w:rsidRPr="00253487" w:rsidRDefault="00253487" w:rsidP="00253487">
            <w:r w:rsidRPr="00253487">
              <w:t>Can be used to provide any additional rejection text where rejecting a Settlement Instruction Request message.</w:t>
            </w:r>
          </w:p>
        </w:tc>
      </w:tr>
      <w:tr w:rsidR="00253487" w:rsidRPr="00253487" w14:paraId="21E2E194" w14:textId="77777777" w:rsidTr="000F73DB">
        <w:tc>
          <w:tcPr>
            <w:tcW w:w="652" w:type="dxa"/>
            <w:shd w:val="clear" w:color="auto" w:fill="auto"/>
          </w:tcPr>
          <w:p w14:paraId="26AB2FA2" w14:textId="77777777" w:rsidR="00253487" w:rsidRPr="00253487" w:rsidRDefault="00253487" w:rsidP="000F73DB">
            <w:pPr>
              <w:jc w:val="center"/>
            </w:pPr>
            <w:r w:rsidRPr="00253487">
              <w:t>354</w:t>
            </w:r>
          </w:p>
        </w:tc>
        <w:tc>
          <w:tcPr>
            <w:tcW w:w="2750" w:type="dxa"/>
            <w:shd w:val="clear" w:color="auto" w:fill="auto"/>
          </w:tcPr>
          <w:p w14:paraId="104F2C20" w14:textId="77777777" w:rsidR="00253487" w:rsidRPr="00253487" w:rsidRDefault="00253487" w:rsidP="00253487">
            <w:r w:rsidRPr="00253487">
              <w:t>EncodedTextLen</w:t>
            </w:r>
          </w:p>
        </w:tc>
        <w:tc>
          <w:tcPr>
            <w:tcW w:w="811" w:type="dxa"/>
            <w:shd w:val="clear" w:color="auto" w:fill="auto"/>
          </w:tcPr>
          <w:p w14:paraId="485C8C09" w14:textId="77777777" w:rsidR="00253487" w:rsidRPr="00253487" w:rsidRDefault="00253487" w:rsidP="000F73DB">
            <w:pPr>
              <w:jc w:val="center"/>
            </w:pPr>
            <w:r w:rsidRPr="00253487">
              <w:t>N</w:t>
            </w:r>
          </w:p>
        </w:tc>
        <w:tc>
          <w:tcPr>
            <w:tcW w:w="4859" w:type="dxa"/>
            <w:shd w:val="clear" w:color="auto" w:fill="auto"/>
          </w:tcPr>
          <w:p w14:paraId="217508E4" w14:textId="77777777" w:rsidR="00253487" w:rsidRPr="00253487" w:rsidRDefault="00253487" w:rsidP="00253487"/>
        </w:tc>
      </w:tr>
      <w:tr w:rsidR="00253487" w:rsidRPr="00253487" w14:paraId="4E59F53C" w14:textId="77777777" w:rsidTr="000F73DB">
        <w:tc>
          <w:tcPr>
            <w:tcW w:w="652" w:type="dxa"/>
            <w:shd w:val="clear" w:color="auto" w:fill="auto"/>
          </w:tcPr>
          <w:p w14:paraId="17F4C0F0" w14:textId="77777777" w:rsidR="00253487" w:rsidRPr="00253487" w:rsidRDefault="00253487" w:rsidP="000F73DB">
            <w:pPr>
              <w:jc w:val="center"/>
            </w:pPr>
            <w:r w:rsidRPr="00253487">
              <w:t>355</w:t>
            </w:r>
          </w:p>
        </w:tc>
        <w:tc>
          <w:tcPr>
            <w:tcW w:w="2750" w:type="dxa"/>
            <w:shd w:val="clear" w:color="auto" w:fill="auto"/>
          </w:tcPr>
          <w:p w14:paraId="239A6652" w14:textId="77777777" w:rsidR="00253487" w:rsidRPr="00253487" w:rsidRDefault="00253487" w:rsidP="00253487">
            <w:r w:rsidRPr="00253487">
              <w:t>EncodedText</w:t>
            </w:r>
          </w:p>
        </w:tc>
        <w:tc>
          <w:tcPr>
            <w:tcW w:w="811" w:type="dxa"/>
            <w:shd w:val="clear" w:color="auto" w:fill="auto"/>
          </w:tcPr>
          <w:p w14:paraId="755414ED" w14:textId="77777777" w:rsidR="00253487" w:rsidRPr="00253487" w:rsidRDefault="00253487" w:rsidP="000F73DB">
            <w:pPr>
              <w:jc w:val="center"/>
            </w:pPr>
            <w:r w:rsidRPr="00253487">
              <w:t>N</w:t>
            </w:r>
          </w:p>
        </w:tc>
        <w:tc>
          <w:tcPr>
            <w:tcW w:w="4859" w:type="dxa"/>
            <w:shd w:val="clear" w:color="auto" w:fill="auto"/>
          </w:tcPr>
          <w:p w14:paraId="35B3D0B1" w14:textId="77777777" w:rsidR="00253487" w:rsidRPr="00253487" w:rsidRDefault="00253487" w:rsidP="00253487"/>
        </w:tc>
      </w:tr>
      <w:tr w:rsidR="00253487" w:rsidRPr="00253487" w14:paraId="78E1E5DC" w14:textId="77777777" w:rsidTr="000F73DB">
        <w:tc>
          <w:tcPr>
            <w:tcW w:w="652" w:type="dxa"/>
            <w:shd w:val="clear" w:color="auto" w:fill="auto"/>
          </w:tcPr>
          <w:p w14:paraId="6C21DDF4" w14:textId="77777777" w:rsidR="00253487" w:rsidRPr="00253487" w:rsidRDefault="00253487" w:rsidP="000F73DB">
            <w:pPr>
              <w:jc w:val="center"/>
            </w:pPr>
            <w:r w:rsidRPr="00253487">
              <w:t>11</w:t>
            </w:r>
          </w:p>
        </w:tc>
        <w:tc>
          <w:tcPr>
            <w:tcW w:w="2750" w:type="dxa"/>
            <w:shd w:val="clear" w:color="auto" w:fill="auto"/>
          </w:tcPr>
          <w:p w14:paraId="6A4CCDB4" w14:textId="77777777" w:rsidR="00253487" w:rsidRPr="00253487" w:rsidRDefault="00253487" w:rsidP="00253487">
            <w:r w:rsidRPr="00253487">
              <w:t>ClOrdID</w:t>
            </w:r>
          </w:p>
        </w:tc>
        <w:tc>
          <w:tcPr>
            <w:tcW w:w="811" w:type="dxa"/>
            <w:shd w:val="clear" w:color="auto" w:fill="auto"/>
          </w:tcPr>
          <w:p w14:paraId="1F7C5A2B" w14:textId="77777777" w:rsidR="00253487" w:rsidRPr="00253487" w:rsidRDefault="00253487" w:rsidP="000F73DB">
            <w:pPr>
              <w:jc w:val="center"/>
            </w:pPr>
            <w:r w:rsidRPr="00253487">
              <w:t>N</w:t>
            </w:r>
          </w:p>
        </w:tc>
        <w:tc>
          <w:tcPr>
            <w:tcW w:w="4859" w:type="dxa"/>
            <w:shd w:val="clear" w:color="auto" w:fill="auto"/>
          </w:tcPr>
          <w:p w14:paraId="009BED0E" w14:textId="77777777" w:rsidR="00253487" w:rsidRPr="00253487" w:rsidRDefault="00253487" w:rsidP="00253487">
            <w:r w:rsidRPr="00253487">
              <w:t>Required for SettlInstMode(160) = 4 and when referring to orders that where electronically submitted over FIX or otherwise assigned a ClOrdID.</w:t>
            </w:r>
          </w:p>
        </w:tc>
      </w:tr>
      <w:tr w:rsidR="00253487" w:rsidRPr="00253487" w14:paraId="6074862B" w14:textId="77777777" w:rsidTr="000F73DB">
        <w:tc>
          <w:tcPr>
            <w:tcW w:w="652" w:type="dxa"/>
            <w:tcBorders>
              <w:bottom w:val="single" w:sz="6" w:space="0" w:color="000000"/>
            </w:tcBorders>
            <w:shd w:val="clear" w:color="auto" w:fill="auto"/>
          </w:tcPr>
          <w:p w14:paraId="0D3C1679" w14:textId="77777777" w:rsidR="00253487" w:rsidRPr="00253487" w:rsidRDefault="00253487" w:rsidP="000F73DB">
            <w:pPr>
              <w:jc w:val="center"/>
            </w:pPr>
            <w:r w:rsidRPr="00253487">
              <w:t>60</w:t>
            </w:r>
          </w:p>
        </w:tc>
        <w:tc>
          <w:tcPr>
            <w:tcW w:w="2750" w:type="dxa"/>
            <w:tcBorders>
              <w:bottom w:val="single" w:sz="6" w:space="0" w:color="000000"/>
            </w:tcBorders>
            <w:shd w:val="clear" w:color="auto" w:fill="auto"/>
          </w:tcPr>
          <w:p w14:paraId="5536CE09" w14:textId="77777777" w:rsidR="00253487" w:rsidRPr="00253487" w:rsidRDefault="00253487" w:rsidP="00253487">
            <w:r w:rsidRPr="00253487">
              <w:t>TransactTime</w:t>
            </w:r>
          </w:p>
        </w:tc>
        <w:tc>
          <w:tcPr>
            <w:tcW w:w="811" w:type="dxa"/>
            <w:tcBorders>
              <w:bottom w:val="single" w:sz="6" w:space="0" w:color="000000"/>
            </w:tcBorders>
            <w:shd w:val="clear" w:color="auto" w:fill="auto"/>
          </w:tcPr>
          <w:p w14:paraId="328B244F"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1EFCB9E7" w14:textId="77777777" w:rsidR="00253487" w:rsidRPr="00253487" w:rsidRDefault="00253487" w:rsidP="00253487">
            <w:r w:rsidRPr="00253487">
              <w:t>Date/time this message was generated</w:t>
            </w:r>
          </w:p>
        </w:tc>
      </w:tr>
      <w:tr w:rsidR="00253487" w:rsidRPr="00253487" w14:paraId="24CBE3CB" w14:textId="77777777" w:rsidTr="000F73DB">
        <w:tc>
          <w:tcPr>
            <w:tcW w:w="3402" w:type="dxa"/>
            <w:gridSpan w:val="2"/>
            <w:tcBorders>
              <w:top w:val="single" w:sz="6" w:space="0" w:color="000000"/>
              <w:bottom w:val="single" w:sz="6" w:space="0" w:color="000000"/>
            </w:tcBorders>
            <w:shd w:val="clear" w:color="auto" w:fill="E6E6E6"/>
          </w:tcPr>
          <w:p w14:paraId="714C02C0" w14:textId="77777777" w:rsidR="00253487" w:rsidRPr="00253487" w:rsidRDefault="00253487" w:rsidP="000F73DB">
            <w:pPr>
              <w:jc w:val="left"/>
            </w:pPr>
            <w:r w:rsidRPr="00253487">
              <w:t>component block  &lt;SettlInstGrp&gt;</w:t>
            </w:r>
          </w:p>
        </w:tc>
        <w:tc>
          <w:tcPr>
            <w:tcW w:w="811" w:type="dxa"/>
            <w:tcBorders>
              <w:top w:val="single" w:sz="6" w:space="0" w:color="000000"/>
              <w:bottom w:val="single" w:sz="6" w:space="0" w:color="000000"/>
            </w:tcBorders>
            <w:shd w:val="clear" w:color="auto" w:fill="E6E6E6"/>
          </w:tcPr>
          <w:p w14:paraId="0C12658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8CCD31D" w14:textId="77777777" w:rsidR="00253487" w:rsidRPr="00253487" w:rsidRDefault="00253487" w:rsidP="00253487">
            <w:r w:rsidRPr="00253487">
              <w:t>Required except where SettlInstMode is 5=Reject SSI request</w:t>
            </w:r>
          </w:p>
        </w:tc>
      </w:tr>
      <w:tr w:rsidR="00253487" w:rsidRPr="00253487" w14:paraId="248B565D" w14:textId="77777777" w:rsidTr="000F73DB">
        <w:tc>
          <w:tcPr>
            <w:tcW w:w="3402" w:type="dxa"/>
            <w:gridSpan w:val="2"/>
            <w:tcBorders>
              <w:top w:val="single" w:sz="6" w:space="0" w:color="000000"/>
              <w:bottom w:val="double" w:sz="6" w:space="0" w:color="000000"/>
            </w:tcBorders>
            <w:shd w:val="clear" w:color="auto" w:fill="E6E6E6"/>
          </w:tcPr>
          <w:p w14:paraId="3CEE9792"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2839980E"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448B06A9" w14:textId="77777777" w:rsidR="00253487" w:rsidRPr="00253487" w:rsidRDefault="00253487" w:rsidP="00253487"/>
        </w:tc>
      </w:tr>
      <w:bookmarkEnd w:id="174"/>
    </w:tbl>
    <w:p w14:paraId="107D06E1" w14:textId="77777777" w:rsidR="009E3F16" w:rsidRDefault="009E3F16" w:rsidP="00253487"/>
    <w:p w14:paraId="277D9818"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7E783FB2" w14:textId="77777777">
        <w:tc>
          <w:tcPr>
            <w:tcW w:w="9576" w:type="dxa"/>
            <w:tcBorders>
              <w:bottom w:val="nil"/>
            </w:tcBorders>
            <w:shd w:val="pct25" w:color="auto" w:fill="FFFFFF"/>
          </w:tcPr>
          <w:p w14:paraId="18408698" w14:textId="77777777" w:rsidR="009E3F16" w:rsidRDefault="009E3F16">
            <w:pPr>
              <w:pStyle w:val="Heading5"/>
            </w:pPr>
            <w:r>
              <w:rPr>
                <w:rFonts w:ascii="Times New Roman" w:hAnsi="Times New Roman"/>
                <w:sz w:val="24"/>
              </w:rPr>
              <w:t xml:space="preserve">FIXML Definition for this message – see </w:t>
            </w:r>
            <w:hyperlink r:id="rId38"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058E2533" w14:textId="77777777">
        <w:tc>
          <w:tcPr>
            <w:tcW w:w="9576" w:type="dxa"/>
            <w:shd w:val="pct12" w:color="auto" w:fill="FFFFFF"/>
          </w:tcPr>
          <w:p w14:paraId="66307EA2"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SettlInstrctns</w:t>
            </w:r>
          </w:p>
          <w:p w14:paraId="6D76E723"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3935D631" w14:textId="77777777" w:rsidR="009E3F16" w:rsidRDefault="009E3F16">
      <w:pPr>
        <w:numPr>
          <w:ilvl w:val="12"/>
          <w:numId w:val="0"/>
        </w:numPr>
        <w:tabs>
          <w:tab w:val="left" w:pos="360"/>
          <w:tab w:val="left" w:pos="2520"/>
        </w:tabs>
        <w:spacing w:before="0"/>
      </w:pPr>
    </w:p>
    <w:p w14:paraId="6166E646" w14:textId="77777777" w:rsidR="009E3F16" w:rsidRDefault="009E3F16">
      <w:pPr>
        <w:pStyle w:val="Heading2"/>
      </w:pPr>
      <w:r>
        <w:br w:type="page"/>
      </w:r>
      <w:bookmarkStart w:id="175" w:name="_Toc227925046"/>
      <w:r>
        <w:lastRenderedPageBreak/>
        <w:t>Settlement Instruction Request</w:t>
      </w:r>
      <w:bookmarkEnd w:id="175"/>
    </w:p>
    <w:p w14:paraId="439CE86A" w14:textId="77777777" w:rsidR="009E3F16" w:rsidRDefault="009E3F16">
      <w:pPr>
        <w:pStyle w:val="NormalIndent"/>
      </w:pPr>
      <w:r>
        <w:t>The Settlement Instruction Request message is used to request standing settlement instructions from another party. This could be:</w:t>
      </w:r>
    </w:p>
    <w:p w14:paraId="758D144E" w14:textId="77777777" w:rsidR="009E3F16" w:rsidRDefault="009E3F16">
      <w:pPr>
        <w:pStyle w:val="NormalIndent"/>
        <w:numPr>
          <w:ilvl w:val="0"/>
          <w:numId w:val="1"/>
        </w:numPr>
        <w:ind w:left="1080"/>
      </w:pPr>
      <w:r>
        <w:t xml:space="preserve">A buyside firm requesting standing instructions from a sellside firm. </w:t>
      </w:r>
    </w:p>
    <w:p w14:paraId="4050E075" w14:textId="77777777" w:rsidR="009E3F16" w:rsidRDefault="009E3F16">
      <w:pPr>
        <w:pStyle w:val="NormalIndent"/>
        <w:numPr>
          <w:ilvl w:val="0"/>
          <w:numId w:val="1"/>
        </w:numPr>
        <w:ind w:left="1080"/>
      </w:pPr>
      <w:r>
        <w:t xml:space="preserve">A sellside firm requesting standing instructions from a buyside firm. </w:t>
      </w:r>
    </w:p>
    <w:p w14:paraId="79BFC689" w14:textId="77777777" w:rsidR="009E3F16" w:rsidRDefault="009E3F16">
      <w:pPr>
        <w:pStyle w:val="NormalIndent"/>
        <w:numPr>
          <w:ilvl w:val="0"/>
          <w:numId w:val="1"/>
        </w:numPr>
        <w:ind w:left="1080"/>
      </w:pPr>
      <w:r>
        <w:t xml:space="preserve">A sellside or buyside firm requesting standing instructions from a third party central static data database. </w:t>
      </w:r>
    </w:p>
    <w:p w14:paraId="4D307466" w14:textId="77777777" w:rsidR="009E3F16" w:rsidRDefault="009E3F16">
      <w:pPr>
        <w:pStyle w:val="NormalIndent"/>
        <w:numPr>
          <w:ilvl w:val="0"/>
          <w:numId w:val="1"/>
        </w:numPr>
        <w:ind w:left="1080"/>
      </w:pPr>
      <w:r>
        <w:t xml:space="preserve">A third party central static data database requesting standing instructions from a sellside or buyside firm. </w:t>
      </w:r>
    </w:p>
    <w:p w14:paraId="56EE45FE" w14:textId="77777777" w:rsidR="009E3F16" w:rsidRDefault="009E3F16">
      <w:pPr>
        <w:pStyle w:val="NormalIndent"/>
      </w:pPr>
      <w:r>
        <w:t xml:space="preserve">Settlement instructions can be requested for any combination of the following parameters (in addition to the party whose instructions are being requested): </w:t>
      </w:r>
    </w:p>
    <w:p w14:paraId="0E00126B" w14:textId="77777777" w:rsidR="009E3F16" w:rsidRDefault="009E3F16">
      <w:pPr>
        <w:pStyle w:val="NormalIndent"/>
        <w:numPr>
          <w:ilvl w:val="0"/>
          <w:numId w:val="1"/>
        </w:numPr>
        <w:ind w:left="1080"/>
      </w:pPr>
      <w:r>
        <w:t>AllocAccount</w:t>
      </w:r>
    </w:p>
    <w:p w14:paraId="33CF50FD" w14:textId="77777777" w:rsidR="009E3F16" w:rsidRDefault="009E3F16">
      <w:pPr>
        <w:pStyle w:val="NormalIndent"/>
        <w:numPr>
          <w:ilvl w:val="0"/>
          <w:numId w:val="1"/>
        </w:numPr>
        <w:ind w:left="1080"/>
      </w:pPr>
      <w:r>
        <w:t>Country (of settlement)</w:t>
      </w:r>
    </w:p>
    <w:p w14:paraId="3362C3A4" w14:textId="77777777" w:rsidR="009E3F16" w:rsidRDefault="009E3F16">
      <w:pPr>
        <w:pStyle w:val="NormalIndent"/>
        <w:numPr>
          <w:ilvl w:val="0"/>
          <w:numId w:val="1"/>
        </w:numPr>
        <w:ind w:left="1080"/>
      </w:pPr>
      <w:r>
        <w:t>Side</w:t>
      </w:r>
    </w:p>
    <w:p w14:paraId="6EF83A39" w14:textId="77777777" w:rsidR="009E3F16" w:rsidRDefault="009E3F16">
      <w:pPr>
        <w:pStyle w:val="NormalIndent"/>
        <w:numPr>
          <w:ilvl w:val="0"/>
          <w:numId w:val="1"/>
        </w:numPr>
        <w:ind w:left="1080"/>
      </w:pPr>
      <w:r>
        <w:t>SecurityType (and/or CFI code)</w:t>
      </w:r>
    </w:p>
    <w:p w14:paraId="43DEA022" w14:textId="77777777" w:rsidR="009E3F16" w:rsidRDefault="009E3F16">
      <w:pPr>
        <w:pStyle w:val="NormalIndent"/>
        <w:numPr>
          <w:ilvl w:val="0"/>
          <w:numId w:val="1"/>
        </w:numPr>
        <w:ind w:left="1080"/>
      </w:pPr>
      <w:r>
        <w:t>SettlCurrency</w:t>
      </w:r>
    </w:p>
    <w:p w14:paraId="4EB202E8" w14:textId="77777777" w:rsidR="009E3F16" w:rsidRDefault="009E3F16">
      <w:pPr>
        <w:pStyle w:val="NormalIndent"/>
        <w:numPr>
          <w:ilvl w:val="0"/>
          <w:numId w:val="1"/>
        </w:numPr>
        <w:ind w:left="1080"/>
        <w:rPr>
          <w:lang w:val="da-DK"/>
        </w:rPr>
      </w:pPr>
      <w:r>
        <w:rPr>
          <w:lang w:val="da-DK"/>
        </w:rPr>
        <w:t>SettlDeliveryType (i.e. DVP vs. FOP)</w:t>
      </w:r>
    </w:p>
    <w:p w14:paraId="1E264DDC" w14:textId="77777777" w:rsidR="009E3F16" w:rsidRDefault="009E3F16">
      <w:pPr>
        <w:pStyle w:val="NormalIndent"/>
        <w:numPr>
          <w:ilvl w:val="0"/>
          <w:numId w:val="1"/>
        </w:numPr>
        <w:ind w:left="1080"/>
      </w:pPr>
      <w:r>
        <w:t>EffectiveTime (i.e. all instructions valid at any time from this date/time)</w:t>
      </w:r>
    </w:p>
    <w:p w14:paraId="3E85A0A7" w14:textId="77777777" w:rsidR="009E3F16" w:rsidRDefault="009E3F16">
      <w:pPr>
        <w:pStyle w:val="NormalIndent"/>
        <w:numPr>
          <w:ilvl w:val="0"/>
          <w:numId w:val="1"/>
        </w:numPr>
        <w:ind w:left="1080"/>
      </w:pPr>
      <w:r>
        <w:t>Expiry Time (i.e. all instructions valid until this date/time)</w:t>
      </w:r>
    </w:p>
    <w:p w14:paraId="2770F532" w14:textId="77777777" w:rsidR="009E3F16" w:rsidRDefault="009E3F16">
      <w:pPr>
        <w:pStyle w:val="NormalIndent"/>
        <w:numPr>
          <w:ilvl w:val="0"/>
          <w:numId w:val="1"/>
        </w:numPr>
        <w:ind w:left="1080"/>
      </w:pPr>
      <w:r>
        <w:t>Last update time (i.e. all instructions created or updated since this date/time)</w:t>
      </w:r>
    </w:p>
    <w:p w14:paraId="337B406D" w14:textId="77777777" w:rsidR="009E3F16" w:rsidRDefault="009E3F16">
      <w:pPr>
        <w:pStyle w:val="NormalIndent"/>
      </w:pPr>
      <w:r>
        <w:t>Alternatively, settlement instructions can be queried by reference to a database of standing instructions using the identifiers of that database as follows:</w:t>
      </w:r>
    </w:p>
    <w:p w14:paraId="1A637775" w14:textId="77777777" w:rsidR="009E3F16" w:rsidRDefault="009E3F16">
      <w:pPr>
        <w:pStyle w:val="NormalIndent"/>
        <w:numPr>
          <w:ilvl w:val="0"/>
          <w:numId w:val="1"/>
        </w:numPr>
        <w:ind w:left="1080"/>
      </w:pPr>
      <w:r>
        <w:t>Database id</w:t>
      </w:r>
    </w:p>
    <w:p w14:paraId="74EA7F85" w14:textId="77777777" w:rsidR="009E3F16" w:rsidRDefault="009E3F16">
      <w:pPr>
        <w:pStyle w:val="NormalIndent"/>
        <w:numPr>
          <w:ilvl w:val="0"/>
          <w:numId w:val="1"/>
        </w:numPr>
        <w:ind w:left="1080"/>
      </w:pPr>
      <w:r>
        <w:t>Database name</w:t>
      </w:r>
    </w:p>
    <w:p w14:paraId="632AFE1C" w14:textId="77777777" w:rsidR="009E3F16" w:rsidRDefault="009E3F16">
      <w:pPr>
        <w:pStyle w:val="NormalIndent"/>
        <w:numPr>
          <w:ilvl w:val="0"/>
          <w:numId w:val="1"/>
        </w:numPr>
        <w:ind w:left="1080"/>
      </w:pPr>
      <w:r>
        <w:t>Id of the settlement instructions on this database</w:t>
      </w:r>
    </w:p>
    <w:p w14:paraId="03636E7D" w14:textId="77777777" w:rsidR="009E3F16" w:rsidRDefault="009E3F16">
      <w:pPr>
        <w:pStyle w:val="NormalIndent"/>
      </w:pPr>
      <w:r>
        <w:t>The response to such a request should be a Settlement Instruction message with SettlInstTransType "New" containing all SSIs meeting the criteria specified in the Settlement Instruction request. If the request cannot be processed, the request should be rejected with a Settlement Instruction message with SettlInstTransType "Request rejected". Similarly, if the request returns no data, the request should be rejected with a Settlement Instruction message with SettlInstTransType "No matching data found".</w:t>
      </w:r>
    </w:p>
    <w:p w14:paraId="18925D9F" w14:textId="77777777" w:rsidR="009E3F16" w:rsidRDefault="009E3F16">
      <w:pPr>
        <w:pStyle w:val="NormalIndent"/>
      </w:pPr>
    </w:p>
    <w:p w14:paraId="421E56AE" w14:textId="77777777" w:rsidR="009E3F16" w:rsidRDefault="009E3F16">
      <w:pPr>
        <w:jc w:val="center"/>
        <w:outlineLvl w:val="0"/>
      </w:pPr>
      <w:r>
        <w:rPr>
          <w:b/>
          <w:sz w:val="24"/>
        </w:rPr>
        <w:t>Settlement Instruction Request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2F29836F"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20F03AB6" w14:textId="77777777" w:rsidR="00253487" w:rsidRPr="000F73DB" w:rsidRDefault="00253487" w:rsidP="000F73DB">
            <w:pPr>
              <w:jc w:val="center"/>
              <w:rPr>
                <w:b/>
                <w:i/>
              </w:rPr>
            </w:pPr>
            <w:bookmarkStart w:id="176" w:name="Msg_SettlementInstructionReques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3B09285E"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695E663A"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6584B53B" w14:textId="77777777" w:rsidR="00253487" w:rsidRPr="000F73DB" w:rsidRDefault="00253487" w:rsidP="000F73DB">
            <w:pPr>
              <w:jc w:val="center"/>
              <w:rPr>
                <w:b/>
                <w:i/>
              </w:rPr>
            </w:pPr>
            <w:r w:rsidRPr="000F73DB">
              <w:rPr>
                <w:b/>
                <w:i/>
              </w:rPr>
              <w:t>Comments</w:t>
            </w:r>
          </w:p>
        </w:tc>
      </w:tr>
      <w:tr w:rsidR="00253487" w:rsidRPr="00253487" w14:paraId="37C56B59" w14:textId="77777777" w:rsidTr="000F73DB">
        <w:tc>
          <w:tcPr>
            <w:tcW w:w="3402" w:type="dxa"/>
            <w:gridSpan w:val="2"/>
            <w:tcBorders>
              <w:top w:val="single" w:sz="6" w:space="0" w:color="000000"/>
              <w:bottom w:val="single" w:sz="6" w:space="0" w:color="000000"/>
            </w:tcBorders>
            <w:shd w:val="clear" w:color="auto" w:fill="E6E6E6"/>
          </w:tcPr>
          <w:p w14:paraId="66A3FB7C"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3BF3ACCC"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0E38E567" w14:textId="77777777" w:rsidR="00253487" w:rsidRPr="00253487" w:rsidRDefault="00253487" w:rsidP="00253487">
            <w:r w:rsidRPr="00253487">
              <w:t>MsgType = AV</w:t>
            </w:r>
          </w:p>
        </w:tc>
      </w:tr>
      <w:tr w:rsidR="00253487" w:rsidRPr="00253487" w14:paraId="185499BA" w14:textId="77777777" w:rsidTr="000F73DB">
        <w:tc>
          <w:tcPr>
            <w:tcW w:w="652" w:type="dxa"/>
            <w:tcBorders>
              <w:top w:val="single" w:sz="6" w:space="0" w:color="000000"/>
            </w:tcBorders>
            <w:shd w:val="clear" w:color="auto" w:fill="auto"/>
          </w:tcPr>
          <w:p w14:paraId="2BB40163" w14:textId="77777777" w:rsidR="00253487" w:rsidRPr="00253487" w:rsidRDefault="00253487" w:rsidP="000F73DB">
            <w:pPr>
              <w:jc w:val="center"/>
            </w:pPr>
            <w:r w:rsidRPr="00253487">
              <w:t>791</w:t>
            </w:r>
          </w:p>
        </w:tc>
        <w:tc>
          <w:tcPr>
            <w:tcW w:w="2750" w:type="dxa"/>
            <w:tcBorders>
              <w:top w:val="single" w:sz="6" w:space="0" w:color="000000"/>
            </w:tcBorders>
            <w:shd w:val="clear" w:color="auto" w:fill="auto"/>
          </w:tcPr>
          <w:p w14:paraId="33A5F474" w14:textId="77777777" w:rsidR="00253487" w:rsidRPr="00253487" w:rsidRDefault="00253487" w:rsidP="00253487">
            <w:r w:rsidRPr="00253487">
              <w:t>SettlInstReqID</w:t>
            </w:r>
          </w:p>
        </w:tc>
        <w:tc>
          <w:tcPr>
            <w:tcW w:w="811" w:type="dxa"/>
            <w:tcBorders>
              <w:top w:val="single" w:sz="6" w:space="0" w:color="000000"/>
            </w:tcBorders>
            <w:shd w:val="clear" w:color="auto" w:fill="auto"/>
          </w:tcPr>
          <w:p w14:paraId="009FD68B"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0EF64227" w14:textId="77777777" w:rsidR="00253487" w:rsidRPr="00253487" w:rsidRDefault="00253487" w:rsidP="00253487">
            <w:r w:rsidRPr="00253487">
              <w:t>Unique message ID</w:t>
            </w:r>
          </w:p>
        </w:tc>
      </w:tr>
      <w:tr w:rsidR="00253487" w:rsidRPr="00253487" w14:paraId="771F44F9" w14:textId="77777777" w:rsidTr="000F73DB">
        <w:tc>
          <w:tcPr>
            <w:tcW w:w="652" w:type="dxa"/>
            <w:tcBorders>
              <w:bottom w:val="single" w:sz="6" w:space="0" w:color="000000"/>
            </w:tcBorders>
            <w:shd w:val="clear" w:color="auto" w:fill="auto"/>
          </w:tcPr>
          <w:p w14:paraId="009A4576" w14:textId="77777777" w:rsidR="00253487" w:rsidRPr="00253487" w:rsidRDefault="00253487" w:rsidP="000F73DB">
            <w:pPr>
              <w:jc w:val="center"/>
            </w:pPr>
            <w:r w:rsidRPr="00253487">
              <w:t>60</w:t>
            </w:r>
          </w:p>
        </w:tc>
        <w:tc>
          <w:tcPr>
            <w:tcW w:w="2750" w:type="dxa"/>
            <w:tcBorders>
              <w:bottom w:val="single" w:sz="6" w:space="0" w:color="000000"/>
            </w:tcBorders>
            <w:shd w:val="clear" w:color="auto" w:fill="auto"/>
          </w:tcPr>
          <w:p w14:paraId="39676346" w14:textId="77777777" w:rsidR="00253487" w:rsidRPr="00253487" w:rsidRDefault="00253487" w:rsidP="00253487">
            <w:r w:rsidRPr="00253487">
              <w:t>TransactTime</w:t>
            </w:r>
          </w:p>
        </w:tc>
        <w:tc>
          <w:tcPr>
            <w:tcW w:w="811" w:type="dxa"/>
            <w:tcBorders>
              <w:bottom w:val="single" w:sz="6" w:space="0" w:color="000000"/>
            </w:tcBorders>
            <w:shd w:val="clear" w:color="auto" w:fill="auto"/>
          </w:tcPr>
          <w:p w14:paraId="4E583462"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28DE66EC" w14:textId="77777777" w:rsidR="00253487" w:rsidRPr="00253487" w:rsidRDefault="00253487" w:rsidP="00253487">
            <w:r w:rsidRPr="00253487">
              <w:t>Date/Time this request message was generated</w:t>
            </w:r>
          </w:p>
        </w:tc>
      </w:tr>
      <w:tr w:rsidR="00253487" w:rsidRPr="00253487" w14:paraId="3462F11B" w14:textId="77777777" w:rsidTr="000F73DB">
        <w:tc>
          <w:tcPr>
            <w:tcW w:w="3402" w:type="dxa"/>
            <w:gridSpan w:val="2"/>
            <w:tcBorders>
              <w:top w:val="single" w:sz="6" w:space="0" w:color="000000"/>
              <w:bottom w:val="single" w:sz="6" w:space="0" w:color="000000"/>
            </w:tcBorders>
            <w:shd w:val="clear" w:color="auto" w:fill="E6E6E6"/>
          </w:tcPr>
          <w:p w14:paraId="05A5EB1D"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4939655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9F0AD97" w14:textId="77777777" w:rsidR="00253487" w:rsidRDefault="00253487" w:rsidP="00253487">
            <w:r w:rsidRPr="00253487">
              <w:t>Insert here the set of "Parties" (firm identification) fields defined in "Common Components of Application Messages"</w:t>
            </w:r>
          </w:p>
          <w:p w14:paraId="6140598A" w14:textId="77777777" w:rsidR="00253487" w:rsidRDefault="00253487" w:rsidP="00253487">
            <w:r w:rsidRPr="00253487">
              <w:lastRenderedPageBreak/>
              <w:t>Used here for party whose instructions this message is requesting and (optionally) for settlement location</w:t>
            </w:r>
          </w:p>
          <w:p w14:paraId="7CB7DB3F" w14:textId="77777777" w:rsidR="00253487" w:rsidRPr="00253487" w:rsidRDefault="00253487" w:rsidP="00253487">
            <w:r w:rsidRPr="00253487">
              <w:t>Not required if database identifiers are being used to request settlement instructions. Required otherwise.</w:t>
            </w:r>
          </w:p>
        </w:tc>
      </w:tr>
      <w:tr w:rsidR="00253487" w:rsidRPr="00253487" w14:paraId="6E75603F" w14:textId="77777777" w:rsidTr="000F73DB">
        <w:tc>
          <w:tcPr>
            <w:tcW w:w="652" w:type="dxa"/>
            <w:tcBorders>
              <w:top w:val="single" w:sz="6" w:space="0" w:color="000000"/>
            </w:tcBorders>
            <w:shd w:val="clear" w:color="auto" w:fill="auto"/>
          </w:tcPr>
          <w:p w14:paraId="52C85DF7" w14:textId="77777777" w:rsidR="00253487" w:rsidRPr="00253487" w:rsidRDefault="00253487" w:rsidP="000F73DB">
            <w:pPr>
              <w:jc w:val="center"/>
            </w:pPr>
            <w:r w:rsidRPr="00253487">
              <w:lastRenderedPageBreak/>
              <w:t>79</w:t>
            </w:r>
          </w:p>
        </w:tc>
        <w:tc>
          <w:tcPr>
            <w:tcW w:w="2750" w:type="dxa"/>
            <w:tcBorders>
              <w:top w:val="single" w:sz="6" w:space="0" w:color="000000"/>
            </w:tcBorders>
            <w:shd w:val="clear" w:color="auto" w:fill="auto"/>
          </w:tcPr>
          <w:p w14:paraId="6BC9BFAB" w14:textId="77777777" w:rsidR="00253487" w:rsidRPr="00253487" w:rsidRDefault="00253487" w:rsidP="00253487">
            <w:r w:rsidRPr="00253487">
              <w:t>AllocAccount</w:t>
            </w:r>
          </w:p>
        </w:tc>
        <w:tc>
          <w:tcPr>
            <w:tcW w:w="811" w:type="dxa"/>
            <w:tcBorders>
              <w:top w:val="single" w:sz="6" w:space="0" w:color="000000"/>
            </w:tcBorders>
            <w:shd w:val="clear" w:color="auto" w:fill="auto"/>
          </w:tcPr>
          <w:p w14:paraId="35CAF563"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634B0F4" w14:textId="77777777" w:rsidR="00253487" w:rsidRPr="00253487" w:rsidRDefault="00253487" w:rsidP="00253487">
            <w:r w:rsidRPr="00253487">
              <w:t>Should not be populated if StandInstDbType is populated</w:t>
            </w:r>
          </w:p>
        </w:tc>
      </w:tr>
      <w:tr w:rsidR="00253487" w:rsidRPr="00253487" w14:paraId="60928883" w14:textId="77777777" w:rsidTr="000F73DB">
        <w:tc>
          <w:tcPr>
            <w:tcW w:w="652" w:type="dxa"/>
            <w:shd w:val="clear" w:color="auto" w:fill="auto"/>
          </w:tcPr>
          <w:p w14:paraId="27FA4866" w14:textId="77777777" w:rsidR="00253487" w:rsidRPr="00253487" w:rsidRDefault="00253487" w:rsidP="000F73DB">
            <w:pPr>
              <w:jc w:val="center"/>
            </w:pPr>
            <w:r w:rsidRPr="00253487">
              <w:t>661</w:t>
            </w:r>
          </w:p>
        </w:tc>
        <w:tc>
          <w:tcPr>
            <w:tcW w:w="2750" w:type="dxa"/>
            <w:shd w:val="clear" w:color="auto" w:fill="auto"/>
          </w:tcPr>
          <w:p w14:paraId="47B8401B" w14:textId="77777777" w:rsidR="00253487" w:rsidRPr="00253487" w:rsidRDefault="00253487" w:rsidP="00253487">
            <w:r w:rsidRPr="00253487">
              <w:t>AllocAcctIDSource</w:t>
            </w:r>
          </w:p>
        </w:tc>
        <w:tc>
          <w:tcPr>
            <w:tcW w:w="811" w:type="dxa"/>
            <w:shd w:val="clear" w:color="auto" w:fill="auto"/>
          </w:tcPr>
          <w:p w14:paraId="0280177E" w14:textId="77777777" w:rsidR="00253487" w:rsidRPr="00253487" w:rsidRDefault="00253487" w:rsidP="000F73DB">
            <w:pPr>
              <w:jc w:val="center"/>
            </w:pPr>
            <w:r w:rsidRPr="00253487">
              <w:t>N</w:t>
            </w:r>
          </w:p>
        </w:tc>
        <w:tc>
          <w:tcPr>
            <w:tcW w:w="4859" w:type="dxa"/>
            <w:shd w:val="clear" w:color="auto" w:fill="auto"/>
          </w:tcPr>
          <w:p w14:paraId="0711DB6C" w14:textId="77777777" w:rsidR="00253487" w:rsidRDefault="00253487" w:rsidP="00253487">
            <w:r w:rsidRPr="00253487">
              <w:t>Required if AllocAccount populated</w:t>
            </w:r>
          </w:p>
          <w:p w14:paraId="531B7CE0" w14:textId="77777777" w:rsidR="00253487" w:rsidRPr="00253487" w:rsidRDefault="00253487" w:rsidP="00253487">
            <w:r w:rsidRPr="00253487">
              <w:t>Should not be populated if StandInstDbType is populated</w:t>
            </w:r>
          </w:p>
        </w:tc>
      </w:tr>
      <w:tr w:rsidR="00253487" w:rsidRPr="00253487" w14:paraId="5B9FFD55" w14:textId="77777777" w:rsidTr="000F73DB">
        <w:tc>
          <w:tcPr>
            <w:tcW w:w="652" w:type="dxa"/>
            <w:shd w:val="clear" w:color="auto" w:fill="auto"/>
          </w:tcPr>
          <w:p w14:paraId="708BF0C3" w14:textId="77777777" w:rsidR="00253487" w:rsidRPr="00253487" w:rsidRDefault="00253487" w:rsidP="000F73DB">
            <w:pPr>
              <w:jc w:val="center"/>
            </w:pPr>
            <w:r w:rsidRPr="00253487">
              <w:t>54</w:t>
            </w:r>
          </w:p>
        </w:tc>
        <w:tc>
          <w:tcPr>
            <w:tcW w:w="2750" w:type="dxa"/>
            <w:shd w:val="clear" w:color="auto" w:fill="auto"/>
          </w:tcPr>
          <w:p w14:paraId="43A06D9D" w14:textId="77777777" w:rsidR="00253487" w:rsidRPr="00253487" w:rsidRDefault="00253487" w:rsidP="00253487">
            <w:r w:rsidRPr="00253487">
              <w:t>Side</w:t>
            </w:r>
          </w:p>
        </w:tc>
        <w:tc>
          <w:tcPr>
            <w:tcW w:w="811" w:type="dxa"/>
            <w:shd w:val="clear" w:color="auto" w:fill="auto"/>
          </w:tcPr>
          <w:p w14:paraId="7C99F4C7" w14:textId="77777777" w:rsidR="00253487" w:rsidRPr="00253487" w:rsidRDefault="00253487" w:rsidP="000F73DB">
            <w:pPr>
              <w:jc w:val="center"/>
            </w:pPr>
            <w:r w:rsidRPr="00253487">
              <w:t>N</w:t>
            </w:r>
          </w:p>
        </w:tc>
        <w:tc>
          <w:tcPr>
            <w:tcW w:w="4859" w:type="dxa"/>
            <w:shd w:val="clear" w:color="auto" w:fill="auto"/>
          </w:tcPr>
          <w:p w14:paraId="395060D7" w14:textId="77777777" w:rsidR="00253487" w:rsidRPr="00253487" w:rsidRDefault="00253487" w:rsidP="00253487">
            <w:r w:rsidRPr="00253487">
              <w:t>Should not be populated if StandInstDbType is populated</w:t>
            </w:r>
          </w:p>
        </w:tc>
      </w:tr>
      <w:tr w:rsidR="00253487" w:rsidRPr="00253487" w14:paraId="075063D4" w14:textId="77777777" w:rsidTr="000F73DB">
        <w:tc>
          <w:tcPr>
            <w:tcW w:w="652" w:type="dxa"/>
            <w:shd w:val="clear" w:color="auto" w:fill="auto"/>
          </w:tcPr>
          <w:p w14:paraId="23C68EEE" w14:textId="77777777" w:rsidR="00253487" w:rsidRPr="00253487" w:rsidRDefault="00253487" w:rsidP="000F73DB">
            <w:pPr>
              <w:jc w:val="center"/>
            </w:pPr>
            <w:r w:rsidRPr="00253487">
              <w:t>460</w:t>
            </w:r>
          </w:p>
        </w:tc>
        <w:tc>
          <w:tcPr>
            <w:tcW w:w="2750" w:type="dxa"/>
            <w:shd w:val="clear" w:color="auto" w:fill="auto"/>
          </w:tcPr>
          <w:p w14:paraId="13660D44" w14:textId="77777777" w:rsidR="00253487" w:rsidRPr="00253487" w:rsidRDefault="00253487" w:rsidP="00253487">
            <w:r w:rsidRPr="00253487">
              <w:t>Product</w:t>
            </w:r>
          </w:p>
        </w:tc>
        <w:tc>
          <w:tcPr>
            <w:tcW w:w="811" w:type="dxa"/>
            <w:shd w:val="clear" w:color="auto" w:fill="auto"/>
          </w:tcPr>
          <w:p w14:paraId="4D17A426" w14:textId="77777777" w:rsidR="00253487" w:rsidRPr="00253487" w:rsidRDefault="00253487" w:rsidP="000F73DB">
            <w:pPr>
              <w:jc w:val="center"/>
            </w:pPr>
            <w:r w:rsidRPr="00253487">
              <w:t>N</w:t>
            </w:r>
          </w:p>
        </w:tc>
        <w:tc>
          <w:tcPr>
            <w:tcW w:w="4859" w:type="dxa"/>
            <w:shd w:val="clear" w:color="auto" w:fill="auto"/>
          </w:tcPr>
          <w:p w14:paraId="1F01135C" w14:textId="77777777" w:rsidR="00253487" w:rsidRPr="00253487" w:rsidRDefault="00253487" w:rsidP="00253487">
            <w:r w:rsidRPr="00253487">
              <w:t>Should not be populated if StandInstDbType is populated</w:t>
            </w:r>
          </w:p>
        </w:tc>
      </w:tr>
      <w:tr w:rsidR="00253487" w:rsidRPr="00253487" w14:paraId="30131607" w14:textId="77777777" w:rsidTr="000F73DB">
        <w:tc>
          <w:tcPr>
            <w:tcW w:w="652" w:type="dxa"/>
            <w:shd w:val="clear" w:color="auto" w:fill="auto"/>
          </w:tcPr>
          <w:p w14:paraId="3212605B" w14:textId="77777777" w:rsidR="00253487" w:rsidRPr="00253487" w:rsidRDefault="00253487" w:rsidP="000F73DB">
            <w:pPr>
              <w:jc w:val="center"/>
            </w:pPr>
            <w:r w:rsidRPr="00253487">
              <w:t>167</w:t>
            </w:r>
          </w:p>
        </w:tc>
        <w:tc>
          <w:tcPr>
            <w:tcW w:w="2750" w:type="dxa"/>
            <w:shd w:val="clear" w:color="auto" w:fill="auto"/>
          </w:tcPr>
          <w:p w14:paraId="06076093" w14:textId="77777777" w:rsidR="00253487" w:rsidRPr="00253487" w:rsidRDefault="00253487" w:rsidP="00253487">
            <w:r w:rsidRPr="00253487">
              <w:t>SecurityType</w:t>
            </w:r>
          </w:p>
        </w:tc>
        <w:tc>
          <w:tcPr>
            <w:tcW w:w="811" w:type="dxa"/>
            <w:shd w:val="clear" w:color="auto" w:fill="auto"/>
          </w:tcPr>
          <w:p w14:paraId="64108EE3" w14:textId="77777777" w:rsidR="00253487" w:rsidRPr="00253487" w:rsidRDefault="00253487" w:rsidP="000F73DB">
            <w:pPr>
              <w:jc w:val="center"/>
            </w:pPr>
            <w:r w:rsidRPr="00253487">
              <w:t>N</w:t>
            </w:r>
          </w:p>
        </w:tc>
        <w:tc>
          <w:tcPr>
            <w:tcW w:w="4859" w:type="dxa"/>
            <w:shd w:val="clear" w:color="auto" w:fill="auto"/>
          </w:tcPr>
          <w:p w14:paraId="6A46901A" w14:textId="77777777" w:rsidR="00253487" w:rsidRPr="00253487" w:rsidRDefault="00253487" w:rsidP="00253487">
            <w:r w:rsidRPr="00253487">
              <w:t>Should not be populated if StandInstDbType is populated</w:t>
            </w:r>
          </w:p>
        </w:tc>
      </w:tr>
      <w:tr w:rsidR="00253487" w:rsidRPr="00253487" w14:paraId="3ECC3D2B" w14:textId="77777777" w:rsidTr="000F73DB">
        <w:tc>
          <w:tcPr>
            <w:tcW w:w="652" w:type="dxa"/>
            <w:shd w:val="clear" w:color="auto" w:fill="auto"/>
          </w:tcPr>
          <w:p w14:paraId="6740E98D" w14:textId="77777777" w:rsidR="00253487" w:rsidRPr="00253487" w:rsidRDefault="00253487" w:rsidP="000F73DB">
            <w:pPr>
              <w:jc w:val="center"/>
            </w:pPr>
            <w:r w:rsidRPr="00253487">
              <w:t>461</w:t>
            </w:r>
          </w:p>
        </w:tc>
        <w:tc>
          <w:tcPr>
            <w:tcW w:w="2750" w:type="dxa"/>
            <w:shd w:val="clear" w:color="auto" w:fill="auto"/>
          </w:tcPr>
          <w:p w14:paraId="404CAC5A" w14:textId="77777777" w:rsidR="00253487" w:rsidRPr="00253487" w:rsidRDefault="00253487" w:rsidP="00253487">
            <w:r w:rsidRPr="00253487">
              <w:t>CFICode</w:t>
            </w:r>
          </w:p>
        </w:tc>
        <w:tc>
          <w:tcPr>
            <w:tcW w:w="811" w:type="dxa"/>
            <w:shd w:val="clear" w:color="auto" w:fill="auto"/>
          </w:tcPr>
          <w:p w14:paraId="587CC246" w14:textId="77777777" w:rsidR="00253487" w:rsidRPr="00253487" w:rsidRDefault="00253487" w:rsidP="000F73DB">
            <w:pPr>
              <w:jc w:val="center"/>
            </w:pPr>
            <w:r w:rsidRPr="00253487">
              <w:t>N</w:t>
            </w:r>
          </w:p>
        </w:tc>
        <w:tc>
          <w:tcPr>
            <w:tcW w:w="4859" w:type="dxa"/>
            <w:shd w:val="clear" w:color="auto" w:fill="auto"/>
          </w:tcPr>
          <w:p w14:paraId="4535DF81" w14:textId="77777777" w:rsidR="00253487" w:rsidRPr="00253487" w:rsidRDefault="00253487" w:rsidP="00253487">
            <w:r w:rsidRPr="00253487">
              <w:t>Should not be populated if StandInstDbType is populated</w:t>
            </w:r>
          </w:p>
        </w:tc>
      </w:tr>
      <w:tr w:rsidR="00253487" w:rsidRPr="00253487" w14:paraId="365C2555" w14:textId="77777777" w:rsidTr="000F73DB">
        <w:tc>
          <w:tcPr>
            <w:tcW w:w="652" w:type="dxa"/>
            <w:shd w:val="clear" w:color="auto" w:fill="auto"/>
          </w:tcPr>
          <w:p w14:paraId="3C536447" w14:textId="77777777" w:rsidR="00253487" w:rsidRPr="00253487" w:rsidRDefault="00253487" w:rsidP="000F73DB">
            <w:pPr>
              <w:jc w:val="center"/>
            </w:pPr>
            <w:r w:rsidRPr="00253487">
              <w:t>120</w:t>
            </w:r>
          </w:p>
        </w:tc>
        <w:tc>
          <w:tcPr>
            <w:tcW w:w="2750" w:type="dxa"/>
            <w:shd w:val="clear" w:color="auto" w:fill="auto"/>
          </w:tcPr>
          <w:p w14:paraId="663AC079" w14:textId="77777777" w:rsidR="00253487" w:rsidRPr="00253487" w:rsidRDefault="00253487" w:rsidP="00253487">
            <w:r w:rsidRPr="00253487">
              <w:t>SettlCurrency</w:t>
            </w:r>
          </w:p>
        </w:tc>
        <w:tc>
          <w:tcPr>
            <w:tcW w:w="811" w:type="dxa"/>
            <w:shd w:val="clear" w:color="auto" w:fill="auto"/>
          </w:tcPr>
          <w:p w14:paraId="76F6C323" w14:textId="77777777" w:rsidR="00253487" w:rsidRPr="00253487" w:rsidRDefault="00253487" w:rsidP="000F73DB">
            <w:pPr>
              <w:jc w:val="center"/>
            </w:pPr>
            <w:r w:rsidRPr="00253487">
              <w:t>N</w:t>
            </w:r>
          </w:p>
        </w:tc>
        <w:tc>
          <w:tcPr>
            <w:tcW w:w="4859" w:type="dxa"/>
            <w:shd w:val="clear" w:color="auto" w:fill="auto"/>
          </w:tcPr>
          <w:p w14:paraId="73A9061B" w14:textId="77777777" w:rsidR="00253487" w:rsidRPr="00253487" w:rsidRDefault="00253487" w:rsidP="00253487">
            <w:r w:rsidRPr="00253487">
              <w:t>Should not be populated if StandInstDbType is populated</w:t>
            </w:r>
          </w:p>
        </w:tc>
      </w:tr>
      <w:tr w:rsidR="00253487" w:rsidRPr="00253487" w14:paraId="14C292FA" w14:textId="77777777" w:rsidTr="000F73DB">
        <w:tc>
          <w:tcPr>
            <w:tcW w:w="652" w:type="dxa"/>
            <w:shd w:val="clear" w:color="auto" w:fill="auto"/>
          </w:tcPr>
          <w:p w14:paraId="0810FA89" w14:textId="77777777" w:rsidR="00253487" w:rsidRPr="00253487" w:rsidRDefault="00253487" w:rsidP="000F73DB">
            <w:pPr>
              <w:jc w:val="center"/>
            </w:pPr>
            <w:r w:rsidRPr="00253487">
              <w:t>168</w:t>
            </w:r>
          </w:p>
        </w:tc>
        <w:tc>
          <w:tcPr>
            <w:tcW w:w="2750" w:type="dxa"/>
            <w:shd w:val="clear" w:color="auto" w:fill="auto"/>
          </w:tcPr>
          <w:p w14:paraId="0E680648" w14:textId="77777777" w:rsidR="00253487" w:rsidRPr="00253487" w:rsidRDefault="00253487" w:rsidP="00253487">
            <w:r w:rsidRPr="00253487">
              <w:t>EffectiveTime</w:t>
            </w:r>
          </w:p>
        </w:tc>
        <w:tc>
          <w:tcPr>
            <w:tcW w:w="811" w:type="dxa"/>
            <w:shd w:val="clear" w:color="auto" w:fill="auto"/>
          </w:tcPr>
          <w:p w14:paraId="47C5A796" w14:textId="77777777" w:rsidR="00253487" w:rsidRPr="00253487" w:rsidRDefault="00253487" w:rsidP="000F73DB">
            <w:pPr>
              <w:jc w:val="center"/>
            </w:pPr>
            <w:r w:rsidRPr="00253487">
              <w:t>N</w:t>
            </w:r>
          </w:p>
        </w:tc>
        <w:tc>
          <w:tcPr>
            <w:tcW w:w="4859" w:type="dxa"/>
            <w:shd w:val="clear" w:color="auto" w:fill="auto"/>
          </w:tcPr>
          <w:p w14:paraId="04BAFE83" w14:textId="77777777" w:rsidR="00253487" w:rsidRPr="00253487" w:rsidRDefault="00253487" w:rsidP="00253487">
            <w:r w:rsidRPr="00253487">
              <w:t>Should not be populated if StandInstDbType is populated</w:t>
            </w:r>
          </w:p>
        </w:tc>
      </w:tr>
      <w:tr w:rsidR="00253487" w:rsidRPr="00253487" w14:paraId="2ACFC5ED" w14:textId="77777777" w:rsidTr="000F73DB">
        <w:tc>
          <w:tcPr>
            <w:tcW w:w="652" w:type="dxa"/>
            <w:shd w:val="clear" w:color="auto" w:fill="auto"/>
          </w:tcPr>
          <w:p w14:paraId="078D3AD2" w14:textId="77777777" w:rsidR="00253487" w:rsidRPr="00253487" w:rsidRDefault="00253487" w:rsidP="000F73DB">
            <w:pPr>
              <w:jc w:val="center"/>
            </w:pPr>
            <w:r w:rsidRPr="00253487">
              <w:t>126</w:t>
            </w:r>
          </w:p>
        </w:tc>
        <w:tc>
          <w:tcPr>
            <w:tcW w:w="2750" w:type="dxa"/>
            <w:shd w:val="clear" w:color="auto" w:fill="auto"/>
          </w:tcPr>
          <w:p w14:paraId="50162E07" w14:textId="77777777" w:rsidR="00253487" w:rsidRPr="00253487" w:rsidRDefault="00253487" w:rsidP="00253487">
            <w:r w:rsidRPr="00253487">
              <w:t>ExpireTime</w:t>
            </w:r>
          </w:p>
        </w:tc>
        <w:tc>
          <w:tcPr>
            <w:tcW w:w="811" w:type="dxa"/>
            <w:shd w:val="clear" w:color="auto" w:fill="auto"/>
          </w:tcPr>
          <w:p w14:paraId="7DF0B508" w14:textId="77777777" w:rsidR="00253487" w:rsidRPr="00253487" w:rsidRDefault="00253487" w:rsidP="000F73DB">
            <w:pPr>
              <w:jc w:val="center"/>
            </w:pPr>
            <w:r w:rsidRPr="00253487">
              <w:t>N</w:t>
            </w:r>
          </w:p>
        </w:tc>
        <w:tc>
          <w:tcPr>
            <w:tcW w:w="4859" w:type="dxa"/>
            <w:shd w:val="clear" w:color="auto" w:fill="auto"/>
          </w:tcPr>
          <w:p w14:paraId="165DE2BA" w14:textId="77777777" w:rsidR="00253487" w:rsidRPr="00253487" w:rsidRDefault="00253487" w:rsidP="00253487">
            <w:r w:rsidRPr="00253487">
              <w:t>Should not be populated if StandInstDbType is populated</w:t>
            </w:r>
          </w:p>
        </w:tc>
      </w:tr>
      <w:tr w:rsidR="00253487" w:rsidRPr="00253487" w14:paraId="7FC127F0" w14:textId="77777777" w:rsidTr="000F73DB">
        <w:tc>
          <w:tcPr>
            <w:tcW w:w="652" w:type="dxa"/>
            <w:shd w:val="clear" w:color="auto" w:fill="auto"/>
          </w:tcPr>
          <w:p w14:paraId="7FE8CC17" w14:textId="77777777" w:rsidR="00253487" w:rsidRPr="00253487" w:rsidRDefault="00253487" w:rsidP="000F73DB">
            <w:pPr>
              <w:jc w:val="center"/>
            </w:pPr>
            <w:r w:rsidRPr="00253487">
              <w:t>779</w:t>
            </w:r>
          </w:p>
        </w:tc>
        <w:tc>
          <w:tcPr>
            <w:tcW w:w="2750" w:type="dxa"/>
            <w:shd w:val="clear" w:color="auto" w:fill="auto"/>
          </w:tcPr>
          <w:p w14:paraId="20EA9B00" w14:textId="77777777" w:rsidR="00253487" w:rsidRPr="00253487" w:rsidRDefault="00253487" w:rsidP="00253487">
            <w:r w:rsidRPr="00253487">
              <w:t>LastUpdateTime</w:t>
            </w:r>
          </w:p>
        </w:tc>
        <w:tc>
          <w:tcPr>
            <w:tcW w:w="811" w:type="dxa"/>
            <w:shd w:val="clear" w:color="auto" w:fill="auto"/>
          </w:tcPr>
          <w:p w14:paraId="6349003A" w14:textId="77777777" w:rsidR="00253487" w:rsidRPr="00253487" w:rsidRDefault="00253487" w:rsidP="000F73DB">
            <w:pPr>
              <w:jc w:val="center"/>
            </w:pPr>
            <w:r w:rsidRPr="00253487">
              <w:t>N</w:t>
            </w:r>
          </w:p>
        </w:tc>
        <w:tc>
          <w:tcPr>
            <w:tcW w:w="4859" w:type="dxa"/>
            <w:shd w:val="clear" w:color="auto" w:fill="auto"/>
          </w:tcPr>
          <w:p w14:paraId="029A97E0" w14:textId="77777777" w:rsidR="00253487" w:rsidRPr="00253487" w:rsidRDefault="00253487" w:rsidP="00253487">
            <w:r w:rsidRPr="00253487">
              <w:t>Should not be populated if StandInstDbType is populated</w:t>
            </w:r>
          </w:p>
        </w:tc>
      </w:tr>
      <w:tr w:rsidR="00253487" w:rsidRPr="00253487" w14:paraId="79AB422B" w14:textId="77777777" w:rsidTr="000F73DB">
        <w:tc>
          <w:tcPr>
            <w:tcW w:w="652" w:type="dxa"/>
            <w:shd w:val="clear" w:color="auto" w:fill="auto"/>
          </w:tcPr>
          <w:p w14:paraId="302631E7" w14:textId="77777777" w:rsidR="00253487" w:rsidRPr="00253487" w:rsidRDefault="00253487" w:rsidP="000F73DB">
            <w:pPr>
              <w:jc w:val="center"/>
            </w:pPr>
            <w:r w:rsidRPr="00253487">
              <w:t>169</w:t>
            </w:r>
          </w:p>
        </w:tc>
        <w:tc>
          <w:tcPr>
            <w:tcW w:w="2750" w:type="dxa"/>
            <w:shd w:val="clear" w:color="auto" w:fill="auto"/>
          </w:tcPr>
          <w:p w14:paraId="4455444F" w14:textId="77777777" w:rsidR="00253487" w:rsidRPr="00253487" w:rsidRDefault="00253487" w:rsidP="00253487">
            <w:r w:rsidRPr="00253487">
              <w:t>StandInstDbType</w:t>
            </w:r>
          </w:p>
        </w:tc>
        <w:tc>
          <w:tcPr>
            <w:tcW w:w="811" w:type="dxa"/>
            <w:shd w:val="clear" w:color="auto" w:fill="auto"/>
          </w:tcPr>
          <w:p w14:paraId="162A58ED" w14:textId="77777777" w:rsidR="00253487" w:rsidRPr="00253487" w:rsidRDefault="00253487" w:rsidP="000F73DB">
            <w:pPr>
              <w:jc w:val="center"/>
            </w:pPr>
            <w:r w:rsidRPr="00253487">
              <w:t>N</w:t>
            </w:r>
          </w:p>
        </w:tc>
        <w:tc>
          <w:tcPr>
            <w:tcW w:w="4859" w:type="dxa"/>
            <w:shd w:val="clear" w:color="auto" w:fill="auto"/>
          </w:tcPr>
          <w:p w14:paraId="71A247D9" w14:textId="77777777" w:rsidR="00253487" w:rsidRPr="00253487" w:rsidRDefault="00253487" w:rsidP="00253487">
            <w:r w:rsidRPr="00253487">
              <w:t>Should not be populated if any of AllocAccount through to LastUpdateTime are populated</w:t>
            </w:r>
          </w:p>
        </w:tc>
      </w:tr>
      <w:tr w:rsidR="00253487" w:rsidRPr="00253487" w14:paraId="3D814EA9" w14:textId="77777777" w:rsidTr="000F73DB">
        <w:tc>
          <w:tcPr>
            <w:tcW w:w="652" w:type="dxa"/>
            <w:shd w:val="clear" w:color="auto" w:fill="auto"/>
          </w:tcPr>
          <w:p w14:paraId="3A167304" w14:textId="77777777" w:rsidR="00253487" w:rsidRPr="00253487" w:rsidRDefault="00253487" w:rsidP="000F73DB">
            <w:pPr>
              <w:jc w:val="center"/>
            </w:pPr>
            <w:r w:rsidRPr="00253487">
              <w:t>170</w:t>
            </w:r>
          </w:p>
        </w:tc>
        <w:tc>
          <w:tcPr>
            <w:tcW w:w="2750" w:type="dxa"/>
            <w:shd w:val="clear" w:color="auto" w:fill="auto"/>
          </w:tcPr>
          <w:p w14:paraId="0A4742FD" w14:textId="77777777" w:rsidR="00253487" w:rsidRPr="00253487" w:rsidRDefault="00253487" w:rsidP="00253487">
            <w:r w:rsidRPr="00253487">
              <w:t>StandInstDbName</w:t>
            </w:r>
          </w:p>
        </w:tc>
        <w:tc>
          <w:tcPr>
            <w:tcW w:w="811" w:type="dxa"/>
            <w:shd w:val="clear" w:color="auto" w:fill="auto"/>
          </w:tcPr>
          <w:p w14:paraId="6AE191EA" w14:textId="77777777" w:rsidR="00253487" w:rsidRPr="00253487" w:rsidRDefault="00253487" w:rsidP="000F73DB">
            <w:pPr>
              <w:jc w:val="center"/>
            </w:pPr>
            <w:r w:rsidRPr="00253487">
              <w:t>N</w:t>
            </w:r>
          </w:p>
        </w:tc>
        <w:tc>
          <w:tcPr>
            <w:tcW w:w="4859" w:type="dxa"/>
            <w:shd w:val="clear" w:color="auto" w:fill="auto"/>
          </w:tcPr>
          <w:p w14:paraId="6AA7AC13" w14:textId="77777777" w:rsidR="00253487" w:rsidRPr="00253487" w:rsidRDefault="00253487" w:rsidP="00253487">
            <w:r w:rsidRPr="00253487">
              <w:t>Should not be populated if any of AllocAccount through to LastUpdateTime are populated</w:t>
            </w:r>
          </w:p>
        </w:tc>
      </w:tr>
      <w:tr w:rsidR="00253487" w:rsidRPr="00253487" w14:paraId="780B663B" w14:textId="77777777" w:rsidTr="000F73DB">
        <w:tc>
          <w:tcPr>
            <w:tcW w:w="652" w:type="dxa"/>
            <w:tcBorders>
              <w:bottom w:val="single" w:sz="6" w:space="0" w:color="000000"/>
            </w:tcBorders>
            <w:shd w:val="clear" w:color="auto" w:fill="auto"/>
          </w:tcPr>
          <w:p w14:paraId="24B3899B" w14:textId="77777777" w:rsidR="00253487" w:rsidRPr="00253487" w:rsidRDefault="00253487" w:rsidP="000F73DB">
            <w:pPr>
              <w:jc w:val="center"/>
            </w:pPr>
            <w:r w:rsidRPr="00253487">
              <w:t>171</w:t>
            </w:r>
          </w:p>
        </w:tc>
        <w:tc>
          <w:tcPr>
            <w:tcW w:w="2750" w:type="dxa"/>
            <w:tcBorders>
              <w:bottom w:val="single" w:sz="6" w:space="0" w:color="000000"/>
            </w:tcBorders>
            <w:shd w:val="clear" w:color="auto" w:fill="auto"/>
          </w:tcPr>
          <w:p w14:paraId="16B2BB7B" w14:textId="77777777" w:rsidR="00253487" w:rsidRPr="00253487" w:rsidRDefault="00253487" w:rsidP="00253487">
            <w:r w:rsidRPr="00253487">
              <w:t>StandInstDbID</w:t>
            </w:r>
          </w:p>
        </w:tc>
        <w:tc>
          <w:tcPr>
            <w:tcW w:w="811" w:type="dxa"/>
            <w:tcBorders>
              <w:bottom w:val="single" w:sz="6" w:space="0" w:color="000000"/>
            </w:tcBorders>
            <w:shd w:val="clear" w:color="auto" w:fill="auto"/>
          </w:tcPr>
          <w:p w14:paraId="61CF0BB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F004D01" w14:textId="77777777" w:rsidR="00253487" w:rsidRDefault="00253487" w:rsidP="00253487">
            <w:r w:rsidRPr="00253487">
              <w:t>The identifier of the standing instructions within the database specified in StandInstDbType</w:t>
            </w:r>
          </w:p>
          <w:p w14:paraId="2997190C" w14:textId="77777777" w:rsidR="00253487" w:rsidRDefault="00253487" w:rsidP="00253487">
            <w:r w:rsidRPr="00253487">
              <w:t>Required if StandInstDbType populated</w:t>
            </w:r>
          </w:p>
          <w:p w14:paraId="24A8BA9A" w14:textId="77777777" w:rsidR="00253487" w:rsidRPr="00253487" w:rsidRDefault="00253487" w:rsidP="00253487">
            <w:r w:rsidRPr="00253487">
              <w:t>Should not be populated if any of AllocAccount through to LastUpdateTime are populated</w:t>
            </w:r>
          </w:p>
        </w:tc>
      </w:tr>
      <w:tr w:rsidR="00253487" w:rsidRPr="00253487" w14:paraId="11C909DD" w14:textId="77777777" w:rsidTr="000F73DB">
        <w:tc>
          <w:tcPr>
            <w:tcW w:w="3402" w:type="dxa"/>
            <w:gridSpan w:val="2"/>
            <w:tcBorders>
              <w:top w:val="single" w:sz="6" w:space="0" w:color="000000"/>
              <w:bottom w:val="double" w:sz="6" w:space="0" w:color="000000"/>
            </w:tcBorders>
            <w:shd w:val="clear" w:color="auto" w:fill="E6E6E6"/>
          </w:tcPr>
          <w:p w14:paraId="685DDFCA"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745F3A0C"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0442CD42" w14:textId="77777777" w:rsidR="00253487" w:rsidRPr="00253487" w:rsidRDefault="00253487" w:rsidP="00253487"/>
        </w:tc>
      </w:tr>
      <w:bookmarkEnd w:id="176"/>
    </w:tbl>
    <w:p w14:paraId="688C0F31"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21559C06" w14:textId="77777777">
        <w:tc>
          <w:tcPr>
            <w:tcW w:w="9576" w:type="dxa"/>
            <w:tcBorders>
              <w:bottom w:val="nil"/>
            </w:tcBorders>
            <w:shd w:val="pct25" w:color="auto" w:fill="FFFFFF"/>
          </w:tcPr>
          <w:p w14:paraId="602FB592" w14:textId="77777777" w:rsidR="009E3F16" w:rsidRDefault="009E3F16">
            <w:pPr>
              <w:pStyle w:val="Heading5"/>
            </w:pPr>
            <w:bookmarkStart w:id="177" w:name="_Hlt512973305"/>
            <w:bookmarkEnd w:id="177"/>
            <w:r>
              <w:rPr>
                <w:rFonts w:ascii="Times New Roman" w:hAnsi="Times New Roman"/>
                <w:sz w:val="24"/>
              </w:rPr>
              <w:t xml:space="preserve">FIXML Definition for this message – see </w:t>
            </w:r>
            <w:hyperlink r:id="rId39"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72F5D621" w14:textId="77777777">
        <w:tc>
          <w:tcPr>
            <w:tcW w:w="9576" w:type="dxa"/>
            <w:shd w:val="pct12" w:color="auto" w:fill="FFFFFF"/>
          </w:tcPr>
          <w:p w14:paraId="6C4F60ED"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SettlInstrctnReq</w:t>
            </w:r>
          </w:p>
          <w:p w14:paraId="3C4660A1"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5C24A16E" w14:textId="77777777" w:rsidR="009E3F16" w:rsidRDefault="009E3F16"/>
    <w:p w14:paraId="0451D31B" w14:textId="77777777" w:rsidR="009E3F16" w:rsidRDefault="009E3F16">
      <w:pPr>
        <w:pStyle w:val="Heading2"/>
      </w:pPr>
      <w:r>
        <w:br w:type="page"/>
      </w:r>
      <w:bookmarkStart w:id="178" w:name="_Toc227925047"/>
      <w:r>
        <w:lastRenderedPageBreak/>
        <w:t>Settlement Obligation Report</w:t>
      </w:r>
      <w:bookmarkEnd w:id="178"/>
    </w:p>
    <w:p w14:paraId="521C53A0" w14:textId="77777777" w:rsidR="009E3F16" w:rsidRDefault="009E3F16">
      <w:pPr>
        <w:pStyle w:val="NormalIndent"/>
      </w:pPr>
      <w:r>
        <w:t xml:space="preserve">The Settlement Obligation Report message provides a central counterparty, institution, or individual counterparty with a capacity for reporting the final details of a currency settlement obligation. The settlement obligation is intended to be used for auxiliary reporting of settlement details that will be conducted over SWIFT or CLS in order to affect the instructions. The Settlement Obligation Report message is designed to allow multiple FX deals to be aggregated and netted into a single instruction to simplify the reporting process. </w:t>
      </w:r>
    </w:p>
    <w:p w14:paraId="23C11065" w14:textId="77777777" w:rsidR="009E3F16" w:rsidRDefault="009E3F16">
      <w:pPr>
        <w:pStyle w:val="NormalIndent"/>
      </w:pPr>
      <w:r>
        <w:t>The Settlement Obligation message can be used in one of two modes (SettlObligMode):</w:t>
      </w:r>
    </w:p>
    <w:p w14:paraId="409EC26A" w14:textId="77777777" w:rsidR="009E3F16" w:rsidRDefault="009E3F16">
      <w:pPr>
        <w:pStyle w:val="NormalIndent"/>
        <w:numPr>
          <w:ilvl w:val="0"/>
          <w:numId w:val="58"/>
        </w:numPr>
      </w:pPr>
      <w:r>
        <w:t>Preliminary – the instructions have been generated prior to final cutoff and information is still subject to change up until cutoff has been reached</w:t>
      </w:r>
    </w:p>
    <w:p w14:paraId="2595408A" w14:textId="77777777" w:rsidR="009E3F16" w:rsidRDefault="009E3F16">
      <w:pPr>
        <w:pStyle w:val="NormalIndent"/>
        <w:numPr>
          <w:ilvl w:val="0"/>
          <w:numId w:val="58"/>
        </w:numPr>
      </w:pPr>
      <w:r>
        <w:t>Final – the instructions have been generated with final settlement information which cannot subsequently be changed for the current settlement period</w:t>
      </w:r>
    </w:p>
    <w:p w14:paraId="69D9B46A" w14:textId="77777777" w:rsidR="009E3F16" w:rsidRDefault="009E3F16">
      <w:pPr>
        <w:pStyle w:val="NormalIndent"/>
        <w:rPr>
          <w:b/>
          <w:i/>
          <w:color w:val="auto"/>
        </w:rPr>
      </w:pPr>
      <w:r>
        <w:rPr>
          <w:b/>
          <w:i/>
          <w:color w:val="auto"/>
        </w:rPr>
        <w:t>See VOLUME 7 - "PRODUCT: FOREIGN EXCHANGE" section for more detailed usage notes for this message type.</w:t>
      </w:r>
    </w:p>
    <w:p w14:paraId="5FEB2EE2" w14:textId="77777777" w:rsidR="009E3F16" w:rsidRDefault="009E3F16">
      <w:pPr>
        <w:pStyle w:val="NormalIndent"/>
      </w:pPr>
    </w:p>
    <w:p w14:paraId="5C726EEA" w14:textId="77777777" w:rsidR="009E3F16" w:rsidRDefault="009E3F16">
      <w:pPr>
        <w:pStyle w:val="NormalIndent"/>
        <w:jc w:val="center"/>
        <w:rPr>
          <w:b/>
          <w:bCs/>
          <w:sz w:val="24"/>
        </w:rPr>
      </w:pPr>
      <w:r>
        <w:rPr>
          <w:b/>
          <w:bCs/>
          <w:sz w:val="24"/>
        </w:rPr>
        <w:t>Settlement Obligation Report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14081EE8"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2D15E68B" w14:textId="77777777" w:rsidR="00253487" w:rsidRPr="000F73DB" w:rsidRDefault="00253487" w:rsidP="000F73DB">
            <w:pPr>
              <w:jc w:val="center"/>
              <w:rPr>
                <w:b/>
                <w:i/>
              </w:rPr>
            </w:pPr>
            <w:bookmarkStart w:id="179" w:name="Msg_SettlementObligationRepo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3C3A2CAD"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ED0BBF2"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48C6F740" w14:textId="77777777" w:rsidR="00253487" w:rsidRPr="000F73DB" w:rsidRDefault="00253487" w:rsidP="000F73DB">
            <w:pPr>
              <w:jc w:val="center"/>
              <w:rPr>
                <w:b/>
                <w:i/>
              </w:rPr>
            </w:pPr>
            <w:r w:rsidRPr="000F73DB">
              <w:rPr>
                <w:b/>
                <w:i/>
              </w:rPr>
              <w:t>Comments</w:t>
            </w:r>
          </w:p>
        </w:tc>
      </w:tr>
      <w:tr w:rsidR="00253487" w:rsidRPr="00253487" w14:paraId="6C897D88" w14:textId="77777777" w:rsidTr="000F73DB">
        <w:tc>
          <w:tcPr>
            <w:tcW w:w="3402" w:type="dxa"/>
            <w:gridSpan w:val="2"/>
            <w:tcBorders>
              <w:top w:val="single" w:sz="6" w:space="0" w:color="000000"/>
              <w:bottom w:val="single" w:sz="6" w:space="0" w:color="000000"/>
            </w:tcBorders>
            <w:shd w:val="clear" w:color="auto" w:fill="E6E6E6"/>
          </w:tcPr>
          <w:p w14:paraId="169656CB"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208C592E"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345EC5D" w14:textId="77777777" w:rsidR="00253487" w:rsidRPr="00253487" w:rsidRDefault="00253487" w:rsidP="00253487">
            <w:r w:rsidRPr="00253487">
              <w:t>MsgType = BQ</w:t>
            </w:r>
          </w:p>
        </w:tc>
      </w:tr>
      <w:tr w:rsidR="00253487" w:rsidRPr="00253487" w14:paraId="26129E20" w14:textId="77777777" w:rsidTr="000F73DB">
        <w:tc>
          <w:tcPr>
            <w:tcW w:w="3402" w:type="dxa"/>
            <w:gridSpan w:val="2"/>
            <w:tcBorders>
              <w:top w:val="single" w:sz="6" w:space="0" w:color="000000"/>
              <w:bottom w:val="single" w:sz="6" w:space="0" w:color="000000"/>
            </w:tcBorders>
            <w:shd w:val="clear" w:color="auto" w:fill="E6E6E6"/>
          </w:tcPr>
          <w:p w14:paraId="71A1AAC3" w14:textId="77777777" w:rsidR="00253487" w:rsidRPr="00253487" w:rsidRDefault="00253487" w:rsidP="000F73DB">
            <w:pPr>
              <w:jc w:val="left"/>
            </w:pPr>
            <w:r w:rsidRPr="00253487">
              <w:t>component block  &lt;ApplicationSequenceControl&gt;</w:t>
            </w:r>
          </w:p>
        </w:tc>
        <w:tc>
          <w:tcPr>
            <w:tcW w:w="811" w:type="dxa"/>
            <w:tcBorders>
              <w:top w:val="single" w:sz="6" w:space="0" w:color="000000"/>
              <w:bottom w:val="single" w:sz="6" w:space="0" w:color="000000"/>
            </w:tcBorders>
            <w:shd w:val="clear" w:color="auto" w:fill="E6E6E6"/>
          </w:tcPr>
          <w:p w14:paraId="6220EB7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3F5C1A5" w14:textId="77777777" w:rsidR="00253487" w:rsidRPr="00253487" w:rsidRDefault="00253487" w:rsidP="00253487"/>
        </w:tc>
      </w:tr>
      <w:tr w:rsidR="00253487" w:rsidRPr="00253487" w14:paraId="5AF56A75" w14:textId="77777777" w:rsidTr="000F73DB">
        <w:tc>
          <w:tcPr>
            <w:tcW w:w="652" w:type="dxa"/>
            <w:tcBorders>
              <w:top w:val="single" w:sz="6" w:space="0" w:color="000000"/>
            </w:tcBorders>
            <w:shd w:val="clear" w:color="auto" w:fill="auto"/>
          </w:tcPr>
          <w:p w14:paraId="3348FA88" w14:textId="77777777" w:rsidR="00253487" w:rsidRPr="00253487" w:rsidRDefault="00253487" w:rsidP="000F73DB">
            <w:pPr>
              <w:jc w:val="center"/>
            </w:pPr>
            <w:r w:rsidRPr="00253487">
              <w:t>715</w:t>
            </w:r>
          </w:p>
        </w:tc>
        <w:tc>
          <w:tcPr>
            <w:tcW w:w="2750" w:type="dxa"/>
            <w:tcBorders>
              <w:top w:val="single" w:sz="6" w:space="0" w:color="000000"/>
            </w:tcBorders>
            <w:shd w:val="clear" w:color="auto" w:fill="auto"/>
          </w:tcPr>
          <w:p w14:paraId="11C00322" w14:textId="77777777" w:rsidR="00253487" w:rsidRPr="00253487" w:rsidRDefault="00253487" w:rsidP="00253487">
            <w:r w:rsidRPr="00253487">
              <w:t>ClearingBusinessDate</w:t>
            </w:r>
          </w:p>
        </w:tc>
        <w:tc>
          <w:tcPr>
            <w:tcW w:w="811" w:type="dxa"/>
            <w:tcBorders>
              <w:top w:val="single" w:sz="6" w:space="0" w:color="000000"/>
            </w:tcBorders>
            <w:shd w:val="clear" w:color="auto" w:fill="auto"/>
          </w:tcPr>
          <w:p w14:paraId="0E44ED05"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5459F1A" w14:textId="77777777" w:rsidR="00253487" w:rsidRPr="00253487" w:rsidRDefault="00253487" w:rsidP="00253487"/>
        </w:tc>
      </w:tr>
      <w:tr w:rsidR="00253487" w:rsidRPr="00253487" w14:paraId="05EA1258" w14:textId="77777777" w:rsidTr="000F73DB">
        <w:tc>
          <w:tcPr>
            <w:tcW w:w="652" w:type="dxa"/>
            <w:shd w:val="clear" w:color="auto" w:fill="auto"/>
          </w:tcPr>
          <w:p w14:paraId="1401E552" w14:textId="77777777" w:rsidR="00253487" w:rsidRPr="00253487" w:rsidRDefault="00253487" w:rsidP="000F73DB">
            <w:pPr>
              <w:jc w:val="center"/>
            </w:pPr>
            <w:r w:rsidRPr="00253487">
              <w:t>1153</w:t>
            </w:r>
          </w:p>
        </w:tc>
        <w:tc>
          <w:tcPr>
            <w:tcW w:w="2750" w:type="dxa"/>
            <w:shd w:val="clear" w:color="auto" w:fill="auto"/>
          </w:tcPr>
          <w:p w14:paraId="27C733F6" w14:textId="77777777" w:rsidR="00253487" w:rsidRPr="00253487" w:rsidRDefault="00253487" w:rsidP="00253487">
            <w:r w:rsidRPr="00253487">
              <w:t>SettlementCycleNo</w:t>
            </w:r>
          </w:p>
        </w:tc>
        <w:tc>
          <w:tcPr>
            <w:tcW w:w="811" w:type="dxa"/>
            <w:shd w:val="clear" w:color="auto" w:fill="auto"/>
          </w:tcPr>
          <w:p w14:paraId="20212E8C" w14:textId="77777777" w:rsidR="00253487" w:rsidRPr="00253487" w:rsidRDefault="00253487" w:rsidP="000F73DB">
            <w:pPr>
              <w:jc w:val="center"/>
            </w:pPr>
            <w:r w:rsidRPr="00253487">
              <w:t>N</w:t>
            </w:r>
          </w:p>
        </w:tc>
        <w:tc>
          <w:tcPr>
            <w:tcW w:w="4859" w:type="dxa"/>
            <w:shd w:val="clear" w:color="auto" w:fill="auto"/>
          </w:tcPr>
          <w:p w14:paraId="340383F5" w14:textId="77777777" w:rsidR="00253487" w:rsidRPr="00253487" w:rsidRDefault="00253487" w:rsidP="00253487">
            <w:r w:rsidRPr="00253487">
              <w:t>Settlement cycle in which the settlement obligation was generated</w:t>
            </w:r>
          </w:p>
        </w:tc>
      </w:tr>
      <w:tr w:rsidR="00253487" w:rsidRPr="00253487" w14:paraId="6B1D499B" w14:textId="77777777" w:rsidTr="000F73DB">
        <w:tc>
          <w:tcPr>
            <w:tcW w:w="652" w:type="dxa"/>
            <w:shd w:val="clear" w:color="auto" w:fill="auto"/>
          </w:tcPr>
          <w:p w14:paraId="7FCE6041" w14:textId="77777777" w:rsidR="00253487" w:rsidRPr="00253487" w:rsidRDefault="00253487" w:rsidP="000F73DB">
            <w:pPr>
              <w:jc w:val="center"/>
            </w:pPr>
            <w:r w:rsidRPr="00253487">
              <w:t>1160</w:t>
            </w:r>
          </w:p>
        </w:tc>
        <w:tc>
          <w:tcPr>
            <w:tcW w:w="2750" w:type="dxa"/>
            <w:shd w:val="clear" w:color="auto" w:fill="auto"/>
          </w:tcPr>
          <w:p w14:paraId="2B4F96D9" w14:textId="77777777" w:rsidR="00253487" w:rsidRPr="00253487" w:rsidRDefault="00253487" w:rsidP="00253487">
            <w:r w:rsidRPr="00253487">
              <w:t>SettlObligMsgID</w:t>
            </w:r>
          </w:p>
        </w:tc>
        <w:tc>
          <w:tcPr>
            <w:tcW w:w="811" w:type="dxa"/>
            <w:shd w:val="clear" w:color="auto" w:fill="auto"/>
          </w:tcPr>
          <w:p w14:paraId="275AD8C7" w14:textId="77777777" w:rsidR="00253487" w:rsidRPr="00253487" w:rsidRDefault="00253487" w:rsidP="000F73DB">
            <w:pPr>
              <w:jc w:val="center"/>
            </w:pPr>
            <w:r w:rsidRPr="00253487">
              <w:t>Y</w:t>
            </w:r>
          </w:p>
        </w:tc>
        <w:tc>
          <w:tcPr>
            <w:tcW w:w="4859" w:type="dxa"/>
            <w:shd w:val="clear" w:color="auto" w:fill="auto"/>
          </w:tcPr>
          <w:p w14:paraId="633B0AE1" w14:textId="77777777" w:rsidR="00253487" w:rsidRPr="00253487" w:rsidRDefault="00253487" w:rsidP="00253487">
            <w:r w:rsidRPr="00253487">
              <w:t>Unique identifier for this message</w:t>
            </w:r>
          </w:p>
        </w:tc>
      </w:tr>
      <w:tr w:rsidR="00253487" w:rsidRPr="00253487" w14:paraId="414E5284" w14:textId="77777777" w:rsidTr="000F73DB">
        <w:tc>
          <w:tcPr>
            <w:tcW w:w="652" w:type="dxa"/>
            <w:shd w:val="clear" w:color="auto" w:fill="auto"/>
          </w:tcPr>
          <w:p w14:paraId="5D9DA06A" w14:textId="77777777" w:rsidR="00253487" w:rsidRPr="00253487" w:rsidRDefault="00253487" w:rsidP="000F73DB">
            <w:pPr>
              <w:jc w:val="center"/>
            </w:pPr>
            <w:r w:rsidRPr="00253487">
              <w:t>1159</w:t>
            </w:r>
          </w:p>
        </w:tc>
        <w:tc>
          <w:tcPr>
            <w:tcW w:w="2750" w:type="dxa"/>
            <w:shd w:val="clear" w:color="auto" w:fill="auto"/>
          </w:tcPr>
          <w:p w14:paraId="031FEBF0" w14:textId="77777777" w:rsidR="00253487" w:rsidRPr="00253487" w:rsidRDefault="00253487" w:rsidP="00253487">
            <w:r w:rsidRPr="00253487">
              <w:t>SettlObligMode</w:t>
            </w:r>
          </w:p>
        </w:tc>
        <w:tc>
          <w:tcPr>
            <w:tcW w:w="811" w:type="dxa"/>
            <w:shd w:val="clear" w:color="auto" w:fill="auto"/>
          </w:tcPr>
          <w:p w14:paraId="7AAAF91A" w14:textId="77777777" w:rsidR="00253487" w:rsidRPr="00253487" w:rsidRDefault="00253487" w:rsidP="000F73DB">
            <w:pPr>
              <w:jc w:val="center"/>
            </w:pPr>
            <w:r w:rsidRPr="00253487">
              <w:t>Y</w:t>
            </w:r>
          </w:p>
        </w:tc>
        <w:tc>
          <w:tcPr>
            <w:tcW w:w="4859" w:type="dxa"/>
            <w:shd w:val="clear" w:color="auto" w:fill="auto"/>
          </w:tcPr>
          <w:p w14:paraId="0C234D04" w14:textId="77777777" w:rsidR="00253487" w:rsidRPr="00253487" w:rsidRDefault="00253487" w:rsidP="00253487">
            <w:r w:rsidRPr="00253487">
              <w:t>Used to identify the reporting mode of the settlement obligation which is either preliminary or final</w:t>
            </w:r>
          </w:p>
        </w:tc>
      </w:tr>
      <w:tr w:rsidR="00253487" w:rsidRPr="00253487" w14:paraId="3553CC84" w14:textId="77777777" w:rsidTr="000F73DB">
        <w:tc>
          <w:tcPr>
            <w:tcW w:w="652" w:type="dxa"/>
            <w:shd w:val="clear" w:color="auto" w:fill="auto"/>
          </w:tcPr>
          <w:p w14:paraId="74C07767" w14:textId="77777777" w:rsidR="00253487" w:rsidRPr="00253487" w:rsidRDefault="00253487" w:rsidP="000F73DB">
            <w:pPr>
              <w:jc w:val="center"/>
            </w:pPr>
            <w:r w:rsidRPr="00253487">
              <w:t>58</w:t>
            </w:r>
          </w:p>
        </w:tc>
        <w:tc>
          <w:tcPr>
            <w:tcW w:w="2750" w:type="dxa"/>
            <w:shd w:val="clear" w:color="auto" w:fill="auto"/>
          </w:tcPr>
          <w:p w14:paraId="16B1A860" w14:textId="77777777" w:rsidR="00253487" w:rsidRPr="00253487" w:rsidRDefault="00253487" w:rsidP="00253487">
            <w:r w:rsidRPr="00253487">
              <w:t>Text</w:t>
            </w:r>
          </w:p>
        </w:tc>
        <w:tc>
          <w:tcPr>
            <w:tcW w:w="811" w:type="dxa"/>
            <w:shd w:val="clear" w:color="auto" w:fill="auto"/>
          </w:tcPr>
          <w:p w14:paraId="38952B64" w14:textId="77777777" w:rsidR="00253487" w:rsidRPr="00253487" w:rsidRDefault="00253487" w:rsidP="000F73DB">
            <w:pPr>
              <w:jc w:val="center"/>
            </w:pPr>
            <w:r w:rsidRPr="00253487">
              <w:t>N</w:t>
            </w:r>
          </w:p>
        </w:tc>
        <w:tc>
          <w:tcPr>
            <w:tcW w:w="4859" w:type="dxa"/>
            <w:shd w:val="clear" w:color="auto" w:fill="auto"/>
          </w:tcPr>
          <w:p w14:paraId="4DAE5DDD" w14:textId="77777777" w:rsidR="00253487" w:rsidRPr="00253487" w:rsidRDefault="00253487" w:rsidP="00253487">
            <w:r w:rsidRPr="00253487">
              <w:t>Can be used to provide any additional rejection text where rejecting a Settlement Instruction Request message.</w:t>
            </w:r>
          </w:p>
        </w:tc>
      </w:tr>
      <w:tr w:rsidR="00253487" w:rsidRPr="00253487" w14:paraId="0C77634E" w14:textId="77777777" w:rsidTr="000F73DB">
        <w:tc>
          <w:tcPr>
            <w:tcW w:w="652" w:type="dxa"/>
            <w:shd w:val="clear" w:color="auto" w:fill="auto"/>
          </w:tcPr>
          <w:p w14:paraId="6AD9A6A3" w14:textId="77777777" w:rsidR="00253487" w:rsidRPr="00253487" w:rsidRDefault="00253487" w:rsidP="000F73DB">
            <w:pPr>
              <w:jc w:val="center"/>
            </w:pPr>
            <w:r w:rsidRPr="00253487">
              <w:t>354</w:t>
            </w:r>
          </w:p>
        </w:tc>
        <w:tc>
          <w:tcPr>
            <w:tcW w:w="2750" w:type="dxa"/>
            <w:shd w:val="clear" w:color="auto" w:fill="auto"/>
          </w:tcPr>
          <w:p w14:paraId="3ADAAE61" w14:textId="77777777" w:rsidR="00253487" w:rsidRPr="00253487" w:rsidRDefault="00253487" w:rsidP="00253487">
            <w:r w:rsidRPr="00253487">
              <w:t>EncodedTextLen</w:t>
            </w:r>
          </w:p>
        </w:tc>
        <w:tc>
          <w:tcPr>
            <w:tcW w:w="811" w:type="dxa"/>
            <w:shd w:val="clear" w:color="auto" w:fill="auto"/>
          </w:tcPr>
          <w:p w14:paraId="7260A01E" w14:textId="77777777" w:rsidR="00253487" w:rsidRPr="00253487" w:rsidRDefault="00253487" w:rsidP="000F73DB">
            <w:pPr>
              <w:jc w:val="center"/>
            </w:pPr>
            <w:r w:rsidRPr="00253487">
              <w:t>N</w:t>
            </w:r>
          </w:p>
        </w:tc>
        <w:tc>
          <w:tcPr>
            <w:tcW w:w="4859" w:type="dxa"/>
            <w:shd w:val="clear" w:color="auto" w:fill="auto"/>
          </w:tcPr>
          <w:p w14:paraId="7FEB99C7" w14:textId="77777777" w:rsidR="00253487" w:rsidRPr="00253487" w:rsidRDefault="00253487" w:rsidP="00253487"/>
        </w:tc>
      </w:tr>
      <w:tr w:rsidR="00253487" w:rsidRPr="00253487" w14:paraId="5F7C3E30" w14:textId="77777777" w:rsidTr="000F73DB">
        <w:tc>
          <w:tcPr>
            <w:tcW w:w="652" w:type="dxa"/>
            <w:shd w:val="clear" w:color="auto" w:fill="auto"/>
          </w:tcPr>
          <w:p w14:paraId="5B294C20" w14:textId="77777777" w:rsidR="00253487" w:rsidRPr="00253487" w:rsidRDefault="00253487" w:rsidP="000F73DB">
            <w:pPr>
              <w:jc w:val="center"/>
            </w:pPr>
            <w:r w:rsidRPr="00253487">
              <w:t>355</w:t>
            </w:r>
          </w:p>
        </w:tc>
        <w:tc>
          <w:tcPr>
            <w:tcW w:w="2750" w:type="dxa"/>
            <w:shd w:val="clear" w:color="auto" w:fill="auto"/>
          </w:tcPr>
          <w:p w14:paraId="5A5A4895" w14:textId="77777777" w:rsidR="00253487" w:rsidRPr="00253487" w:rsidRDefault="00253487" w:rsidP="00253487">
            <w:r w:rsidRPr="00253487">
              <w:t>EncodedText</w:t>
            </w:r>
          </w:p>
        </w:tc>
        <w:tc>
          <w:tcPr>
            <w:tcW w:w="811" w:type="dxa"/>
            <w:shd w:val="clear" w:color="auto" w:fill="auto"/>
          </w:tcPr>
          <w:p w14:paraId="549F579E" w14:textId="77777777" w:rsidR="00253487" w:rsidRPr="00253487" w:rsidRDefault="00253487" w:rsidP="000F73DB">
            <w:pPr>
              <w:jc w:val="center"/>
            </w:pPr>
            <w:r w:rsidRPr="00253487">
              <w:t>N</w:t>
            </w:r>
          </w:p>
        </w:tc>
        <w:tc>
          <w:tcPr>
            <w:tcW w:w="4859" w:type="dxa"/>
            <w:shd w:val="clear" w:color="auto" w:fill="auto"/>
          </w:tcPr>
          <w:p w14:paraId="7FF119EB" w14:textId="77777777" w:rsidR="00253487" w:rsidRPr="00253487" w:rsidRDefault="00253487" w:rsidP="00253487"/>
        </w:tc>
      </w:tr>
      <w:tr w:rsidR="00253487" w:rsidRPr="00253487" w14:paraId="2483766E" w14:textId="77777777" w:rsidTr="000F73DB">
        <w:tc>
          <w:tcPr>
            <w:tcW w:w="652" w:type="dxa"/>
            <w:tcBorders>
              <w:bottom w:val="single" w:sz="6" w:space="0" w:color="000000"/>
            </w:tcBorders>
            <w:shd w:val="clear" w:color="auto" w:fill="auto"/>
          </w:tcPr>
          <w:p w14:paraId="3C6A8DFB" w14:textId="77777777" w:rsidR="00253487" w:rsidRPr="00253487" w:rsidRDefault="00253487" w:rsidP="000F73DB">
            <w:pPr>
              <w:jc w:val="center"/>
            </w:pPr>
            <w:r w:rsidRPr="00253487">
              <w:t>60</w:t>
            </w:r>
          </w:p>
        </w:tc>
        <w:tc>
          <w:tcPr>
            <w:tcW w:w="2750" w:type="dxa"/>
            <w:tcBorders>
              <w:bottom w:val="single" w:sz="6" w:space="0" w:color="000000"/>
            </w:tcBorders>
            <w:shd w:val="clear" w:color="auto" w:fill="auto"/>
          </w:tcPr>
          <w:p w14:paraId="5ED5A827" w14:textId="77777777" w:rsidR="00253487" w:rsidRPr="00253487" w:rsidRDefault="00253487" w:rsidP="00253487">
            <w:r w:rsidRPr="00253487">
              <w:t>TransactTime</w:t>
            </w:r>
          </w:p>
        </w:tc>
        <w:tc>
          <w:tcPr>
            <w:tcW w:w="811" w:type="dxa"/>
            <w:tcBorders>
              <w:bottom w:val="single" w:sz="6" w:space="0" w:color="000000"/>
            </w:tcBorders>
            <w:shd w:val="clear" w:color="auto" w:fill="auto"/>
          </w:tcPr>
          <w:p w14:paraId="45A0D56E"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628C111" w14:textId="77777777" w:rsidR="00253487" w:rsidRPr="00253487" w:rsidRDefault="00253487" w:rsidP="00253487">
            <w:r w:rsidRPr="00253487">
              <w:t>Time when the Settlemnt Obligation Report was created.</w:t>
            </w:r>
          </w:p>
        </w:tc>
      </w:tr>
      <w:tr w:rsidR="00253487" w:rsidRPr="00253487" w14:paraId="425B8AF9" w14:textId="77777777" w:rsidTr="000F73DB">
        <w:tc>
          <w:tcPr>
            <w:tcW w:w="3402" w:type="dxa"/>
            <w:gridSpan w:val="2"/>
            <w:tcBorders>
              <w:top w:val="single" w:sz="6" w:space="0" w:color="000000"/>
              <w:bottom w:val="single" w:sz="6" w:space="0" w:color="000000"/>
            </w:tcBorders>
            <w:shd w:val="clear" w:color="auto" w:fill="E6E6E6"/>
          </w:tcPr>
          <w:p w14:paraId="626317DA" w14:textId="77777777" w:rsidR="00253487" w:rsidRPr="00253487" w:rsidRDefault="00253487" w:rsidP="000F73DB">
            <w:pPr>
              <w:jc w:val="left"/>
            </w:pPr>
            <w:r w:rsidRPr="00253487">
              <w:t>component block  &lt;SettlObligationInstructions&gt;</w:t>
            </w:r>
          </w:p>
        </w:tc>
        <w:tc>
          <w:tcPr>
            <w:tcW w:w="811" w:type="dxa"/>
            <w:tcBorders>
              <w:top w:val="single" w:sz="6" w:space="0" w:color="000000"/>
              <w:bottom w:val="single" w:sz="6" w:space="0" w:color="000000"/>
            </w:tcBorders>
            <w:shd w:val="clear" w:color="auto" w:fill="E6E6E6"/>
          </w:tcPr>
          <w:p w14:paraId="0E96E163"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D51489D" w14:textId="77777777" w:rsidR="00253487" w:rsidRPr="00253487" w:rsidRDefault="00253487" w:rsidP="00253487"/>
        </w:tc>
      </w:tr>
      <w:tr w:rsidR="00253487" w:rsidRPr="00253487" w14:paraId="66B8BBE7" w14:textId="77777777" w:rsidTr="000F73DB">
        <w:tc>
          <w:tcPr>
            <w:tcW w:w="3402" w:type="dxa"/>
            <w:gridSpan w:val="2"/>
            <w:tcBorders>
              <w:top w:val="single" w:sz="6" w:space="0" w:color="000000"/>
              <w:bottom w:val="double" w:sz="6" w:space="0" w:color="000000"/>
            </w:tcBorders>
            <w:shd w:val="clear" w:color="auto" w:fill="E6E6E6"/>
          </w:tcPr>
          <w:p w14:paraId="4CEF476D"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1293F9B1"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51DEADA7" w14:textId="77777777" w:rsidR="00253487" w:rsidRPr="00253487" w:rsidRDefault="00253487" w:rsidP="00253487"/>
        </w:tc>
      </w:tr>
      <w:bookmarkEnd w:id="179"/>
    </w:tbl>
    <w:p w14:paraId="580D7DC2" w14:textId="77777777" w:rsidR="009E3F16" w:rsidRDefault="009E3F16" w:rsidP="00253487"/>
    <w:p w14:paraId="189E6A73"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521FBA3" w14:textId="77777777">
        <w:tc>
          <w:tcPr>
            <w:tcW w:w="9576" w:type="dxa"/>
            <w:tcBorders>
              <w:bottom w:val="nil"/>
            </w:tcBorders>
            <w:shd w:val="pct25" w:color="auto" w:fill="FFFFFF"/>
          </w:tcPr>
          <w:p w14:paraId="106671A2" w14:textId="77777777" w:rsidR="009E3F16" w:rsidRDefault="009E3F16">
            <w:pPr>
              <w:pStyle w:val="Heading5"/>
            </w:pPr>
            <w:r>
              <w:rPr>
                <w:rFonts w:ascii="Times New Roman" w:hAnsi="Times New Roman"/>
                <w:sz w:val="24"/>
              </w:rPr>
              <w:t xml:space="preserve">FIXML Definition for this message – see </w:t>
            </w:r>
            <w:hyperlink r:id="rId40"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3D4C209C" w14:textId="77777777">
        <w:tc>
          <w:tcPr>
            <w:tcW w:w="9576" w:type="dxa"/>
            <w:shd w:val="pct12" w:color="auto" w:fill="FFFFFF"/>
          </w:tcPr>
          <w:p w14:paraId="43BF875D"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SettlObligation</w:t>
            </w:r>
          </w:p>
          <w:p w14:paraId="25B8CAE3"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2C8BD8B7" w14:textId="77777777" w:rsidR="009E3F16" w:rsidRDefault="009E3F16"/>
    <w:p w14:paraId="0C05A85E" w14:textId="77777777" w:rsidR="009E3F16" w:rsidRDefault="009E3F16">
      <w:pPr>
        <w:pStyle w:val="NormalIndent"/>
      </w:pPr>
    </w:p>
    <w:p w14:paraId="5018E75A" w14:textId="77777777" w:rsidR="009E3F16" w:rsidRDefault="009E3F16">
      <w:pPr>
        <w:pStyle w:val="Heading1"/>
      </w:pPr>
      <w:bookmarkStart w:id="180" w:name="CATEGORY_TradeCaptureReporting"/>
      <w:bookmarkStart w:id="181" w:name="_Toc227925048"/>
      <w:r>
        <w:lastRenderedPageBreak/>
        <w:t>CATEGORY:  TRADE CAPTURE ("STREETSIDE") REPORTING</w:t>
      </w:r>
      <w:bookmarkEnd w:id="180"/>
      <w:bookmarkEnd w:id="181"/>
    </w:p>
    <w:p w14:paraId="6670534A" w14:textId="77777777" w:rsidR="009E3F16" w:rsidRDefault="009E3F16">
      <w:pPr>
        <w:pStyle w:val="Heading2"/>
      </w:pPr>
      <w:bookmarkStart w:id="182" w:name="_Toc227925049"/>
      <w:r>
        <w:t>Overview:</w:t>
      </w:r>
      <w:bookmarkEnd w:id="182"/>
    </w:p>
    <w:p w14:paraId="7E3837CA" w14:textId="77777777" w:rsidR="009E3F16" w:rsidRDefault="009E3F16">
      <w:r>
        <w:t>Trade Capture Reporting allows sell-side firms (broker, exchange, ECN, central counter parties) to provide timely reporting of completed trades to parties involved in a trade as well as to  external entities not involved in the execution of the trade.  Trade Capture Reporting has been designed for several uses including sell-side trade reporting into an exchange or ECN, trade confirmation reporting by an exchange or clearing organization, and end of day trade reporting via static data files. For example, in the United States OCC (Options Clearing Corporation) and CME (Chicago Mercantile Exchange) both make extensive use of the Trade Capture Report for trade management, trade confirmation reporting, and end of day trade reconciliation via static data file.   As settlement cycles reduce, such communication must be closer to real-time vs. an end-of-the day batch process.  The Trade Capture Report and Trade Capture Report Request messages have been designed to facilitate such communication.</w:t>
      </w:r>
    </w:p>
    <w:p w14:paraId="4DC12E87" w14:textId="77777777" w:rsidR="009E3F16" w:rsidRDefault="009E3F16">
      <w:r>
        <w:t>Trade Capture Reporting has been expanded to include support for two party (sell side - buy side) and three party (sell side - exchange/clearing house/VMU - buy side) communication. Appendix B contains an extensive set of message flow tables which illustrate Trade Capture Report usage for privately negotiated trades in an exchange setting. The tables also deomonstrate the appropriate models for cleared trade reporting by clearing organizations. Support for matched trades, unmatched trades, transfer, block trades, and exchange for physical (EFP) trades are supported.</w:t>
      </w:r>
    </w:p>
    <w:p w14:paraId="0722CB7C" w14:textId="77777777" w:rsidR="009E3F16" w:rsidRDefault="009E3F16">
      <w:pPr>
        <w:pStyle w:val="Heading2"/>
        <w:keepNext/>
        <w:keepLines/>
        <w:numPr>
          <w:ilvl w:val="1"/>
          <w:numId w:val="0"/>
        </w:numPr>
        <w:tabs>
          <w:tab w:val="num" w:pos="792"/>
        </w:tabs>
        <w:spacing w:line="260" w:lineRule="atLeast"/>
        <w:ind w:left="792" w:hanging="432"/>
        <w:jc w:val="left"/>
        <w:rPr>
          <w:sz w:val="20"/>
        </w:rPr>
      </w:pPr>
      <w:bookmarkStart w:id="183" w:name="_Ref136771692"/>
      <w:bookmarkStart w:id="184" w:name="_Toc142602726"/>
      <w:bookmarkStart w:id="185" w:name="_Toc227925050"/>
      <w:r>
        <w:rPr>
          <w:sz w:val="20"/>
        </w:rPr>
        <w:t>Trade Capture Report Usages</w:t>
      </w:r>
      <w:bookmarkEnd w:id="183"/>
      <w:bookmarkEnd w:id="184"/>
      <w:bookmarkEnd w:id="185"/>
    </w:p>
    <w:p w14:paraId="5CE510BD" w14:textId="77777777" w:rsidR="009E3F16" w:rsidRDefault="009E3F16">
      <w:pPr>
        <w:ind w:firstLine="360"/>
      </w:pPr>
      <w:r>
        <w:t>Trade Capture Reports are used for various purposes including:</w:t>
      </w:r>
    </w:p>
    <w:p w14:paraId="5AC00171" w14:textId="77777777" w:rsidR="009E3F16" w:rsidRDefault="009E3F16">
      <w:pPr>
        <w:numPr>
          <w:ilvl w:val="0"/>
          <w:numId w:val="47"/>
        </w:numPr>
        <w:jc w:val="left"/>
      </w:pPr>
      <w:r>
        <w:t xml:space="preserve">Relaying Confirmed Trades to various parties not directly involved in the execution, e.g. CSD’s, clearing houses, clearing firms and regulatory bodies. Those messages are </w:t>
      </w:r>
      <w:r>
        <w:rPr>
          <w:b/>
        </w:rPr>
        <w:t>outbound</w:t>
      </w:r>
      <w:r>
        <w:t xml:space="preserve"> (from the marketplace).</w:t>
      </w:r>
    </w:p>
    <w:p w14:paraId="130443A4" w14:textId="77777777" w:rsidR="009E3F16" w:rsidRDefault="009E3F16">
      <w:pPr>
        <w:numPr>
          <w:ilvl w:val="0"/>
          <w:numId w:val="47"/>
        </w:numPr>
        <w:jc w:val="left"/>
      </w:pPr>
      <w:r>
        <w:t xml:space="preserve">Relaying Confirmed Trades to counterparties of the trade. Where Execution Reports may be sufficient for front-office purposes, Trade Capture Reports can serve more demanding back-office processes better. Those messages are </w:t>
      </w:r>
      <w:r>
        <w:rPr>
          <w:b/>
        </w:rPr>
        <w:t>outbound</w:t>
      </w:r>
      <w:r>
        <w:t xml:space="preserve"> (from the marketplace).</w:t>
      </w:r>
    </w:p>
    <w:p w14:paraId="25A39A29" w14:textId="77777777" w:rsidR="009E3F16" w:rsidRDefault="009E3F16">
      <w:pPr>
        <w:numPr>
          <w:ilvl w:val="0"/>
          <w:numId w:val="47"/>
        </w:numPr>
        <w:jc w:val="left"/>
      </w:pPr>
      <w:r>
        <w:t xml:space="preserve">Reporting of privately negotiated (“street-side”) trades, i.e. trades formed outside of the marketplace. Those messages are </w:t>
      </w:r>
      <w:r>
        <w:rPr>
          <w:b/>
        </w:rPr>
        <w:t>inbound</w:t>
      </w:r>
      <w:r>
        <w:t xml:space="preserve"> (to the marketplace) but may also be used as </w:t>
      </w:r>
      <w:r>
        <w:rPr>
          <w:b/>
        </w:rPr>
        <w:t>outbound</w:t>
      </w:r>
      <w:r>
        <w:t xml:space="preserve"> (when the marketplace relays them to counterparties).</w:t>
      </w:r>
    </w:p>
    <w:p w14:paraId="105DD77C" w14:textId="77777777" w:rsidR="009E3F16" w:rsidRDefault="009E3F16">
      <w:pPr>
        <w:numPr>
          <w:ilvl w:val="0"/>
          <w:numId w:val="47"/>
        </w:numPr>
        <w:jc w:val="left"/>
      </w:pPr>
      <w:r>
        <w:t>Reporting of trades executed on the floor or from an automated order routing mechanism. These messages are</w:t>
      </w:r>
      <w:r>
        <w:rPr>
          <w:b/>
        </w:rPr>
        <w:t xml:space="preserve"> inbound</w:t>
      </w:r>
      <w:r>
        <w:t xml:space="preserve">. </w:t>
      </w:r>
    </w:p>
    <w:p w14:paraId="7B20798C" w14:textId="77777777" w:rsidR="009E3F16" w:rsidRDefault="009E3F16">
      <w:pPr>
        <w:numPr>
          <w:ilvl w:val="0"/>
          <w:numId w:val="47"/>
        </w:numPr>
        <w:jc w:val="left"/>
      </w:pPr>
      <w:r>
        <w:t xml:space="preserve">Requesting a cancellation or amendment of a Confirmed Trade. Those messages are </w:t>
      </w:r>
      <w:r>
        <w:rPr>
          <w:b/>
        </w:rPr>
        <w:t>inbound</w:t>
      </w:r>
      <w:r>
        <w:t xml:space="preserve"> (to the marketplace) but may also be used as </w:t>
      </w:r>
      <w:r>
        <w:rPr>
          <w:b/>
        </w:rPr>
        <w:t>outbound</w:t>
      </w:r>
      <w:r>
        <w:t xml:space="preserve"> (when the marketplace relays them to counterparties).</w:t>
      </w:r>
    </w:p>
    <w:p w14:paraId="27E3F755" w14:textId="77777777" w:rsidR="009E3F16" w:rsidRDefault="009E3F16"/>
    <w:p w14:paraId="6F943AF0" w14:textId="77777777" w:rsidR="009E3F16" w:rsidRDefault="009E3F16">
      <w:r>
        <w:t>In Exchange, ECN and Central Counter Party models, a TCR (Trade Capture Report) process ends with a Confirmed Trade. The process is triggered by a request to register a new trade, replace a trade or cancel a trade. The process can involve the counterparty and / or a marketplace official acknowledgement and can therefore take some time. During this time, the initiator may change his mind and withdraw or request a change to the request.</w:t>
      </w:r>
    </w:p>
    <w:p w14:paraId="24A5F8D5" w14:textId="77777777" w:rsidR="009E3F16" w:rsidRDefault="009E3F16">
      <w:r>
        <w:t>The following rules apply to TCR identifiers:</w:t>
      </w:r>
    </w:p>
    <w:p w14:paraId="0E47CFBC" w14:textId="77777777" w:rsidR="009E3F16" w:rsidRDefault="009E3F16">
      <w:pPr>
        <w:numPr>
          <w:ilvl w:val="0"/>
          <w:numId w:val="48"/>
        </w:numPr>
        <w:spacing w:line="260" w:lineRule="atLeast"/>
        <w:jc w:val="left"/>
      </w:pPr>
      <w:r>
        <w:t>TradeReportID is assigned by the submitter of the message and used as a pure message identifier.</w:t>
      </w:r>
    </w:p>
    <w:p w14:paraId="73F9164B" w14:textId="77777777" w:rsidR="009E3F16" w:rsidRDefault="009E3F16">
      <w:pPr>
        <w:numPr>
          <w:ilvl w:val="0"/>
          <w:numId w:val="48"/>
        </w:numPr>
        <w:spacing w:line="260" w:lineRule="atLeast"/>
        <w:jc w:val="left"/>
      </w:pPr>
      <w:r>
        <w:t xml:space="preserve">TradeID is assigned by the marketplace when it records a Confirmed Trade. It should be noted that some marketplaces will assign the TradeID earlier in the process, meaning that (in the case of sequential ID assignment) there will be gaps when a trade is not completed. </w:t>
      </w:r>
    </w:p>
    <w:p w14:paraId="35D92186" w14:textId="77777777" w:rsidR="009E3F16" w:rsidRDefault="009E3F16">
      <w:pPr>
        <w:numPr>
          <w:ilvl w:val="0"/>
          <w:numId w:val="48"/>
        </w:numPr>
        <w:spacing w:line="260" w:lineRule="atLeast"/>
        <w:jc w:val="left"/>
      </w:pPr>
      <w:r>
        <w:t xml:space="preserve">TradeReportRefID is assigned by the submitter when it wants to link a new message to a previous message. This would normally apply only when it requests a replace or cancel of an ongoing process (i.e. the </w:t>
      </w:r>
      <w:r>
        <w:lastRenderedPageBreak/>
        <w:t>marketplace has not yet recorded the Confirmed Trade) and when the marketplace issues confirmed trades ending the process of reporting and acknowledging a privately negotiated trade.</w:t>
      </w:r>
    </w:p>
    <w:p w14:paraId="65E7E945" w14:textId="77777777" w:rsidR="009E3F16" w:rsidRDefault="009E3F16">
      <w:pPr>
        <w:numPr>
          <w:ilvl w:val="0"/>
          <w:numId w:val="48"/>
        </w:numPr>
        <w:spacing w:line="260" w:lineRule="atLeast"/>
        <w:jc w:val="left"/>
      </w:pPr>
      <w:r>
        <w:t xml:space="preserve">SecondaryTradeID can be assigned by the marketplace as an identifier for the process leading to a Confirmed Trade. It can be used by the submitter as an alternative to TradeReportRefID in a cancel or replace. Note that a prerequisite to use the SecondaryTradeID is that the marketplace issues TCR Ack messages providing that tag. </w:t>
      </w:r>
    </w:p>
    <w:p w14:paraId="0CECE2DF" w14:textId="77777777" w:rsidR="009E3F16" w:rsidRDefault="009E3F16"/>
    <w:p w14:paraId="76C84094" w14:textId="77777777" w:rsidR="009E3F16" w:rsidRDefault="009E3F16">
      <w:pPr>
        <w:pStyle w:val="Heading3"/>
      </w:pPr>
      <w:bookmarkStart w:id="186" w:name="_Ref136770485"/>
      <w:bookmarkStart w:id="187" w:name="_Toc142602715"/>
      <w:bookmarkStart w:id="188" w:name="_Toc227925051"/>
      <w:r>
        <w:t>Trade Capture Reporting Business Workflow</w:t>
      </w:r>
      <w:bookmarkEnd w:id="186"/>
      <w:bookmarkEnd w:id="187"/>
      <w:r>
        <w:t>s</w:t>
      </w:r>
      <w:bookmarkEnd w:id="188"/>
    </w:p>
    <w:p w14:paraId="7B62571D" w14:textId="77777777" w:rsidR="009E3F16" w:rsidRDefault="009E3F16">
      <w:pPr>
        <w:ind w:left="60"/>
      </w:pPr>
      <w:r>
        <w:t xml:space="preserve">Most markets see confirmed trades as a bookkeeping record of a finalized deal. Naturally there may be a chain of actors involved in the trade process, but from a marketplace point of view there is one such representation. In the following text the term “Confirmed Trade” is used to represent the fact that the marketplace has confirmed and stored a trade in its records. It may be that subsequent actors as clearing houses and depositories do not see that Confirmed Trade as finalized, but this is about their role in the transaction chain, not about the marketplace. A marketplace needs to communicate that trade to other interested parties. </w:t>
      </w:r>
    </w:p>
    <w:p w14:paraId="06B4DC5D" w14:textId="77777777" w:rsidR="009E3F16" w:rsidRDefault="009E3F16">
      <w:pPr>
        <w:ind w:left="60"/>
      </w:pPr>
      <w:bookmarkStart w:id="189" w:name="_Ref130005990"/>
    </w:p>
    <w:p w14:paraId="637693C1" w14:textId="77777777" w:rsidR="009E3F16" w:rsidRDefault="009E3F16">
      <w:pPr>
        <w:ind w:left="60"/>
      </w:pPr>
      <w:r>
        <w:t>A Confirmed Trade can be produced by a marketplace as the result of various business processes, e.g.:</w:t>
      </w:r>
    </w:p>
    <w:p w14:paraId="570F4740" w14:textId="77777777" w:rsidR="009E3F16" w:rsidRDefault="009E3F16">
      <w:pPr>
        <w:numPr>
          <w:ilvl w:val="0"/>
          <w:numId w:val="46"/>
        </w:numPr>
        <w:spacing w:line="260" w:lineRule="atLeast"/>
        <w:jc w:val="left"/>
      </w:pPr>
      <w:r>
        <w:t>Auto-matching of order and / or quotes</w:t>
      </w:r>
    </w:p>
    <w:p w14:paraId="002D50EC" w14:textId="77777777" w:rsidR="009E3F16" w:rsidRDefault="009E3F16">
      <w:pPr>
        <w:numPr>
          <w:ilvl w:val="0"/>
          <w:numId w:val="46"/>
        </w:numPr>
        <w:spacing w:line="260" w:lineRule="atLeast"/>
        <w:jc w:val="left"/>
      </w:pPr>
      <w:r>
        <w:t>Quote negotiations</w:t>
      </w:r>
    </w:p>
    <w:p w14:paraId="65862C13" w14:textId="77777777" w:rsidR="009E3F16" w:rsidRDefault="009E3F16">
      <w:pPr>
        <w:numPr>
          <w:ilvl w:val="0"/>
          <w:numId w:val="46"/>
        </w:numPr>
        <w:spacing w:line="260" w:lineRule="atLeast"/>
        <w:jc w:val="left"/>
      </w:pPr>
      <w:r>
        <w:t>Hit / Lift of orders and / or quotes</w:t>
      </w:r>
    </w:p>
    <w:p w14:paraId="6755B389" w14:textId="77777777" w:rsidR="009E3F16" w:rsidRDefault="009E3F16">
      <w:pPr>
        <w:numPr>
          <w:ilvl w:val="0"/>
          <w:numId w:val="46"/>
        </w:numPr>
        <w:spacing w:line="260" w:lineRule="atLeast"/>
        <w:jc w:val="left"/>
      </w:pPr>
      <w:r>
        <w:t>Reporting of trades in variants exemplified further in this section</w:t>
      </w:r>
    </w:p>
    <w:p w14:paraId="5DD586CE" w14:textId="77777777" w:rsidR="009E3F16" w:rsidRDefault="009E3F16"/>
    <w:p w14:paraId="63A16639" w14:textId="77777777" w:rsidR="009E3F16" w:rsidRDefault="009E3F16">
      <w:r>
        <w:t>From a marketplace point of view the outgoing trade confirmations are inherently different from any incoming representations of interest, including privately negotiated trades and other requests to report a trade. Once the marketplace has confirmed a trade and recorded it, it can submit it to downstream processes. Any post-trade management of that trade is often a matter between counterparties or their representatives and organizations specialized in downstream parts of the transaction chain.</w:t>
      </w:r>
    </w:p>
    <w:p w14:paraId="41DB8D4C" w14:textId="77777777" w:rsidR="009E3F16" w:rsidRDefault="009E3F16"/>
    <w:p w14:paraId="1EC8685D" w14:textId="77777777" w:rsidR="009E3F16" w:rsidRDefault="009E3F16">
      <w:r>
        <w:t>The following tesxt describes a number of relevant high-level workflows. Detailed workflows are defined in greater detail in this section.</w:t>
      </w:r>
    </w:p>
    <w:bookmarkEnd w:id="189"/>
    <w:p w14:paraId="095883C4" w14:textId="77777777" w:rsidR="009E3F16" w:rsidRDefault="009E3F16">
      <w:r>
        <w:t>This diagram depicts a typical high level order flow:</w:t>
      </w:r>
    </w:p>
    <w:p w14:paraId="23C3B0B9" w14:textId="77777777" w:rsidR="009E3F16" w:rsidRDefault="00B74E23">
      <w:r>
        <w:pict w14:anchorId="25DB1D25">
          <v:shape id="_x0000_i1029" type="#_x0000_t75" style="width:468.4pt;height:145.7pt;mso-position-horizontal-relative:char;mso-position-vertical-relative:line">
            <v:imagedata r:id="rId41" o:title=""/>
          </v:shape>
        </w:pict>
      </w:r>
    </w:p>
    <w:p w14:paraId="255F7DBA" w14:textId="77777777" w:rsidR="009E3F16" w:rsidRDefault="009E3F16">
      <w:r>
        <w:t>A broker enters Order messages and receives Execution Reports in response. The Execution Reports are used to relay the status of an order, including:</w:t>
      </w:r>
    </w:p>
    <w:p w14:paraId="5B671E36" w14:textId="77777777" w:rsidR="009E3F16" w:rsidRDefault="009E3F16">
      <w:pPr>
        <w:numPr>
          <w:ilvl w:val="0"/>
          <w:numId w:val="45"/>
        </w:numPr>
        <w:jc w:val="left"/>
      </w:pPr>
      <w:r>
        <w:lastRenderedPageBreak/>
        <w:t>Confirm the acceptance of orders</w:t>
      </w:r>
    </w:p>
    <w:p w14:paraId="1DFEEF10" w14:textId="77777777" w:rsidR="009E3F16" w:rsidRDefault="009E3F16">
      <w:pPr>
        <w:numPr>
          <w:ilvl w:val="0"/>
          <w:numId w:val="45"/>
        </w:numPr>
        <w:jc w:val="left"/>
      </w:pPr>
      <w:r>
        <w:t>Relay fill information</w:t>
      </w:r>
    </w:p>
    <w:p w14:paraId="5825EC70" w14:textId="77777777" w:rsidR="009E3F16" w:rsidRDefault="009E3F16">
      <w:pPr>
        <w:numPr>
          <w:ilvl w:val="0"/>
          <w:numId w:val="45"/>
        </w:numPr>
        <w:jc w:val="left"/>
      </w:pPr>
      <w:r>
        <w:t>Inform about order expiry</w:t>
      </w:r>
    </w:p>
    <w:p w14:paraId="41EC644C" w14:textId="77777777" w:rsidR="009E3F16" w:rsidRDefault="009E3F16">
      <w:pPr>
        <w:numPr>
          <w:ilvl w:val="0"/>
          <w:numId w:val="45"/>
        </w:numPr>
        <w:jc w:val="left"/>
      </w:pPr>
      <w:r>
        <w:t>Etc</w:t>
      </w:r>
    </w:p>
    <w:p w14:paraId="24D088C2" w14:textId="77777777" w:rsidR="009E3F16" w:rsidRDefault="009E3F16"/>
    <w:p w14:paraId="6F1B4973" w14:textId="77777777" w:rsidR="009E3F16" w:rsidRDefault="009E3F16">
      <w:r>
        <w:t>Execution Reports are sent to the order owner (the broker).</w:t>
      </w:r>
    </w:p>
    <w:p w14:paraId="04DDABDB" w14:textId="77777777" w:rsidR="009E3F16" w:rsidRDefault="009E3F16"/>
    <w:p w14:paraId="47169366" w14:textId="77777777" w:rsidR="009E3F16" w:rsidRDefault="009E3F16">
      <w:r>
        <w:t>When an order is executed, Confirmed Trades are created. Those trades are published as Trade Capture Reports to various interested parties, including the broker (e.g. the back office). What trade information is made available to the respective parties varies.</w:t>
      </w:r>
    </w:p>
    <w:p w14:paraId="48219BA7" w14:textId="77777777" w:rsidR="009E3F16" w:rsidRDefault="009E3F16">
      <w:pPr>
        <w:pStyle w:val="Heading4"/>
      </w:pPr>
      <w:bookmarkStart w:id="190" w:name="_Toc130021471"/>
      <w:bookmarkStart w:id="191" w:name="_Toc130712109"/>
      <w:bookmarkStart w:id="192" w:name="_Ref138472684"/>
      <w:bookmarkStart w:id="193" w:name="_Toc142602718"/>
      <w:bookmarkStart w:id="194" w:name="_Toc227925052"/>
      <w:r>
        <w:t xml:space="preserve">Trades Reported </w:t>
      </w:r>
      <w:bookmarkEnd w:id="190"/>
      <w:r>
        <w:t xml:space="preserve">to the </w:t>
      </w:r>
      <w:bookmarkEnd w:id="191"/>
      <w:r>
        <w:t>Marketplace</w:t>
      </w:r>
      <w:bookmarkEnd w:id="192"/>
      <w:bookmarkEnd w:id="193"/>
      <w:bookmarkEnd w:id="194"/>
    </w:p>
    <w:p w14:paraId="4C5D2936" w14:textId="77777777" w:rsidR="009E3F16" w:rsidRDefault="009E3F16">
      <w:r>
        <w:t>Reporting privately negotiated trades to an exchange or a marketplace occurs when regulatory frameworks require it or when the marketplace provides complementary services. The following describe some of the business cases.</w:t>
      </w:r>
    </w:p>
    <w:p w14:paraId="2D02EAC3" w14:textId="77777777" w:rsidR="009E3F16" w:rsidRDefault="009E3F16">
      <w:pPr>
        <w:pStyle w:val="Heading4"/>
      </w:pPr>
      <w:bookmarkStart w:id="195" w:name="_Toc130712110"/>
      <w:bookmarkStart w:id="196" w:name="_Ref131926411"/>
      <w:bookmarkStart w:id="197" w:name="_Toc142602719"/>
      <w:bookmarkStart w:id="198" w:name="_Toc227925053"/>
      <w:r>
        <w:t>Privately Negotiated Trade, Two-Party Report</w:t>
      </w:r>
      <w:bookmarkEnd w:id="195"/>
      <w:bookmarkEnd w:id="196"/>
      <w:bookmarkEnd w:id="197"/>
      <w:bookmarkEnd w:id="198"/>
    </w:p>
    <w:p w14:paraId="63F51520" w14:textId="77777777" w:rsidR="009E3F16" w:rsidRDefault="009E3F16">
      <w:r>
        <w:t>This diagram depicts the process:</w:t>
      </w:r>
    </w:p>
    <w:p w14:paraId="4C38681B" w14:textId="77777777" w:rsidR="009E3F16" w:rsidRDefault="00B74E23">
      <w:r>
        <w:pict w14:anchorId="4B4B5C6F">
          <v:shape id="_x0000_i1030" type="#_x0000_t75" style="width:461.65pt;height:143.15pt;mso-position-horizontal-relative:char;mso-position-vertical-relative:line">
            <v:imagedata r:id="rId42" o:title=""/>
          </v:shape>
        </w:pict>
      </w:r>
    </w:p>
    <w:p w14:paraId="2AFEBAD6" w14:textId="77777777" w:rsidR="009E3F16" w:rsidRDefault="009E3F16">
      <w:r>
        <w:t>A deal is typically struck between two parties, one of whom has an obligation to report the trade. The counterparty has an agreement with the reporting party. The reporting party sends the trade report to the market. The marketplace accepts the report and confirms the Confirmed Trade to all involved parties. The FIX Trade Capture Report is used for all involved messages.</w:t>
      </w:r>
    </w:p>
    <w:p w14:paraId="09527438" w14:textId="77777777" w:rsidR="009E3F16" w:rsidRDefault="009E3F16">
      <w:pPr>
        <w:pStyle w:val="Heading4"/>
      </w:pPr>
      <w:bookmarkStart w:id="199" w:name="_Ref130710246"/>
      <w:bookmarkStart w:id="200" w:name="_Toc130712111"/>
      <w:bookmarkStart w:id="201" w:name="_Toc142602720"/>
      <w:bookmarkStart w:id="202" w:name="_Toc227925054"/>
      <w:r>
        <w:t xml:space="preserve">Privately Negotiated Trade, One-Party Report </w:t>
      </w:r>
      <w:bookmarkEnd w:id="199"/>
      <w:bookmarkEnd w:id="200"/>
      <w:bookmarkEnd w:id="201"/>
      <w:r>
        <w:t>for Passs-through to Counterparty</w:t>
      </w:r>
      <w:bookmarkEnd w:id="202"/>
    </w:p>
    <w:p w14:paraId="3B413EF8" w14:textId="77777777" w:rsidR="009E3F16" w:rsidRDefault="009E3F16">
      <w:r>
        <w:t>This diagram depicts the process:</w:t>
      </w:r>
    </w:p>
    <w:p w14:paraId="51197387" w14:textId="77777777" w:rsidR="009E3F16" w:rsidRDefault="00B74E23">
      <w:r>
        <w:lastRenderedPageBreak/>
        <w:pict w14:anchorId="391D7261">
          <v:shape id="_x0000_i1031" type="#_x0000_t75" style="width:468.4pt;height:171.1pt;mso-position-horizontal-relative:char;mso-position-vertical-relative:line">
            <v:imagedata r:id="rId43" o:title=""/>
          </v:shape>
        </w:pict>
      </w:r>
    </w:p>
    <w:p w14:paraId="5871EE2A" w14:textId="77777777" w:rsidR="009E3F16" w:rsidRDefault="009E3F16">
      <w:r>
        <w:t>Again the deal is struck between two parties, one of whom has an obligation to report the trade. The counterparty does not have agreement with the reporting party, so he must acknowledge the trade. The reporting party sends the trade report to the market. The market informs the counterparty of the report and the counterparty then accepts the trade. The marketplace confirms the Confirmed Trade to all involved parties. The FIX Trade Capture Report is used for all involved messages.</w:t>
      </w:r>
    </w:p>
    <w:p w14:paraId="25CA9F38" w14:textId="77777777" w:rsidR="009E3F16" w:rsidRDefault="009E3F16">
      <w:bookmarkStart w:id="203" w:name="_Toc130712112"/>
      <w:bookmarkStart w:id="204" w:name="_Ref132095170"/>
      <w:bookmarkStart w:id="205" w:name="_Toc142602721"/>
    </w:p>
    <w:p w14:paraId="694AF8A4" w14:textId="77777777" w:rsidR="009E3F16" w:rsidRDefault="009E3F16">
      <w:pPr>
        <w:pStyle w:val="Heading4"/>
      </w:pPr>
      <w:bookmarkStart w:id="206" w:name="_Toc227925055"/>
      <w:r>
        <w:t xml:space="preserve">Privately Negotiated Trade, </w:t>
      </w:r>
      <w:bookmarkEnd w:id="203"/>
      <w:bookmarkEnd w:id="204"/>
      <w:bookmarkEnd w:id="205"/>
      <w:r>
        <w:t>One Party Report for Matching</w:t>
      </w:r>
      <w:bookmarkEnd w:id="206"/>
    </w:p>
    <w:p w14:paraId="7C31887C" w14:textId="77777777" w:rsidR="009E3F16" w:rsidRDefault="009E3F16">
      <w:r>
        <w:t>This diagram depicts the process:</w:t>
      </w:r>
    </w:p>
    <w:p w14:paraId="134E063E" w14:textId="77777777" w:rsidR="009E3F16" w:rsidRDefault="00B74E23">
      <w:r>
        <w:pict w14:anchorId="28E8FF56">
          <v:shape id="_x0000_i1032" type="#_x0000_t75" style="width:468.4pt;height:171.1pt;mso-position-horizontal-relative:char;mso-position-vertical-relative:line">
            <v:imagedata r:id="rId44" o:title=""/>
          </v:shape>
        </w:pict>
      </w:r>
    </w:p>
    <w:p w14:paraId="3352427B" w14:textId="77777777" w:rsidR="009E3F16" w:rsidRDefault="009E3F16">
      <w:r>
        <w:t>This model is used by some markets for the same purpose as the one described in the pass-through model above. The model can also be used for trade negotiation (if allowed in the market). The deal is struck between two parties; both have an obligation to report the trade. Both parties send their view of the trade to the market. The market matches the two reports and confirms the Confirmed Trade to all involved parties. The FIX Trade Capture Report is used for all involved messages.</w:t>
      </w:r>
    </w:p>
    <w:p w14:paraId="75CD26DF" w14:textId="77777777" w:rsidR="009E3F16" w:rsidRDefault="009E3F16">
      <w:bookmarkStart w:id="207" w:name="_Toc130712113"/>
      <w:bookmarkStart w:id="208" w:name="_Ref132095238"/>
      <w:bookmarkStart w:id="209" w:name="_Toc142602722"/>
    </w:p>
    <w:p w14:paraId="5A593012" w14:textId="77777777" w:rsidR="009E3F16" w:rsidRDefault="009E3F16">
      <w:pPr>
        <w:pStyle w:val="Heading4"/>
      </w:pPr>
      <w:r>
        <w:br w:type="page"/>
      </w:r>
      <w:bookmarkStart w:id="210" w:name="_Toc227925056"/>
      <w:r>
        <w:lastRenderedPageBreak/>
        <w:t>Reporting of Locked-In Trades</w:t>
      </w:r>
      <w:bookmarkEnd w:id="207"/>
      <w:r>
        <w:t xml:space="preserve"> (a.k.a. Three-Party Report)</w:t>
      </w:r>
      <w:bookmarkEnd w:id="208"/>
      <w:bookmarkEnd w:id="209"/>
      <w:bookmarkEnd w:id="210"/>
    </w:p>
    <w:p w14:paraId="2A961482" w14:textId="77777777" w:rsidR="009E3F16" w:rsidRDefault="009E3F16">
      <w:r>
        <w:t>This diagram depicts the process:</w:t>
      </w:r>
    </w:p>
    <w:p w14:paraId="5A9D7D44" w14:textId="77777777" w:rsidR="009E3F16" w:rsidRDefault="00B74E23">
      <w:r>
        <w:pict w14:anchorId="24F38D9F">
          <v:shape id="_x0000_i1033" type="#_x0000_t75" style="width:468.4pt;height:145.7pt;mso-position-horizontal-relative:char;mso-position-vertical-relative:line">
            <v:imagedata r:id="rId45" o:title=""/>
          </v:shape>
        </w:pict>
      </w:r>
    </w:p>
    <w:p w14:paraId="66DB82D3" w14:textId="77777777" w:rsidR="009E3F16" w:rsidRDefault="009E3F16">
      <w:r>
        <w:t>This model is typically used when external recognized markets such as ECNs or risk-less principals report trades to a marketplace. The case can for example be that the reporting party has arranged a trade between two parties but entered in between, so that he buys from one party and sells to the other. The reporting party can thereby report a trade which requires no matching, sometimes called a locked-in trade. The deal is struck at a market external from the marketplace; that market has an obligation to report the trade. External market reports and the marketplace confirm the Confirmed Trade to all involved parties. The FIX Trade Capture Report is used for all involved messages.</w:t>
      </w:r>
    </w:p>
    <w:p w14:paraId="0E36D2CA" w14:textId="77777777" w:rsidR="009E3F16" w:rsidRDefault="009E3F16"/>
    <w:p w14:paraId="684145B4" w14:textId="77777777" w:rsidR="009E3F16" w:rsidRDefault="009E3F16">
      <w:pPr>
        <w:pStyle w:val="Heading4"/>
      </w:pPr>
      <w:bookmarkStart w:id="211" w:name="_Toc227925057"/>
      <w:r>
        <w:t>Block Trade Submission</w:t>
      </w:r>
      <w:bookmarkEnd w:id="211"/>
    </w:p>
    <w:p w14:paraId="2B1BFEAE" w14:textId="77777777" w:rsidR="009E3F16" w:rsidRDefault="009E3F16">
      <w:pPr>
        <w:pStyle w:val="NormalIndent"/>
      </w:pPr>
      <w:r>
        <w:t>Block trades are commonly submitted as multi-leg option strategies in which the legs are option instruments that need to be qualified with an underlying instrument in order to be unambiguously defined.</w:t>
      </w:r>
    </w:p>
    <w:p w14:paraId="6C062F73" w14:textId="77777777" w:rsidR="009E3F16" w:rsidRDefault="009E3F16">
      <w:pPr>
        <w:pStyle w:val="NormalIndent"/>
      </w:pPr>
      <w:r>
        <w:t>The diagram below depicts a trading workflow in which two-sided trades are submitted by a third party or an Inter-dealer Broker which will be claimed by both parties. The trade is considered matched only when both parties claim the trade. The work flow of the model is described below.</w:t>
      </w:r>
    </w:p>
    <w:p w14:paraId="4457519A" w14:textId="77777777" w:rsidR="009E3F16" w:rsidRDefault="00C962BF">
      <w:pPr>
        <w:pStyle w:val="NormalIndent"/>
      </w:pPr>
      <w:r>
        <w:pict w14:anchorId="6952EED9">
          <v:shape id="_x0000_i1034" type="#_x0000_t75" style="width:378.65pt;height:187.2pt">
            <v:imagedata r:id="rId46" o:title=""/>
          </v:shape>
        </w:pict>
      </w:r>
    </w:p>
    <w:p w14:paraId="64E2607A" w14:textId="77777777" w:rsidR="009E3F16" w:rsidRDefault="009E3F16">
      <w:pPr>
        <w:pStyle w:val="NormalIndent"/>
        <w:rPr>
          <w:b/>
          <w:bCs/>
        </w:rPr>
      </w:pPr>
    </w:p>
    <w:p w14:paraId="5B9C18DC" w14:textId="77777777" w:rsidR="009E3F16" w:rsidRDefault="009E3F16">
      <w:pPr>
        <w:pStyle w:val="NormalIndent"/>
      </w:pPr>
      <w:r>
        <w:t>After a qualified third-party has negotiated a block trade between two registered market participants, the third-party submits a single (outright) or multi-legged (spread), two-sided (meaning Buy and Sell) trade to the Clearing system. The clearing system receives the initial two-sided message; it acknowledges the message back to the third-party.</w:t>
      </w:r>
    </w:p>
    <w:p w14:paraId="0E72A962" w14:textId="77777777" w:rsidR="009E3F16" w:rsidRDefault="009E3F16">
      <w:pPr>
        <w:pStyle w:val="NormalIndent"/>
      </w:pPr>
      <w:r>
        <w:lastRenderedPageBreak/>
        <w:t>Once the message has been received by the clearing system each firm receives a deal level trade message showing all legs of the trade from their point of view.  Clearing firms have the responsibility of either accepting or rejecting these trades within the time frame established by the Clearing system.  This can be done for each side of the trade manually via the clearing user interface or by sending the clearing system a message indicating that the trade is either accepted or rejected.  Because the trades are not entered by the firms, both firms must accept the trades via this process.</w:t>
      </w:r>
    </w:p>
    <w:p w14:paraId="5FD8D8EF" w14:textId="77777777" w:rsidR="009E3F16" w:rsidRDefault="009E3F16">
      <w:pPr>
        <w:pStyle w:val="NormalIndent"/>
      </w:pPr>
      <w:r>
        <w:t>If both firms accept, then the trades are released and matched by the Clearing system.  The Clearing system will generate matched trade messages which are sent to the firms and to the third-party, confirming that the trades have matched.  These trade "confirmation" messages may be generated at the outright (one message for the entire strategy), at the leg level (one message per contract month/year/put/call/strike), or at the multi-leg trade level (multiple legs contained in one message).</w:t>
      </w:r>
    </w:p>
    <w:p w14:paraId="1D073BD7" w14:textId="77777777" w:rsidR="009E3F16" w:rsidRDefault="009E3F16">
      <w:pPr>
        <w:pStyle w:val="NormalIndent"/>
      </w:pPr>
      <w:r>
        <w:t>If either firm rejects the trade, it is removed from the Clearing system, and a message is sent to each of the firms indicating the trade has been rejected (and deleted/cancelled from the Clearing system).  The firms should remove the trade from their bookkeeping system.  The originating third party also receives a multi-leg message indicating that the trade was canceled.  Once the trade has been canceled, the third-party must submit a new trade, if it is to be attempted again, with amended details.</w:t>
      </w:r>
    </w:p>
    <w:p w14:paraId="398F79FA" w14:textId="77777777" w:rsidR="009E3F16" w:rsidRDefault="009E3F16">
      <w:pPr>
        <w:pStyle w:val="NormalIndent"/>
      </w:pPr>
    </w:p>
    <w:p w14:paraId="5047419D" w14:textId="77777777" w:rsidR="009E3F16" w:rsidRDefault="009E3F16">
      <w:pPr>
        <w:pStyle w:val="Heading3"/>
      </w:pPr>
      <w:bookmarkStart w:id="212" w:name="_Toc138583889"/>
      <w:bookmarkStart w:id="213" w:name="_Toc138584565"/>
      <w:bookmarkStart w:id="214" w:name="_Toc138585585"/>
      <w:bookmarkStart w:id="215" w:name="_Ref131314130"/>
      <w:bookmarkStart w:id="216" w:name="_Toc142602728"/>
      <w:bookmarkEnd w:id="212"/>
      <w:bookmarkEnd w:id="213"/>
      <w:bookmarkEnd w:id="214"/>
      <w:r>
        <w:br w:type="page"/>
      </w:r>
      <w:bookmarkStart w:id="217" w:name="_Toc227925058"/>
      <w:r>
        <w:lastRenderedPageBreak/>
        <w:t>Proposed Message Flow</w:t>
      </w:r>
      <w:bookmarkEnd w:id="215"/>
      <w:bookmarkEnd w:id="216"/>
      <w:r>
        <w:t>s</w:t>
      </w:r>
      <w:bookmarkEnd w:id="217"/>
    </w:p>
    <w:p w14:paraId="58ACFD0C" w14:textId="77777777" w:rsidR="009E3F16" w:rsidRDefault="009E3F16">
      <w:bookmarkStart w:id="218" w:name="_Ref138142596"/>
      <w:bookmarkStart w:id="219" w:name="_Toc142602729"/>
      <w:r>
        <w:t xml:space="preserve">The message flow diagrams below show illustrate the primary models for Trade Capture Reporting in exchange, ECN, and central counter party environments. Supporting detail can be found in the Appendix B work flow and TCR usage tables.  </w:t>
      </w:r>
    </w:p>
    <w:p w14:paraId="7F74AD77" w14:textId="77777777" w:rsidR="009E3F16" w:rsidRDefault="009E3F16"/>
    <w:p w14:paraId="3A2FB4F4" w14:textId="77777777" w:rsidR="009E3F16" w:rsidRDefault="009E3F16">
      <w:pPr>
        <w:pStyle w:val="Heading4"/>
      </w:pPr>
      <w:bookmarkStart w:id="220" w:name="_Toc227925059"/>
      <w:r>
        <w:t>Reporting Confirmed Trades to Miscellaneous Parties</w:t>
      </w:r>
      <w:bookmarkEnd w:id="218"/>
      <w:bookmarkEnd w:id="219"/>
      <w:bookmarkEnd w:id="220"/>
    </w:p>
    <w:p w14:paraId="533DBEE5" w14:textId="77777777" w:rsidR="009E3F16" w:rsidRDefault="009E3F16">
      <w:r>
        <w:t>Trade Capture Reports can be used to report Confirmed Trades to actors not involved in the execution. Such parties include clearing houses, clearing firms, broker back-offices, depositories, vendors and regulatory bodies. The information that is reported to each party normally varies depending on their role.</w:t>
      </w:r>
    </w:p>
    <w:p w14:paraId="02D13142" w14:textId="77777777" w:rsidR="009E3F16" w:rsidRDefault="009E3F16">
      <w:r>
        <w:t>Deals struck using Order and Quote messages are reported to the counterparties using Execution Reports. A marketplace may choose to send Trade Capture Reports to them as well, e.g. under the assumption that Execution Reports are used primarily by front-offices and Trade Capture Reports by back-offices.</w:t>
      </w:r>
    </w:p>
    <w:p w14:paraId="2E5B7131" w14:textId="77777777" w:rsidR="009E3F16" w:rsidRDefault="009E3F16">
      <w:pPr>
        <w:pStyle w:val="Heading4"/>
      </w:pPr>
      <w:bookmarkStart w:id="221" w:name="_Toc142602731"/>
      <w:bookmarkStart w:id="222" w:name="_Toc227925060"/>
      <w:r>
        <w:t>Extension to Workflows resulting in Fills reported as Execution Reports</w:t>
      </w:r>
      <w:bookmarkEnd w:id="221"/>
      <w:bookmarkEnd w:id="222"/>
    </w:p>
    <w:p w14:paraId="051231D5" w14:textId="77777777" w:rsidR="009E3F16" w:rsidRDefault="009E3F16">
      <w:r>
        <w:t>The diagram below depicts the trade confirmation part of the workflow defined in the Order Flow section above.</w:t>
      </w:r>
    </w:p>
    <w:p w14:paraId="260E785F" w14:textId="77777777" w:rsidR="009E3F16" w:rsidRDefault="00B74E23">
      <w:r>
        <w:pict w14:anchorId="357C8FBE">
          <v:shape id="_x0000_i1035" type="#_x0000_t75" style="width:332.9pt;height:183.8pt;mso-position-horizontal-relative:char;mso-position-vertical-relative:line">
            <v:imagedata r:id="rId47" o:title=""/>
          </v:shape>
        </w:pict>
      </w:r>
    </w:p>
    <w:p w14:paraId="142C8CA3" w14:textId="77777777" w:rsidR="009E3F16" w:rsidRDefault="009E3F16">
      <w:r>
        <w:t>Please note that Confirmed Trades (in any of the flows of this section) can also be distributed to various other relevant parties as described above. Also note that OrderID, QuoteID and other message references could be specified in those trade confirmations.</w:t>
      </w:r>
    </w:p>
    <w:p w14:paraId="0C1BFE91" w14:textId="77777777" w:rsidR="009E3F16" w:rsidRDefault="009E3F16">
      <w:pPr>
        <w:pStyle w:val="Heading4"/>
      </w:pPr>
      <w:bookmarkStart w:id="223" w:name="_Ref138142659"/>
      <w:r>
        <w:br w:type="page"/>
      </w:r>
      <w:bookmarkStart w:id="224" w:name="_Toc227925061"/>
      <w:r>
        <w:lastRenderedPageBreak/>
        <w:t>One-Party Report for Pass-Through to Model</w:t>
      </w:r>
      <w:bookmarkEnd w:id="223"/>
      <w:bookmarkEnd w:id="224"/>
    </w:p>
    <w:p w14:paraId="2901C0BE" w14:textId="77777777" w:rsidR="009E3F16" w:rsidRDefault="009E3F16">
      <w:r>
        <w:t>The following diagram depicts the core workflow in the One-Party pass-thru and accept model</w:t>
      </w:r>
    </w:p>
    <w:p w14:paraId="434BF81D" w14:textId="77777777" w:rsidR="009E3F16" w:rsidRDefault="00B74E23">
      <w:r>
        <w:pict w14:anchorId="3EDED66D">
          <v:shape id="_x0000_i1036" type="#_x0000_t75" style="width:425.2pt;height:559.05pt;mso-position-horizontal-relative:char;mso-position-vertical-relative:line">
            <v:imagedata r:id="rId48" o:title=""/>
          </v:shape>
        </w:pict>
      </w:r>
    </w:p>
    <w:p w14:paraId="547A4820" w14:textId="77777777" w:rsidR="009E3F16" w:rsidRDefault="009E3F16">
      <w:r>
        <w:t>The counterparty receives the alleged trade report and accepts it. The counterparty can also complete the trade by entering private information for his side. Note that marketplace Ack messages for the counterparty response are not shown in the diagram due to space limitations.</w:t>
      </w:r>
    </w:p>
    <w:p w14:paraId="722DDA6D" w14:textId="77777777" w:rsidR="009E3F16" w:rsidRDefault="009E3F16">
      <w:r>
        <w:lastRenderedPageBreak/>
        <w:t>Some marketplaces may choose to remind counterparties that take no action, others may let the TCR expire and leave it to the parties to take whatever action they deem relevant. Yet another variant is that the marketplace interprets the lack of a response as an acknowledgement and issues trade confirmations. Parties should bilaterally agree on behavioral aspects as the ones mentioned above.</w:t>
      </w:r>
    </w:p>
    <w:p w14:paraId="64216987" w14:textId="77777777" w:rsidR="009E3F16" w:rsidRDefault="009E3F16"/>
    <w:p w14:paraId="70DA4977" w14:textId="77777777" w:rsidR="009E3F16" w:rsidRDefault="009E3F16">
      <w:pPr>
        <w:pStyle w:val="Heading4"/>
      </w:pPr>
      <w:bookmarkStart w:id="225" w:name="_Ref138476498"/>
      <w:r>
        <w:br w:type="page"/>
      </w:r>
      <w:bookmarkStart w:id="226" w:name="_Toc227925062"/>
      <w:r>
        <w:lastRenderedPageBreak/>
        <w:t>One-Party Report for Matching Model</w:t>
      </w:r>
      <w:bookmarkEnd w:id="225"/>
      <w:bookmarkEnd w:id="226"/>
    </w:p>
    <w:p w14:paraId="014149E1" w14:textId="77777777" w:rsidR="009E3F16" w:rsidRDefault="009E3F16">
      <w:r>
        <w:t>The following diagram depicts the workflow in the One-Party negotiation model.</w:t>
      </w:r>
    </w:p>
    <w:p w14:paraId="40BBE2BA" w14:textId="77777777" w:rsidR="009E3F16" w:rsidRDefault="00B74E23">
      <w:r>
        <w:pict w14:anchorId="539D3F42">
          <v:shape id="_x0000_i1037" type="#_x0000_t75" style="width:461.65pt;height:533.65pt;mso-position-horizontal-relative:char;mso-position-vertical-relative:line">
            <v:imagedata r:id="rId49" o:title=""/>
          </v:shape>
        </w:pict>
      </w:r>
    </w:p>
    <w:p w14:paraId="02F5D6F0" w14:textId="77777777" w:rsidR="009E3F16" w:rsidRDefault="009E3F16">
      <w:r>
        <w:t>In this model both parties submit their trade half and the marketplace matches the two. The marketplace may choose to forward the reporting party’s TCR to the counterparty as a notification / trigger for action. Some counterparties may use that message to automatically prepare their response message.</w:t>
      </w:r>
    </w:p>
    <w:p w14:paraId="2C435A34" w14:textId="77777777" w:rsidR="009E3F16" w:rsidRDefault="009E3F16">
      <w:r>
        <w:lastRenderedPageBreak/>
        <w:t>Some marketplaces may choose to remind counterparties that take no action, others may let the TCR expire and leave it to the parties to take whatever action they deem relevant. Yet another variant is that the marketplace interprets the lack of a response as an acknowledgement and issues trade confirmations.</w:t>
      </w:r>
    </w:p>
    <w:p w14:paraId="2EE84C65" w14:textId="77777777" w:rsidR="009E3F16" w:rsidRDefault="009E3F16">
      <w:r>
        <w:t>Note that when the counterparty issues a TCR that does not match the TCR of the initiator (the second alternative back to the initiator in the diagram), a viable alternative is to let the initial TCR expire and start a new workflow with reversed roles. Parties should bilaterally agree on behavioral aspects as the ones mentioned above.</w:t>
      </w:r>
    </w:p>
    <w:p w14:paraId="20C77E75" w14:textId="77777777" w:rsidR="009E3F16" w:rsidRDefault="009E3F16">
      <w:pPr>
        <w:pStyle w:val="Heading4"/>
      </w:pPr>
      <w:bookmarkStart w:id="227" w:name="_Ref138476520"/>
      <w:bookmarkStart w:id="228" w:name="_Toc142602734"/>
      <w:bookmarkStart w:id="229" w:name="_Ref132093252"/>
      <w:r>
        <w:br w:type="page"/>
      </w:r>
      <w:bookmarkStart w:id="230" w:name="_Toc227925063"/>
      <w:r>
        <w:lastRenderedPageBreak/>
        <w:t>Two-Party Report</w:t>
      </w:r>
      <w:bookmarkEnd w:id="227"/>
      <w:bookmarkEnd w:id="228"/>
      <w:r>
        <w:t>ing</w:t>
      </w:r>
      <w:bookmarkEnd w:id="230"/>
      <w:r>
        <w:t xml:space="preserve"> </w:t>
      </w:r>
    </w:p>
    <w:p w14:paraId="204B1816" w14:textId="77777777" w:rsidR="009E3F16" w:rsidRDefault="009E3F16">
      <w:r>
        <w:t>In this model one party reports a trade with one (a cross trade) or two counterparties. Counterparties are optionally informed by the marketplace of the completed trade. The workflow is depicted in the following diagram:</w:t>
      </w:r>
    </w:p>
    <w:p w14:paraId="7BE7C5B3" w14:textId="77777777" w:rsidR="009E3F16" w:rsidRDefault="00B74E23">
      <w:r>
        <w:pict w14:anchorId="10B88C23">
          <v:shape id="_x0000_i1038" type="#_x0000_t75" style="width:377.8pt;height:454.85pt;mso-position-horizontal-relative:char;mso-position-vertical-relative:line">
            <v:imagedata r:id="rId50" o:title=""/>
          </v:shape>
        </w:pict>
      </w:r>
    </w:p>
    <w:p w14:paraId="05986FB3" w14:textId="77777777" w:rsidR="009E3F16" w:rsidRDefault="009E3F16">
      <w:pPr>
        <w:pStyle w:val="Heading4"/>
      </w:pPr>
      <w:bookmarkStart w:id="231" w:name="_Ref138476542"/>
      <w:bookmarkStart w:id="232" w:name="_Toc142602735"/>
      <w:bookmarkEnd w:id="229"/>
      <w:r>
        <w:br w:type="page"/>
      </w:r>
      <w:bookmarkStart w:id="233" w:name="_Toc227925064"/>
      <w:r>
        <w:lastRenderedPageBreak/>
        <w:t>Confirmed Trade Reporting Model</w:t>
      </w:r>
      <w:bookmarkEnd w:id="231"/>
      <w:bookmarkEnd w:id="232"/>
      <w:bookmarkEnd w:id="233"/>
    </w:p>
    <w:p w14:paraId="4401C952" w14:textId="77777777" w:rsidR="009E3F16" w:rsidRDefault="009E3F16">
      <w:r>
        <w:t>In this model one party, itself a recognized marketplace as an ECN, ATS, exchange or clearing organization reports a trade with two counterparties. Counterparties are optionally informed by the marketplace of the completed trade. The workflow is depicted in the following diagram:</w:t>
      </w:r>
    </w:p>
    <w:p w14:paraId="13951779" w14:textId="77777777" w:rsidR="009E3F16" w:rsidRDefault="009E3F16">
      <w:r>
        <w:t xml:space="preserve"> </w:t>
      </w:r>
      <w:r w:rsidR="00B74E23">
        <w:pict w14:anchorId="6F39FA4C">
          <v:shape id="_x0000_i1039" type="#_x0000_t75" style="width:377.8pt;height:454.85pt;mso-position-horizontal-relative:char;mso-position-vertical-relative:line">
            <v:imagedata r:id="rId51" o:title=""/>
          </v:shape>
        </w:pict>
      </w:r>
    </w:p>
    <w:p w14:paraId="59B237C6" w14:textId="77777777" w:rsidR="009E3F16" w:rsidRDefault="009E3F16">
      <w:r>
        <w:t xml:space="preserve">Note that this workflow is very similar to the Two-Party reporting model, the difference lies in the TradeHandlingInst (“Trade Confirm” instead of “Two-Party Report”). The reasoning behind this is that any marketplace records trades and thereby issues confirmed trades. Reporting to other marketplaces is done for regulatory and pure display purposes. </w:t>
      </w:r>
      <w:bookmarkStart w:id="234" w:name="_Ref132509116"/>
    </w:p>
    <w:p w14:paraId="25129753" w14:textId="77777777" w:rsidR="009E3F16" w:rsidRDefault="009E3F16">
      <w:bookmarkStart w:id="235" w:name="_Toc142602736"/>
    </w:p>
    <w:p w14:paraId="5544104F" w14:textId="77777777" w:rsidR="009E3F16" w:rsidRDefault="009E3F16">
      <w:pPr>
        <w:pStyle w:val="Heading4"/>
      </w:pPr>
      <w:r>
        <w:br w:type="page"/>
      </w:r>
      <w:bookmarkStart w:id="236" w:name="_Toc227925065"/>
      <w:r>
        <w:lastRenderedPageBreak/>
        <w:t>Trade Amendment</w:t>
      </w:r>
      <w:bookmarkEnd w:id="234"/>
      <w:bookmarkEnd w:id="235"/>
      <w:bookmarkEnd w:id="236"/>
    </w:p>
    <w:p w14:paraId="2F3299A4" w14:textId="77777777" w:rsidR="009E3F16" w:rsidRDefault="009E3F16">
      <w:r>
        <w:t>Marketplaces can allow brokers to request trade amendments. Trade amendments are normally limited to private properties for the side of the initiator (called Addendums) – i.e. can not affect the counterparty.  Changes to bilateral trade terms can be indicated by using the “No/Was” value of the TradeReportType. Trade Addendums might not need acceptance by the counterparty. Marketplaces may limit what properties can be updated and also put a time limit for updates (e.g. up to fifteen minutes after the trade was created).</w:t>
      </w:r>
    </w:p>
    <w:p w14:paraId="433CF47B" w14:textId="77777777" w:rsidR="009E3F16" w:rsidRDefault="009E3F16">
      <w:r>
        <w:t xml:space="preserve">Trade amendment is done using the same models as for reporting, i.e. One-Party for Pass-Thru, One-Part for matching, Two-Party or reporting of confirmed trades. The workflows will thereby be very similar to the ones above, the difference being that other actions (TradeReportType) are used. Supporting work flow diagrams and usage tables can be found in Appendicies A and B respectively. </w:t>
      </w:r>
    </w:p>
    <w:p w14:paraId="147BEC9A" w14:textId="77777777" w:rsidR="009E3F16" w:rsidRDefault="009E3F16">
      <w:bookmarkStart w:id="237" w:name="_Ref131314083"/>
      <w:bookmarkStart w:id="238" w:name="_Toc142602742"/>
    </w:p>
    <w:p w14:paraId="71308238" w14:textId="77777777" w:rsidR="009E3F16" w:rsidRDefault="009E3F16">
      <w:pPr>
        <w:pStyle w:val="Heading4"/>
      </w:pPr>
      <w:bookmarkStart w:id="239" w:name="_Toc227925066"/>
      <w:r>
        <w:t>Trade Break / Trade Cancel</w:t>
      </w:r>
      <w:bookmarkEnd w:id="237"/>
      <w:bookmarkEnd w:id="238"/>
      <w:bookmarkEnd w:id="239"/>
    </w:p>
    <w:p w14:paraId="6D0099F9" w14:textId="77777777" w:rsidR="009E3F16" w:rsidRDefault="009E3F16">
      <w:r>
        <w:t>Marketplaces can allow brokers to request trade breaks (or cancellations). Marketplaces allowing brokers to request trade cancellation would require that all parties to the trade agree.  Trade breaks may be limited to certain trades (e.g. privately negotiated ones), a limited time (e.g. up to fifteen minutes after the trade was created), etc.</w:t>
      </w:r>
    </w:p>
    <w:p w14:paraId="4B1FDA92" w14:textId="77777777" w:rsidR="009E3F16" w:rsidRDefault="009E3F16">
      <w:r>
        <w:t xml:space="preserve">Trade break is done using the same models as for reporting, i.e. One-Party for Pass-Thru, One-Part for matching, Two-Party or reporting of confirmed trades. The workflows will thereby be very similar to the ones above, the difference being that other actions (TradeReportType) are used. Supporting work flow diagrams and usage tables can be found in Appendicies A and B respectively. </w:t>
      </w:r>
    </w:p>
    <w:p w14:paraId="2010E949" w14:textId="77777777" w:rsidR="009E3F16" w:rsidRDefault="009E3F16"/>
    <w:p w14:paraId="43D24B9E" w14:textId="77777777" w:rsidR="009E3F16" w:rsidRDefault="009E3F16">
      <w:pPr>
        <w:pStyle w:val="Heading3"/>
      </w:pPr>
      <w:bookmarkStart w:id="240" w:name="_Toc227925067"/>
      <w:r>
        <w:t>Downstream Trade Reporting</w:t>
      </w:r>
      <w:bookmarkEnd w:id="240"/>
    </w:p>
    <w:p w14:paraId="75ABCBC7" w14:textId="77777777" w:rsidR="009E3F16" w:rsidRDefault="009E3F16">
      <w:r>
        <w:t>Markets publish trades to a variety of downstream recipients and for a variety of purposes, for example:</w:t>
      </w:r>
    </w:p>
    <w:p w14:paraId="5AB59A43" w14:textId="77777777" w:rsidR="009E3F16" w:rsidRDefault="009E3F16">
      <w:pPr>
        <w:numPr>
          <w:ilvl w:val="0"/>
          <w:numId w:val="57"/>
        </w:numPr>
      </w:pPr>
      <w:r>
        <w:t>Over market data to relay public trade prices</w:t>
      </w:r>
    </w:p>
    <w:p w14:paraId="03EBD7AE" w14:textId="77777777" w:rsidR="009E3F16" w:rsidRDefault="009E3F16">
      <w:pPr>
        <w:numPr>
          <w:ilvl w:val="0"/>
          <w:numId w:val="57"/>
        </w:numPr>
      </w:pPr>
      <w:r>
        <w:t>To counterparties and/or their clearing firms to confirm that a trade occurred and to provide trade details</w:t>
      </w:r>
    </w:p>
    <w:p w14:paraId="09BDF1CD" w14:textId="77777777" w:rsidR="009E3F16" w:rsidRDefault="009E3F16">
      <w:pPr>
        <w:numPr>
          <w:ilvl w:val="0"/>
          <w:numId w:val="57"/>
        </w:numPr>
      </w:pPr>
      <w:r>
        <w:t>To regulators</w:t>
      </w:r>
    </w:p>
    <w:p w14:paraId="56F1F2CE" w14:textId="77777777" w:rsidR="009E3F16" w:rsidRDefault="009E3F16">
      <w:pPr>
        <w:numPr>
          <w:ilvl w:val="0"/>
          <w:numId w:val="57"/>
        </w:numPr>
      </w:pPr>
      <w:r>
        <w:t xml:space="preserve">To clearing houses (CCP’s) </w:t>
      </w:r>
    </w:p>
    <w:p w14:paraId="1AFC9E8E" w14:textId="77777777" w:rsidR="009E3F16" w:rsidRDefault="009E3F16">
      <w:pPr>
        <w:numPr>
          <w:ilvl w:val="0"/>
          <w:numId w:val="57"/>
        </w:numPr>
      </w:pPr>
      <w:r>
        <w:t>To custodians and depositories (CSD’s)</w:t>
      </w:r>
    </w:p>
    <w:p w14:paraId="685B7FA1" w14:textId="77777777" w:rsidR="009E3F16" w:rsidRDefault="009E3F16">
      <w:r>
        <w:t>Markets have default workflows for how trades are published to parties as the above. In certain cases, however, trades need to be excluded from publication to one or a set of actors. The reason can, for example, be that a trade is reported into a certain venue for regulatory reason only, but the reporting party has its own connection to other downstream parties. An example is an ECN who might have a direct connection to the depository, but needs to report to the regulator via an exchange. The exchange should then not forward that report to the depository.</w:t>
      </w:r>
    </w:p>
    <w:p w14:paraId="193C3FB9" w14:textId="77777777" w:rsidR="009E3F16" w:rsidRDefault="009E3F16">
      <w:r>
        <w:t>Deviations from the standard downstream reporting rules are defined using the repeating group of TrdRepPartyRole (1388) and TrdRepIndicator (1389) fields.</w:t>
      </w:r>
    </w:p>
    <w:p w14:paraId="376555D4" w14:textId="77777777" w:rsidR="009E3F16" w:rsidRDefault="009E3F16">
      <w:r>
        <w:t>Trades can also, under certain circumstances, receive delayed publication over market data.  The rationale behind this is that marketplaces, regulators, etc., want trades reported as soon as possible while brokers do not want market impact of large size trades.  The latter can be achieved by indicating that the publication of the trade is to be delayed.  Delayed reporting is not a consideration for reporting trades to other downstream recipients - unless they publish trades publicly, in which case the delay indicator must be echoed (PublTrdIndicator (1390)) in the published message(s).</w:t>
      </w:r>
    </w:p>
    <w:p w14:paraId="459A73A4" w14:textId="77777777" w:rsidR="009E3F16" w:rsidRDefault="009E3F16"/>
    <w:p w14:paraId="51533B4F" w14:textId="77777777" w:rsidR="009E3F16" w:rsidRDefault="009E3F16">
      <w:pPr>
        <w:pStyle w:val="Heading2"/>
      </w:pPr>
      <w:r>
        <w:br w:type="page"/>
      </w:r>
      <w:bookmarkStart w:id="241" w:name="_Toc227925068"/>
      <w:r>
        <w:lastRenderedPageBreak/>
        <w:t>Trade Capture Reporting Component Blocks</w:t>
      </w:r>
      <w:bookmarkEnd w:id="241"/>
    </w:p>
    <w:p w14:paraId="011732A6" w14:textId="77777777" w:rsidR="009E3F16" w:rsidRDefault="009E3F16">
      <w:r>
        <w:t>This section lists the component blocks used exclusively by the messages defined for Trade Capture Reporting.</w:t>
      </w:r>
    </w:p>
    <w:p w14:paraId="71FEC1D3" w14:textId="77777777" w:rsidR="009E3F16" w:rsidRDefault="009E3F16">
      <w:pPr>
        <w:pStyle w:val="Heading3"/>
      </w:pPr>
      <w:bookmarkStart w:id="242" w:name="_Toc147504989"/>
      <w:bookmarkStart w:id="243" w:name="_Toc145585297"/>
      <w:bookmarkStart w:id="244" w:name="_Toc219017685"/>
      <w:bookmarkStart w:id="245" w:name="_Toc227925069"/>
      <w:r>
        <w:t>SideTrdRegTS component block</w:t>
      </w:r>
      <w:bookmarkEnd w:id="242"/>
      <w:bookmarkEnd w:id="243"/>
      <w:bookmarkEnd w:id="244"/>
      <w:bookmarkEnd w:id="245"/>
    </w:p>
    <w:p w14:paraId="555EAC58" w14:textId="77777777" w:rsidR="009E3F16" w:rsidRDefault="009E3F16">
      <w:pPr>
        <w:pStyle w:val="NormalIndent"/>
      </w:pPr>
      <w:r>
        <w:t>The SideTrdRegTS component block is used to convey regulatory timestamps associated with one side of a multi-sided trade event.</w:t>
      </w:r>
    </w:p>
    <w:p w14:paraId="2C06988B"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1F393041"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1416C78B" w14:textId="77777777" w:rsidR="00253487" w:rsidRPr="000F73DB" w:rsidRDefault="00253487" w:rsidP="000F73DB">
            <w:pPr>
              <w:jc w:val="center"/>
              <w:rPr>
                <w:b/>
                <w:i/>
              </w:rPr>
            </w:pPr>
            <w:bookmarkStart w:id="246" w:name="Comp_SideTrdRegTS"/>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48F1D811"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00FAE357"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33F027F2" w14:textId="77777777" w:rsidR="00253487" w:rsidRPr="000F73DB" w:rsidRDefault="00253487" w:rsidP="000F73DB">
            <w:pPr>
              <w:jc w:val="center"/>
              <w:rPr>
                <w:b/>
                <w:i/>
              </w:rPr>
            </w:pPr>
            <w:r w:rsidRPr="000F73DB">
              <w:rPr>
                <w:b/>
                <w:i/>
              </w:rPr>
              <w:t>Comments</w:t>
            </w:r>
          </w:p>
        </w:tc>
      </w:tr>
      <w:tr w:rsidR="00253487" w:rsidRPr="00253487" w14:paraId="00F4ED5D" w14:textId="77777777" w:rsidTr="000F73DB">
        <w:tc>
          <w:tcPr>
            <w:tcW w:w="652" w:type="dxa"/>
            <w:shd w:val="clear" w:color="auto" w:fill="auto"/>
          </w:tcPr>
          <w:p w14:paraId="6FFCFB93" w14:textId="77777777" w:rsidR="00253487" w:rsidRPr="00253487" w:rsidRDefault="00253487" w:rsidP="000F73DB">
            <w:pPr>
              <w:jc w:val="center"/>
            </w:pPr>
            <w:r w:rsidRPr="00253487">
              <w:t>1016</w:t>
            </w:r>
          </w:p>
        </w:tc>
        <w:tc>
          <w:tcPr>
            <w:tcW w:w="2750" w:type="dxa"/>
            <w:gridSpan w:val="2"/>
            <w:shd w:val="clear" w:color="auto" w:fill="auto"/>
          </w:tcPr>
          <w:p w14:paraId="574C234F" w14:textId="77777777" w:rsidR="00253487" w:rsidRPr="00253487" w:rsidRDefault="00253487" w:rsidP="00253487">
            <w:r w:rsidRPr="00253487">
              <w:t>NoSideTrdRegTS</w:t>
            </w:r>
          </w:p>
        </w:tc>
        <w:tc>
          <w:tcPr>
            <w:tcW w:w="811" w:type="dxa"/>
            <w:shd w:val="clear" w:color="auto" w:fill="auto"/>
          </w:tcPr>
          <w:p w14:paraId="1EF37B52" w14:textId="77777777" w:rsidR="00253487" w:rsidRPr="00253487" w:rsidRDefault="00253487" w:rsidP="000F73DB">
            <w:pPr>
              <w:jc w:val="center"/>
            </w:pPr>
            <w:r w:rsidRPr="00253487">
              <w:t>N</w:t>
            </w:r>
          </w:p>
        </w:tc>
        <w:tc>
          <w:tcPr>
            <w:tcW w:w="4859" w:type="dxa"/>
            <w:shd w:val="clear" w:color="auto" w:fill="auto"/>
          </w:tcPr>
          <w:p w14:paraId="7DCEC8A9" w14:textId="77777777" w:rsidR="00253487" w:rsidRPr="00253487" w:rsidRDefault="00253487" w:rsidP="00253487"/>
        </w:tc>
      </w:tr>
      <w:tr w:rsidR="00253487" w:rsidRPr="00253487" w14:paraId="5A447EC5" w14:textId="77777777" w:rsidTr="000F73DB">
        <w:tc>
          <w:tcPr>
            <w:tcW w:w="652" w:type="dxa"/>
            <w:shd w:val="clear" w:color="auto" w:fill="auto"/>
          </w:tcPr>
          <w:p w14:paraId="4F42C6E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FD555A6" w14:textId="77777777" w:rsidR="00253487" w:rsidRPr="00253487" w:rsidRDefault="00253487" w:rsidP="000F73DB">
            <w:pPr>
              <w:jc w:val="center"/>
            </w:pPr>
            <w:r w:rsidRPr="00253487">
              <w:t>1012</w:t>
            </w:r>
          </w:p>
        </w:tc>
        <w:tc>
          <w:tcPr>
            <w:tcW w:w="2098" w:type="dxa"/>
            <w:shd w:val="clear" w:color="auto" w:fill="auto"/>
          </w:tcPr>
          <w:p w14:paraId="46439C6B" w14:textId="77777777" w:rsidR="00253487" w:rsidRPr="00253487" w:rsidRDefault="00253487" w:rsidP="00253487">
            <w:r w:rsidRPr="00253487">
              <w:t>SideTrdRegTimestamp</w:t>
            </w:r>
          </w:p>
        </w:tc>
        <w:tc>
          <w:tcPr>
            <w:tcW w:w="811" w:type="dxa"/>
            <w:shd w:val="clear" w:color="auto" w:fill="auto"/>
          </w:tcPr>
          <w:p w14:paraId="2AD489EB" w14:textId="77777777" w:rsidR="00253487" w:rsidRPr="00253487" w:rsidRDefault="00253487" w:rsidP="000F73DB">
            <w:pPr>
              <w:jc w:val="center"/>
            </w:pPr>
            <w:r w:rsidRPr="00253487">
              <w:t>N</w:t>
            </w:r>
          </w:p>
        </w:tc>
        <w:tc>
          <w:tcPr>
            <w:tcW w:w="4859" w:type="dxa"/>
            <w:shd w:val="clear" w:color="auto" w:fill="auto"/>
          </w:tcPr>
          <w:p w14:paraId="36BBB611" w14:textId="77777777" w:rsidR="00253487" w:rsidRPr="00253487" w:rsidRDefault="00253487" w:rsidP="00253487"/>
        </w:tc>
      </w:tr>
      <w:tr w:rsidR="00253487" w:rsidRPr="00253487" w14:paraId="462EA1D3" w14:textId="77777777" w:rsidTr="000F73DB">
        <w:tc>
          <w:tcPr>
            <w:tcW w:w="652" w:type="dxa"/>
            <w:shd w:val="clear" w:color="auto" w:fill="auto"/>
          </w:tcPr>
          <w:p w14:paraId="10C0282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6D233AB" w14:textId="77777777" w:rsidR="00253487" w:rsidRPr="00253487" w:rsidRDefault="00253487" w:rsidP="000F73DB">
            <w:pPr>
              <w:jc w:val="center"/>
            </w:pPr>
            <w:r w:rsidRPr="00253487">
              <w:t>1013</w:t>
            </w:r>
          </w:p>
        </w:tc>
        <w:tc>
          <w:tcPr>
            <w:tcW w:w="2098" w:type="dxa"/>
            <w:shd w:val="clear" w:color="auto" w:fill="auto"/>
          </w:tcPr>
          <w:p w14:paraId="3915017C" w14:textId="77777777" w:rsidR="00253487" w:rsidRPr="00253487" w:rsidRDefault="00253487" w:rsidP="00253487">
            <w:r w:rsidRPr="00253487">
              <w:t>SideTrdRegTimestampType</w:t>
            </w:r>
          </w:p>
        </w:tc>
        <w:tc>
          <w:tcPr>
            <w:tcW w:w="811" w:type="dxa"/>
            <w:shd w:val="clear" w:color="auto" w:fill="auto"/>
          </w:tcPr>
          <w:p w14:paraId="75E6CE21" w14:textId="77777777" w:rsidR="00253487" w:rsidRPr="00253487" w:rsidRDefault="00253487" w:rsidP="000F73DB">
            <w:pPr>
              <w:jc w:val="center"/>
            </w:pPr>
            <w:r w:rsidRPr="00253487">
              <w:t>N</w:t>
            </w:r>
          </w:p>
        </w:tc>
        <w:tc>
          <w:tcPr>
            <w:tcW w:w="4859" w:type="dxa"/>
            <w:shd w:val="clear" w:color="auto" w:fill="auto"/>
          </w:tcPr>
          <w:p w14:paraId="327ED142" w14:textId="77777777" w:rsidR="00253487" w:rsidRPr="00253487" w:rsidRDefault="00253487" w:rsidP="00253487"/>
        </w:tc>
      </w:tr>
      <w:tr w:rsidR="00253487" w:rsidRPr="00253487" w14:paraId="0A067446" w14:textId="77777777" w:rsidTr="000F73DB">
        <w:tc>
          <w:tcPr>
            <w:tcW w:w="652" w:type="dxa"/>
            <w:shd w:val="clear" w:color="auto" w:fill="auto"/>
          </w:tcPr>
          <w:p w14:paraId="0602F51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A825518" w14:textId="77777777" w:rsidR="00253487" w:rsidRPr="00253487" w:rsidRDefault="00253487" w:rsidP="000F73DB">
            <w:pPr>
              <w:jc w:val="center"/>
            </w:pPr>
            <w:r w:rsidRPr="00253487">
              <w:t>1014</w:t>
            </w:r>
          </w:p>
        </w:tc>
        <w:tc>
          <w:tcPr>
            <w:tcW w:w="2098" w:type="dxa"/>
            <w:shd w:val="clear" w:color="auto" w:fill="auto"/>
          </w:tcPr>
          <w:p w14:paraId="3507415A" w14:textId="77777777" w:rsidR="00253487" w:rsidRPr="00253487" w:rsidRDefault="00253487" w:rsidP="00253487">
            <w:r w:rsidRPr="00253487">
              <w:t>SideTrdRegTimestampSrc</w:t>
            </w:r>
          </w:p>
        </w:tc>
        <w:tc>
          <w:tcPr>
            <w:tcW w:w="811" w:type="dxa"/>
            <w:shd w:val="clear" w:color="auto" w:fill="auto"/>
          </w:tcPr>
          <w:p w14:paraId="7262E60B" w14:textId="77777777" w:rsidR="00253487" w:rsidRPr="00253487" w:rsidRDefault="00253487" w:rsidP="000F73DB">
            <w:pPr>
              <w:jc w:val="center"/>
            </w:pPr>
            <w:r w:rsidRPr="00253487">
              <w:t>N</w:t>
            </w:r>
          </w:p>
        </w:tc>
        <w:tc>
          <w:tcPr>
            <w:tcW w:w="4859" w:type="dxa"/>
            <w:shd w:val="clear" w:color="auto" w:fill="auto"/>
          </w:tcPr>
          <w:p w14:paraId="572037B8" w14:textId="77777777" w:rsidR="00253487" w:rsidRPr="00253487" w:rsidRDefault="00253487" w:rsidP="00253487"/>
        </w:tc>
      </w:tr>
    </w:tbl>
    <w:bookmarkEnd w:id="246"/>
    <w:p w14:paraId="34A76085" w14:textId="77777777" w:rsidR="009E3F16" w:rsidRDefault="009E3F16" w:rsidP="00253487">
      <w:r>
        <w:t>*** = Required status should match "Req'd" setting for &lt;SideTrdRegTS&gt; component block in message definition</w:t>
      </w:r>
    </w:p>
    <w:p w14:paraId="142EA5E9"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7233B38F" w14:textId="77777777">
        <w:tc>
          <w:tcPr>
            <w:tcW w:w="9576" w:type="dxa"/>
            <w:tcBorders>
              <w:bottom w:val="nil"/>
            </w:tcBorders>
            <w:shd w:val="pct25" w:color="auto" w:fill="FFFFFF"/>
          </w:tcPr>
          <w:p w14:paraId="5C9F9C15"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52"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723A726E" w14:textId="77777777">
        <w:tc>
          <w:tcPr>
            <w:tcW w:w="9576" w:type="dxa"/>
            <w:shd w:val="pct12" w:color="auto" w:fill="FFFFFF"/>
          </w:tcPr>
          <w:p w14:paraId="447C5E4C" w14:textId="77777777" w:rsidR="009E3F16" w:rsidRDefault="009E3F16">
            <w:pPr>
              <w:jc w:val="left"/>
            </w:pPr>
            <w:r>
              <w:t>Refer to FIXML element SideTrdTegTS</w:t>
            </w:r>
          </w:p>
        </w:tc>
      </w:tr>
    </w:tbl>
    <w:p w14:paraId="4744EA95" w14:textId="77777777" w:rsidR="009E3F16" w:rsidRDefault="009E3F16"/>
    <w:p w14:paraId="39E84373" w14:textId="77777777" w:rsidR="009E3F16" w:rsidRDefault="009E3F16">
      <w:pPr>
        <w:pStyle w:val="Heading3"/>
      </w:pPr>
      <w:bookmarkStart w:id="247" w:name="_Toc227925070"/>
      <w:r>
        <w:t>TrdAllocGrp component block</w:t>
      </w:r>
      <w:bookmarkEnd w:id="247"/>
    </w:p>
    <w:p w14:paraId="1E706D25"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07645FA0"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5A17DA2A" w14:textId="77777777" w:rsidR="00253487" w:rsidRPr="000F73DB" w:rsidRDefault="00253487" w:rsidP="000F73DB">
            <w:pPr>
              <w:jc w:val="center"/>
              <w:rPr>
                <w:b/>
                <w:i/>
              </w:rPr>
            </w:pPr>
            <w:bookmarkStart w:id="248" w:name="Comp_TrdAlloc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60196029"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488AFC1B"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16F67147" w14:textId="77777777" w:rsidR="00253487" w:rsidRPr="000F73DB" w:rsidRDefault="00253487" w:rsidP="000F73DB">
            <w:pPr>
              <w:jc w:val="center"/>
              <w:rPr>
                <w:b/>
                <w:i/>
              </w:rPr>
            </w:pPr>
            <w:r w:rsidRPr="000F73DB">
              <w:rPr>
                <w:b/>
                <w:i/>
              </w:rPr>
              <w:t>Comments</w:t>
            </w:r>
          </w:p>
        </w:tc>
      </w:tr>
      <w:tr w:rsidR="00253487" w:rsidRPr="00253487" w14:paraId="121140C3" w14:textId="77777777" w:rsidTr="000F73DB">
        <w:tc>
          <w:tcPr>
            <w:tcW w:w="652" w:type="dxa"/>
            <w:shd w:val="clear" w:color="auto" w:fill="auto"/>
          </w:tcPr>
          <w:p w14:paraId="30B544C2" w14:textId="77777777" w:rsidR="00253487" w:rsidRPr="00253487" w:rsidRDefault="00253487" w:rsidP="000F73DB">
            <w:pPr>
              <w:jc w:val="center"/>
            </w:pPr>
            <w:r w:rsidRPr="00253487">
              <w:t>78</w:t>
            </w:r>
          </w:p>
        </w:tc>
        <w:tc>
          <w:tcPr>
            <w:tcW w:w="2750" w:type="dxa"/>
            <w:gridSpan w:val="2"/>
            <w:shd w:val="clear" w:color="auto" w:fill="auto"/>
          </w:tcPr>
          <w:p w14:paraId="351B92D4" w14:textId="77777777" w:rsidR="00253487" w:rsidRPr="00253487" w:rsidRDefault="00253487" w:rsidP="00253487">
            <w:r w:rsidRPr="00253487">
              <w:t>NoAllocs</w:t>
            </w:r>
          </w:p>
        </w:tc>
        <w:tc>
          <w:tcPr>
            <w:tcW w:w="811" w:type="dxa"/>
            <w:shd w:val="clear" w:color="auto" w:fill="auto"/>
          </w:tcPr>
          <w:p w14:paraId="7DDCAC5F" w14:textId="77777777" w:rsidR="00253487" w:rsidRPr="00253487" w:rsidRDefault="00253487" w:rsidP="000F73DB">
            <w:pPr>
              <w:jc w:val="center"/>
            </w:pPr>
            <w:r w:rsidRPr="00253487">
              <w:t>N</w:t>
            </w:r>
          </w:p>
        </w:tc>
        <w:tc>
          <w:tcPr>
            <w:tcW w:w="4859" w:type="dxa"/>
            <w:shd w:val="clear" w:color="auto" w:fill="auto"/>
          </w:tcPr>
          <w:p w14:paraId="15CDC528" w14:textId="77777777" w:rsidR="00253487" w:rsidRPr="00253487" w:rsidRDefault="00253487" w:rsidP="00253487">
            <w:r w:rsidRPr="00253487">
              <w:t>Number of repeating groups for trade allocation</w:t>
            </w:r>
          </w:p>
        </w:tc>
      </w:tr>
      <w:tr w:rsidR="00253487" w:rsidRPr="00253487" w14:paraId="718FAECE" w14:textId="77777777" w:rsidTr="000F73DB">
        <w:tc>
          <w:tcPr>
            <w:tcW w:w="652" w:type="dxa"/>
            <w:shd w:val="clear" w:color="auto" w:fill="auto"/>
          </w:tcPr>
          <w:p w14:paraId="3AEE394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0183AB9" w14:textId="77777777" w:rsidR="00253487" w:rsidRPr="00253487" w:rsidRDefault="00253487" w:rsidP="000F73DB">
            <w:pPr>
              <w:jc w:val="center"/>
            </w:pPr>
            <w:r w:rsidRPr="00253487">
              <w:t>79</w:t>
            </w:r>
          </w:p>
        </w:tc>
        <w:tc>
          <w:tcPr>
            <w:tcW w:w="2098" w:type="dxa"/>
            <w:shd w:val="clear" w:color="auto" w:fill="auto"/>
          </w:tcPr>
          <w:p w14:paraId="1C91B48F" w14:textId="77777777" w:rsidR="00253487" w:rsidRPr="00253487" w:rsidRDefault="00253487" w:rsidP="00253487">
            <w:r w:rsidRPr="00253487">
              <w:t>AllocAccount</w:t>
            </w:r>
          </w:p>
        </w:tc>
        <w:tc>
          <w:tcPr>
            <w:tcW w:w="811" w:type="dxa"/>
            <w:shd w:val="clear" w:color="auto" w:fill="auto"/>
          </w:tcPr>
          <w:p w14:paraId="1CC89443" w14:textId="77777777" w:rsidR="00253487" w:rsidRPr="00253487" w:rsidRDefault="00253487" w:rsidP="000F73DB">
            <w:pPr>
              <w:jc w:val="center"/>
            </w:pPr>
            <w:r w:rsidRPr="00253487">
              <w:t>N</w:t>
            </w:r>
          </w:p>
        </w:tc>
        <w:tc>
          <w:tcPr>
            <w:tcW w:w="4859" w:type="dxa"/>
            <w:shd w:val="clear" w:color="auto" w:fill="auto"/>
          </w:tcPr>
          <w:p w14:paraId="55EC9EA9" w14:textId="77777777" w:rsidR="00253487" w:rsidRPr="00253487" w:rsidRDefault="00253487" w:rsidP="00253487">
            <w:r w:rsidRPr="00253487">
              <w:t>Required if NoAllocs &gt; 0. Must be first field in repeating group.</w:t>
            </w:r>
          </w:p>
        </w:tc>
      </w:tr>
      <w:tr w:rsidR="00253487" w:rsidRPr="00253487" w14:paraId="33BB10AF" w14:textId="77777777" w:rsidTr="000F73DB">
        <w:tc>
          <w:tcPr>
            <w:tcW w:w="652" w:type="dxa"/>
            <w:shd w:val="clear" w:color="auto" w:fill="auto"/>
          </w:tcPr>
          <w:p w14:paraId="303206E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A3EAAE7" w14:textId="77777777" w:rsidR="00253487" w:rsidRPr="00253487" w:rsidRDefault="00253487" w:rsidP="000F73DB">
            <w:pPr>
              <w:jc w:val="center"/>
            </w:pPr>
            <w:r w:rsidRPr="00253487">
              <w:t>661</w:t>
            </w:r>
          </w:p>
        </w:tc>
        <w:tc>
          <w:tcPr>
            <w:tcW w:w="2098" w:type="dxa"/>
            <w:shd w:val="clear" w:color="auto" w:fill="auto"/>
          </w:tcPr>
          <w:p w14:paraId="212F0622" w14:textId="77777777" w:rsidR="00253487" w:rsidRPr="00253487" w:rsidRDefault="00253487" w:rsidP="00253487">
            <w:r w:rsidRPr="00253487">
              <w:t>AllocAcctIDSource</w:t>
            </w:r>
          </w:p>
        </w:tc>
        <w:tc>
          <w:tcPr>
            <w:tcW w:w="811" w:type="dxa"/>
            <w:shd w:val="clear" w:color="auto" w:fill="auto"/>
          </w:tcPr>
          <w:p w14:paraId="240B1242" w14:textId="77777777" w:rsidR="00253487" w:rsidRPr="00253487" w:rsidRDefault="00253487" w:rsidP="000F73DB">
            <w:pPr>
              <w:jc w:val="center"/>
            </w:pPr>
            <w:r w:rsidRPr="00253487">
              <w:t>N</w:t>
            </w:r>
          </w:p>
        </w:tc>
        <w:tc>
          <w:tcPr>
            <w:tcW w:w="4859" w:type="dxa"/>
            <w:shd w:val="clear" w:color="auto" w:fill="auto"/>
          </w:tcPr>
          <w:p w14:paraId="57C82187" w14:textId="77777777" w:rsidR="00253487" w:rsidRPr="00253487" w:rsidRDefault="00253487" w:rsidP="00253487"/>
        </w:tc>
      </w:tr>
      <w:tr w:rsidR="00253487" w:rsidRPr="00253487" w14:paraId="68BD64D8" w14:textId="77777777" w:rsidTr="000F73DB">
        <w:tc>
          <w:tcPr>
            <w:tcW w:w="652" w:type="dxa"/>
            <w:shd w:val="clear" w:color="auto" w:fill="auto"/>
          </w:tcPr>
          <w:p w14:paraId="2A7BDED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D20D311" w14:textId="77777777" w:rsidR="00253487" w:rsidRPr="00253487" w:rsidRDefault="00253487" w:rsidP="000F73DB">
            <w:pPr>
              <w:jc w:val="center"/>
            </w:pPr>
            <w:r w:rsidRPr="00253487">
              <w:t>736</w:t>
            </w:r>
          </w:p>
        </w:tc>
        <w:tc>
          <w:tcPr>
            <w:tcW w:w="2098" w:type="dxa"/>
            <w:shd w:val="clear" w:color="auto" w:fill="auto"/>
          </w:tcPr>
          <w:p w14:paraId="1F4E21C6" w14:textId="77777777" w:rsidR="00253487" w:rsidRPr="00253487" w:rsidRDefault="00253487" w:rsidP="00253487">
            <w:r w:rsidRPr="00253487">
              <w:t>AllocSettlCurrency</w:t>
            </w:r>
          </w:p>
        </w:tc>
        <w:tc>
          <w:tcPr>
            <w:tcW w:w="811" w:type="dxa"/>
            <w:shd w:val="clear" w:color="auto" w:fill="auto"/>
          </w:tcPr>
          <w:p w14:paraId="1372604E" w14:textId="77777777" w:rsidR="00253487" w:rsidRPr="00253487" w:rsidRDefault="00253487" w:rsidP="000F73DB">
            <w:pPr>
              <w:jc w:val="center"/>
            </w:pPr>
            <w:r w:rsidRPr="00253487">
              <w:t>N</w:t>
            </w:r>
          </w:p>
        </w:tc>
        <w:tc>
          <w:tcPr>
            <w:tcW w:w="4859" w:type="dxa"/>
            <w:shd w:val="clear" w:color="auto" w:fill="auto"/>
          </w:tcPr>
          <w:p w14:paraId="25E54CBB" w14:textId="77777777" w:rsidR="00253487" w:rsidRPr="00253487" w:rsidRDefault="00253487" w:rsidP="00253487"/>
        </w:tc>
      </w:tr>
      <w:tr w:rsidR="00253487" w:rsidRPr="00253487" w14:paraId="51F54F51" w14:textId="77777777" w:rsidTr="000F73DB">
        <w:tc>
          <w:tcPr>
            <w:tcW w:w="652" w:type="dxa"/>
            <w:shd w:val="clear" w:color="auto" w:fill="auto"/>
          </w:tcPr>
          <w:p w14:paraId="44D2942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5D8B56CA" w14:textId="77777777" w:rsidR="00253487" w:rsidRPr="00253487" w:rsidRDefault="00253487" w:rsidP="000F73DB">
            <w:pPr>
              <w:jc w:val="center"/>
            </w:pPr>
            <w:r w:rsidRPr="00253487">
              <w:t>467</w:t>
            </w:r>
          </w:p>
        </w:tc>
        <w:tc>
          <w:tcPr>
            <w:tcW w:w="2098" w:type="dxa"/>
            <w:tcBorders>
              <w:bottom w:val="single" w:sz="6" w:space="0" w:color="000000"/>
            </w:tcBorders>
            <w:shd w:val="clear" w:color="auto" w:fill="auto"/>
          </w:tcPr>
          <w:p w14:paraId="458D786C" w14:textId="77777777" w:rsidR="00253487" w:rsidRPr="00253487" w:rsidRDefault="00253487" w:rsidP="00253487">
            <w:r w:rsidRPr="00253487">
              <w:t>IndividualAllocID</w:t>
            </w:r>
          </w:p>
        </w:tc>
        <w:tc>
          <w:tcPr>
            <w:tcW w:w="811" w:type="dxa"/>
            <w:tcBorders>
              <w:bottom w:val="single" w:sz="6" w:space="0" w:color="000000"/>
            </w:tcBorders>
            <w:shd w:val="clear" w:color="auto" w:fill="auto"/>
          </w:tcPr>
          <w:p w14:paraId="5F51966F"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804F9F0" w14:textId="77777777" w:rsidR="00253487" w:rsidRPr="00253487" w:rsidRDefault="00253487" w:rsidP="00253487"/>
        </w:tc>
      </w:tr>
      <w:tr w:rsidR="00253487" w:rsidRPr="00253487" w14:paraId="4E2555E2" w14:textId="77777777" w:rsidTr="000F73DB">
        <w:tc>
          <w:tcPr>
            <w:tcW w:w="652" w:type="dxa"/>
            <w:shd w:val="clear" w:color="auto" w:fill="auto"/>
          </w:tcPr>
          <w:p w14:paraId="4AF0BC2E"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106FFDD1" w14:textId="77777777" w:rsidR="00253487" w:rsidRPr="00253487" w:rsidRDefault="00253487" w:rsidP="000F73DB">
            <w:pPr>
              <w:jc w:val="left"/>
            </w:pPr>
            <w:r w:rsidRPr="00253487">
              <w:t>component block  &lt;NestedParties2&gt;</w:t>
            </w:r>
          </w:p>
        </w:tc>
        <w:tc>
          <w:tcPr>
            <w:tcW w:w="811" w:type="dxa"/>
            <w:tcBorders>
              <w:top w:val="single" w:sz="6" w:space="0" w:color="000000"/>
              <w:bottom w:val="single" w:sz="6" w:space="0" w:color="000000"/>
            </w:tcBorders>
            <w:shd w:val="clear" w:color="auto" w:fill="E6E6E6"/>
          </w:tcPr>
          <w:p w14:paraId="3368EAE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B079D2B" w14:textId="77777777" w:rsidR="00253487" w:rsidRPr="00253487" w:rsidRDefault="00253487" w:rsidP="00253487">
            <w:r w:rsidRPr="00253487">
              <w:t>Insert here the set of "NestedParties2" (firm identification "nested" within additional repeating group) fields defined in "Common Components of Application Messages"</w:t>
            </w:r>
          </w:p>
        </w:tc>
      </w:tr>
      <w:tr w:rsidR="00253487" w:rsidRPr="00253487" w14:paraId="2DF62A72" w14:textId="77777777" w:rsidTr="000F73DB">
        <w:tc>
          <w:tcPr>
            <w:tcW w:w="652" w:type="dxa"/>
            <w:shd w:val="clear" w:color="auto" w:fill="auto"/>
          </w:tcPr>
          <w:p w14:paraId="095CA21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41C2D772" w14:textId="77777777" w:rsidR="00253487" w:rsidRPr="00253487" w:rsidRDefault="00253487" w:rsidP="000F73DB">
            <w:pPr>
              <w:jc w:val="center"/>
            </w:pPr>
            <w:r w:rsidRPr="00253487">
              <w:t>80</w:t>
            </w:r>
          </w:p>
        </w:tc>
        <w:tc>
          <w:tcPr>
            <w:tcW w:w="2098" w:type="dxa"/>
            <w:tcBorders>
              <w:top w:val="single" w:sz="6" w:space="0" w:color="000000"/>
            </w:tcBorders>
            <w:shd w:val="clear" w:color="auto" w:fill="auto"/>
          </w:tcPr>
          <w:p w14:paraId="6AD005C1" w14:textId="77777777" w:rsidR="00253487" w:rsidRPr="00253487" w:rsidRDefault="00253487" w:rsidP="00253487">
            <w:r w:rsidRPr="00253487">
              <w:t>AllocQty</w:t>
            </w:r>
          </w:p>
        </w:tc>
        <w:tc>
          <w:tcPr>
            <w:tcW w:w="811" w:type="dxa"/>
            <w:tcBorders>
              <w:top w:val="single" w:sz="6" w:space="0" w:color="000000"/>
            </w:tcBorders>
            <w:shd w:val="clear" w:color="auto" w:fill="auto"/>
          </w:tcPr>
          <w:p w14:paraId="4979B90B"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DBCC59E" w14:textId="77777777" w:rsidR="00253487" w:rsidRPr="00253487" w:rsidRDefault="00253487" w:rsidP="00253487"/>
        </w:tc>
      </w:tr>
      <w:tr w:rsidR="00253487" w:rsidRPr="00253487" w14:paraId="24F61B7B" w14:textId="77777777" w:rsidTr="000F73DB">
        <w:tc>
          <w:tcPr>
            <w:tcW w:w="652" w:type="dxa"/>
            <w:shd w:val="clear" w:color="auto" w:fill="auto"/>
          </w:tcPr>
          <w:p w14:paraId="57C72E6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F4C2134" w14:textId="77777777" w:rsidR="00253487" w:rsidRPr="00253487" w:rsidRDefault="00253487" w:rsidP="000F73DB">
            <w:pPr>
              <w:jc w:val="center"/>
            </w:pPr>
            <w:r w:rsidRPr="00253487">
              <w:t>993</w:t>
            </w:r>
          </w:p>
        </w:tc>
        <w:tc>
          <w:tcPr>
            <w:tcW w:w="2098" w:type="dxa"/>
            <w:shd w:val="clear" w:color="auto" w:fill="auto"/>
          </w:tcPr>
          <w:p w14:paraId="76A27E10" w14:textId="77777777" w:rsidR="00253487" w:rsidRPr="00253487" w:rsidRDefault="00253487" w:rsidP="00253487">
            <w:r w:rsidRPr="00253487">
              <w:t>AllocCustomerCapacity</w:t>
            </w:r>
          </w:p>
        </w:tc>
        <w:tc>
          <w:tcPr>
            <w:tcW w:w="811" w:type="dxa"/>
            <w:shd w:val="clear" w:color="auto" w:fill="auto"/>
          </w:tcPr>
          <w:p w14:paraId="52CB122A" w14:textId="77777777" w:rsidR="00253487" w:rsidRPr="00253487" w:rsidRDefault="00253487" w:rsidP="000F73DB">
            <w:pPr>
              <w:jc w:val="center"/>
            </w:pPr>
            <w:r w:rsidRPr="00253487">
              <w:t>N</w:t>
            </w:r>
          </w:p>
        </w:tc>
        <w:tc>
          <w:tcPr>
            <w:tcW w:w="4859" w:type="dxa"/>
            <w:shd w:val="clear" w:color="auto" w:fill="auto"/>
          </w:tcPr>
          <w:p w14:paraId="5384B3E4" w14:textId="77777777" w:rsidR="00253487" w:rsidRPr="00253487" w:rsidRDefault="00253487" w:rsidP="00253487">
            <w:r w:rsidRPr="00253487">
              <w:t>Can be used for granular reporting of separate allocation detail within a single trade report or allocation message.</w:t>
            </w:r>
          </w:p>
        </w:tc>
      </w:tr>
      <w:tr w:rsidR="00253487" w:rsidRPr="00253487" w14:paraId="658CE66D" w14:textId="77777777" w:rsidTr="000F73DB">
        <w:tc>
          <w:tcPr>
            <w:tcW w:w="652" w:type="dxa"/>
            <w:shd w:val="clear" w:color="auto" w:fill="auto"/>
          </w:tcPr>
          <w:p w14:paraId="1088F58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13F3C10" w14:textId="77777777" w:rsidR="00253487" w:rsidRPr="00253487" w:rsidRDefault="00253487" w:rsidP="000F73DB">
            <w:pPr>
              <w:jc w:val="center"/>
            </w:pPr>
            <w:r w:rsidRPr="00253487">
              <w:t>1002</w:t>
            </w:r>
          </w:p>
        </w:tc>
        <w:tc>
          <w:tcPr>
            <w:tcW w:w="2098" w:type="dxa"/>
            <w:shd w:val="clear" w:color="auto" w:fill="auto"/>
          </w:tcPr>
          <w:p w14:paraId="21F028BA" w14:textId="77777777" w:rsidR="00253487" w:rsidRPr="00253487" w:rsidRDefault="00253487" w:rsidP="00253487">
            <w:r w:rsidRPr="00253487">
              <w:t>AllocMethod</w:t>
            </w:r>
          </w:p>
        </w:tc>
        <w:tc>
          <w:tcPr>
            <w:tcW w:w="811" w:type="dxa"/>
            <w:shd w:val="clear" w:color="auto" w:fill="auto"/>
          </w:tcPr>
          <w:p w14:paraId="1557253D" w14:textId="77777777" w:rsidR="00253487" w:rsidRPr="00253487" w:rsidRDefault="00253487" w:rsidP="000F73DB">
            <w:pPr>
              <w:jc w:val="center"/>
            </w:pPr>
            <w:r w:rsidRPr="00253487">
              <w:t>N</w:t>
            </w:r>
          </w:p>
        </w:tc>
        <w:tc>
          <w:tcPr>
            <w:tcW w:w="4859" w:type="dxa"/>
            <w:shd w:val="clear" w:color="auto" w:fill="auto"/>
          </w:tcPr>
          <w:p w14:paraId="4B3C5B71" w14:textId="77777777" w:rsidR="00253487" w:rsidRPr="00253487" w:rsidRDefault="00253487" w:rsidP="00253487">
            <w:r w:rsidRPr="00253487">
              <w:t>Specifies the method under which a trade quantity was allocated.</w:t>
            </w:r>
          </w:p>
        </w:tc>
      </w:tr>
      <w:tr w:rsidR="00253487" w:rsidRPr="00253487" w14:paraId="252DDB59" w14:textId="77777777" w:rsidTr="000F73DB">
        <w:tc>
          <w:tcPr>
            <w:tcW w:w="652" w:type="dxa"/>
            <w:shd w:val="clear" w:color="auto" w:fill="auto"/>
          </w:tcPr>
          <w:p w14:paraId="6970BE6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545A1AE" w14:textId="77777777" w:rsidR="00253487" w:rsidRPr="00253487" w:rsidRDefault="00253487" w:rsidP="000F73DB">
            <w:pPr>
              <w:jc w:val="center"/>
            </w:pPr>
            <w:r w:rsidRPr="00253487">
              <w:t>989</w:t>
            </w:r>
          </w:p>
        </w:tc>
        <w:tc>
          <w:tcPr>
            <w:tcW w:w="2098" w:type="dxa"/>
            <w:shd w:val="clear" w:color="auto" w:fill="auto"/>
          </w:tcPr>
          <w:p w14:paraId="7B585A63" w14:textId="77777777" w:rsidR="00253487" w:rsidRPr="00253487" w:rsidRDefault="00253487" w:rsidP="00253487">
            <w:r w:rsidRPr="00253487">
              <w:t>SecondaryIndividualAllocID</w:t>
            </w:r>
          </w:p>
        </w:tc>
        <w:tc>
          <w:tcPr>
            <w:tcW w:w="811" w:type="dxa"/>
            <w:shd w:val="clear" w:color="auto" w:fill="auto"/>
          </w:tcPr>
          <w:p w14:paraId="0790816D" w14:textId="77777777" w:rsidR="00253487" w:rsidRPr="00253487" w:rsidRDefault="00253487" w:rsidP="000F73DB">
            <w:pPr>
              <w:jc w:val="center"/>
            </w:pPr>
            <w:r w:rsidRPr="00253487">
              <w:t>N</w:t>
            </w:r>
          </w:p>
        </w:tc>
        <w:tc>
          <w:tcPr>
            <w:tcW w:w="4859" w:type="dxa"/>
            <w:shd w:val="clear" w:color="auto" w:fill="auto"/>
          </w:tcPr>
          <w:p w14:paraId="4DC1F702" w14:textId="77777777" w:rsidR="00253487" w:rsidRPr="00253487" w:rsidRDefault="00253487" w:rsidP="00253487">
            <w:r w:rsidRPr="00253487">
              <w:t>Provides support for an intermediary assigned allocation ID</w:t>
            </w:r>
          </w:p>
        </w:tc>
      </w:tr>
      <w:tr w:rsidR="00253487" w:rsidRPr="00253487" w14:paraId="6FC732FD" w14:textId="77777777" w:rsidTr="000F73DB">
        <w:tc>
          <w:tcPr>
            <w:tcW w:w="652" w:type="dxa"/>
            <w:shd w:val="clear" w:color="auto" w:fill="auto"/>
          </w:tcPr>
          <w:p w14:paraId="6B44B414"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shd w:val="clear" w:color="auto" w:fill="auto"/>
          </w:tcPr>
          <w:p w14:paraId="45BD5FCC" w14:textId="77777777" w:rsidR="00253487" w:rsidRPr="00253487" w:rsidRDefault="00253487" w:rsidP="000F73DB">
            <w:pPr>
              <w:jc w:val="center"/>
            </w:pPr>
            <w:r w:rsidRPr="00253487">
              <w:t>1136</w:t>
            </w:r>
          </w:p>
        </w:tc>
        <w:tc>
          <w:tcPr>
            <w:tcW w:w="2098" w:type="dxa"/>
            <w:shd w:val="clear" w:color="auto" w:fill="auto"/>
          </w:tcPr>
          <w:p w14:paraId="0D10EAC1" w14:textId="77777777" w:rsidR="00253487" w:rsidRPr="00253487" w:rsidRDefault="00253487" w:rsidP="00253487">
            <w:r w:rsidRPr="00253487">
              <w:t>AllocClearingFeeIndicator</w:t>
            </w:r>
          </w:p>
        </w:tc>
        <w:tc>
          <w:tcPr>
            <w:tcW w:w="811" w:type="dxa"/>
            <w:shd w:val="clear" w:color="auto" w:fill="auto"/>
          </w:tcPr>
          <w:p w14:paraId="5D0AB931" w14:textId="77777777" w:rsidR="00253487" w:rsidRPr="00253487" w:rsidRDefault="00253487" w:rsidP="000F73DB">
            <w:pPr>
              <w:jc w:val="center"/>
            </w:pPr>
            <w:r w:rsidRPr="00253487">
              <w:t>N</w:t>
            </w:r>
          </w:p>
        </w:tc>
        <w:tc>
          <w:tcPr>
            <w:tcW w:w="4859" w:type="dxa"/>
            <w:shd w:val="clear" w:color="auto" w:fill="auto"/>
          </w:tcPr>
          <w:p w14:paraId="7F6F66C9" w14:textId="77777777" w:rsidR="00253487" w:rsidRPr="00253487" w:rsidRDefault="00253487" w:rsidP="00253487"/>
        </w:tc>
      </w:tr>
      <w:bookmarkEnd w:id="248"/>
    </w:tbl>
    <w:p w14:paraId="47FC0B6C" w14:textId="77777777" w:rsidR="009E3F16" w:rsidRDefault="009E3F16" w:rsidP="00253487"/>
    <w:p w14:paraId="2B4EFD49"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D695A8A" w14:textId="77777777">
        <w:tc>
          <w:tcPr>
            <w:tcW w:w="9576" w:type="dxa"/>
            <w:tcBorders>
              <w:bottom w:val="nil"/>
            </w:tcBorders>
            <w:shd w:val="pct25" w:color="auto" w:fill="FFFFFF"/>
          </w:tcPr>
          <w:p w14:paraId="1057A533"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53"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61806613" w14:textId="77777777">
        <w:tc>
          <w:tcPr>
            <w:tcW w:w="9576" w:type="dxa"/>
            <w:shd w:val="pct12" w:color="auto" w:fill="FFFFFF"/>
          </w:tcPr>
          <w:p w14:paraId="1DC31EC6" w14:textId="77777777" w:rsidR="009E3F16" w:rsidRDefault="009E3F16">
            <w:pPr>
              <w:jc w:val="left"/>
            </w:pPr>
            <w:r>
              <w:t>Refer to FIXML element Alloc</w:t>
            </w:r>
          </w:p>
        </w:tc>
      </w:tr>
    </w:tbl>
    <w:p w14:paraId="15D8C012" w14:textId="77777777" w:rsidR="009E3F16" w:rsidRDefault="009E3F16"/>
    <w:p w14:paraId="374D2BDC" w14:textId="77777777" w:rsidR="009E3F16" w:rsidRDefault="009E3F16">
      <w:pPr>
        <w:pStyle w:val="Heading3"/>
      </w:pPr>
      <w:bookmarkStart w:id="249" w:name="_Toc227925071"/>
      <w:r>
        <w:t>TrdCapRptSideGrp component block</w:t>
      </w:r>
      <w:bookmarkEnd w:id="249"/>
    </w:p>
    <w:p w14:paraId="26986F0A"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31A58AAF"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40E89D7D" w14:textId="77777777" w:rsidR="00253487" w:rsidRPr="000F73DB" w:rsidRDefault="00253487" w:rsidP="000F73DB">
            <w:pPr>
              <w:jc w:val="center"/>
              <w:rPr>
                <w:b/>
                <w:i/>
              </w:rPr>
            </w:pPr>
            <w:bookmarkStart w:id="250" w:name="Comp_TrdCapRptSide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36EE897F"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781D92BE"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2193796A" w14:textId="77777777" w:rsidR="00253487" w:rsidRPr="000F73DB" w:rsidRDefault="00253487" w:rsidP="000F73DB">
            <w:pPr>
              <w:jc w:val="center"/>
              <w:rPr>
                <w:b/>
                <w:i/>
              </w:rPr>
            </w:pPr>
            <w:r w:rsidRPr="000F73DB">
              <w:rPr>
                <w:b/>
                <w:i/>
              </w:rPr>
              <w:t>Comments</w:t>
            </w:r>
          </w:p>
        </w:tc>
      </w:tr>
      <w:tr w:rsidR="00253487" w:rsidRPr="00253487" w14:paraId="375DA4C0" w14:textId="77777777" w:rsidTr="000F73DB">
        <w:tc>
          <w:tcPr>
            <w:tcW w:w="652" w:type="dxa"/>
            <w:shd w:val="clear" w:color="auto" w:fill="auto"/>
          </w:tcPr>
          <w:p w14:paraId="36C637BD" w14:textId="77777777" w:rsidR="00253487" w:rsidRPr="00253487" w:rsidRDefault="00253487" w:rsidP="000F73DB">
            <w:pPr>
              <w:jc w:val="center"/>
            </w:pPr>
            <w:r w:rsidRPr="00253487">
              <w:t>552</w:t>
            </w:r>
          </w:p>
        </w:tc>
        <w:tc>
          <w:tcPr>
            <w:tcW w:w="2750" w:type="dxa"/>
            <w:gridSpan w:val="2"/>
            <w:shd w:val="clear" w:color="auto" w:fill="auto"/>
          </w:tcPr>
          <w:p w14:paraId="6D55112B" w14:textId="77777777" w:rsidR="00253487" w:rsidRPr="00253487" w:rsidRDefault="00253487" w:rsidP="00253487">
            <w:r w:rsidRPr="00253487">
              <w:t>NoSides</w:t>
            </w:r>
          </w:p>
        </w:tc>
        <w:tc>
          <w:tcPr>
            <w:tcW w:w="811" w:type="dxa"/>
            <w:shd w:val="clear" w:color="auto" w:fill="auto"/>
          </w:tcPr>
          <w:p w14:paraId="738091B5" w14:textId="77777777" w:rsidR="00253487" w:rsidRPr="00253487" w:rsidRDefault="00253487" w:rsidP="000F73DB">
            <w:pPr>
              <w:jc w:val="center"/>
            </w:pPr>
            <w:r w:rsidRPr="00253487">
              <w:t>Y</w:t>
            </w:r>
          </w:p>
        </w:tc>
        <w:tc>
          <w:tcPr>
            <w:tcW w:w="4859" w:type="dxa"/>
            <w:shd w:val="clear" w:color="auto" w:fill="auto"/>
          </w:tcPr>
          <w:p w14:paraId="2662CCF5" w14:textId="77777777" w:rsidR="00253487" w:rsidRPr="00253487" w:rsidRDefault="00253487" w:rsidP="00253487">
            <w:r w:rsidRPr="00253487">
              <w:t>Number of sides</w:t>
            </w:r>
          </w:p>
        </w:tc>
      </w:tr>
      <w:tr w:rsidR="00253487" w:rsidRPr="00253487" w14:paraId="2FDF58CF" w14:textId="77777777" w:rsidTr="000F73DB">
        <w:tc>
          <w:tcPr>
            <w:tcW w:w="652" w:type="dxa"/>
            <w:shd w:val="clear" w:color="auto" w:fill="auto"/>
          </w:tcPr>
          <w:p w14:paraId="1E863A1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E700E47" w14:textId="77777777" w:rsidR="00253487" w:rsidRPr="00253487" w:rsidRDefault="00253487" w:rsidP="000F73DB">
            <w:pPr>
              <w:jc w:val="center"/>
            </w:pPr>
            <w:r w:rsidRPr="00253487">
              <w:t>54</w:t>
            </w:r>
          </w:p>
        </w:tc>
        <w:tc>
          <w:tcPr>
            <w:tcW w:w="2098" w:type="dxa"/>
            <w:shd w:val="clear" w:color="auto" w:fill="auto"/>
          </w:tcPr>
          <w:p w14:paraId="4BE085EB" w14:textId="77777777" w:rsidR="00253487" w:rsidRPr="00253487" w:rsidRDefault="00253487" w:rsidP="00253487">
            <w:r w:rsidRPr="00253487">
              <w:t>Side</w:t>
            </w:r>
          </w:p>
        </w:tc>
        <w:tc>
          <w:tcPr>
            <w:tcW w:w="811" w:type="dxa"/>
            <w:shd w:val="clear" w:color="auto" w:fill="auto"/>
          </w:tcPr>
          <w:p w14:paraId="7F7E7730" w14:textId="77777777" w:rsidR="00253487" w:rsidRPr="00253487" w:rsidRDefault="00253487" w:rsidP="000F73DB">
            <w:pPr>
              <w:jc w:val="center"/>
            </w:pPr>
            <w:r w:rsidRPr="00253487">
              <w:t>Y</w:t>
            </w:r>
          </w:p>
        </w:tc>
        <w:tc>
          <w:tcPr>
            <w:tcW w:w="4859" w:type="dxa"/>
            <w:shd w:val="clear" w:color="auto" w:fill="auto"/>
          </w:tcPr>
          <w:p w14:paraId="31AF5F14" w14:textId="77777777" w:rsidR="00253487" w:rsidRPr="00253487" w:rsidRDefault="00253487" w:rsidP="00253487"/>
        </w:tc>
      </w:tr>
      <w:tr w:rsidR="00253487" w:rsidRPr="00253487" w14:paraId="09EEF017" w14:textId="77777777" w:rsidTr="000F73DB">
        <w:tc>
          <w:tcPr>
            <w:tcW w:w="652" w:type="dxa"/>
            <w:shd w:val="clear" w:color="auto" w:fill="auto"/>
          </w:tcPr>
          <w:p w14:paraId="265ECF2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E3E99E3" w14:textId="77777777" w:rsidR="00253487" w:rsidRPr="00253487" w:rsidRDefault="00253487" w:rsidP="000F73DB">
            <w:pPr>
              <w:jc w:val="center"/>
            </w:pPr>
            <w:r w:rsidRPr="00253487">
              <w:t>1427</w:t>
            </w:r>
          </w:p>
        </w:tc>
        <w:tc>
          <w:tcPr>
            <w:tcW w:w="2098" w:type="dxa"/>
            <w:shd w:val="clear" w:color="auto" w:fill="auto"/>
          </w:tcPr>
          <w:p w14:paraId="62A25734" w14:textId="77777777" w:rsidR="00253487" w:rsidRPr="00253487" w:rsidRDefault="00253487" w:rsidP="00253487">
            <w:r w:rsidRPr="00253487">
              <w:t>SideExecID</w:t>
            </w:r>
          </w:p>
        </w:tc>
        <w:tc>
          <w:tcPr>
            <w:tcW w:w="811" w:type="dxa"/>
            <w:shd w:val="clear" w:color="auto" w:fill="auto"/>
          </w:tcPr>
          <w:p w14:paraId="08F85982" w14:textId="77777777" w:rsidR="00253487" w:rsidRPr="00253487" w:rsidRDefault="00253487" w:rsidP="000F73DB">
            <w:pPr>
              <w:jc w:val="center"/>
            </w:pPr>
            <w:r w:rsidRPr="00253487">
              <w:t>N</w:t>
            </w:r>
          </w:p>
        </w:tc>
        <w:tc>
          <w:tcPr>
            <w:tcW w:w="4859" w:type="dxa"/>
            <w:shd w:val="clear" w:color="auto" w:fill="auto"/>
          </w:tcPr>
          <w:p w14:paraId="3A8E8E1E" w14:textId="77777777" w:rsidR="00253487" w:rsidRPr="00253487" w:rsidRDefault="00253487" w:rsidP="00253487">
            <w:r w:rsidRPr="00253487">
              <w:t>Execution Identifier assigned by Market - used when each side of a trade is assigned its own unique ExecID</w:t>
            </w:r>
          </w:p>
        </w:tc>
      </w:tr>
      <w:tr w:rsidR="00253487" w:rsidRPr="00253487" w14:paraId="11C86B7C" w14:textId="77777777" w:rsidTr="000F73DB">
        <w:tc>
          <w:tcPr>
            <w:tcW w:w="652" w:type="dxa"/>
            <w:shd w:val="clear" w:color="auto" w:fill="auto"/>
          </w:tcPr>
          <w:p w14:paraId="2E7D580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9A5FA4E" w14:textId="77777777" w:rsidR="00253487" w:rsidRPr="00253487" w:rsidRDefault="00253487" w:rsidP="000F73DB">
            <w:pPr>
              <w:jc w:val="center"/>
            </w:pPr>
            <w:r w:rsidRPr="00253487">
              <w:t>1428</w:t>
            </w:r>
          </w:p>
        </w:tc>
        <w:tc>
          <w:tcPr>
            <w:tcW w:w="2098" w:type="dxa"/>
            <w:shd w:val="clear" w:color="auto" w:fill="auto"/>
          </w:tcPr>
          <w:p w14:paraId="0F8030F2" w14:textId="77777777" w:rsidR="00253487" w:rsidRPr="00253487" w:rsidRDefault="00253487" w:rsidP="00253487">
            <w:r w:rsidRPr="00253487">
              <w:t>OrderDelay</w:t>
            </w:r>
          </w:p>
        </w:tc>
        <w:tc>
          <w:tcPr>
            <w:tcW w:w="811" w:type="dxa"/>
            <w:shd w:val="clear" w:color="auto" w:fill="auto"/>
          </w:tcPr>
          <w:p w14:paraId="43E266A4" w14:textId="77777777" w:rsidR="00253487" w:rsidRPr="00253487" w:rsidRDefault="00253487" w:rsidP="000F73DB">
            <w:pPr>
              <w:jc w:val="center"/>
            </w:pPr>
            <w:r w:rsidRPr="00253487">
              <w:t>N</w:t>
            </w:r>
          </w:p>
        </w:tc>
        <w:tc>
          <w:tcPr>
            <w:tcW w:w="4859" w:type="dxa"/>
            <w:shd w:val="clear" w:color="auto" w:fill="auto"/>
          </w:tcPr>
          <w:p w14:paraId="5F887A4B" w14:textId="77777777" w:rsidR="00253487" w:rsidRPr="00253487" w:rsidRDefault="00253487" w:rsidP="00253487"/>
        </w:tc>
      </w:tr>
      <w:tr w:rsidR="00253487" w:rsidRPr="00253487" w14:paraId="40CD3056" w14:textId="77777777" w:rsidTr="000F73DB">
        <w:tc>
          <w:tcPr>
            <w:tcW w:w="652" w:type="dxa"/>
            <w:shd w:val="clear" w:color="auto" w:fill="auto"/>
          </w:tcPr>
          <w:p w14:paraId="50D03E8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FFB89A6" w14:textId="77777777" w:rsidR="00253487" w:rsidRPr="00253487" w:rsidRDefault="00253487" w:rsidP="000F73DB">
            <w:pPr>
              <w:jc w:val="center"/>
            </w:pPr>
            <w:r w:rsidRPr="00253487">
              <w:t>1429</w:t>
            </w:r>
          </w:p>
        </w:tc>
        <w:tc>
          <w:tcPr>
            <w:tcW w:w="2098" w:type="dxa"/>
            <w:shd w:val="clear" w:color="auto" w:fill="auto"/>
          </w:tcPr>
          <w:p w14:paraId="4FDC7F85" w14:textId="77777777" w:rsidR="00253487" w:rsidRPr="00253487" w:rsidRDefault="00253487" w:rsidP="00253487">
            <w:r w:rsidRPr="00253487">
              <w:t>OrderDelayUnit</w:t>
            </w:r>
          </w:p>
        </w:tc>
        <w:tc>
          <w:tcPr>
            <w:tcW w:w="811" w:type="dxa"/>
            <w:shd w:val="clear" w:color="auto" w:fill="auto"/>
          </w:tcPr>
          <w:p w14:paraId="5914DF77" w14:textId="77777777" w:rsidR="00253487" w:rsidRPr="00253487" w:rsidRDefault="00253487" w:rsidP="000F73DB">
            <w:pPr>
              <w:jc w:val="center"/>
            </w:pPr>
            <w:r w:rsidRPr="00253487">
              <w:t>N</w:t>
            </w:r>
          </w:p>
        </w:tc>
        <w:tc>
          <w:tcPr>
            <w:tcW w:w="4859" w:type="dxa"/>
            <w:shd w:val="clear" w:color="auto" w:fill="auto"/>
          </w:tcPr>
          <w:p w14:paraId="10CDC362" w14:textId="77777777" w:rsidR="00253487" w:rsidRPr="00253487" w:rsidRDefault="00253487" w:rsidP="00253487"/>
        </w:tc>
      </w:tr>
      <w:tr w:rsidR="00253487" w:rsidRPr="00253487" w14:paraId="377533E7" w14:textId="77777777" w:rsidTr="000F73DB">
        <w:tc>
          <w:tcPr>
            <w:tcW w:w="652" w:type="dxa"/>
            <w:shd w:val="clear" w:color="auto" w:fill="auto"/>
          </w:tcPr>
          <w:p w14:paraId="1AC433C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40224CA" w14:textId="77777777" w:rsidR="00253487" w:rsidRPr="00253487" w:rsidRDefault="00253487" w:rsidP="000F73DB">
            <w:pPr>
              <w:jc w:val="center"/>
            </w:pPr>
            <w:r w:rsidRPr="00253487">
              <w:t>1009</w:t>
            </w:r>
          </w:p>
        </w:tc>
        <w:tc>
          <w:tcPr>
            <w:tcW w:w="2098" w:type="dxa"/>
            <w:shd w:val="clear" w:color="auto" w:fill="auto"/>
          </w:tcPr>
          <w:p w14:paraId="114A43A2" w14:textId="77777777" w:rsidR="00253487" w:rsidRPr="00253487" w:rsidRDefault="00253487" w:rsidP="00253487">
            <w:r w:rsidRPr="00253487">
              <w:t>SideLastQty</w:t>
            </w:r>
          </w:p>
        </w:tc>
        <w:tc>
          <w:tcPr>
            <w:tcW w:w="811" w:type="dxa"/>
            <w:shd w:val="clear" w:color="auto" w:fill="auto"/>
          </w:tcPr>
          <w:p w14:paraId="69116734" w14:textId="77777777" w:rsidR="00253487" w:rsidRPr="00253487" w:rsidRDefault="00253487" w:rsidP="000F73DB">
            <w:pPr>
              <w:jc w:val="center"/>
            </w:pPr>
            <w:r w:rsidRPr="00253487">
              <w:t>N</w:t>
            </w:r>
          </w:p>
        </w:tc>
        <w:tc>
          <w:tcPr>
            <w:tcW w:w="4859" w:type="dxa"/>
            <w:shd w:val="clear" w:color="auto" w:fill="auto"/>
          </w:tcPr>
          <w:p w14:paraId="5BB12F6C" w14:textId="77777777" w:rsidR="00253487" w:rsidRPr="00253487" w:rsidRDefault="00253487" w:rsidP="00253487">
            <w:r w:rsidRPr="00253487">
              <w:t>Used to indicate the quantity on one side of a multi-sided Trade Capture Report</w:t>
            </w:r>
          </w:p>
        </w:tc>
      </w:tr>
      <w:tr w:rsidR="00253487" w:rsidRPr="00253487" w14:paraId="5AB7E738" w14:textId="77777777" w:rsidTr="000F73DB">
        <w:tc>
          <w:tcPr>
            <w:tcW w:w="652" w:type="dxa"/>
            <w:shd w:val="clear" w:color="auto" w:fill="auto"/>
          </w:tcPr>
          <w:p w14:paraId="2654ED7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3262806" w14:textId="77777777" w:rsidR="00253487" w:rsidRPr="00253487" w:rsidRDefault="00253487" w:rsidP="000F73DB">
            <w:pPr>
              <w:jc w:val="center"/>
            </w:pPr>
            <w:r w:rsidRPr="00253487">
              <w:t>1005</w:t>
            </w:r>
          </w:p>
        </w:tc>
        <w:tc>
          <w:tcPr>
            <w:tcW w:w="2098" w:type="dxa"/>
            <w:shd w:val="clear" w:color="auto" w:fill="auto"/>
          </w:tcPr>
          <w:p w14:paraId="09DA4074" w14:textId="77777777" w:rsidR="00253487" w:rsidRPr="00253487" w:rsidRDefault="00253487" w:rsidP="00253487">
            <w:r w:rsidRPr="00253487">
              <w:t>SideTradeReportID</w:t>
            </w:r>
          </w:p>
        </w:tc>
        <w:tc>
          <w:tcPr>
            <w:tcW w:w="811" w:type="dxa"/>
            <w:shd w:val="clear" w:color="auto" w:fill="auto"/>
          </w:tcPr>
          <w:p w14:paraId="14E7668E" w14:textId="77777777" w:rsidR="00253487" w:rsidRPr="00253487" w:rsidRDefault="00253487" w:rsidP="000F73DB">
            <w:pPr>
              <w:jc w:val="center"/>
            </w:pPr>
            <w:r w:rsidRPr="00253487">
              <w:t>N</w:t>
            </w:r>
          </w:p>
        </w:tc>
        <w:tc>
          <w:tcPr>
            <w:tcW w:w="4859" w:type="dxa"/>
            <w:shd w:val="clear" w:color="auto" w:fill="auto"/>
          </w:tcPr>
          <w:p w14:paraId="0C5602D9" w14:textId="77777777" w:rsidR="00253487" w:rsidRPr="00253487" w:rsidRDefault="00253487" w:rsidP="00253487">
            <w:r w:rsidRPr="00253487">
              <w:t>Used to indicate the report ID on one side of a multi-sided Trade Capture Report</w:t>
            </w:r>
          </w:p>
        </w:tc>
      </w:tr>
      <w:tr w:rsidR="00253487" w:rsidRPr="00253487" w14:paraId="2BB5CB1A" w14:textId="77777777" w:rsidTr="000F73DB">
        <w:tc>
          <w:tcPr>
            <w:tcW w:w="652" w:type="dxa"/>
            <w:shd w:val="clear" w:color="auto" w:fill="auto"/>
          </w:tcPr>
          <w:p w14:paraId="5C2E258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161E815" w14:textId="77777777" w:rsidR="00253487" w:rsidRPr="00253487" w:rsidRDefault="00253487" w:rsidP="000F73DB">
            <w:pPr>
              <w:jc w:val="center"/>
            </w:pPr>
            <w:r w:rsidRPr="00253487">
              <w:t>1006</w:t>
            </w:r>
          </w:p>
        </w:tc>
        <w:tc>
          <w:tcPr>
            <w:tcW w:w="2098" w:type="dxa"/>
            <w:shd w:val="clear" w:color="auto" w:fill="auto"/>
          </w:tcPr>
          <w:p w14:paraId="54115122" w14:textId="77777777" w:rsidR="00253487" w:rsidRPr="00253487" w:rsidRDefault="00253487" w:rsidP="00253487">
            <w:r w:rsidRPr="00253487">
              <w:t>SideFillStationCd</w:t>
            </w:r>
          </w:p>
        </w:tc>
        <w:tc>
          <w:tcPr>
            <w:tcW w:w="811" w:type="dxa"/>
            <w:shd w:val="clear" w:color="auto" w:fill="auto"/>
          </w:tcPr>
          <w:p w14:paraId="37626795" w14:textId="77777777" w:rsidR="00253487" w:rsidRPr="00253487" w:rsidRDefault="00253487" w:rsidP="000F73DB">
            <w:pPr>
              <w:jc w:val="center"/>
            </w:pPr>
            <w:r w:rsidRPr="00253487">
              <w:t>N</w:t>
            </w:r>
          </w:p>
        </w:tc>
        <w:tc>
          <w:tcPr>
            <w:tcW w:w="4859" w:type="dxa"/>
            <w:shd w:val="clear" w:color="auto" w:fill="auto"/>
          </w:tcPr>
          <w:p w14:paraId="552C9DFD" w14:textId="77777777" w:rsidR="00253487" w:rsidRPr="00253487" w:rsidRDefault="00253487" w:rsidP="00253487">
            <w:r w:rsidRPr="00253487">
              <w:t>Used for order routing to indicate the Fill Station Code on one side of a multi-sided Trade Capture Report</w:t>
            </w:r>
          </w:p>
        </w:tc>
      </w:tr>
      <w:tr w:rsidR="00253487" w:rsidRPr="00253487" w14:paraId="7633D3CC" w14:textId="77777777" w:rsidTr="000F73DB">
        <w:tc>
          <w:tcPr>
            <w:tcW w:w="652" w:type="dxa"/>
            <w:shd w:val="clear" w:color="auto" w:fill="auto"/>
          </w:tcPr>
          <w:p w14:paraId="783D764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8EEF607" w14:textId="77777777" w:rsidR="00253487" w:rsidRPr="00253487" w:rsidRDefault="00253487" w:rsidP="000F73DB">
            <w:pPr>
              <w:jc w:val="center"/>
            </w:pPr>
            <w:r w:rsidRPr="00253487">
              <w:t>1007</w:t>
            </w:r>
          </w:p>
        </w:tc>
        <w:tc>
          <w:tcPr>
            <w:tcW w:w="2098" w:type="dxa"/>
            <w:shd w:val="clear" w:color="auto" w:fill="auto"/>
          </w:tcPr>
          <w:p w14:paraId="326156F7" w14:textId="77777777" w:rsidR="00253487" w:rsidRPr="00253487" w:rsidRDefault="00253487" w:rsidP="00253487">
            <w:r w:rsidRPr="00253487">
              <w:t>SideReasonCd</w:t>
            </w:r>
          </w:p>
        </w:tc>
        <w:tc>
          <w:tcPr>
            <w:tcW w:w="811" w:type="dxa"/>
            <w:shd w:val="clear" w:color="auto" w:fill="auto"/>
          </w:tcPr>
          <w:p w14:paraId="5B521533" w14:textId="77777777" w:rsidR="00253487" w:rsidRPr="00253487" w:rsidRDefault="00253487" w:rsidP="000F73DB">
            <w:pPr>
              <w:jc w:val="center"/>
            </w:pPr>
            <w:r w:rsidRPr="00253487">
              <w:t>N</w:t>
            </w:r>
          </w:p>
        </w:tc>
        <w:tc>
          <w:tcPr>
            <w:tcW w:w="4859" w:type="dxa"/>
            <w:shd w:val="clear" w:color="auto" w:fill="auto"/>
          </w:tcPr>
          <w:p w14:paraId="77042CB3" w14:textId="77777777" w:rsidR="00253487" w:rsidRPr="00253487" w:rsidRDefault="00253487" w:rsidP="00253487">
            <w:r w:rsidRPr="00253487">
              <w:t>Used to indicate the reason of a multi-sided Trade Capture Report</w:t>
            </w:r>
          </w:p>
        </w:tc>
      </w:tr>
      <w:tr w:rsidR="00253487" w:rsidRPr="00253487" w14:paraId="340B8974" w14:textId="77777777" w:rsidTr="000F73DB">
        <w:tc>
          <w:tcPr>
            <w:tcW w:w="652" w:type="dxa"/>
            <w:shd w:val="clear" w:color="auto" w:fill="auto"/>
          </w:tcPr>
          <w:p w14:paraId="3D51343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F4D0C9A" w14:textId="77777777" w:rsidR="00253487" w:rsidRPr="00253487" w:rsidRDefault="00253487" w:rsidP="000F73DB">
            <w:pPr>
              <w:jc w:val="center"/>
            </w:pPr>
            <w:r w:rsidRPr="00253487">
              <w:t>83</w:t>
            </w:r>
          </w:p>
        </w:tc>
        <w:tc>
          <w:tcPr>
            <w:tcW w:w="2098" w:type="dxa"/>
            <w:shd w:val="clear" w:color="auto" w:fill="auto"/>
          </w:tcPr>
          <w:p w14:paraId="79E95BFD" w14:textId="77777777" w:rsidR="00253487" w:rsidRPr="00253487" w:rsidRDefault="00253487" w:rsidP="00253487">
            <w:r w:rsidRPr="00253487">
              <w:t>RptSeq</w:t>
            </w:r>
          </w:p>
        </w:tc>
        <w:tc>
          <w:tcPr>
            <w:tcW w:w="811" w:type="dxa"/>
            <w:shd w:val="clear" w:color="auto" w:fill="auto"/>
          </w:tcPr>
          <w:p w14:paraId="087AF66B" w14:textId="77777777" w:rsidR="00253487" w:rsidRPr="00253487" w:rsidRDefault="00253487" w:rsidP="000F73DB">
            <w:pPr>
              <w:jc w:val="center"/>
            </w:pPr>
            <w:r w:rsidRPr="00253487">
              <w:t>N</w:t>
            </w:r>
          </w:p>
        </w:tc>
        <w:tc>
          <w:tcPr>
            <w:tcW w:w="4859" w:type="dxa"/>
            <w:shd w:val="clear" w:color="auto" w:fill="auto"/>
          </w:tcPr>
          <w:p w14:paraId="704C23EF" w14:textId="77777777" w:rsidR="00253487" w:rsidRPr="00253487" w:rsidRDefault="00253487" w:rsidP="00253487">
            <w:r w:rsidRPr="00253487">
              <w:t>Used for order routing to indicate the fill sequence on one side of a multi-sided Trade Capture Report</w:t>
            </w:r>
          </w:p>
        </w:tc>
      </w:tr>
      <w:tr w:rsidR="00253487" w:rsidRPr="00253487" w14:paraId="1272C9C1" w14:textId="77777777" w:rsidTr="000F73DB">
        <w:tc>
          <w:tcPr>
            <w:tcW w:w="652" w:type="dxa"/>
            <w:shd w:val="clear" w:color="auto" w:fill="auto"/>
          </w:tcPr>
          <w:p w14:paraId="39A4E3E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5C8210A" w14:textId="77777777" w:rsidR="00253487" w:rsidRPr="00253487" w:rsidRDefault="00253487" w:rsidP="000F73DB">
            <w:pPr>
              <w:jc w:val="center"/>
            </w:pPr>
            <w:r w:rsidRPr="00253487">
              <w:t>1008</w:t>
            </w:r>
          </w:p>
        </w:tc>
        <w:tc>
          <w:tcPr>
            <w:tcW w:w="2098" w:type="dxa"/>
            <w:shd w:val="clear" w:color="auto" w:fill="auto"/>
          </w:tcPr>
          <w:p w14:paraId="69A8235E" w14:textId="77777777" w:rsidR="00253487" w:rsidRPr="00253487" w:rsidRDefault="00253487" w:rsidP="00253487">
            <w:r w:rsidRPr="00253487">
              <w:t>SideTrdSubTyp</w:t>
            </w:r>
          </w:p>
        </w:tc>
        <w:tc>
          <w:tcPr>
            <w:tcW w:w="811" w:type="dxa"/>
            <w:shd w:val="clear" w:color="auto" w:fill="auto"/>
          </w:tcPr>
          <w:p w14:paraId="7261C9D4" w14:textId="77777777" w:rsidR="00253487" w:rsidRPr="00253487" w:rsidRDefault="00253487" w:rsidP="000F73DB">
            <w:pPr>
              <w:jc w:val="center"/>
            </w:pPr>
            <w:r w:rsidRPr="00253487">
              <w:t>N</w:t>
            </w:r>
          </w:p>
        </w:tc>
        <w:tc>
          <w:tcPr>
            <w:tcW w:w="4859" w:type="dxa"/>
            <w:shd w:val="clear" w:color="auto" w:fill="auto"/>
          </w:tcPr>
          <w:p w14:paraId="2C88AD72" w14:textId="77777777" w:rsidR="00253487" w:rsidRPr="00253487" w:rsidRDefault="00253487" w:rsidP="00253487">
            <w:r w:rsidRPr="00253487">
              <w:t>Used to support multi-sided orders of different trade types</w:t>
            </w:r>
          </w:p>
        </w:tc>
      </w:tr>
      <w:tr w:rsidR="00253487" w:rsidRPr="00253487" w14:paraId="2F2169AF" w14:textId="77777777" w:rsidTr="000F73DB">
        <w:tc>
          <w:tcPr>
            <w:tcW w:w="652" w:type="dxa"/>
            <w:shd w:val="clear" w:color="auto" w:fill="auto"/>
          </w:tcPr>
          <w:p w14:paraId="58B2B4B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ACB0AB9" w14:textId="77777777" w:rsidR="00253487" w:rsidRPr="00253487" w:rsidRDefault="00253487" w:rsidP="000F73DB">
            <w:pPr>
              <w:jc w:val="center"/>
            </w:pPr>
            <w:r w:rsidRPr="00253487">
              <w:t>430</w:t>
            </w:r>
          </w:p>
        </w:tc>
        <w:tc>
          <w:tcPr>
            <w:tcW w:w="2098" w:type="dxa"/>
            <w:shd w:val="clear" w:color="auto" w:fill="auto"/>
          </w:tcPr>
          <w:p w14:paraId="3A6730ED" w14:textId="77777777" w:rsidR="00253487" w:rsidRPr="00253487" w:rsidRDefault="00253487" w:rsidP="00253487">
            <w:r w:rsidRPr="00253487">
              <w:t>NetGrossInd</w:t>
            </w:r>
          </w:p>
        </w:tc>
        <w:tc>
          <w:tcPr>
            <w:tcW w:w="811" w:type="dxa"/>
            <w:shd w:val="clear" w:color="auto" w:fill="auto"/>
          </w:tcPr>
          <w:p w14:paraId="23CCC625" w14:textId="77777777" w:rsidR="00253487" w:rsidRPr="00253487" w:rsidRDefault="00253487" w:rsidP="000F73DB">
            <w:pPr>
              <w:jc w:val="center"/>
            </w:pPr>
            <w:r w:rsidRPr="00253487">
              <w:t>N</w:t>
            </w:r>
          </w:p>
        </w:tc>
        <w:tc>
          <w:tcPr>
            <w:tcW w:w="4859" w:type="dxa"/>
            <w:shd w:val="clear" w:color="auto" w:fill="auto"/>
          </w:tcPr>
          <w:p w14:paraId="01DA4F50" w14:textId="77777777" w:rsidR="00253487" w:rsidRPr="00253487" w:rsidRDefault="00253487" w:rsidP="00253487">
            <w:r w:rsidRPr="00253487">
              <w:t>Code to represent whether value is net (inclusive of tax) or gross.</w:t>
            </w:r>
          </w:p>
        </w:tc>
      </w:tr>
      <w:tr w:rsidR="00253487" w:rsidRPr="00253487" w14:paraId="752FB3AB" w14:textId="77777777" w:rsidTr="000F73DB">
        <w:tc>
          <w:tcPr>
            <w:tcW w:w="652" w:type="dxa"/>
            <w:shd w:val="clear" w:color="auto" w:fill="auto"/>
          </w:tcPr>
          <w:p w14:paraId="2FE02C3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60C9843" w14:textId="77777777" w:rsidR="00253487" w:rsidRPr="00253487" w:rsidRDefault="00253487" w:rsidP="000F73DB">
            <w:pPr>
              <w:jc w:val="center"/>
            </w:pPr>
            <w:r w:rsidRPr="00253487">
              <w:t>1154</w:t>
            </w:r>
          </w:p>
        </w:tc>
        <w:tc>
          <w:tcPr>
            <w:tcW w:w="2098" w:type="dxa"/>
            <w:shd w:val="clear" w:color="auto" w:fill="auto"/>
          </w:tcPr>
          <w:p w14:paraId="6C3A2638" w14:textId="77777777" w:rsidR="00253487" w:rsidRPr="00253487" w:rsidRDefault="00253487" w:rsidP="00253487">
            <w:r w:rsidRPr="00253487">
              <w:t>SideCurrency</w:t>
            </w:r>
          </w:p>
        </w:tc>
        <w:tc>
          <w:tcPr>
            <w:tcW w:w="811" w:type="dxa"/>
            <w:shd w:val="clear" w:color="auto" w:fill="auto"/>
          </w:tcPr>
          <w:p w14:paraId="0DD9110E" w14:textId="77777777" w:rsidR="00253487" w:rsidRPr="00253487" w:rsidRDefault="00253487" w:rsidP="000F73DB">
            <w:pPr>
              <w:jc w:val="center"/>
            </w:pPr>
            <w:r w:rsidRPr="00253487">
              <w:t>N</w:t>
            </w:r>
          </w:p>
        </w:tc>
        <w:tc>
          <w:tcPr>
            <w:tcW w:w="4859" w:type="dxa"/>
            <w:shd w:val="clear" w:color="auto" w:fill="auto"/>
          </w:tcPr>
          <w:p w14:paraId="5B701057" w14:textId="77777777" w:rsidR="00253487" w:rsidRPr="00253487" w:rsidRDefault="00253487" w:rsidP="00253487">
            <w:r w:rsidRPr="00253487">
              <w:t>Used to Identify the Currency of the Trade Report Side.</w:t>
            </w:r>
          </w:p>
        </w:tc>
      </w:tr>
      <w:tr w:rsidR="00253487" w:rsidRPr="00253487" w14:paraId="69614635" w14:textId="77777777" w:rsidTr="000F73DB">
        <w:tc>
          <w:tcPr>
            <w:tcW w:w="652" w:type="dxa"/>
            <w:shd w:val="clear" w:color="auto" w:fill="auto"/>
          </w:tcPr>
          <w:p w14:paraId="420C8DB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76A4D920" w14:textId="77777777" w:rsidR="00253487" w:rsidRPr="00253487" w:rsidRDefault="00253487" w:rsidP="000F73DB">
            <w:pPr>
              <w:jc w:val="center"/>
            </w:pPr>
            <w:r w:rsidRPr="00253487">
              <w:t>1155</w:t>
            </w:r>
          </w:p>
        </w:tc>
        <w:tc>
          <w:tcPr>
            <w:tcW w:w="2098" w:type="dxa"/>
            <w:tcBorders>
              <w:bottom w:val="single" w:sz="6" w:space="0" w:color="000000"/>
            </w:tcBorders>
            <w:shd w:val="clear" w:color="auto" w:fill="auto"/>
          </w:tcPr>
          <w:p w14:paraId="2D2A9D4F" w14:textId="77777777" w:rsidR="00253487" w:rsidRPr="00253487" w:rsidRDefault="00253487" w:rsidP="00253487">
            <w:r w:rsidRPr="00253487">
              <w:t>SideSettlCurrency</w:t>
            </w:r>
          </w:p>
        </w:tc>
        <w:tc>
          <w:tcPr>
            <w:tcW w:w="811" w:type="dxa"/>
            <w:tcBorders>
              <w:bottom w:val="single" w:sz="6" w:space="0" w:color="000000"/>
            </w:tcBorders>
            <w:shd w:val="clear" w:color="auto" w:fill="auto"/>
          </w:tcPr>
          <w:p w14:paraId="56E19CC4"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847E678" w14:textId="77777777" w:rsidR="00253487" w:rsidRPr="00253487" w:rsidRDefault="00253487" w:rsidP="00253487">
            <w:r w:rsidRPr="00253487">
              <w:t>Used to Identify the Settlement Currency of the Trade Report Side.</w:t>
            </w:r>
          </w:p>
        </w:tc>
      </w:tr>
      <w:tr w:rsidR="00253487" w:rsidRPr="00253487" w14:paraId="322E31D9" w14:textId="77777777" w:rsidTr="000F73DB">
        <w:tc>
          <w:tcPr>
            <w:tcW w:w="652" w:type="dxa"/>
            <w:shd w:val="clear" w:color="auto" w:fill="auto"/>
          </w:tcPr>
          <w:p w14:paraId="53CF5D6F"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554040AB"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1CFDB5B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C300B69" w14:textId="77777777" w:rsidR="00253487" w:rsidRDefault="00253487" w:rsidP="00253487">
            <w:r w:rsidRPr="00253487">
              <w:t>Insert here the set of "Parties" (firm identification) fields defined in "Common Components of Application Messages"</w:t>
            </w:r>
          </w:p>
          <w:p w14:paraId="6A329941" w14:textId="77777777" w:rsidR="00253487" w:rsidRPr="00253487" w:rsidRDefault="00253487" w:rsidP="00253487">
            <w:r w:rsidRPr="00253487">
              <w:t>Range of values on report:</w:t>
            </w:r>
          </w:p>
        </w:tc>
      </w:tr>
      <w:tr w:rsidR="00253487" w:rsidRPr="00253487" w14:paraId="3C8DAAB2" w14:textId="77777777" w:rsidTr="000F73DB">
        <w:tc>
          <w:tcPr>
            <w:tcW w:w="652" w:type="dxa"/>
            <w:shd w:val="clear" w:color="auto" w:fill="auto"/>
          </w:tcPr>
          <w:p w14:paraId="313B268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4540E014" w14:textId="77777777" w:rsidR="00253487" w:rsidRPr="00253487" w:rsidRDefault="00253487" w:rsidP="000F73DB">
            <w:pPr>
              <w:jc w:val="center"/>
            </w:pPr>
            <w:r w:rsidRPr="00253487">
              <w:t>1</w:t>
            </w:r>
          </w:p>
        </w:tc>
        <w:tc>
          <w:tcPr>
            <w:tcW w:w="2098" w:type="dxa"/>
            <w:tcBorders>
              <w:top w:val="single" w:sz="6" w:space="0" w:color="000000"/>
            </w:tcBorders>
            <w:shd w:val="clear" w:color="auto" w:fill="auto"/>
          </w:tcPr>
          <w:p w14:paraId="64E14877" w14:textId="77777777" w:rsidR="00253487" w:rsidRPr="00253487" w:rsidRDefault="00253487" w:rsidP="00253487">
            <w:r w:rsidRPr="00253487">
              <w:t>Account</w:t>
            </w:r>
          </w:p>
        </w:tc>
        <w:tc>
          <w:tcPr>
            <w:tcW w:w="811" w:type="dxa"/>
            <w:tcBorders>
              <w:top w:val="single" w:sz="6" w:space="0" w:color="000000"/>
            </w:tcBorders>
            <w:shd w:val="clear" w:color="auto" w:fill="auto"/>
          </w:tcPr>
          <w:p w14:paraId="31A5D7F8"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25B1DA9" w14:textId="77777777" w:rsidR="00253487" w:rsidRPr="00253487" w:rsidRDefault="00253487" w:rsidP="00253487">
            <w:r w:rsidRPr="00253487">
              <w:t>Required for executions against electronically submitted orders which were assigned an account by the institution or intermediary</w:t>
            </w:r>
          </w:p>
        </w:tc>
      </w:tr>
      <w:tr w:rsidR="00253487" w:rsidRPr="00253487" w14:paraId="2C6AFC52" w14:textId="77777777" w:rsidTr="000F73DB">
        <w:tc>
          <w:tcPr>
            <w:tcW w:w="652" w:type="dxa"/>
            <w:shd w:val="clear" w:color="auto" w:fill="auto"/>
          </w:tcPr>
          <w:p w14:paraId="21DA4163"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shd w:val="clear" w:color="auto" w:fill="auto"/>
          </w:tcPr>
          <w:p w14:paraId="4D0B3AD2" w14:textId="77777777" w:rsidR="00253487" w:rsidRPr="00253487" w:rsidRDefault="00253487" w:rsidP="000F73DB">
            <w:pPr>
              <w:jc w:val="center"/>
            </w:pPr>
            <w:r w:rsidRPr="00253487">
              <w:t>660</w:t>
            </w:r>
          </w:p>
        </w:tc>
        <w:tc>
          <w:tcPr>
            <w:tcW w:w="2098" w:type="dxa"/>
            <w:shd w:val="clear" w:color="auto" w:fill="auto"/>
          </w:tcPr>
          <w:p w14:paraId="42DC6B8C" w14:textId="77777777" w:rsidR="00253487" w:rsidRPr="00253487" w:rsidRDefault="00253487" w:rsidP="00253487">
            <w:r w:rsidRPr="00253487">
              <w:t>AcctIDSource</w:t>
            </w:r>
          </w:p>
        </w:tc>
        <w:tc>
          <w:tcPr>
            <w:tcW w:w="811" w:type="dxa"/>
            <w:shd w:val="clear" w:color="auto" w:fill="auto"/>
          </w:tcPr>
          <w:p w14:paraId="1D16AADC" w14:textId="77777777" w:rsidR="00253487" w:rsidRPr="00253487" w:rsidRDefault="00253487" w:rsidP="000F73DB">
            <w:pPr>
              <w:jc w:val="center"/>
            </w:pPr>
            <w:r w:rsidRPr="00253487">
              <w:t>N</w:t>
            </w:r>
          </w:p>
        </w:tc>
        <w:tc>
          <w:tcPr>
            <w:tcW w:w="4859" w:type="dxa"/>
            <w:shd w:val="clear" w:color="auto" w:fill="auto"/>
          </w:tcPr>
          <w:p w14:paraId="09A57AF7" w14:textId="77777777" w:rsidR="00253487" w:rsidRPr="00253487" w:rsidRDefault="00253487" w:rsidP="00253487"/>
        </w:tc>
      </w:tr>
      <w:tr w:rsidR="00253487" w:rsidRPr="00253487" w14:paraId="4C59E3DB" w14:textId="77777777" w:rsidTr="000F73DB">
        <w:tc>
          <w:tcPr>
            <w:tcW w:w="652" w:type="dxa"/>
            <w:shd w:val="clear" w:color="auto" w:fill="auto"/>
          </w:tcPr>
          <w:p w14:paraId="1F5E9E2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BE6C34C" w14:textId="77777777" w:rsidR="00253487" w:rsidRPr="00253487" w:rsidRDefault="00253487" w:rsidP="000F73DB">
            <w:pPr>
              <w:jc w:val="center"/>
            </w:pPr>
            <w:r w:rsidRPr="00253487">
              <w:t>581</w:t>
            </w:r>
          </w:p>
        </w:tc>
        <w:tc>
          <w:tcPr>
            <w:tcW w:w="2098" w:type="dxa"/>
            <w:shd w:val="clear" w:color="auto" w:fill="auto"/>
          </w:tcPr>
          <w:p w14:paraId="2EDEEEC3" w14:textId="77777777" w:rsidR="00253487" w:rsidRPr="00253487" w:rsidRDefault="00253487" w:rsidP="00253487">
            <w:r w:rsidRPr="00253487">
              <w:t>AccountType</w:t>
            </w:r>
          </w:p>
        </w:tc>
        <w:tc>
          <w:tcPr>
            <w:tcW w:w="811" w:type="dxa"/>
            <w:shd w:val="clear" w:color="auto" w:fill="auto"/>
          </w:tcPr>
          <w:p w14:paraId="397A7280" w14:textId="77777777" w:rsidR="00253487" w:rsidRPr="00253487" w:rsidRDefault="00253487" w:rsidP="000F73DB">
            <w:pPr>
              <w:jc w:val="center"/>
            </w:pPr>
            <w:r w:rsidRPr="00253487">
              <w:t>N</w:t>
            </w:r>
          </w:p>
        </w:tc>
        <w:tc>
          <w:tcPr>
            <w:tcW w:w="4859" w:type="dxa"/>
            <w:shd w:val="clear" w:color="auto" w:fill="auto"/>
          </w:tcPr>
          <w:p w14:paraId="2987732A" w14:textId="77777777" w:rsidR="00253487" w:rsidRPr="00253487" w:rsidRDefault="00253487" w:rsidP="00253487">
            <w:r w:rsidRPr="00253487">
              <w:t>Specifies type of account</w:t>
            </w:r>
          </w:p>
        </w:tc>
      </w:tr>
      <w:tr w:rsidR="00253487" w:rsidRPr="00253487" w14:paraId="3F118959" w14:textId="77777777" w:rsidTr="000F73DB">
        <w:tc>
          <w:tcPr>
            <w:tcW w:w="652" w:type="dxa"/>
            <w:shd w:val="clear" w:color="auto" w:fill="auto"/>
          </w:tcPr>
          <w:p w14:paraId="2F871AF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D22E187" w14:textId="77777777" w:rsidR="00253487" w:rsidRPr="00253487" w:rsidRDefault="00253487" w:rsidP="000F73DB">
            <w:pPr>
              <w:jc w:val="center"/>
            </w:pPr>
            <w:r w:rsidRPr="00253487">
              <w:t>81</w:t>
            </w:r>
          </w:p>
        </w:tc>
        <w:tc>
          <w:tcPr>
            <w:tcW w:w="2098" w:type="dxa"/>
            <w:shd w:val="clear" w:color="auto" w:fill="auto"/>
          </w:tcPr>
          <w:p w14:paraId="6E32E9C8" w14:textId="77777777" w:rsidR="00253487" w:rsidRPr="00253487" w:rsidRDefault="00253487" w:rsidP="00253487">
            <w:r w:rsidRPr="00253487">
              <w:t>ProcessCode</w:t>
            </w:r>
          </w:p>
        </w:tc>
        <w:tc>
          <w:tcPr>
            <w:tcW w:w="811" w:type="dxa"/>
            <w:shd w:val="clear" w:color="auto" w:fill="auto"/>
          </w:tcPr>
          <w:p w14:paraId="323F93AB" w14:textId="77777777" w:rsidR="00253487" w:rsidRPr="00253487" w:rsidRDefault="00253487" w:rsidP="000F73DB">
            <w:pPr>
              <w:jc w:val="center"/>
            </w:pPr>
            <w:r w:rsidRPr="00253487">
              <w:t>N</w:t>
            </w:r>
          </w:p>
        </w:tc>
        <w:tc>
          <w:tcPr>
            <w:tcW w:w="4859" w:type="dxa"/>
            <w:shd w:val="clear" w:color="auto" w:fill="auto"/>
          </w:tcPr>
          <w:p w14:paraId="4C10E442" w14:textId="77777777" w:rsidR="00253487" w:rsidRPr="00253487" w:rsidRDefault="00253487" w:rsidP="00253487">
            <w:r w:rsidRPr="00253487">
              <w:t>Used to specify Step-out trades</w:t>
            </w:r>
          </w:p>
        </w:tc>
      </w:tr>
      <w:tr w:rsidR="00253487" w:rsidRPr="00253487" w14:paraId="14704448" w14:textId="77777777" w:rsidTr="000F73DB">
        <w:tc>
          <w:tcPr>
            <w:tcW w:w="652" w:type="dxa"/>
            <w:shd w:val="clear" w:color="auto" w:fill="auto"/>
          </w:tcPr>
          <w:p w14:paraId="1ECEFF3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06219955" w14:textId="77777777" w:rsidR="00253487" w:rsidRPr="00253487" w:rsidRDefault="00253487" w:rsidP="000F73DB">
            <w:pPr>
              <w:jc w:val="center"/>
            </w:pPr>
            <w:r w:rsidRPr="00253487">
              <w:t>575</w:t>
            </w:r>
          </w:p>
        </w:tc>
        <w:tc>
          <w:tcPr>
            <w:tcW w:w="2098" w:type="dxa"/>
            <w:tcBorders>
              <w:bottom w:val="single" w:sz="6" w:space="0" w:color="000000"/>
            </w:tcBorders>
            <w:shd w:val="clear" w:color="auto" w:fill="auto"/>
          </w:tcPr>
          <w:p w14:paraId="5203F5C5" w14:textId="77777777" w:rsidR="00253487" w:rsidRPr="00253487" w:rsidRDefault="00253487" w:rsidP="00253487">
            <w:r w:rsidRPr="00253487">
              <w:t>OddLot</w:t>
            </w:r>
          </w:p>
        </w:tc>
        <w:tc>
          <w:tcPr>
            <w:tcW w:w="811" w:type="dxa"/>
            <w:tcBorders>
              <w:bottom w:val="single" w:sz="6" w:space="0" w:color="000000"/>
            </w:tcBorders>
            <w:shd w:val="clear" w:color="auto" w:fill="auto"/>
          </w:tcPr>
          <w:p w14:paraId="7CF860A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F9FE710" w14:textId="77777777" w:rsidR="00253487" w:rsidRPr="00253487" w:rsidRDefault="00253487" w:rsidP="00253487">
            <w:r w:rsidRPr="00253487">
              <w:t>(Deprecated in FIX.5.0)</w:t>
            </w:r>
          </w:p>
        </w:tc>
      </w:tr>
      <w:tr w:rsidR="00253487" w:rsidRPr="00253487" w14:paraId="45A5779D" w14:textId="77777777" w:rsidTr="000F73DB">
        <w:tc>
          <w:tcPr>
            <w:tcW w:w="652" w:type="dxa"/>
            <w:shd w:val="clear" w:color="auto" w:fill="auto"/>
          </w:tcPr>
          <w:p w14:paraId="31F82E1D"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190DCB9B" w14:textId="77777777" w:rsidR="00253487" w:rsidRPr="00253487" w:rsidRDefault="00253487" w:rsidP="000F73DB">
            <w:pPr>
              <w:jc w:val="left"/>
            </w:pPr>
            <w:r w:rsidRPr="00253487">
              <w:t>component block  &lt;ClrInstGrp&gt;</w:t>
            </w:r>
          </w:p>
        </w:tc>
        <w:tc>
          <w:tcPr>
            <w:tcW w:w="811" w:type="dxa"/>
            <w:tcBorders>
              <w:top w:val="single" w:sz="6" w:space="0" w:color="000000"/>
              <w:bottom w:val="single" w:sz="6" w:space="0" w:color="000000"/>
            </w:tcBorders>
            <w:shd w:val="clear" w:color="auto" w:fill="E6E6E6"/>
          </w:tcPr>
          <w:p w14:paraId="4148AE3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C500A3D" w14:textId="77777777" w:rsidR="00253487" w:rsidRPr="00253487" w:rsidRDefault="00253487" w:rsidP="00253487"/>
        </w:tc>
      </w:tr>
      <w:tr w:rsidR="00253487" w:rsidRPr="00253487" w14:paraId="7B2E1F49" w14:textId="77777777" w:rsidTr="000F73DB">
        <w:tc>
          <w:tcPr>
            <w:tcW w:w="652" w:type="dxa"/>
            <w:shd w:val="clear" w:color="auto" w:fill="auto"/>
          </w:tcPr>
          <w:p w14:paraId="77EA9760"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7DBE39CE" w14:textId="77777777" w:rsidR="00253487" w:rsidRPr="00253487" w:rsidRDefault="00253487" w:rsidP="000F73DB">
            <w:pPr>
              <w:jc w:val="center"/>
            </w:pPr>
            <w:r w:rsidRPr="00253487">
              <w:t>578</w:t>
            </w:r>
          </w:p>
        </w:tc>
        <w:tc>
          <w:tcPr>
            <w:tcW w:w="2098" w:type="dxa"/>
            <w:tcBorders>
              <w:top w:val="single" w:sz="6" w:space="0" w:color="000000"/>
            </w:tcBorders>
            <w:shd w:val="clear" w:color="auto" w:fill="auto"/>
          </w:tcPr>
          <w:p w14:paraId="05BC7E76" w14:textId="77777777" w:rsidR="00253487" w:rsidRPr="00253487" w:rsidRDefault="00253487" w:rsidP="00253487">
            <w:r w:rsidRPr="00253487">
              <w:t>TradeInputSource</w:t>
            </w:r>
          </w:p>
        </w:tc>
        <w:tc>
          <w:tcPr>
            <w:tcW w:w="811" w:type="dxa"/>
            <w:tcBorders>
              <w:top w:val="single" w:sz="6" w:space="0" w:color="000000"/>
            </w:tcBorders>
            <w:shd w:val="clear" w:color="auto" w:fill="auto"/>
          </w:tcPr>
          <w:p w14:paraId="2B4C3AA1"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671EA16" w14:textId="77777777" w:rsidR="00253487" w:rsidRPr="00253487" w:rsidRDefault="00253487" w:rsidP="00253487"/>
        </w:tc>
      </w:tr>
      <w:tr w:rsidR="00253487" w:rsidRPr="00253487" w14:paraId="521D6A70" w14:textId="77777777" w:rsidTr="000F73DB">
        <w:tc>
          <w:tcPr>
            <w:tcW w:w="652" w:type="dxa"/>
            <w:shd w:val="clear" w:color="auto" w:fill="auto"/>
          </w:tcPr>
          <w:p w14:paraId="337336C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609EC93" w14:textId="77777777" w:rsidR="00253487" w:rsidRPr="00253487" w:rsidRDefault="00253487" w:rsidP="000F73DB">
            <w:pPr>
              <w:jc w:val="center"/>
            </w:pPr>
            <w:r w:rsidRPr="00253487">
              <w:t>579</w:t>
            </w:r>
          </w:p>
        </w:tc>
        <w:tc>
          <w:tcPr>
            <w:tcW w:w="2098" w:type="dxa"/>
            <w:shd w:val="clear" w:color="auto" w:fill="auto"/>
          </w:tcPr>
          <w:p w14:paraId="25C5B3A6" w14:textId="77777777" w:rsidR="00253487" w:rsidRPr="00253487" w:rsidRDefault="00253487" w:rsidP="00253487">
            <w:r w:rsidRPr="00253487">
              <w:t>TradeInputDevice</w:t>
            </w:r>
          </w:p>
        </w:tc>
        <w:tc>
          <w:tcPr>
            <w:tcW w:w="811" w:type="dxa"/>
            <w:shd w:val="clear" w:color="auto" w:fill="auto"/>
          </w:tcPr>
          <w:p w14:paraId="2C899E87" w14:textId="77777777" w:rsidR="00253487" w:rsidRPr="00253487" w:rsidRDefault="00253487" w:rsidP="000F73DB">
            <w:pPr>
              <w:jc w:val="center"/>
            </w:pPr>
            <w:r w:rsidRPr="00253487">
              <w:t>N</w:t>
            </w:r>
          </w:p>
        </w:tc>
        <w:tc>
          <w:tcPr>
            <w:tcW w:w="4859" w:type="dxa"/>
            <w:shd w:val="clear" w:color="auto" w:fill="auto"/>
          </w:tcPr>
          <w:p w14:paraId="369375DD" w14:textId="77777777" w:rsidR="00253487" w:rsidRPr="00253487" w:rsidRDefault="00253487" w:rsidP="00253487"/>
        </w:tc>
      </w:tr>
      <w:tr w:rsidR="00253487" w:rsidRPr="00253487" w14:paraId="54DABE19" w14:textId="77777777" w:rsidTr="000F73DB">
        <w:tc>
          <w:tcPr>
            <w:tcW w:w="652" w:type="dxa"/>
            <w:shd w:val="clear" w:color="auto" w:fill="auto"/>
          </w:tcPr>
          <w:p w14:paraId="4D892BA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25C346E" w14:textId="77777777" w:rsidR="00253487" w:rsidRPr="00253487" w:rsidRDefault="00253487" w:rsidP="000F73DB">
            <w:pPr>
              <w:jc w:val="center"/>
            </w:pPr>
            <w:r w:rsidRPr="00253487">
              <w:t>376</w:t>
            </w:r>
          </w:p>
        </w:tc>
        <w:tc>
          <w:tcPr>
            <w:tcW w:w="2098" w:type="dxa"/>
            <w:shd w:val="clear" w:color="auto" w:fill="auto"/>
          </w:tcPr>
          <w:p w14:paraId="4654317C" w14:textId="77777777" w:rsidR="00253487" w:rsidRPr="00253487" w:rsidRDefault="00253487" w:rsidP="00253487">
            <w:r w:rsidRPr="00253487">
              <w:t>ComplianceID</w:t>
            </w:r>
          </w:p>
        </w:tc>
        <w:tc>
          <w:tcPr>
            <w:tcW w:w="811" w:type="dxa"/>
            <w:shd w:val="clear" w:color="auto" w:fill="auto"/>
          </w:tcPr>
          <w:p w14:paraId="26FB2D80" w14:textId="77777777" w:rsidR="00253487" w:rsidRPr="00253487" w:rsidRDefault="00253487" w:rsidP="000F73DB">
            <w:pPr>
              <w:jc w:val="center"/>
            </w:pPr>
            <w:r w:rsidRPr="00253487">
              <w:t>N</w:t>
            </w:r>
          </w:p>
        </w:tc>
        <w:tc>
          <w:tcPr>
            <w:tcW w:w="4859" w:type="dxa"/>
            <w:shd w:val="clear" w:color="auto" w:fill="auto"/>
          </w:tcPr>
          <w:p w14:paraId="0D0D5DF8" w14:textId="77777777" w:rsidR="00253487" w:rsidRPr="00253487" w:rsidRDefault="00253487" w:rsidP="00253487"/>
        </w:tc>
      </w:tr>
      <w:tr w:rsidR="00253487" w:rsidRPr="00253487" w14:paraId="75D47CDF" w14:textId="77777777" w:rsidTr="000F73DB">
        <w:tc>
          <w:tcPr>
            <w:tcW w:w="652" w:type="dxa"/>
            <w:shd w:val="clear" w:color="auto" w:fill="auto"/>
          </w:tcPr>
          <w:p w14:paraId="66BB981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5C7012D" w14:textId="77777777" w:rsidR="00253487" w:rsidRPr="00253487" w:rsidRDefault="00253487" w:rsidP="000F73DB">
            <w:pPr>
              <w:jc w:val="center"/>
            </w:pPr>
            <w:r w:rsidRPr="00253487">
              <w:t>377</w:t>
            </w:r>
          </w:p>
        </w:tc>
        <w:tc>
          <w:tcPr>
            <w:tcW w:w="2098" w:type="dxa"/>
            <w:shd w:val="clear" w:color="auto" w:fill="auto"/>
          </w:tcPr>
          <w:p w14:paraId="7E84EC1E" w14:textId="77777777" w:rsidR="00253487" w:rsidRPr="00253487" w:rsidRDefault="00253487" w:rsidP="00253487">
            <w:r w:rsidRPr="00253487">
              <w:t>SolicitedFlag</w:t>
            </w:r>
          </w:p>
        </w:tc>
        <w:tc>
          <w:tcPr>
            <w:tcW w:w="811" w:type="dxa"/>
            <w:shd w:val="clear" w:color="auto" w:fill="auto"/>
          </w:tcPr>
          <w:p w14:paraId="4C6333C2" w14:textId="77777777" w:rsidR="00253487" w:rsidRPr="00253487" w:rsidRDefault="00253487" w:rsidP="000F73DB">
            <w:pPr>
              <w:jc w:val="center"/>
            </w:pPr>
            <w:r w:rsidRPr="00253487">
              <w:t>N</w:t>
            </w:r>
          </w:p>
        </w:tc>
        <w:tc>
          <w:tcPr>
            <w:tcW w:w="4859" w:type="dxa"/>
            <w:shd w:val="clear" w:color="auto" w:fill="auto"/>
          </w:tcPr>
          <w:p w14:paraId="14C572DE" w14:textId="77777777" w:rsidR="00253487" w:rsidRPr="00253487" w:rsidRDefault="00253487" w:rsidP="00253487"/>
        </w:tc>
      </w:tr>
      <w:tr w:rsidR="00253487" w:rsidRPr="00253487" w14:paraId="65C7BC15" w14:textId="77777777" w:rsidTr="000F73DB">
        <w:tc>
          <w:tcPr>
            <w:tcW w:w="652" w:type="dxa"/>
            <w:shd w:val="clear" w:color="auto" w:fill="auto"/>
          </w:tcPr>
          <w:p w14:paraId="73C76920"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418E30A" w14:textId="77777777" w:rsidR="00253487" w:rsidRPr="00253487" w:rsidRDefault="00253487" w:rsidP="000F73DB">
            <w:pPr>
              <w:jc w:val="center"/>
            </w:pPr>
            <w:r w:rsidRPr="00253487">
              <w:t>582</w:t>
            </w:r>
          </w:p>
        </w:tc>
        <w:tc>
          <w:tcPr>
            <w:tcW w:w="2098" w:type="dxa"/>
            <w:shd w:val="clear" w:color="auto" w:fill="auto"/>
          </w:tcPr>
          <w:p w14:paraId="09CADE90" w14:textId="77777777" w:rsidR="00253487" w:rsidRPr="00253487" w:rsidRDefault="00253487" w:rsidP="00253487">
            <w:r w:rsidRPr="00253487">
              <w:t>CustOrderCapacity</w:t>
            </w:r>
          </w:p>
        </w:tc>
        <w:tc>
          <w:tcPr>
            <w:tcW w:w="811" w:type="dxa"/>
            <w:shd w:val="clear" w:color="auto" w:fill="auto"/>
          </w:tcPr>
          <w:p w14:paraId="46C8EB51" w14:textId="77777777" w:rsidR="00253487" w:rsidRPr="00253487" w:rsidRDefault="00253487" w:rsidP="000F73DB">
            <w:pPr>
              <w:jc w:val="center"/>
            </w:pPr>
            <w:r w:rsidRPr="00253487">
              <w:t>N</w:t>
            </w:r>
          </w:p>
        </w:tc>
        <w:tc>
          <w:tcPr>
            <w:tcW w:w="4859" w:type="dxa"/>
            <w:shd w:val="clear" w:color="auto" w:fill="auto"/>
          </w:tcPr>
          <w:p w14:paraId="24F85453" w14:textId="77777777" w:rsidR="00253487" w:rsidRPr="00253487" w:rsidRDefault="00253487" w:rsidP="00253487">
            <w:r w:rsidRPr="00253487">
              <w:t>The customer capacity for this trade</w:t>
            </w:r>
          </w:p>
        </w:tc>
      </w:tr>
      <w:tr w:rsidR="00253487" w:rsidRPr="00253487" w14:paraId="66918B06" w14:textId="77777777" w:rsidTr="000F73DB">
        <w:tc>
          <w:tcPr>
            <w:tcW w:w="652" w:type="dxa"/>
            <w:shd w:val="clear" w:color="auto" w:fill="auto"/>
          </w:tcPr>
          <w:p w14:paraId="3A8759D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58EF36F" w14:textId="77777777" w:rsidR="00253487" w:rsidRPr="00253487" w:rsidRDefault="00253487" w:rsidP="000F73DB">
            <w:pPr>
              <w:jc w:val="center"/>
            </w:pPr>
            <w:r w:rsidRPr="00253487">
              <w:t>336</w:t>
            </w:r>
          </w:p>
        </w:tc>
        <w:tc>
          <w:tcPr>
            <w:tcW w:w="2098" w:type="dxa"/>
            <w:shd w:val="clear" w:color="auto" w:fill="auto"/>
          </w:tcPr>
          <w:p w14:paraId="081DD11B" w14:textId="77777777" w:rsidR="00253487" w:rsidRPr="00253487" w:rsidRDefault="00253487" w:rsidP="00253487">
            <w:r w:rsidRPr="00253487">
              <w:t>TradingSessionID</w:t>
            </w:r>
          </w:p>
        </w:tc>
        <w:tc>
          <w:tcPr>
            <w:tcW w:w="811" w:type="dxa"/>
            <w:shd w:val="clear" w:color="auto" w:fill="auto"/>
          </w:tcPr>
          <w:p w14:paraId="7AEB9BF2" w14:textId="77777777" w:rsidR="00253487" w:rsidRPr="00253487" w:rsidRDefault="00253487" w:rsidP="000F73DB">
            <w:pPr>
              <w:jc w:val="center"/>
            </w:pPr>
            <w:r w:rsidRPr="00253487">
              <w:t>N</w:t>
            </w:r>
          </w:p>
        </w:tc>
        <w:tc>
          <w:tcPr>
            <w:tcW w:w="4859" w:type="dxa"/>
            <w:shd w:val="clear" w:color="auto" w:fill="auto"/>
          </w:tcPr>
          <w:p w14:paraId="3BCA9A63" w14:textId="77777777" w:rsidR="00253487" w:rsidRPr="00253487" w:rsidRDefault="00253487" w:rsidP="00253487">
            <w:r w:rsidRPr="00253487">
              <w:t>Usually the same for all sides of a trade, if reported only on the first side the same TradingSessionID then applies to all sides of the trade</w:t>
            </w:r>
          </w:p>
        </w:tc>
      </w:tr>
      <w:tr w:rsidR="00253487" w:rsidRPr="00253487" w14:paraId="1631569D" w14:textId="77777777" w:rsidTr="000F73DB">
        <w:tc>
          <w:tcPr>
            <w:tcW w:w="652" w:type="dxa"/>
            <w:shd w:val="clear" w:color="auto" w:fill="auto"/>
          </w:tcPr>
          <w:p w14:paraId="788F54D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DB5EEDB" w14:textId="77777777" w:rsidR="00253487" w:rsidRPr="00253487" w:rsidRDefault="00253487" w:rsidP="000F73DB">
            <w:pPr>
              <w:jc w:val="center"/>
            </w:pPr>
            <w:r w:rsidRPr="00253487">
              <w:t>625</w:t>
            </w:r>
          </w:p>
        </w:tc>
        <w:tc>
          <w:tcPr>
            <w:tcW w:w="2098" w:type="dxa"/>
            <w:shd w:val="clear" w:color="auto" w:fill="auto"/>
          </w:tcPr>
          <w:p w14:paraId="3799170F" w14:textId="77777777" w:rsidR="00253487" w:rsidRPr="00253487" w:rsidRDefault="00253487" w:rsidP="00253487">
            <w:r w:rsidRPr="00253487">
              <w:t>TradingSessionSubID</w:t>
            </w:r>
          </w:p>
        </w:tc>
        <w:tc>
          <w:tcPr>
            <w:tcW w:w="811" w:type="dxa"/>
            <w:shd w:val="clear" w:color="auto" w:fill="auto"/>
          </w:tcPr>
          <w:p w14:paraId="07166994" w14:textId="77777777" w:rsidR="00253487" w:rsidRPr="00253487" w:rsidRDefault="00253487" w:rsidP="000F73DB">
            <w:pPr>
              <w:jc w:val="center"/>
            </w:pPr>
            <w:r w:rsidRPr="00253487">
              <w:t>N</w:t>
            </w:r>
          </w:p>
        </w:tc>
        <w:tc>
          <w:tcPr>
            <w:tcW w:w="4859" w:type="dxa"/>
            <w:shd w:val="clear" w:color="auto" w:fill="auto"/>
          </w:tcPr>
          <w:p w14:paraId="01DCFF0D" w14:textId="77777777" w:rsidR="00253487" w:rsidRPr="00253487" w:rsidRDefault="00253487" w:rsidP="00253487">
            <w:r w:rsidRPr="00253487">
              <w:t>Usually the same for all sides of a trade, if reported only on the first side the same TradingSessionSubID then applies to all sides of the trade</w:t>
            </w:r>
          </w:p>
        </w:tc>
      </w:tr>
      <w:tr w:rsidR="00253487" w:rsidRPr="00253487" w14:paraId="134C9070" w14:textId="77777777" w:rsidTr="000F73DB">
        <w:tc>
          <w:tcPr>
            <w:tcW w:w="652" w:type="dxa"/>
            <w:shd w:val="clear" w:color="auto" w:fill="auto"/>
          </w:tcPr>
          <w:p w14:paraId="7DD4840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5CDACE59" w14:textId="77777777" w:rsidR="00253487" w:rsidRPr="00253487" w:rsidRDefault="00253487" w:rsidP="000F73DB">
            <w:pPr>
              <w:jc w:val="center"/>
            </w:pPr>
            <w:r w:rsidRPr="00253487">
              <w:t>943</w:t>
            </w:r>
          </w:p>
        </w:tc>
        <w:tc>
          <w:tcPr>
            <w:tcW w:w="2098" w:type="dxa"/>
            <w:tcBorders>
              <w:bottom w:val="single" w:sz="6" w:space="0" w:color="000000"/>
            </w:tcBorders>
            <w:shd w:val="clear" w:color="auto" w:fill="auto"/>
          </w:tcPr>
          <w:p w14:paraId="512B0E43" w14:textId="77777777" w:rsidR="00253487" w:rsidRPr="00253487" w:rsidRDefault="00253487" w:rsidP="00253487">
            <w:r w:rsidRPr="00253487">
              <w:t>TimeBracket</w:t>
            </w:r>
          </w:p>
        </w:tc>
        <w:tc>
          <w:tcPr>
            <w:tcW w:w="811" w:type="dxa"/>
            <w:tcBorders>
              <w:bottom w:val="single" w:sz="6" w:space="0" w:color="000000"/>
            </w:tcBorders>
            <w:shd w:val="clear" w:color="auto" w:fill="auto"/>
          </w:tcPr>
          <w:p w14:paraId="7BCF09B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0B38D9D" w14:textId="77777777" w:rsidR="00253487" w:rsidRPr="00253487" w:rsidRDefault="00253487" w:rsidP="00253487"/>
        </w:tc>
      </w:tr>
      <w:tr w:rsidR="00253487" w:rsidRPr="00253487" w14:paraId="1A1035C1" w14:textId="77777777" w:rsidTr="000F73DB">
        <w:tc>
          <w:tcPr>
            <w:tcW w:w="652" w:type="dxa"/>
            <w:shd w:val="clear" w:color="auto" w:fill="auto"/>
          </w:tcPr>
          <w:p w14:paraId="7B4DC857"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720B9F86" w14:textId="77777777" w:rsidR="00253487" w:rsidRPr="00253487" w:rsidRDefault="00253487" w:rsidP="000F73DB">
            <w:pPr>
              <w:jc w:val="left"/>
            </w:pPr>
            <w:r w:rsidRPr="00253487">
              <w:t>component block  &lt;CommissionData&gt;</w:t>
            </w:r>
          </w:p>
        </w:tc>
        <w:tc>
          <w:tcPr>
            <w:tcW w:w="811" w:type="dxa"/>
            <w:tcBorders>
              <w:top w:val="single" w:sz="6" w:space="0" w:color="000000"/>
              <w:bottom w:val="single" w:sz="6" w:space="0" w:color="000000"/>
            </w:tcBorders>
            <w:shd w:val="clear" w:color="auto" w:fill="E6E6E6"/>
          </w:tcPr>
          <w:p w14:paraId="42F3C38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C9FEE07" w14:textId="77777777" w:rsidR="00253487" w:rsidRDefault="00253487" w:rsidP="00253487">
            <w:r w:rsidRPr="00253487">
              <w:t>Insert here the set of "CommissionData" fields defined in "Common Components of Application Messages"</w:t>
            </w:r>
          </w:p>
          <w:p w14:paraId="3E7B44EE" w14:textId="77777777" w:rsidR="00253487" w:rsidRPr="00253487" w:rsidRDefault="00253487" w:rsidP="00253487">
            <w:r w:rsidRPr="00253487">
              <w:t>Note: On a fill/partial fill messages, it represents value for that fill/partial fill, on ExecType=Calculated, it represents cumulative value for the order. Monetary commission values are expressed in the currency reflected by the Currency field.</w:t>
            </w:r>
          </w:p>
        </w:tc>
      </w:tr>
      <w:tr w:rsidR="00253487" w:rsidRPr="00253487" w14:paraId="2BB2E2CB" w14:textId="77777777" w:rsidTr="000F73DB">
        <w:tc>
          <w:tcPr>
            <w:tcW w:w="652" w:type="dxa"/>
            <w:shd w:val="clear" w:color="auto" w:fill="auto"/>
          </w:tcPr>
          <w:p w14:paraId="7AEAF80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233A8A0D" w14:textId="77777777" w:rsidR="00253487" w:rsidRPr="00253487" w:rsidRDefault="00253487" w:rsidP="000F73DB">
            <w:pPr>
              <w:jc w:val="center"/>
            </w:pPr>
            <w:r w:rsidRPr="00253487">
              <w:t>157</w:t>
            </w:r>
          </w:p>
        </w:tc>
        <w:tc>
          <w:tcPr>
            <w:tcW w:w="2098" w:type="dxa"/>
            <w:tcBorders>
              <w:top w:val="single" w:sz="6" w:space="0" w:color="000000"/>
            </w:tcBorders>
            <w:shd w:val="clear" w:color="auto" w:fill="auto"/>
          </w:tcPr>
          <w:p w14:paraId="17CED64A" w14:textId="77777777" w:rsidR="00253487" w:rsidRPr="00253487" w:rsidRDefault="00253487" w:rsidP="00253487">
            <w:r w:rsidRPr="00253487">
              <w:t>NumDaysInterest</w:t>
            </w:r>
          </w:p>
        </w:tc>
        <w:tc>
          <w:tcPr>
            <w:tcW w:w="811" w:type="dxa"/>
            <w:tcBorders>
              <w:top w:val="single" w:sz="6" w:space="0" w:color="000000"/>
            </w:tcBorders>
            <w:shd w:val="clear" w:color="auto" w:fill="auto"/>
          </w:tcPr>
          <w:p w14:paraId="74FF85E2"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9C0275D" w14:textId="77777777" w:rsidR="00253487" w:rsidRPr="00253487" w:rsidRDefault="00253487" w:rsidP="00253487"/>
        </w:tc>
      </w:tr>
      <w:tr w:rsidR="00253487" w:rsidRPr="00253487" w14:paraId="00E4471D" w14:textId="77777777" w:rsidTr="000F73DB">
        <w:tc>
          <w:tcPr>
            <w:tcW w:w="652" w:type="dxa"/>
            <w:shd w:val="clear" w:color="auto" w:fill="auto"/>
          </w:tcPr>
          <w:p w14:paraId="08B34E9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1DA4C85" w14:textId="77777777" w:rsidR="00253487" w:rsidRPr="00253487" w:rsidRDefault="00253487" w:rsidP="000F73DB">
            <w:pPr>
              <w:jc w:val="center"/>
            </w:pPr>
            <w:r w:rsidRPr="00253487">
              <w:t>230</w:t>
            </w:r>
          </w:p>
        </w:tc>
        <w:tc>
          <w:tcPr>
            <w:tcW w:w="2098" w:type="dxa"/>
            <w:shd w:val="clear" w:color="auto" w:fill="auto"/>
          </w:tcPr>
          <w:p w14:paraId="0EB67278" w14:textId="77777777" w:rsidR="00253487" w:rsidRPr="00253487" w:rsidRDefault="00253487" w:rsidP="00253487">
            <w:r w:rsidRPr="00253487">
              <w:t>ExDate</w:t>
            </w:r>
          </w:p>
        </w:tc>
        <w:tc>
          <w:tcPr>
            <w:tcW w:w="811" w:type="dxa"/>
            <w:shd w:val="clear" w:color="auto" w:fill="auto"/>
          </w:tcPr>
          <w:p w14:paraId="08522B81" w14:textId="77777777" w:rsidR="00253487" w:rsidRPr="00253487" w:rsidRDefault="00253487" w:rsidP="000F73DB">
            <w:pPr>
              <w:jc w:val="center"/>
            </w:pPr>
            <w:r w:rsidRPr="00253487">
              <w:t>N</w:t>
            </w:r>
          </w:p>
        </w:tc>
        <w:tc>
          <w:tcPr>
            <w:tcW w:w="4859" w:type="dxa"/>
            <w:shd w:val="clear" w:color="auto" w:fill="auto"/>
          </w:tcPr>
          <w:p w14:paraId="535BB965" w14:textId="77777777" w:rsidR="00253487" w:rsidRPr="00253487" w:rsidRDefault="00253487" w:rsidP="00253487"/>
        </w:tc>
      </w:tr>
      <w:tr w:rsidR="00253487" w:rsidRPr="00253487" w14:paraId="35F67A09" w14:textId="77777777" w:rsidTr="000F73DB">
        <w:tc>
          <w:tcPr>
            <w:tcW w:w="652" w:type="dxa"/>
            <w:shd w:val="clear" w:color="auto" w:fill="auto"/>
          </w:tcPr>
          <w:p w14:paraId="5088DAD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D3FF92B" w14:textId="77777777" w:rsidR="00253487" w:rsidRPr="00253487" w:rsidRDefault="00253487" w:rsidP="000F73DB">
            <w:pPr>
              <w:jc w:val="center"/>
            </w:pPr>
            <w:r w:rsidRPr="00253487">
              <w:t>158</w:t>
            </w:r>
          </w:p>
        </w:tc>
        <w:tc>
          <w:tcPr>
            <w:tcW w:w="2098" w:type="dxa"/>
            <w:shd w:val="clear" w:color="auto" w:fill="auto"/>
          </w:tcPr>
          <w:p w14:paraId="0A46B91F" w14:textId="77777777" w:rsidR="00253487" w:rsidRPr="00253487" w:rsidRDefault="00253487" w:rsidP="00253487">
            <w:r w:rsidRPr="00253487">
              <w:t>AccruedInterestRate</w:t>
            </w:r>
          </w:p>
        </w:tc>
        <w:tc>
          <w:tcPr>
            <w:tcW w:w="811" w:type="dxa"/>
            <w:shd w:val="clear" w:color="auto" w:fill="auto"/>
          </w:tcPr>
          <w:p w14:paraId="56388D36" w14:textId="77777777" w:rsidR="00253487" w:rsidRPr="00253487" w:rsidRDefault="00253487" w:rsidP="000F73DB">
            <w:pPr>
              <w:jc w:val="center"/>
            </w:pPr>
            <w:r w:rsidRPr="00253487">
              <w:t>N</w:t>
            </w:r>
          </w:p>
        </w:tc>
        <w:tc>
          <w:tcPr>
            <w:tcW w:w="4859" w:type="dxa"/>
            <w:shd w:val="clear" w:color="auto" w:fill="auto"/>
          </w:tcPr>
          <w:p w14:paraId="528E3E3D" w14:textId="77777777" w:rsidR="00253487" w:rsidRPr="00253487" w:rsidRDefault="00253487" w:rsidP="00253487"/>
        </w:tc>
      </w:tr>
      <w:tr w:rsidR="00253487" w:rsidRPr="00253487" w14:paraId="5E5E17C7" w14:textId="77777777" w:rsidTr="000F73DB">
        <w:tc>
          <w:tcPr>
            <w:tcW w:w="652" w:type="dxa"/>
            <w:shd w:val="clear" w:color="auto" w:fill="auto"/>
          </w:tcPr>
          <w:p w14:paraId="4BB476D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5412D6A" w14:textId="77777777" w:rsidR="00253487" w:rsidRPr="00253487" w:rsidRDefault="00253487" w:rsidP="000F73DB">
            <w:pPr>
              <w:jc w:val="center"/>
            </w:pPr>
            <w:r w:rsidRPr="00253487">
              <w:t>159</w:t>
            </w:r>
          </w:p>
        </w:tc>
        <w:tc>
          <w:tcPr>
            <w:tcW w:w="2098" w:type="dxa"/>
            <w:shd w:val="clear" w:color="auto" w:fill="auto"/>
          </w:tcPr>
          <w:p w14:paraId="107824A3" w14:textId="77777777" w:rsidR="00253487" w:rsidRPr="00253487" w:rsidRDefault="00253487" w:rsidP="00253487">
            <w:r w:rsidRPr="00253487">
              <w:t>AccruedInterestAmt</w:t>
            </w:r>
          </w:p>
        </w:tc>
        <w:tc>
          <w:tcPr>
            <w:tcW w:w="811" w:type="dxa"/>
            <w:shd w:val="clear" w:color="auto" w:fill="auto"/>
          </w:tcPr>
          <w:p w14:paraId="6C222E9E" w14:textId="77777777" w:rsidR="00253487" w:rsidRPr="00253487" w:rsidRDefault="00253487" w:rsidP="000F73DB">
            <w:pPr>
              <w:jc w:val="center"/>
            </w:pPr>
            <w:r w:rsidRPr="00253487">
              <w:t>N</w:t>
            </w:r>
          </w:p>
        </w:tc>
        <w:tc>
          <w:tcPr>
            <w:tcW w:w="4859" w:type="dxa"/>
            <w:shd w:val="clear" w:color="auto" w:fill="auto"/>
          </w:tcPr>
          <w:p w14:paraId="76636672" w14:textId="77777777" w:rsidR="00253487" w:rsidRPr="00253487" w:rsidRDefault="00253487" w:rsidP="00253487"/>
        </w:tc>
      </w:tr>
      <w:tr w:rsidR="00253487" w:rsidRPr="00253487" w14:paraId="1AA28D2E" w14:textId="77777777" w:rsidTr="000F73DB">
        <w:tc>
          <w:tcPr>
            <w:tcW w:w="652" w:type="dxa"/>
            <w:shd w:val="clear" w:color="auto" w:fill="auto"/>
          </w:tcPr>
          <w:p w14:paraId="5AC30A9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779AF14" w14:textId="77777777" w:rsidR="00253487" w:rsidRPr="00253487" w:rsidRDefault="00253487" w:rsidP="000F73DB">
            <w:pPr>
              <w:jc w:val="center"/>
            </w:pPr>
            <w:r w:rsidRPr="00253487">
              <w:t>738</w:t>
            </w:r>
          </w:p>
        </w:tc>
        <w:tc>
          <w:tcPr>
            <w:tcW w:w="2098" w:type="dxa"/>
            <w:shd w:val="clear" w:color="auto" w:fill="auto"/>
          </w:tcPr>
          <w:p w14:paraId="623E478A" w14:textId="77777777" w:rsidR="00253487" w:rsidRPr="00253487" w:rsidRDefault="00253487" w:rsidP="00253487">
            <w:r w:rsidRPr="00253487">
              <w:t>InterestAtMaturity</w:t>
            </w:r>
          </w:p>
        </w:tc>
        <w:tc>
          <w:tcPr>
            <w:tcW w:w="811" w:type="dxa"/>
            <w:shd w:val="clear" w:color="auto" w:fill="auto"/>
          </w:tcPr>
          <w:p w14:paraId="0A4B5898" w14:textId="77777777" w:rsidR="00253487" w:rsidRPr="00253487" w:rsidRDefault="00253487" w:rsidP="000F73DB">
            <w:pPr>
              <w:jc w:val="center"/>
            </w:pPr>
            <w:r w:rsidRPr="00253487">
              <w:t>N</w:t>
            </w:r>
          </w:p>
        </w:tc>
        <w:tc>
          <w:tcPr>
            <w:tcW w:w="4859" w:type="dxa"/>
            <w:shd w:val="clear" w:color="auto" w:fill="auto"/>
          </w:tcPr>
          <w:p w14:paraId="0792826F" w14:textId="77777777" w:rsidR="00253487" w:rsidRPr="00253487" w:rsidRDefault="00253487" w:rsidP="00253487"/>
        </w:tc>
      </w:tr>
      <w:tr w:rsidR="00253487" w:rsidRPr="00253487" w14:paraId="067AC7C1" w14:textId="77777777" w:rsidTr="000F73DB">
        <w:tc>
          <w:tcPr>
            <w:tcW w:w="652" w:type="dxa"/>
            <w:shd w:val="clear" w:color="auto" w:fill="auto"/>
          </w:tcPr>
          <w:p w14:paraId="690EE1A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AF453A8" w14:textId="77777777" w:rsidR="00253487" w:rsidRPr="00253487" w:rsidRDefault="00253487" w:rsidP="000F73DB">
            <w:pPr>
              <w:jc w:val="center"/>
            </w:pPr>
            <w:r w:rsidRPr="00253487">
              <w:t>920</w:t>
            </w:r>
          </w:p>
        </w:tc>
        <w:tc>
          <w:tcPr>
            <w:tcW w:w="2098" w:type="dxa"/>
            <w:shd w:val="clear" w:color="auto" w:fill="auto"/>
          </w:tcPr>
          <w:p w14:paraId="0A3A3B83" w14:textId="77777777" w:rsidR="00253487" w:rsidRPr="00253487" w:rsidRDefault="00253487" w:rsidP="00253487">
            <w:r w:rsidRPr="00253487">
              <w:t>EndAccruedInterestAmt</w:t>
            </w:r>
          </w:p>
        </w:tc>
        <w:tc>
          <w:tcPr>
            <w:tcW w:w="811" w:type="dxa"/>
            <w:shd w:val="clear" w:color="auto" w:fill="auto"/>
          </w:tcPr>
          <w:p w14:paraId="7709BE38" w14:textId="77777777" w:rsidR="00253487" w:rsidRPr="00253487" w:rsidRDefault="00253487" w:rsidP="000F73DB">
            <w:pPr>
              <w:jc w:val="center"/>
            </w:pPr>
            <w:r w:rsidRPr="00253487">
              <w:t>N</w:t>
            </w:r>
          </w:p>
        </w:tc>
        <w:tc>
          <w:tcPr>
            <w:tcW w:w="4859" w:type="dxa"/>
            <w:shd w:val="clear" w:color="auto" w:fill="auto"/>
          </w:tcPr>
          <w:p w14:paraId="4BD35BEF" w14:textId="77777777" w:rsidR="00253487" w:rsidRPr="00253487" w:rsidRDefault="00253487" w:rsidP="00253487">
            <w:r w:rsidRPr="00253487">
              <w:t>For repurchase agreements the accrued interest on termination.</w:t>
            </w:r>
          </w:p>
        </w:tc>
      </w:tr>
      <w:tr w:rsidR="00253487" w:rsidRPr="00253487" w14:paraId="553866E2" w14:textId="77777777" w:rsidTr="000F73DB">
        <w:tc>
          <w:tcPr>
            <w:tcW w:w="652" w:type="dxa"/>
            <w:shd w:val="clear" w:color="auto" w:fill="auto"/>
          </w:tcPr>
          <w:p w14:paraId="2F4DE81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ACE98CB" w14:textId="77777777" w:rsidR="00253487" w:rsidRPr="00253487" w:rsidRDefault="00253487" w:rsidP="000F73DB">
            <w:pPr>
              <w:jc w:val="center"/>
            </w:pPr>
            <w:r w:rsidRPr="00253487">
              <w:t>921</w:t>
            </w:r>
          </w:p>
        </w:tc>
        <w:tc>
          <w:tcPr>
            <w:tcW w:w="2098" w:type="dxa"/>
            <w:shd w:val="clear" w:color="auto" w:fill="auto"/>
          </w:tcPr>
          <w:p w14:paraId="42C8920A" w14:textId="77777777" w:rsidR="00253487" w:rsidRPr="00253487" w:rsidRDefault="00253487" w:rsidP="00253487">
            <w:r w:rsidRPr="00253487">
              <w:t>StartCash</w:t>
            </w:r>
          </w:p>
        </w:tc>
        <w:tc>
          <w:tcPr>
            <w:tcW w:w="811" w:type="dxa"/>
            <w:shd w:val="clear" w:color="auto" w:fill="auto"/>
          </w:tcPr>
          <w:p w14:paraId="239771DC" w14:textId="77777777" w:rsidR="00253487" w:rsidRPr="00253487" w:rsidRDefault="00253487" w:rsidP="000F73DB">
            <w:pPr>
              <w:jc w:val="center"/>
            </w:pPr>
            <w:r w:rsidRPr="00253487">
              <w:t>N</w:t>
            </w:r>
          </w:p>
        </w:tc>
        <w:tc>
          <w:tcPr>
            <w:tcW w:w="4859" w:type="dxa"/>
            <w:shd w:val="clear" w:color="auto" w:fill="auto"/>
          </w:tcPr>
          <w:p w14:paraId="03F7D1CD" w14:textId="77777777" w:rsidR="00253487" w:rsidRPr="00253487" w:rsidRDefault="00253487" w:rsidP="00253487">
            <w:r w:rsidRPr="00253487">
              <w:t>For repurchase agreements the start (dirty) cash consideration</w:t>
            </w:r>
          </w:p>
        </w:tc>
      </w:tr>
      <w:tr w:rsidR="00253487" w:rsidRPr="00253487" w14:paraId="113814E9" w14:textId="77777777" w:rsidTr="000F73DB">
        <w:tc>
          <w:tcPr>
            <w:tcW w:w="652" w:type="dxa"/>
            <w:shd w:val="clear" w:color="auto" w:fill="auto"/>
          </w:tcPr>
          <w:p w14:paraId="6FCFDBE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433BA55" w14:textId="77777777" w:rsidR="00253487" w:rsidRPr="00253487" w:rsidRDefault="00253487" w:rsidP="000F73DB">
            <w:pPr>
              <w:jc w:val="center"/>
            </w:pPr>
            <w:r w:rsidRPr="00253487">
              <w:t>922</w:t>
            </w:r>
          </w:p>
        </w:tc>
        <w:tc>
          <w:tcPr>
            <w:tcW w:w="2098" w:type="dxa"/>
            <w:shd w:val="clear" w:color="auto" w:fill="auto"/>
          </w:tcPr>
          <w:p w14:paraId="1F801623" w14:textId="77777777" w:rsidR="00253487" w:rsidRPr="00253487" w:rsidRDefault="00253487" w:rsidP="00253487">
            <w:r w:rsidRPr="00253487">
              <w:t>EndCash</w:t>
            </w:r>
          </w:p>
        </w:tc>
        <w:tc>
          <w:tcPr>
            <w:tcW w:w="811" w:type="dxa"/>
            <w:shd w:val="clear" w:color="auto" w:fill="auto"/>
          </w:tcPr>
          <w:p w14:paraId="0FDE0C97" w14:textId="77777777" w:rsidR="00253487" w:rsidRPr="00253487" w:rsidRDefault="00253487" w:rsidP="000F73DB">
            <w:pPr>
              <w:jc w:val="center"/>
            </w:pPr>
            <w:r w:rsidRPr="00253487">
              <w:t>N</w:t>
            </w:r>
          </w:p>
        </w:tc>
        <w:tc>
          <w:tcPr>
            <w:tcW w:w="4859" w:type="dxa"/>
            <w:shd w:val="clear" w:color="auto" w:fill="auto"/>
          </w:tcPr>
          <w:p w14:paraId="5495C875" w14:textId="77777777" w:rsidR="00253487" w:rsidRPr="00253487" w:rsidRDefault="00253487" w:rsidP="00253487">
            <w:r w:rsidRPr="00253487">
              <w:t>For repurchase agreements the end (dirty) cash consideration</w:t>
            </w:r>
          </w:p>
        </w:tc>
      </w:tr>
      <w:tr w:rsidR="00253487" w:rsidRPr="00253487" w14:paraId="2CD9609F" w14:textId="77777777" w:rsidTr="000F73DB">
        <w:tc>
          <w:tcPr>
            <w:tcW w:w="652" w:type="dxa"/>
            <w:shd w:val="clear" w:color="auto" w:fill="auto"/>
          </w:tcPr>
          <w:p w14:paraId="2F86F16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6E7F68D" w14:textId="77777777" w:rsidR="00253487" w:rsidRPr="00253487" w:rsidRDefault="00253487" w:rsidP="000F73DB">
            <w:pPr>
              <w:jc w:val="center"/>
            </w:pPr>
            <w:r w:rsidRPr="00253487">
              <w:t>238</w:t>
            </w:r>
          </w:p>
        </w:tc>
        <w:tc>
          <w:tcPr>
            <w:tcW w:w="2098" w:type="dxa"/>
            <w:shd w:val="clear" w:color="auto" w:fill="auto"/>
          </w:tcPr>
          <w:p w14:paraId="6BEA5BE8" w14:textId="77777777" w:rsidR="00253487" w:rsidRPr="00253487" w:rsidRDefault="00253487" w:rsidP="00253487">
            <w:r w:rsidRPr="00253487">
              <w:t>Concession</w:t>
            </w:r>
          </w:p>
        </w:tc>
        <w:tc>
          <w:tcPr>
            <w:tcW w:w="811" w:type="dxa"/>
            <w:shd w:val="clear" w:color="auto" w:fill="auto"/>
          </w:tcPr>
          <w:p w14:paraId="18D4C793" w14:textId="77777777" w:rsidR="00253487" w:rsidRPr="00253487" w:rsidRDefault="00253487" w:rsidP="000F73DB">
            <w:pPr>
              <w:jc w:val="center"/>
            </w:pPr>
            <w:r w:rsidRPr="00253487">
              <w:t>N</w:t>
            </w:r>
          </w:p>
        </w:tc>
        <w:tc>
          <w:tcPr>
            <w:tcW w:w="4859" w:type="dxa"/>
            <w:shd w:val="clear" w:color="auto" w:fill="auto"/>
          </w:tcPr>
          <w:p w14:paraId="35F90248" w14:textId="77777777" w:rsidR="00253487" w:rsidRPr="00253487" w:rsidRDefault="00253487" w:rsidP="00253487"/>
        </w:tc>
      </w:tr>
      <w:tr w:rsidR="00253487" w:rsidRPr="00253487" w14:paraId="06BDAB8F" w14:textId="77777777" w:rsidTr="000F73DB">
        <w:tc>
          <w:tcPr>
            <w:tcW w:w="652" w:type="dxa"/>
            <w:shd w:val="clear" w:color="auto" w:fill="auto"/>
          </w:tcPr>
          <w:p w14:paraId="2A5C6CC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6C61743" w14:textId="77777777" w:rsidR="00253487" w:rsidRPr="00253487" w:rsidRDefault="00253487" w:rsidP="000F73DB">
            <w:pPr>
              <w:jc w:val="center"/>
            </w:pPr>
            <w:r w:rsidRPr="00253487">
              <w:t>237</w:t>
            </w:r>
          </w:p>
        </w:tc>
        <w:tc>
          <w:tcPr>
            <w:tcW w:w="2098" w:type="dxa"/>
            <w:shd w:val="clear" w:color="auto" w:fill="auto"/>
          </w:tcPr>
          <w:p w14:paraId="687740AD" w14:textId="77777777" w:rsidR="00253487" w:rsidRPr="00253487" w:rsidRDefault="00253487" w:rsidP="00253487">
            <w:r w:rsidRPr="00253487">
              <w:t>TotalTakedown</w:t>
            </w:r>
          </w:p>
        </w:tc>
        <w:tc>
          <w:tcPr>
            <w:tcW w:w="811" w:type="dxa"/>
            <w:shd w:val="clear" w:color="auto" w:fill="auto"/>
          </w:tcPr>
          <w:p w14:paraId="41F916CC" w14:textId="77777777" w:rsidR="00253487" w:rsidRPr="00253487" w:rsidRDefault="00253487" w:rsidP="000F73DB">
            <w:pPr>
              <w:jc w:val="center"/>
            </w:pPr>
            <w:r w:rsidRPr="00253487">
              <w:t>N</w:t>
            </w:r>
          </w:p>
        </w:tc>
        <w:tc>
          <w:tcPr>
            <w:tcW w:w="4859" w:type="dxa"/>
            <w:shd w:val="clear" w:color="auto" w:fill="auto"/>
          </w:tcPr>
          <w:p w14:paraId="0BEC63CF" w14:textId="77777777" w:rsidR="00253487" w:rsidRPr="00253487" w:rsidRDefault="00253487" w:rsidP="00253487"/>
        </w:tc>
      </w:tr>
      <w:tr w:rsidR="00253487" w:rsidRPr="00253487" w14:paraId="10C7E18A" w14:textId="77777777" w:rsidTr="000F73DB">
        <w:tc>
          <w:tcPr>
            <w:tcW w:w="652" w:type="dxa"/>
            <w:shd w:val="clear" w:color="auto" w:fill="auto"/>
          </w:tcPr>
          <w:p w14:paraId="356B38A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D6874B8" w14:textId="77777777" w:rsidR="00253487" w:rsidRPr="00253487" w:rsidRDefault="00253487" w:rsidP="000F73DB">
            <w:pPr>
              <w:jc w:val="center"/>
            </w:pPr>
            <w:r w:rsidRPr="00253487">
              <w:t>118</w:t>
            </w:r>
          </w:p>
        </w:tc>
        <w:tc>
          <w:tcPr>
            <w:tcW w:w="2098" w:type="dxa"/>
            <w:shd w:val="clear" w:color="auto" w:fill="auto"/>
          </w:tcPr>
          <w:p w14:paraId="5B5296D3" w14:textId="77777777" w:rsidR="00253487" w:rsidRPr="00253487" w:rsidRDefault="00253487" w:rsidP="00253487">
            <w:r w:rsidRPr="00253487">
              <w:t>NetMoney</w:t>
            </w:r>
          </w:p>
        </w:tc>
        <w:tc>
          <w:tcPr>
            <w:tcW w:w="811" w:type="dxa"/>
            <w:shd w:val="clear" w:color="auto" w:fill="auto"/>
          </w:tcPr>
          <w:p w14:paraId="0A7110B8" w14:textId="77777777" w:rsidR="00253487" w:rsidRPr="00253487" w:rsidRDefault="00253487" w:rsidP="000F73DB">
            <w:pPr>
              <w:jc w:val="center"/>
            </w:pPr>
            <w:r w:rsidRPr="00253487">
              <w:t>N</w:t>
            </w:r>
          </w:p>
        </w:tc>
        <w:tc>
          <w:tcPr>
            <w:tcW w:w="4859" w:type="dxa"/>
            <w:shd w:val="clear" w:color="auto" w:fill="auto"/>
          </w:tcPr>
          <w:p w14:paraId="2E9B242F" w14:textId="77777777" w:rsidR="00253487" w:rsidRPr="00253487" w:rsidRDefault="00253487" w:rsidP="00253487">
            <w:r w:rsidRPr="00253487">
              <w:t xml:space="preserve">Note: On a fill/partial fill messages, it represents value for </w:t>
            </w:r>
            <w:r w:rsidRPr="00253487">
              <w:lastRenderedPageBreak/>
              <w:t>that fill/partial fill, on ExecType=Calculated, it represents cumulative value for the order. Value expressed in the currency reflected by the Currency field.</w:t>
            </w:r>
          </w:p>
        </w:tc>
      </w:tr>
      <w:tr w:rsidR="00253487" w:rsidRPr="00253487" w14:paraId="11E0554C" w14:textId="77777777" w:rsidTr="000F73DB">
        <w:tc>
          <w:tcPr>
            <w:tcW w:w="652" w:type="dxa"/>
            <w:shd w:val="clear" w:color="auto" w:fill="auto"/>
          </w:tcPr>
          <w:p w14:paraId="5F242307"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shd w:val="clear" w:color="auto" w:fill="auto"/>
          </w:tcPr>
          <w:p w14:paraId="0860B0B8" w14:textId="77777777" w:rsidR="00253487" w:rsidRPr="00253487" w:rsidRDefault="00253487" w:rsidP="000F73DB">
            <w:pPr>
              <w:jc w:val="center"/>
            </w:pPr>
            <w:r w:rsidRPr="00253487">
              <w:t>119</w:t>
            </w:r>
          </w:p>
        </w:tc>
        <w:tc>
          <w:tcPr>
            <w:tcW w:w="2098" w:type="dxa"/>
            <w:shd w:val="clear" w:color="auto" w:fill="auto"/>
          </w:tcPr>
          <w:p w14:paraId="006828E9" w14:textId="77777777" w:rsidR="00253487" w:rsidRPr="00253487" w:rsidRDefault="00253487" w:rsidP="00253487">
            <w:r w:rsidRPr="00253487">
              <w:t>SettlCurrAmt</w:t>
            </w:r>
          </w:p>
        </w:tc>
        <w:tc>
          <w:tcPr>
            <w:tcW w:w="811" w:type="dxa"/>
            <w:shd w:val="clear" w:color="auto" w:fill="auto"/>
          </w:tcPr>
          <w:p w14:paraId="36F6309C" w14:textId="77777777" w:rsidR="00253487" w:rsidRPr="00253487" w:rsidRDefault="00253487" w:rsidP="000F73DB">
            <w:pPr>
              <w:jc w:val="center"/>
            </w:pPr>
            <w:r w:rsidRPr="00253487">
              <w:t>N</w:t>
            </w:r>
          </w:p>
        </w:tc>
        <w:tc>
          <w:tcPr>
            <w:tcW w:w="4859" w:type="dxa"/>
            <w:shd w:val="clear" w:color="auto" w:fill="auto"/>
          </w:tcPr>
          <w:p w14:paraId="1DB3B2D5" w14:textId="77777777" w:rsidR="00253487" w:rsidRPr="00253487" w:rsidRDefault="00253487" w:rsidP="00253487">
            <w:r w:rsidRPr="00253487">
              <w:t>Used to report results of forex accommodation trade</w:t>
            </w:r>
          </w:p>
        </w:tc>
      </w:tr>
      <w:tr w:rsidR="00253487" w:rsidRPr="00253487" w14:paraId="5327AF45" w14:textId="77777777" w:rsidTr="000F73DB">
        <w:tc>
          <w:tcPr>
            <w:tcW w:w="652" w:type="dxa"/>
            <w:shd w:val="clear" w:color="auto" w:fill="auto"/>
          </w:tcPr>
          <w:p w14:paraId="6634F5C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8C519AD" w14:textId="77777777" w:rsidR="00253487" w:rsidRPr="00253487" w:rsidRDefault="00253487" w:rsidP="000F73DB">
            <w:pPr>
              <w:jc w:val="center"/>
            </w:pPr>
            <w:r w:rsidRPr="00253487">
              <w:t>155</w:t>
            </w:r>
          </w:p>
        </w:tc>
        <w:tc>
          <w:tcPr>
            <w:tcW w:w="2098" w:type="dxa"/>
            <w:shd w:val="clear" w:color="auto" w:fill="auto"/>
          </w:tcPr>
          <w:p w14:paraId="5C76C189" w14:textId="77777777" w:rsidR="00253487" w:rsidRPr="00253487" w:rsidRDefault="00253487" w:rsidP="00253487">
            <w:r w:rsidRPr="00253487">
              <w:t>SettlCurrFxRate</w:t>
            </w:r>
          </w:p>
        </w:tc>
        <w:tc>
          <w:tcPr>
            <w:tcW w:w="811" w:type="dxa"/>
            <w:shd w:val="clear" w:color="auto" w:fill="auto"/>
          </w:tcPr>
          <w:p w14:paraId="52EB8DBE" w14:textId="77777777" w:rsidR="00253487" w:rsidRPr="00253487" w:rsidRDefault="00253487" w:rsidP="000F73DB">
            <w:pPr>
              <w:jc w:val="center"/>
            </w:pPr>
            <w:r w:rsidRPr="00253487">
              <w:t>N</w:t>
            </w:r>
          </w:p>
        </w:tc>
        <w:tc>
          <w:tcPr>
            <w:tcW w:w="4859" w:type="dxa"/>
            <w:shd w:val="clear" w:color="auto" w:fill="auto"/>
          </w:tcPr>
          <w:p w14:paraId="31A99E39" w14:textId="77777777" w:rsidR="00253487" w:rsidRPr="00253487" w:rsidRDefault="00253487" w:rsidP="00253487">
            <w:r w:rsidRPr="00253487">
              <w:t>Foreign exchange rate used to compute SettlCurrAmt from Currency to SettlCurrency</w:t>
            </w:r>
          </w:p>
        </w:tc>
      </w:tr>
      <w:tr w:rsidR="00253487" w:rsidRPr="00253487" w14:paraId="688257B1" w14:textId="77777777" w:rsidTr="000F73DB">
        <w:tc>
          <w:tcPr>
            <w:tcW w:w="652" w:type="dxa"/>
            <w:shd w:val="clear" w:color="auto" w:fill="auto"/>
          </w:tcPr>
          <w:p w14:paraId="347BDD9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EF16099" w14:textId="77777777" w:rsidR="00253487" w:rsidRPr="00253487" w:rsidRDefault="00253487" w:rsidP="000F73DB">
            <w:pPr>
              <w:jc w:val="center"/>
            </w:pPr>
            <w:r w:rsidRPr="00253487">
              <w:t>156</w:t>
            </w:r>
          </w:p>
        </w:tc>
        <w:tc>
          <w:tcPr>
            <w:tcW w:w="2098" w:type="dxa"/>
            <w:shd w:val="clear" w:color="auto" w:fill="auto"/>
          </w:tcPr>
          <w:p w14:paraId="5D138687" w14:textId="77777777" w:rsidR="00253487" w:rsidRPr="00253487" w:rsidRDefault="00253487" w:rsidP="00253487">
            <w:r w:rsidRPr="00253487">
              <w:t>SettlCurrFxRateCalc</w:t>
            </w:r>
          </w:p>
        </w:tc>
        <w:tc>
          <w:tcPr>
            <w:tcW w:w="811" w:type="dxa"/>
            <w:shd w:val="clear" w:color="auto" w:fill="auto"/>
          </w:tcPr>
          <w:p w14:paraId="511CC4AE" w14:textId="77777777" w:rsidR="00253487" w:rsidRPr="00253487" w:rsidRDefault="00253487" w:rsidP="000F73DB">
            <w:pPr>
              <w:jc w:val="center"/>
            </w:pPr>
            <w:r w:rsidRPr="00253487">
              <w:t>N</w:t>
            </w:r>
          </w:p>
        </w:tc>
        <w:tc>
          <w:tcPr>
            <w:tcW w:w="4859" w:type="dxa"/>
            <w:shd w:val="clear" w:color="auto" w:fill="auto"/>
          </w:tcPr>
          <w:p w14:paraId="57B226AB" w14:textId="77777777" w:rsidR="00253487" w:rsidRPr="00253487" w:rsidRDefault="00253487" w:rsidP="00253487">
            <w:r w:rsidRPr="00253487">
              <w:t>Specifies whether the SettlCurrFxRate should be multiplied or divided</w:t>
            </w:r>
          </w:p>
        </w:tc>
      </w:tr>
      <w:tr w:rsidR="00253487" w:rsidRPr="00253487" w14:paraId="2023DFE9" w14:textId="77777777" w:rsidTr="000F73DB">
        <w:tc>
          <w:tcPr>
            <w:tcW w:w="652" w:type="dxa"/>
            <w:shd w:val="clear" w:color="auto" w:fill="auto"/>
          </w:tcPr>
          <w:p w14:paraId="6B6B1EE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78C8811" w14:textId="77777777" w:rsidR="00253487" w:rsidRPr="00253487" w:rsidRDefault="00253487" w:rsidP="000F73DB">
            <w:pPr>
              <w:jc w:val="center"/>
            </w:pPr>
            <w:r w:rsidRPr="00253487">
              <w:t>77</w:t>
            </w:r>
          </w:p>
        </w:tc>
        <w:tc>
          <w:tcPr>
            <w:tcW w:w="2098" w:type="dxa"/>
            <w:shd w:val="clear" w:color="auto" w:fill="auto"/>
          </w:tcPr>
          <w:p w14:paraId="354C9E10" w14:textId="77777777" w:rsidR="00253487" w:rsidRPr="00253487" w:rsidRDefault="00253487" w:rsidP="00253487">
            <w:r w:rsidRPr="00253487">
              <w:t>PositionEffect</w:t>
            </w:r>
          </w:p>
        </w:tc>
        <w:tc>
          <w:tcPr>
            <w:tcW w:w="811" w:type="dxa"/>
            <w:shd w:val="clear" w:color="auto" w:fill="auto"/>
          </w:tcPr>
          <w:p w14:paraId="575893E4" w14:textId="77777777" w:rsidR="00253487" w:rsidRPr="00253487" w:rsidRDefault="00253487" w:rsidP="000F73DB">
            <w:pPr>
              <w:jc w:val="center"/>
            </w:pPr>
            <w:r w:rsidRPr="00253487">
              <w:t>N</w:t>
            </w:r>
          </w:p>
        </w:tc>
        <w:tc>
          <w:tcPr>
            <w:tcW w:w="4859" w:type="dxa"/>
            <w:shd w:val="clear" w:color="auto" w:fill="auto"/>
          </w:tcPr>
          <w:p w14:paraId="7C2E87FD" w14:textId="77777777" w:rsidR="00253487" w:rsidRPr="00253487" w:rsidRDefault="00253487" w:rsidP="00253487">
            <w:r w:rsidRPr="00253487">
              <w:t>For use in derivatives omnibus accounting</w:t>
            </w:r>
          </w:p>
        </w:tc>
      </w:tr>
      <w:tr w:rsidR="00253487" w:rsidRPr="00253487" w14:paraId="6A9E1C70" w14:textId="77777777" w:rsidTr="000F73DB">
        <w:tc>
          <w:tcPr>
            <w:tcW w:w="652" w:type="dxa"/>
            <w:shd w:val="clear" w:color="auto" w:fill="auto"/>
          </w:tcPr>
          <w:p w14:paraId="1B51AFC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7D25A96" w14:textId="77777777" w:rsidR="00253487" w:rsidRPr="00253487" w:rsidRDefault="00253487" w:rsidP="000F73DB">
            <w:pPr>
              <w:jc w:val="center"/>
            </w:pPr>
            <w:r w:rsidRPr="00253487">
              <w:t>58</w:t>
            </w:r>
          </w:p>
        </w:tc>
        <w:tc>
          <w:tcPr>
            <w:tcW w:w="2098" w:type="dxa"/>
            <w:shd w:val="clear" w:color="auto" w:fill="auto"/>
          </w:tcPr>
          <w:p w14:paraId="4BEA03C9" w14:textId="77777777" w:rsidR="00253487" w:rsidRPr="00253487" w:rsidRDefault="00253487" w:rsidP="00253487">
            <w:r w:rsidRPr="00253487">
              <w:t>Text</w:t>
            </w:r>
          </w:p>
        </w:tc>
        <w:tc>
          <w:tcPr>
            <w:tcW w:w="811" w:type="dxa"/>
            <w:shd w:val="clear" w:color="auto" w:fill="auto"/>
          </w:tcPr>
          <w:p w14:paraId="6BA000F2" w14:textId="77777777" w:rsidR="00253487" w:rsidRPr="00253487" w:rsidRDefault="00253487" w:rsidP="000F73DB">
            <w:pPr>
              <w:jc w:val="center"/>
            </w:pPr>
            <w:r w:rsidRPr="00253487">
              <w:t>N</w:t>
            </w:r>
          </w:p>
        </w:tc>
        <w:tc>
          <w:tcPr>
            <w:tcW w:w="4859" w:type="dxa"/>
            <w:shd w:val="clear" w:color="auto" w:fill="auto"/>
          </w:tcPr>
          <w:p w14:paraId="74513654" w14:textId="77777777" w:rsidR="00253487" w:rsidRPr="00253487" w:rsidRDefault="00253487" w:rsidP="00253487">
            <w:r w:rsidRPr="00253487">
              <w:t>May be used by the executing market to record any execution Details that are particular to that market</w:t>
            </w:r>
          </w:p>
        </w:tc>
      </w:tr>
      <w:tr w:rsidR="00253487" w:rsidRPr="00253487" w14:paraId="25D6BF14" w14:textId="77777777" w:rsidTr="000F73DB">
        <w:tc>
          <w:tcPr>
            <w:tcW w:w="652" w:type="dxa"/>
            <w:shd w:val="clear" w:color="auto" w:fill="auto"/>
          </w:tcPr>
          <w:p w14:paraId="4EB5F27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524A4A4" w14:textId="77777777" w:rsidR="00253487" w:rsidRPr="00253487" w:rsidRDefault="00253487" w:rsidP="000F73DB">
            <w:pPr>
              <w:jc w:val="center"/>
            </w:pPr>
            <w:r w:rsidRPr="00253487">
              <w:t>354</w:t>
            </w:r>
          </w:p>
        </w:tc>
        <w:tc>
          <w:tcPr>
            <w:tcW w:w="2098" w:type="dxa"/>
            <w:shd w:val="clear" w:color="auto" w:fill="auto"/>
          </w:tcPr>
          <w:p w14:paraId="59CCEB63" w14:textId="77777777" w:rsidR="00253487" w:rsidRPr="00253487" w:rsidRDefault="00253487" w:rsidP="00253487">
            <w:r w:rsidRPr="00253487">
              <w:t>EncodedTextLen</w:t>
            </w:r>
          </w:p>
        </w:tc>
        <w:tc>
          <w:tcPr>
            <w:tcW w:w="811" w:type="dxa"/>
            <w:shd w:val="clear" w:color="auto" w:fill="auto"/>
          </w:tcPr>
          <w:p w14:paraId="256F1D91" w14:textId="77777777" w:rsidR="00253487" w:rsidRPr="00253487" w:rsidRDefault="00253487" w:rsidP="000F73DB">
            <w:pPr>
              <w:jc w:val="center"/>
            </w:pPr>
            <w:r w:rsidRPr="00253487">
              <w:t>N</w:t>
            </w:r>
          </w:p>
        </w:tc>
        <w:tc>
          <w:tcPr>
            <w:tcW w:w="4859" w:type="dxa"/>
            <w:shd w:val="clear" w:color="auto" w:fill="auto"/>
          </w:tcPr>
          <w:p w14:paraId="32CE0D08" w14:textId="77777777" w:rsidR="00253487" w:rsidRPr="00253487" w:rsidRDefault="00253487" w:rsidP="00253487">
            <w:r w:rsidRPr="00253487">
              <w:t>Must be set if EncodedText field is specified and must immediately precede it.</w:t>
            </w:r>
          </w:p>
        </w:tc>
      </w:tr>
      <w:tr w:rsidR="00253487" w:rsidRPr="00253487" w14:paraId="047BBA28" w14:textId="77777777" w:rsidTr="000F73DB">
        <w:tc>
          <w:tcPr>
            <w:tcW w:w="652" w:type="dxa"/>
            <w:shd w:val="clear" w:color="auto" w:fill="auto"/>
          </w:tcPr>
          <w:p w14:paraId="3A6D2D9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97A0293" w14:textId="77777777" w:rsidR="00253487" w:rsidRPr="00253487" w:rsidRDefault="00253487" w:rsidP="000F73DB">
            <w:pPr>
              <w:jc w:val="center"/>
            </w:pPr>
            <w:r w:rsidRPr="00253487">
              <w:t>355</w:t>
            </w:r>
          </w:p>
        </w:tc>
        <w:tc>
          <w:tcPr>
            <w:tcW w:w="2098" w:type="dxa"/>
            <w:shd w:val="clear" w:color="auto" w:fill="auto"/>
          </w:tcPr>
          <w:p w14:paraId="28C16E49" w14:textId="77777777" w:rsidR="00253487" w:rsidRPr="00253487" w:rsidRDefault="00253487" w:rsidP="00253487">
            <w:r w:rsidRPr="00253487">
              <w:t>EncodedText</w:t>
            </w:r>
          </w:p>
        </w:tc>
        <w:tc>
          <w:tcPr>
            <w:tcW w:w="811" w:type="dxa"/>
            <w:shd w:val="clear" w:color="auto" w:fill="auto"/>
          </w:tcPr>
          <w:p w14:paraId="1FB0B8CB" w14:textId="77777777" w:rsidR="00253487" w:rsidRPr="00253487" w:rsidRDefault="00253487" w:rsidP="000F73DB">
            <w:pPr>
              <w:jc w:val="center"/>
            </w:pPr>
            <w:r w:rsidRPr="00253487">
              <w:t>N</w:t>
            </w:r>
          </w:p>
        </w:tc>
        <w:tc>
          <w:tcPr>
            <w:tcW w:w="4859" w:type="dxa"/>
            <w:shd w:val="clear" w:color="auto" w:fill="auto"/>
          </w:tcPr>
          <w:p w14:paraId="59AE0828"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78DF3594" w14:textId="77777777" w:rsidTr="000F73DB">
        <w:tc>
          <w:tcPr>
            <w:tcW w:w="652" w:type="dxa"/>
            <w:shd w:val="clear" w:color="auto" w:fill="auto"/>
          </w:tcPr>
          <w:p w14:paraId="19A138E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5911658A" w14:textId="77777777" w:rsidR="00253487" w:rsidRPr="00253487" w:rsidRDefault="00253487" w:rsidP="000F73DB">
            <w:pPr>
              <w:jc w:val="center"/>
            </w:pPr>
            <w:r w:rsidRPr="00253487">
              <w:t>752</w:t>
            </w:r>
          </w:p>
        </w:tc>
        <w:tc>
          <w:tcPr>
            <w:tcW w:w="2098" w:type="dxa"/>
            <w:tcBorders>
              <w:bottom w:val="single" w:sz="6" w:space="0" w:color="000000"/>
            </w:tcBorders>
            <w:shd w:val="clear" w:color="auto" w:fill="auto"/>
          </w:tcPr>
          <w:p w14:paraId="0B7134A1" w14:textId="77777777" w:rsidR="00253487" w:rsidRPr="00253487" w:rsidRDefault="00253487" w:rsidP="00253487">
            <w:r w:rsidRPr="00253487">
              <w:t>SideMultiLegReportingType</w:t>
            </w:r>
          </w:p>
        </w:tc>
        <w:tc>
          <w:tcPr>
            <w:tcW w:w="811" w:type="dxa"/>
            <w:tcBorders>
              <w:bottom w:val="single" w:sz="6" w:space="0" w:color="000000"/>
            </w:tcBorders>
            <w:shd w:val="clear" w:color="auto" w:fill="auto"/>
          </w:tcPr>
          <w:p w14:paraId="10FCC1A2"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B9D1FB8" w14:textId="77777777" w:rsidR="00253487" w:rsidRDefault="00253487" w:rsidP="00253487">
            <w:r w:rsidRPr="00253487">
              <w:t>Default is a single security if not specified.</w:t>
            </w:r>
          </w:p>
          <w:p w14:paraId="65D6B4B3" w14:textId="77777777" w:rsidR="00253487" w:rsidRPr="00253487" w:rsidRDefault="00253487" w:rsidP="00253487">
            <w:r w:rsidRPr="00253487">
              <w:t>Provided to support the scenario where a single leg instrument trades against an individual leg of a multileg instrument.</w:t>
            </w:r>
          </w:p>
        </w:tc>
      </w:tr>
      <w:tr w:rsidR="00253487" w:rsidRPr="00253487" w14:paraId="7CE76A6C" w14:textId="77777777" w:rsidTr="000F73DB">
        <w:tc>
          <w:tcPr>
            <w:tcW w:w="652" w:type="dxa"/>
            <w:shd w:val="clear" w:color="auto" w:fill="auto"/>
          </w:tcPr>
          <w:p w14:paraId="261766F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6AD55F9A" w14:textId="77777777" w:rsidR="00253487" w:rsidRPr="00253487" w:rsidRDefault="00253487" w:rsidP="000F73DB">
            <w:pPr>
              <w:jc w:val="left"/>
            </w:pPr>
            <w:r w:rsidRPr="00253487">
              <w:t>component block  &lt;ContAmtGrp&gt;</w:t>
            </w:r>
          </w:p>
        </w:tc>
        <w:tc>
          <w:tcPr>
            <w:tcW w:w="811" w:type="dxa"/>
            <w:tcBorders>
              <w:top w:val="single" w:sz="6" w:space="0" w:color="000000"/>
              <w:bottom w:val="single" w:sz="6" w:space="0" w:color="000000"/>
            </w:tcBorders>
            <w:shd w:val="clear" w:color="auto" w:fill="E6E6E6"/>
          </w:tcPr>
          <w:p w14:paraId="16C1834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8D6A0E7" w14:textId="77777777" w:rsidR="00253487" w:rsidRPr="00253487" w:rsidRDefault="00253487" w:rsidP="00253487"/>
        </w:tc>
      </w:tr>
      <w:tr w:rsidR="00253487" w:rsidRPr="00253487" w14:paraId="64B21D69" w14:textId="77777777" w:rsidTr="000F73DB">
        <w:tc>
          <w:tcPr>
            <w:tcW w:w="652" w:type="dxa"/>
            <w:shd w:val="clear" w:color="auto" w:fill="auto"/>
          </w:tcPr>
          <w:p w14:paraId="54EAAD6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4A0AAE6B"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16D2179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4DFB1BB" w14:textId="77777777" w:rsidR="00253487" w:rsidRPr="00253487" w:rsidRDefault="00253487" w:rsidP="00253487"/>
        </w:tc>
      </w:tr>
      <w:tr w:rsidR="00253487" w:rsidRPr="00253487" w14:paraId="29E13C7E" w14:textId="77777777" w:rsidTr="000F73DB">
        <w:tc>
          <w:tcPr>
            <w:tcW w:w="652" w:type="dxa"/>
            <w:shd w:val="clear" w:color="auto" w:fill="auto"/>
          </w:tcPr>
          <w:p w14:paraId="201F341E"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681F16BF" w14:textId="77777777" w:rsidR="00253487" w:rsidRPr="00253487" w:rsidRDefault="00253487" w:rsidP="000F73DB">
            <w:pPr>
              <w:jc w:val="left"/>
            </w:pPr>
            <w:r w:rsidRPr="00253487">
              <w:t>component block  &lt;MiscFeesGrp&gt;</w:t>
            </w:r>
          </w:p>
        </w:tc>
        <w:tc>
          <w:tcPr>
            <w:tcW w:w="811" w:type="dxa"/>
            <w:tcBorders>
              <w:top w:val="single" w:sz="6" w:space="0" w:color="000000"/>
              <w:bottom w:val="single" w:sz="6" w:space="0" w:color="000000"/>
            </w:tcBorders>
            <w:shd w:val="clear" w:color="auto" w:fill="E6E6E6"/>
          </w:tcPr>
          <w:p w14:paraId="0BB891E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2C20FB4" w14:textId="77777777" w:rsidR="00253487" w:rsidRPr="00253487" w:rsidRDefault="00253487" w:rsidP="00253487"/>
        </w:tc>
      </w:tr>
      <w:tr w:rsidR="00253487" w:rsidRPr="00253487" w14:paraId="4C003FED" w14:textId="77777777" w:rsidTr="000F73DB">
        <w:tc>
          <w:tcPr>
            <w:tcW w:w="652" w:type="dxa"/>
            <w:shd w:val="clear" w:color="auto" w:fill="auto"/>
          </w:tcPr>
          <w:p w14:paraId="40DA67E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15D17A6A" w14:textId="77777777" w:rsidR="00253487" w:rsidRPr="00253487" w:rsidRDefault="00253487" w:rsidP="000F73DB">
            <w:pPr>
              <w:jc w:val="center"/>
            </w:pPr>
            <w:r w:rsidRPr="00253487">
              <w:t>825</w:t>
            </w:r>
          </w:p>
        </w:tc>
        <w:tc>
          <w:tcPr>
            <w:tcW w:w="2098" w:type="dxa"/>
            <w:tcBorders>
              <w:top w:val="single" w:sz="6" w:space="0" w:color="000000"/>
            </w:tcBorders>
            <w:shd w:val="clear" w:color="auto" w:fill="auto"/>
          </w:tcPr>
          <w:p w14:paraId="2051F865" w14:textId="77777777" w:rsidR="00253487" w:rsidRPr="00253487" w:rsidRDefault="00253487" w:rsidP="00253487">
            <w:r w:rsidRPr="00253487">
              <w:t>ExchangeRule</w:t>
            </w:r>
          </w:p>
        </w:tc>
        <w:tc>
          <w:tcPr>
            <w:tcW w:w="811" w:type="dxa"/>
            <w:tcBorders>
              <w:top w:val="single" w:sz="6" w:space="0" w:color="000000"/>
            </w:tcBorders>
            <w:shd w:val="clear" w:color="auto" w:fill="auto"/>
          </w:tcPr>
          <w:p w14:paraId="03B303E6"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5A953CB" w14:textId="77777777" w:rsidR="00253487" w:rsidRPr="00253487" w:rsidRDefault="00253487" w:rsidP="00253487">
            <w:r w:rsidRPr="00253487">
              <w:t>Used to report any exchange rules that apply to this trade.</w:t>
            </w:r>
          </w:p>
        </w:tc>
      </w:tr>
      <w:tr w:rsidR="00253487" w:rsidRPr="00253487" w14:paraId="55B6324D" w14:textId="77777777" w:rsidTr="000F73DB">
        <w:tc>
          <w:tcPr>
            <w:tcW w:w="652" w:type="dxa"/>
            <w:shd w:val="clear" w:color="auto" w:fill="auto"/>
          </w:tcPr>
          <w:p w14:paraId="40A1553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85005D1" w14:textId="77777777" w:rsidR="00253487" w:rsidRPr="00253487" w:rsidRDefault="00253487" w:rsidP="000F73DB">
            <w:pPr>
              <w:jc w:val="center"/>
            </w:pPr>
            <w:r w:rsidRPr="00253487">
              <w:t>826</w:t>
            </w:r>
          </w:p>
        </w:tc>
        <w:tc>
          <w:tcPr>
            <w:tcW w:w="2098" w:type="dxa"/>
            <w:shd w:val="clear" w:color="auto" w:fill="auto"/>
          </w:tcPr>
          <w:p w14:paraId="00FBD1AF" w14:textId="77777777" w:rsidR="00253487" w:rsidRPr="00253487" w:rsidRDefault="00253487" w:rsidP="00253487">
            <w:r w:rsidRPr="00253487">
              <w:t>TradeAllocIndicator</w:t>
            </w:r>
          </w:p>
        </w:tc>
        <w:tc>
          <w:tcPr>
            <w:tcW w:w="811" w:type="dxa"/>
            <w:shd w:val="clear" w:color="auto" w:fill="auto"/>
          </w:tcPr>
          <w:p w14:paraId="57A7E73C" w14:textId="77777777" w:rsidR="00253487" w:rsidRPr="00253487" w:rsidRDefault="00253487" w:rsidP="000F73DB">
            <w:pPr>
              <w:jc w:val="center"/>
            </w:pPr>
            <w:r w:rsidRPr="00253487">
              <w:t>N</w:t>
            </w:r>
          </w:p>
        </w:tc>
        <w:tc>
          <w:tcPr>
            <w:tcW w:w="4859" w:type="dxa"/>
            <w:shd w:val="clear" w:color="auto" w:fill="auto"/>
          </w:tcPr>
          <w:p w14:paraId="5F5EDFA2" w14:textId="77777777" w:rsidR="00253487" w:rsidRPr="00253487" w:rsidRDefault="00253487" w:rsidP="00253487">
            <w:r w:rsidRPr="00253487">
              <w:t>Identifies if the trade is to be allocated</w:t>
            </w:r>
          </w:p>
        </w:tc>
      </w:tr>
      <w:tr w:rsidR="00253487" w:rsidRPr="00253487" w14:paraId="5F5FB2A6" w14:textId="77777777" w:rsidTr="000F73DB">
        <w:tc>
          <w:tcPr>
            <w:tcW w:w="652" w:type="dxa"/>
            <w:shd w:val="clear" w:color="auto" w:fill="auto"/>
          </w:tcPr>
          <w:p w14:paraId="49B495C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FE1E887" w14:textId="77777777" w:rsidR="00253487" w:rsidRPr="00253487" w:rsidRDefault="00253487" w:rsidP="000F73DB">
            <w:pPr>
              <w:jc w:val="center"/>
            </w:pPr>
            <w:r w:rsidRPr="00253487">
              <w:t>591</w:t>
            </w:r>
          </w:p>
        </w:tc>
        <w:tc>
          <w:tcPr>
            <w:tcW w:w="2098" w:type="dxa"/>
            <w:shd w:val="clear" w:color="auto" w:fill="auto"/>
          </w:tcPr>
          <w:p w14:paraId="08A24D9A" w14:textId="77777777" w:rsidR="00253487" w:rsidRPr="00253487" w:rsidRDefault="00253487" w:rsidP="00253487">
            <w:r w:rsidRPr="00253487">
              <w:t>PreallocMethod</w:t>
            </w:r>
          </w:p>
        </w:tc>
        <w:tc>
          <w:tcPr>
            <w:tcW w:w="811" w:type="dxa"/>
            <w:shd w:val="clear" w:color="auto" w:fill="auto"/>
          </w:tcPr>
          <w:p w14:paraId="5587B628" w14:textId="77777777" w:rsidR="00253487" w:rsidRPr="00253487" w:rsidRDefault="00253487" w:rsidP="000F73DB">
            <w:pPr>
              <w:jc w:val="center"/>
            </w:pPr>
            <w:r w:rsidRPr="00253487">
              <w:t>N</w:t>
            </w:r>
          </w:p>
        </w:tc>
        <w:tc>
          <w:tcPr>
            <w:tcW w:w="4859" w:type="dxa"/>
            <w:shd w:val="clear" w:color="auto" w:fill="auto"/>
          </w:tcPr>
          <w:p w14:paraId="5263F2A0" w14:textId="77777777" w:rsidR="00253487" w:rsidRPr="00253487" w:rsidRDefault="00253487" w:rsidP="00253487"/>
        </w:tc>
      </w:tr>
      <w:tr w:rsidR="00253487" w:rsidRPr="00253487" w14:paraId="39338E86" w14:textId="77777777" w:rsidTr="000F73DB">
        <w:tc>
          <w:tcPr>
            <w:tcW w:w="652" w:type="dxa"/>
            <w:shd w:val="clear" w:color="auto" w:fill="auto"/>
          </w:tcPr>
          <w:p w14:paraId="755571E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6A009951" w14:textId="77777777" w:rsidR="00253487" w:rsidRPr="00253487" w:rsidRDefault="00253487" w:rsidP="000F73DB">
            <w:pPr>
              <w:jc w:val="center"/>
            </w:pPr>
            <w:r w:rsidRPr="00253487">
              <w:t>70</w:t>
            </w:r>
          </w:p>
        </w:tc>
        <w:tc>
          <w:tcPr>
            <w:tcW w:w="2098" w:type="dxa"/>
            <w:tcBorders>
              <w:bottom w:val="single" w:sz="6" w:space="0" w:color="000000"/>
            </w:tcBorders>
            <w:shd w:val="clear" w:color="auto" w:fill="auto"/>
          </w:tcPr>
          <w:p w14:paraId="34069AF5" w14:textId="77777777" w:rsidR="00253487" w:rsidRPr="00253487" w:rsidRDefault="00253487" w:rsidP="00253487">
            <w:r w:rsidRPr="00253487">
              <w:t>AllocID</w:t>
            </w:r>
          </w:p>
        </w:tc>
        <w:tc>
          <w:tcPr>
            <w:tcW w:w="811" w:type="dxa"/>
            <w:tcBorders>
              <w:bottom w:val="single" w:sz="6" w:space="0" w:color="000000"/>
            </w:tcBorders>
            <w:shd w:val="clear" w:color="auto" w:fill="auto"/>
          </w:tcPr>
          <w:p w14:paraId="7C737D5F"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59D9394" w14:textId="77777777" w:rsidR="00253487" w:rsidRPr="00253487" w:rsidRDefault="00253487" w:rsidP="00253487">
            <w:r w:rsidRPr="00253487">
              <w:t>Used to assign an ID to the block of preallocations</w:t>
            </w:r>
          </w:p>
        </w:tc>
      </w:tr>
      <w:tr w:rsidR="00253487" w:rsidRPr="00253487" w14:paraId="20595C2A" w14:textId="77777777" w:rsidTr="000F73DB">
        <w:tc>
          <w:tcPr>
            <w:tcW w:w="652" w:type="dxa"/>
            <w:shd w:val="clear" w:color="auto" w:fill="auto"/>
          </w:tcPr>
          <w:p w14:paraId="09EF8AF7"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45B2E8DE" w14:textId="77777777" w:rsidR="00253487" w:rsidRPr="00253487" w:rsidRDefault="00253487" w:rsidP="000F73DB">
            <w:pPr>
              <w:jc w:val="left"/>
            </w:pPr>
            <w:r w:rsidRPr="00253487">
              <w:t>component block  &lt;TrdAllocGrp&gt;</w:t>
            </w:r>
          </w:p>
        </w:tc>
        <w:tc>
          <w:tcPr>
            <w:tcW w:w="811" w:type="dxa"/>
            <w:tcBorders>
              <w:top w:val="single" w:sz="6" w:space="0" w:color="000000"/>
              <w:bottom w:val="single" w:sz="6" w:space="0" w:color="000000"/>
            </w:tcBorders>
            <w:shd w:val="clear" w:color="auto" w:fill="E6E6E6"/>
          </w:tcPr>
          <w:p w14:paraId="7B9C5CE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8A4ABA3" w14:textId="77777777" w:rsidR="00253487" w:rsidRPr="00253487" w:rsidRDefault="00253487" w:rsidP="00253487"/>
        </w:tc>
      </w:tr>
      <w:tr w:rsidR="00253487" w:rsidRPr="00253487" w14:paraId="0DDB3852" w14:textId="77777777" w:rsidTr="000F73DB">
        <w:tc>
          <w:tcPr>
            <w:tcW w:w="652" w:type="dxa"/>
            <w:shd w:val="clear" w:color="auto" w:fill="auto"/>
          </w:tcPr>
          <w:p w14:paraId="1F3189D5"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4A816A4C" w14:textId="77777777" w:rsidR="00253487" w:rsidRPr="00253487" w:rsidRDefault="00253487" w:rsidP="000F73DB">
            <w:pPr>
              <w:jc w:val="left"/>
            </w:pPr>
            <w:r w:rsidRPr="00253487">
              <w:t>component block  &lt;SideTrdRegTS&gt;</w:t>
            </w:r>
          </w:p>
        </w:tc>
        <w:tc>
          <w:tcPr>
            <w:tcW w:w="811" w:type="dxa"/>
            <w:tcBorders>
              <w:top w:val="single" w:sz="6" w:space="0" w:color="000000"/>
              <w:bottom w:val="single" w:sz="6" w:space="0" w:color="000000"/>
            </w:tcBorders>
            <w:shd w:val="clear" w:color="auto" w:fill="E6E6E6"/>
          </w:tcPr>
          <w:p w14:paraId="61D7CF1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F31356C" w14:textId="77777777" w:rsidR="00253487" w:rsidRPr="00253487" w:rsidRDefault="00253487" w:rsidP="00253487">
            <w:r w:rsidRPr="00253487">
              <w:t>Used to indicate the regulatory time stamp on one side of a multi-sided Trade Capture Report.</w:t>
            </w:r>
          </w:p>
        </w:tc>
      </w:tr>
      <w:tr w:rsidR="00253487" w:rsidRPr="00253487" w14:paraId="61038BC4" w14:textId="77777777" w:rsidTr="000F73DB">
        <w:tc>
          <w:tcPr>
            <w:tcW w:w="652" w:type="dxa"/>
            <w:shd w:val="clear" w:color="auto" w:fill="auto"/>
          </w:tcPr>
          <w:p w14:paraId="2E0C4B3A"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28AEB4B5" w14:textId="77777777" w:rsidR="00253487" w:rsidRPr="00253487" w:rsidRDefault="00253487" w:rsidP="000F73DB">
            <w:pPr>
              <w:jc w:val="left"/>
            </w:pPr>
            <w:r w:rsidRPr="00253487">
              <w:t>component block  &lt;SettlDetails&gt;</w:t>
            </w:r>
          </w:p>
        </w:tc>
        <w:tc>
          <w:tcPr>
            <w:tcW w:w="811" w:type="dxa"/>
            <w:tcBorders>
              <w:top w:val="single" w:sz="6" w:space="0" w:color="000000"/>
              <w:bottom w:val="single" w:sz="6" w:space="0" w:color="000000"/>
            </w:tcBorders>
            <w:shd w:val="clear" w:color="auto" w:fill="E6E6E6"/>
          </w:tcPr>
          <w:p w14:paraId="515745E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C220AC3" w14:textId="77777777" w:rsidR="00253487" w:rsidRPr="00253487" w:rsidRDefault="00253487" w:rsidP="00253487">
            <w:r w:rsidRPr="00253487">
              <w:t>Conveys settlement account details reported as part of obligation</w:t>
            </w:r>
          </w:p>
        </w:tc>
      </w:tr>
      <w:tr w:rsidR="00253487" w:rsidRPr="00253487" w14:paraId="2C2138E8" w14:textId="77777777" w:rsidTr="000F73DB">
        <w:tc>
          <w:tcPr>
            <w:tcW w:w="652" w:type="dxa"/>
            <w:shd w:val="clear" w:color="auto" w:fill="auto"/>
          </w:tcPr>
          <w:p w14:paraId="6015CF7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3FC60730" w14:textId="77777777" w:rsidR="00253487" w:rsidRPr="00253487" w:rsidRDefault="00253487" w:rsidP="000F73DB">
            <w:pPr>
              <w:jc w:val="center"/>
            </w:pPr>
            <w:r w:rsidRPr="00253487">
              <w:t>1072</w:t>
            </w:r>
          </w:p>
        </w:tc>
        <w:tc>
          <w:tcPr>
            <w:tcW w:w="2098" w:type="dxa"/>
            <w:tcBorders>
              <w:top w:val="single" w:sz="6" w:space="0" w:color="000000"/>
            </w:tcBorders>
            <w:shd w:val="clear" w:color="auto" w:fill="auto"/>
          </w:tcPr>
          <w:p w14:paraId="2B0EA44A" w14:textId="77777777" w:rsidR="00253487" w:rsidRPr="00253487" w:rsidRDefault="00253487" w:rsidP="00253487">
            <w:r w:rsidRPr="00253487">
              <w:t>SideGrossTradeAmt</w:t>
            </w:r>
          </w:p>
        </w:tc>
        <w:tc>
          <w:tcPr>
            <w:tcW w:w="811" w:type="dxa"/>
            <w:tcBorders>
              <w:top w:val="single" w:sz="6" w:space="0" w:color="000000"/>
            </w:tcBorders>
            <w:shd w:val="clear" w:color="auto" w:fill="auto"/>
          </w:tcPr>
          <w:p w14:paraId="6BC17B4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8A34F2C" w14:textId="77777777" w:rsidR="00253487" w:rsidRPr="00253487" w:rsidRDefault="00253487" w:rsidP="00253487"/>
        </w:tc>
      </w:tr>
      <w:tr w:rsidR="00253487" w:rsidRPr="00253487" w14:paraId="3EFFE70B" w14:textId="77777777" w:rsidTr="000F73DB">
        <w:tc>
          <w:tcPr>
            <w:tcW w:w="652" w:type="dxa"/>
            <w:shd w:val="clear" w:color="auto" w:fill="auto"/>
          </w:tcPr>
          <w:p w14:paraId="1190E1B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E30F81B" w14:textId="77777777" w:rsidR="00253487" w:rsidRPr="00253487" w:rsidRDefault="00253487" w:rsidP="000F73DB">
            <w:pPr>
              <w:jc w:val="center"/>
            </w:pPr>
            <w:r w:rsidRPr="00253487">
              <w:t>1057</w:t>
            </w:r>
          </w:p>
        </w:tc>
        <w:tc>
          <w:tcPr>
            <w:tcW w:w="2098" w:type="dxa"/>
            <w:shd w:val="clear" w:color="auto" w:fill="auto"/>
          </w:tcPr>
          <w:p w14:paraId="37AB2BF4" w14:textId="77777777" w:rsidR="00253487" w:rsidRPr="00253487" w:rsidRDefault="00253487" w:rsidP="00253487">
            <w:r w:rsidRPr="00253487">
              <w:t>AggressorIndicator</w:t>
            </w:r>
          </w:p>
        </w:tc>
        <w:tc>
          <w:tcPr>
            <w:tcW w:w="811" w:type="dxa"/>
            <w:shd w:val="clear" w:color="auto" w:fill="auto"/>
          </w:tcPr>
          <w:p w14:paraId="3CC20B21" w14:textId="77777777" w:rsidR="00253487" w:rsidRPr="00253487" w:rsidRDefault="00253487" w:rsidP="000F73DB">
            <w:pPr>
              <w:jc w:val="center"/>
            </w:pPr>
            <w:r w:rsidRPr="00253487">
              <w:t>N</w:t>
            </w:r>
          </w:p>
        </w:tc>
        <w:tc>
          <w:tcPr>
            <w:tcW w:w="4859" w:type="dxa"/>
            <w:shd w:val="clear" w:color="auto" w:fill="auto"/>
          </w:tcPr>
          <w:p w14:paraId="7B31C282" w14:textId="77777777" w:rsidR="00253487" w:rsidRPr="00253487" w:rsidRDefault="00253487" w:rsidP="00253487"/>
        </w:tc>
      </w:tr>
      <w:tr w:rsidR="00253487" w:rsidRPr="00253487" w14:paraId="73D5E562" w14:textId="77777777" w:rsidTr="000F73DB">
        <w:tc>
          <w:tcPr>
            <w:tcW w:w="652" w:type="dxa"/>
            <w:shd w:val="clear" w:color="auto" w:fill="auto"/>
          </w:tcPr>
          <w:p w14:paraId="7A4F678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343EB1B" w14:textId="77777777" w:rsidR="00253487" w:rsidRPr="00253487" w:rsidRDefault="00253487" w:rsidP="000F73DB">
            <w:pPr>
              <w:jc w:val="center"/>
            </w:pPr>
            <w:r w:rsidRPr="00253487">
              <w:t>1139</w:t>
            </w:r>
          </w:p>
        </w:tc>
        <w:tc>
          <w:tcPr>
            <w:tcW w:w="2098" w:type="dxa"/>
            <w:shd w:val="clear" w:color="auto" w:fill="auto"/>
          </w:tcPr>
          <w:p w14:paraId="6F9F39DB" w14:textId="77777777" w:rsidR="00253487" w:rsidRPr="00253487" w:rsidRDefault="00253487" w:rsidP="00253487">
            <w:r w:rsidRPr="00253487">
              <w:t>ExchangeSpecialInstructions</w:t>
            </w:r>
          </w:p>
        </w:tc>
        <w:tc>
          <w:tcPr>
            <w:tcW w:w="811" w:type="dxa"/>
            <w:shd w:val="clear" w:color="auto" w:fill="auto"/>
          </w:tcPr>
          <w:p w14:paraId="4A7B7899" w14:textId="77777777" w:rsidR="00253487" w:rsidRPr="00253487" w:rsidRDefault="00253487" w:rsidP="000F73DB">
            <w:pPr>
              <w:jc w:val="center"/>
            </w:pPr>
            <w:r w:rsidRPr="00253487">
              <w:t>N</w:t>
            </w:r>
          </w:p>
        </w:tc>
        <w:tc>
          <w:tcPr>
            <w:tcW w:w="4859" w:type="dxa"/>
            <w:shd w:val="clear" w:color="auto" w:fill="auto"/>
          </w:tcPr>
          <w:p w14:paraId="7DCE711A" w14:textId="77777777" w:rsidR="00253487" w:rsidRPr="00253487" w:rsidRDefault="00253487" w:rsidP="00253487"/>
        </w:tc>
      </w:tr>
      <w:tr w:rsidR="00253487" w:rsidRPr="00253487" w14:paraId="2A7D6C81" w14:textId="77777777" w:rsidTr="000F73DB">
        <w:tc>
          <w:tcPr>
            <w:tcW w:w="652" w:type="dxa"/>
            <w:shd w:val="clear" w:color="auto" w:fill="auto"/>
          </w:tcPr>
          <w:p w14:paraId="6FCDD30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6252861" w14:textId="77777777" w:rsidR="00253487" w:rsidRPr="00253487" w:rsidRDefault="00253487" w:rsidP="000F73DB">
            <w:pPr>
              <w:jc w:val="center"/>
            </w:pPr>
            <w:r w:rsidRPr="00253487">
              <w:t>1115</w:t>
            </w:r>
          </w:p>
        </w:tc>
        <w:tc>
          <w:tcPr>
            <w:tcW w:w="2098" w:type="dxa"/>
            <w:shd w:val="clear" w:color="auto" w:fill="auto"/>
          </w:tcPr>
          <w:p w14:paraId="1A8AE8AF" w14:textId="77777777" w:rsidR="00253487" w:rsidRPr="00253487" w:rsidRDefault="00253487" w:rsidP="00253487">
            <w:r w:rsidRPr="00253487">
              <w:t>OrderCategory</w:t>
            </w:r>
          </w:p>
        </w:tc>
        <w:tc>
          <w:tcPr>
            <w:tcW w:w="811" w:type="dxa"/>
            <w:shd w:val="clear" w:color="auto" w:fill="auto"/>
          </w:tcPr>
          <w:p w14:paraId="5E0D3413" w14:textId="77777777" w:rsidR="00253487" w:rsidRPr="00253487" w:rsidRDefault="00253487" w:rsidP="000F73DB">
            <w:pPr>
              <w:jc w:val="center"/>
            </w:pPr>
            <w:r w:rsidRPr="00253487">
              <w:t>N</w:t>
            </w:r>
          </w:p>
        </w:tc>
        <w:tc>
          <w:tcPr>
            <w:tcW w:w="4859" w:type="dxa"/>
            <w:shd w:val="clear" w:color="auto" w:fill="auto"/>
          </w:tcPr>
          <w:p w14:paraId="3B93A714" w14:textId="77777777" w:rsidR="00253487" w:rsidRPr="00253487" w:rsidRDefault="00253487" w:rsidP="00253487"/>
        </w:tc>
      </w:tr>
      <w:tr w:rsidR="00253487" w:rsidRPr="00253487" w14:paraId="00E96E3C" w14:textId="77777777" w:rsidTr="000F73DB">
        <w:tc>
          <w:tcPr>
            <w:tcW w:w="652" w:type="dxa"/>
            <w:shd w:val="clear" w:color="auto" w:fill="auto"/>
          </w:tcPr>
          <w:p w14:paraId="28B85A38"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tcBorders>
              <w:bottom w:val="single" w:sz="6" w:space="0" w:color="000000"/>
            </w:tcBorders>
            <w:shd w:val="clear" w:color="auto" w:fill="auto"/>
          </w:tcPr>
          <w:p w14:paraId="4369E984" w14:textId="77777777" w:rsidR="00253487" w:rsidRPr="00253487" w:rsidRDefault="00253487" w:rsidP="000F73DB">
            <w:pPr>
              <w:jc w:val="center"/>
            </w:pPr>
            <w:r w:rsidRPr="00253487">
              <w:t>1444</w:t>
            </w:r>
          </w:p>
        </w:tc>
        <w:tc>
          <w:tcPr>
            <w:tcW w:w="2098" w:type="dxa"/>
            <w:tcBorders>
              <w:bottom w:val="single" w:sz="6" w:space="0" w:color="000000"/>
            </w:tcBorders>
            <w:shd w:val="clear" w:color="auto" w:fill="auto"/>
          </w:tcPr>
          <w:p w14:paraId="51303841" w14:textId="77777777" w:rsidR="00253487" w:rsidRPr="00253487" w:rsidRDefault="00253487" w:rsidP="00253487">
            <w:r w:rsidRPr="00253487">
              <w:t>SideLiquidityInd</w:t>
            </w:r>
          </w:p>
        </w:tc>
        <w:tc>
          <w:tcPr>
            <w:tcW w:w="811" w:type="dxa"/>
            <w:tcBorders>
              <w:bottom w:val="single" w:sz="6" w:space="0" w:color="000000"/>
            </w:tcBorders>
            <w:shd w:val="clear" w:color="auto" w:fill="auto"/>
          </w:tcPr>
          <w:p w14:paraId="41EB0482"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018C278" w14:textId="77777777" w:rsidR="00253487" w:rsidRPr="00253487" w:rsidRDefault="00253487" w:rsidP="00253487"/>
        </w:tc>
      </w:tr>
      <w:tr w:rsidR="00253487" w:rsidRPr="00253487" w14:paraId="20CB0A35" w14:textId="77777777" w:rsidTr="000F73DB">
        <w:tc>
          <w:tcPr>
            <w:tcW w:w="652" w:type="dxa"/>
            <w:shd w:val="clear" w:color="auto" w:fill="auto"/>
          </w:tcPr>
          <w:p w14:paraId="163691FF"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468B9ED5" w14:textId="77777777" w:rsidR="00253487" w:rsidRPr="00253487" w:rsidRDefault="00253487" w:rsidP="000F73DB">
            <w:pPr>
              <w:jc w:val="left"/>
            </w:pPr>
            <w:r w:rsidRPr="00253487">
              <w:t>component block  &lt;TradeReportOrderDetail&gt;</w:t>
            </w:r>
          </w:p>
        </w:tc>
        <w:tc>
          <w:tcPr>
            <w:tcW w:w="811" w:type="dxa"/>
            <w:tcBorders>
              <w:top w:val="single" w:sz="6" w:space="0" w:color="000000"/>
              <w:bottom w:val="double" w:sz="6" w:space="0" w:color="000000"/>
            </w:tcBorders>
            <w:shd w:val="clear" w:color="auto" w:fill="E6E6E6"/>
          </w:tcPr>
          <w:p w14:paraId="75592363"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77AF7291" w14:textId="77777777" w:rsidR="00253487" w:rsidRPr="00253487" w:rsidRDefault="00253487" w:rsidP="00253487">
            <w:r w:rsidRPr="00253487">
              <w:t>Order details for the order associated with this side of the trade</w:t>
            </w:r>
          </w:p>
        </w:tc>
      </w:tr>
      <w:bookmarkEnd w:id="250"/>
    </w:tbl>
    <w:p w14:paraId="28534B87" w14:textId="77777777" w:rsidR="009E3F16" w:rsidRDefault="009E3F16" w:rsidP="00253487"/>
    <w:p w14:paraId="1E853D55"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244C23C" w14:textId="77777777">
        <w:tc>
          <w:tcPr>
            <w:tcW w:w="9576" w:type="dxa"/>
            <w:tcBorders>
              <w:bottom w:val="nil"/>
            </w:tcBorders>
            <w:shd w:val="pct25" w:color="auto" w:fill="FFFFFF"/>
          </w:tcPr>
          <w:p w14:paraId="788E9DB3"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54"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02107E24" w14:textId="77777777">
        <w:tc>
          <w:tcPr>
            <w:tcW w:w="9576" w:type="dxa"/>
            <w:shd w:val="pct12" w:color="auto" w:fill="FFFFFF"/>
          </w:tcPr>
          <w:p w14:paraId="72DC21FB" w14:textId="77777777" w:rsidR="009E3F16" w:rsidRDefault="009E3F16">
            <w:pPr>
              <w:jc w:val="left"/>
            </w:pPr>
            <w:r>
              <w:t>Refer to FIXML element RptSide</w:t>
            </w:r>
          </w:p>
        </w:tc>
      </w:tr>
    </w:tbl>
    <w:p w14:paraId="4DC3EA8B" w14:textId="77777777" w:rsidR="009E3F16" w:rsidRDefault="009E3F16"/>
    <w:p w14:paraId="7009AA91" w14:textId="77777777" w:rsidR="009E3F16" w:rsidRDefault="009E3F16">
      <w:pPr>
        <w:pStyle w:val="Heading3"/>
      </w:pPr>
      <w:bookmarkStart w:id="251" w:name="_Toc227925072"/>
      <w:r>
        <w:t>TrdInstrmtLegGrp component block</w:t>
      </w:r>
      <w:bookmarkEnd w:id="251"/>
    </w:p>
    <w:p w14:paraId="3DE165E0"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6E1D9107"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0B0E1D1E" w14:textId="77777777" w:rsidR="00253487" w:rsidRPr="000F73DB" w:rsidRDefault="00253487" w:rsidP="000F73DB">
            <w:pPr>
              <w:jc w:val="center"/>
              <w:rPr>
                <w:b/>
                <w:i/>
              </w:rPr>
            </w:pPr>
            <w:bookmarkStart w:id="252" w:name="Comp_TrdInstrmtLeg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377FBA1A"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3A1345BF"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1067831C" w14:textId="77777777" w:rsidR="00253487" w:rsidRPr="000F73DB" w:rsidRDefault="00253487" w:rsidP="000F73DB">
            <w:pPr>
              <w:jc w:val="center"/>
              <w:rPr>
                <w:b/>
                <w:i/>
              </w:rPr>
            </w:pPr>
            <w:r w:rsidRPr="000F73DB">
              <w:rPr>
                <w:b/>
                <w:i/>
              </w:rPr>
              <w:t>Comments</w:t>
            </w:r>
          </w:p>
        </w:tc>
      </w:tr>
      <w:tr w:rsidR="00253487" w:rsidRPr="00253487" w14:paraId="3119A74D" w14:textId="77777777" w:rsidTr="000F73DB">
        <w:tc>
          <w:tcPr>
            <w:tcW w:w="652" w:type="dxa"/>
            <w:shd w:val="clear" w:color="auto" w:fill="auto"/>
          </w:tcPr>
          <w:p w14:paraId="7F519ACC" w14:textId="77777777" w:rsidR="00253487" w:rsidRPr="00253487" w:rsidRDefault="00253487" w:rsidP="000F73DB">
            <w:pPr>
              <w:jc w:val="center"/>
            </w:pPr>
            <w:r w:rsidRPr="00253487">
              <w:t>555</w:t>
            </w:r>
          </w:p>
        </w:tc>
        <w:tc>
          <w:tcPr>
            <w:tcW w:w="2750" w:type="dxa"/>
            <w:gridSpan w:val="2"/>
            <w:tcBorders>
              <w:bottom w:val="single" w:sz="6" w:space="0" w:color="000000"/>
            </w:tcBorders>
            <w:shd w:val="clear" w:color="auto" w:fill="auto"/>
          </w:tcPr>
          <w:p w14:paraId="78AC7B9E" w14:textId="77777777" w:rsidR="00253487" w:rsidRPr="00253487" w:rsidRDefault="00253487" w:rsidP="00253487">
            <w:r w:rsidRPr="00253487">
              <w:t>NoLegs</w:t>
            </w:r>
          </w:p>
        </w:tc>
        <w:tc>
          <w:tcPr>
            <w:tcW w:w="811" w:type="dxa"/>
            <w:tcBorders>
              <w:bottom w:val="single" w:sz="6" w:space="0" w:color="000000"/>
            </w:tcBorders>
            <w:shd w:val="clear" w:color="auto" w:fill="auto"/>
          </w:tcPr>
          <w:p w14:paraId="0C0F51D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2C26451" w14:textId="77777777" w:rsidR="00253487" w:rsidRDefault="00253487" w:rsidP="00253487">
            <w:r w:rsidRPr="00253487">
              <w:t>Number of legs</w:t>
            </w:r>
          </w:p>
          <w:p w14:paraId="368F4367" w14:textId="77777777" w:rsidR="00253487" w:rsidRPr="00253487" w:rsidRDefault="00253487" w:rsidP="00253487">
            <w:r w:rsidRPr="00253487">
              <w:t>Identifies a Multi-leg Execution if present and non-zero.</w:t>
            </w:r>
          </w:p>
        </w:tc>
      </w:tr>
      <w:tr w:rsidR="00253487" w:rsidRPr="00253487" w14:paraId="682E5B4F" w14:textId="77777777" w:rsidTr="000F73DB">
        <w:tc>
          <w:tcPr>
            <w:tcW w:w="652" w:type="dxa"/>
            <w:shd w:val="clear" w:color="auto" w:fill="auto"/>
          </w:tcPr>
          <w:p w14:paraId="4034097E"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275CFC6B" w14:textId="77777777" w:rsidR="00253487" w:rsidRPr="00253487" w:rsidRDefault="00253487" w:rsidP="000F73DB">
            <w:pPr>
              <w:jc w:val="left"/>
            </w:pPr>
            <w:r w:rsidRPr="00253487">
              <w:t>component block  &lt;InstrumentLeg&gt;</w:t>
            </w:r>
          </w:p>
        </w:tc>
        <w:tc>
          <w:tcPr>
            <w:tcW w:w="811" w:type="dxa"/>
            <w:tcBorders>
              <w:top w:val="single" w:sz="6" w:space="0" w:color="000000"/>
              <w:bottom w:val="single" w:sz="6" w:space="0" w:color="000000"/>
            </w:tcBorders>
            <w:shd w:val="clear" w:color="auto" w:fill="E6E6E6"/>
          </w:tcPr>
          <w:p w14:paraId="354C5FF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E09C744" w14:textId="77777777" w:rsidR="00253487" w:rsidRPr="00253487" w:rsidRDefault="00253487" w:rsidP="00253487">
            <w:r w:rsidRPr="00253487">
              <w:t>Must be provided if Number of legs &gt; 0</w:t>
            </w:r>
          </w:p>
        </w:tc>
      </w:tr>
      <w:tr w:rsidR="00253487" w:rsidRPr="00253487" w14:paraId="384F1EB7" w14:textId="77777777" w:rsidTr="000F73DB">
        <w:tc>
          <w:tcPr>
            <w:tcW w:w="652" w:type="dxa"/>
            <w:shd w:val="clear" w:color="auto" w:fill="auto"/>
          </w:tcPr>
          <w:p w14:paraId="5571DD3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0C402F98" w14:textId="77777777" w:rsidR="00253487" w:rsidRPr="00253487" w:rsidRDefault="00253487" w:rsidP="000F73DB">
            <w:pPr>
              <w:jc w:val="center"/>
            </w:pPr>
            <w:r w:rsidRPr="00253487">
              <w:t>687</w:t>
            </w:r>
          </w:p>
        </w:tc>
        <w:tc>
          <w:tcPr>
            <w:tcW w:w="2098" w:type="dxa"/>
            <w:tcBorders>
              <w:top w:val="single" w:sz="6" w:space="0" w:color="000000"/>
            </w:tcBorders>
            <w:shd w:val="clear" w:color="auto" w:fill="auto"/>
          </w:tcPr>
          <w:p w14:paraId="156E9EEE" w14:textId="77777777" w:rsidR="00253487" w:rsidRPr="00253487" w:rsidRDefault="00253487" w:rsidP="00253487">
            <w:r w:rsidRPr="00253487">
              <w:t>LegQty</w:t>
            </w:r>
          </w:p>
        </w:tc>
        <w:tc>
          <w:tcPr>
            <w:tcW w:w="811" w:type="dxa"/>
            <w:tcBorders>
              <w:top w:val="single" w:sz="6" w:space="0" w:color="000000"/>
            </w:tcBorders>
            <w:shd w:val="clear" w:color="auto" w:fill="auto"/>
          </w:tcPr>
          <w:p w14:paraId="4FD3D99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D4F5A7D" w14:textId="77777777" w:rsidR="00253487" w:rsidRPr="00253487" w:rsidRDefault="00253487" w:rsidP="00253487"/>
        </w:tc>
      </w:tr>
      <w:tr w:rsidR="00253487" w:rsidRPr="00253487" w14:paraId="6D2153D3" w14:textId="77777777" w:rsidTr="000F73DB">
        <w:tc>
          <w:tcPr>
            <w:tcW w:w="652" w:type="dxa"/>
            <w:shd w:val="clear" w:color="auto" w:fill="auto"/>
          </w:tcPr>
          <w:p w14:paraId="4E5A19E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19FF746" w14:textId="77777777" w:rsidR="00253487" w:rsidRPr="00253487" w:rsidRDefault="00253487" w:rsidP="000F73DB">
            <w:pPr>
              <w:jc w:val="center"/>
            </w:pPr>
            <w:r w:rsidRPr="00253487">
              <w:t>690</w:t>
            </w:r>
          </w:p>
        </w:tc>
        <w:tc>
          <w:tcPr>
            <w:tcW w:w="2098" w:type="dxa"/>
            <w:shd w:val="clear" w:color="auto" w:fill="auto"/>
          </w:tcPr>
          <w:p w14:paraId="20DE2228" w14:textId="77777777" w:rsidR="00253487" w:rsidRPr="00253487" w:rsidRDefault="00253487" w:rsidP="00253487">
            <w:r w:rsidRPr="00253487">
              <w:t>LegSwapType</w:t>
            </w:r>
          </w:p>
        </w:tc>
        <w:tc>
          <w:tcPr>
            <w:tcW w:w="811" w:type="dxa"/>
            <w:shd w:val="clear" w:color="auto" w:fill="auto"/>
          </w:tcPr>
          <w:p w14:paraId="04D11766" w14:textId="77777777" w:rsidR="00253487" w:rsidRPr="00253487" w:rsidRDefault="00253487" w:rsidP="000F73DB">
            <w:pPr>
              <w:jc w:val="center"/>
            </w:pPr>
            <w:r w:rsidRPr="00253487">
              <w:t>N</w:t>
            </w:r>
          </w:p>
        </w:tc>
        <w:tc>
          <w:tcPr>
            <w:tcW w:w="4859" w:type="dxa"/>
            <w:shd w:val="clear" w:color="auto" w:fill="auto"/>
          </w:tcPr>
          <w:p w14:paraId="647B66BD" w14:textId="77777777" w:rsidR="00253487" w:rsidRPr="00253487" w:rsidRDefault="00253487" w:rsidP="00253487">
            <w:r w:rsidRPr="00253487">
              <w:t>Instead of LegQty - requests that the sellside calculate LegQty based on opposite Leg</w:t>
            </w:r>
          </w:p>
        </w:tc>
      </w:tr>
      <w:tr w:rsidR="00253487" w:rsidRPr="00253487" w14:paraId="398252D3" w14:textId="77777777" w:rsidTr="000F73DB">
        <w:tc>
          <w:tcPr>
            <w:tcW w:w="652" w:type="dxa"/>
            <w:shd w:val="clear" w:color="auto" w:fill="auto"/>
          </w:tcPr>
          <w:p w14:paraId="3299A67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B93CA6B" w14:textId="77777777" w:rsidR="00253487" w:rsidRPr="00253487" w:rsidRDefault="00253487" w:rsidP="000F73DB">
            <w:pPr>
              <w:jc w:val="center"/>
            </w:pPr>
            <w:r w:rsidRPr="00253487">
              <w:t>990</w:t>
            </w:r>
          </w:p>
        </w:tc>
        <w:tc>
          <w:tcPr>
            <w:tcW w:w="2098" w:type="dxa"/>
            <w:shd w:val="clear" w:color="auto" w:fill="auto"/>
          </w:tcPr>
          <w:p w14:paraId="7FC944A2" w14:textId="77777777" w:rsidR="00253487" w:rsidRPr="00253487" w:rsidRDefault="00253487" w:rsidP="00253487">
            <w:r w:rsidRPr="00253487">
              <w:t>LegReportID</w:t>
            </w:r>
          </w:p>
        </w:tc>
        <w:tc>
          <w:tcPr>
            <w:tcW w:w="811" w:type="dxa"/>
            <w:shd w:val="clear" w:color="auto" w:fill="auto"/>
          </w:tcPr>
          <w:p w14:paraId="675AEBEB" w14:textId="77777777" w:rsidR="00253487" w:rsidRPr="00253487" w:rsidRDefault="00253487" w:rsidP="000F73DB">
            <w:pPr>
              <w:jc w:val="center"/>
            </w:pPr>
            <w:r w:rsidRPr="00253487">
              <w:t>N</w:t>
            </w:r>
          </w:p>
        </w:tc>
        <w:tc>
          <w:tcPr>
            <w:tcW w:w="4859" w:type="dxa"/>
            <w:shd w:val="clear" w:color="auto" w:fill="auto"/>
          </w:tcPr>
          <w:p w14:paraId="261973F5" w14:textId="77777777" w:rsidR="00253487" w:rsidRPr="00253487" w:rsidRDefault="00253487" w:rsidP="00253487">
            <w:r w:rsidRPr="00253487">
              <w:t>Additional attribute to store the Trade ID of the Leg.</w:t>
            </w:r>
          </w:p>
        </w:tc>
      </w:tr>
      <w:tr w:rsidR="00253487" w:rsidRPr="00253487" w14:paraId="3DB6D211" w14:textId="77777777" w:rsidTr="000F73DB">
        <w:tc>
          <w:tcPr>
            <w:tcW w:w="652" w:type="dxa"/>
            <w:shd w:val="clear" w:color="auto" w:fill="auto"/>
          </w:tcPr>
          <w:p w14:paraId="57B033C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1DC046CC" w14:textId="77777777" w:rsidR="00253487" w:rsidRPr="00253487" w:rsidRDefault="00253487" w:rsidP="000F73DB">
            <w:pPr>
              <w:jc w:val="center"/>
            </w:pPr>
            <w:r w:rsidRPr="00253487">
              <w:t>1152</w:t>
            </w:r>
          </w:p>
        </w:tc>
        <w:tc>
          <w:tcPr>
            <w:tcW w:w="2098" w:type="dxa"/>
            <w:tcBorders>
              <w:bottom w:val="single" w:sz="6" w:space="0" w:color="000000"/>
            </w:tcBorders>
            <w:shd w:val="clear" w:color="auto" w:fill="auto"/>
          </w:tcPr>
          <w:p w14:paraId="7468B53B" w14:textId="77777777" w:rsidR="00253487" w:rsidRPr="00253487" w:rsidRDefault="00253487" w:rsidP="00253487">
            <w:r w:rsidRPr="00253487">
              <w:t>LegNumber</w:t>
            </w:r>
          </w:p>
        </w:tc>
        <w:tc>
          <w:tcPr>
            <w:tcW w:w="811" w:type="dxa"/>
            <w:tcBorders>
              <w:bottom w:val="single" w:sz="6" w:space="0" w:color="000000"/>
            </w:tcBorders>
            <w:shd w:val="clear" w:color="auto" w:fill="auto"/>
          </w:tcPr>
          <w:p w14:paraId="6FFD905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D96653D" w14:textId="77777777" w:rsidR="00253487" w:rsidRPr="00253487" w:rsidRDefault="00253487" w:rsidP="00253487">
            <w:r w:rsidRPr="00253487">
              <w:t>Allow sequencing of Legs for a Strategy to be captured</w:t>
            </w:r>
          </w:p>
        </w:tc>
      </w:tr>
      <w:tr w:rsidR="00253487" w:rsidRPr="00253487" w14:paraId="7B931F96" w14:textId="77777777" w:rsidTr="000F73DB">
        <w:tc>
          <w:tcPr>
            <w:tcW w:w="652" w:type="dxa"/>
            <w:shd w:val="clear" w:color="auto" w:fill="auto"/>
          </w:tcPr>
          <w:p w14:paraId="29A5A839"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53336893" w14:textId="77777777" w:rsidR="00253487" w:rsidRPr="00253487" w:rsidRDefault="00253487" w:rsidP="000F73DB">
            <w:pPr>
              <w:jc w:val="left"/>
            </w:pPr>
            <w:r w:rsidRPr="00253487">
              <w:t>component block  &lt;LegStipulations&gt;</w:t>
            </w:r>
          </w:p>
        </w:tc>
        <w:tc>
          <w:tcPr>
            <w:tcW w:w="811" w:type="dxa"/>
            <w:tcBorders>
              <w:top w:val="single" w:sz="6" w:space="0" w:color="000000"/>
              <w:bottom w:val="single" w:sz="6" w:space="0" w:color="000000"/>
            </w:tcBorders>
            <w:shd w:val="clear" w:color="auto" w:fill="E6E6E6"/>
          </w:tcPr>
          <w:p w14:paraId="763FAF6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4383698" w14:textId="77777777" w:rsidR="00253487" w:rsidRPr="00253487" w:rsidRDefault="00253487" w:rsidP="00253487"/>
        </w:tc>
      </w:tr>
      <w:tr w:rsidR="00253487" w:rsidRPr="00253487" w14:paraId="12FEA25C" w14:textId="77777777" w:rsidTr="000F73DB">
        <w:tc>
          <w:tcPr>
            <w:tcW w:w="652" w:type="dxa"/>
            <w:shd w:val="clear" w:color="auto" w:fill="auto"/>
          </w:tcPr>
          <w:p w14:paraId="562FAA70"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7DAA68B8" w14:textId="77777777" w:rsidR="00253487" w:rsidRPr="00253487" w:rsidRDefault="00253487" w:rsidP="000F73DB">
            <w:pPr>
              <w:jc w:val="center"/>
            </w:pPr>
            <w:r w:rsidRPr="00253487">
              <w:t>564</w:t>
            </w:r>
          </w:p>
        </w:tc>
        <w:tc>
          <w:tcPr>
            <w:tcW w:w="2098" w:type="dxa"/>
            <w:tcBorders>
              <w:top w:val="single" w:sz="6" w:space="0" w:color="000000"/>
            </w:tcBorders>
            <w:shd w:val="clear" w:color="auto" w:fill="auto"/>
          </w:tcPr>
          <w:p w14:paraId="0D80597A" w14:textId="77777777" w:rsidR="00253487" w:rsidRPr="00253487" w:rsidRDefault="00253487" w:rsidP="00253487">
            <w:r w:rsidRPr="00253487">
              <w:t>LegPositionEffect</w:t>
            </w:r>
          </w:p>
        </w:tc>
        <w:tc>
          <w:tcPr>
            <w:tcW w:w="811" w:type="dxa"/>
            <w:tcBorders>
              <w:top w:val="single" w:sz="6" w:space="0" w:color="000000"/>
            </w:tcBorders>
            <w:shd w:val="clear" w:color="auto" w:fill="auto"/>
          </w:tcPr>
          <w:p w14:paraId="0FF54FE6"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106F555" w14:textId="77777777" w:rsidR="00253487" w:rsidRPr="00253487" w:rsidRDefault="00253487" w:rsidP="00253487">
            <w:r w:rsidRPr="00253487">
              <w:t>Provide if the PositionEffect for the leg is different from that specified for the overall multileg security</w:t>
            </w:r>
          </w:p>
        </w:tc>
      </w:tr>
      <w:tr w:rsidR="00253487" w:rsidRPr="00253487" w14:paraId="1A0FEF26" w14:textId="77777777" w:rsidTr="000F73DB">
        <w:tc>
          <w:tcPr>
            <w:tcW w:w="652" w:type="dxa"/>
            <w:shd w:val="clear" w:color="auto" w:fill="auto"/>
          </w:tcPr>
          <w:p w14:paraId="4DA76D2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2B1340D1" w14:textId="77777777" w:rsidR="00253487" w:rsidRPr="00253487" w:rsidRDefault="00253487" w:rsidP="000F73DB">
            <w:pPr>
              <w:jc w:val="center"/>
            </w:pPr>
            <w:r w:rsidRPr="00253487">
              <w:t>565</w:t>
            </w:r>
          </w:p>
        </w:tc>
        <w:tc>
          <w:tcPr>
            <w:tcW w:w="2098" w:type="dxa"/>
            <w:tcBorders>
              <w:bottom w:val="single" w:sz="6" w:space="0" w:color="000000"/>
            </w:tcBorders>
            <w:shd w:val="clear" w:color="auto" w:fill="auto"/>
          </w:tcPr>
          <w:p w14:paraId="1CAA6EFD" w14:textId="77777777" w:rsidR="00253487" w:rsidRPr="00253487" w:rsidRDefault="00253487" w:rsidP="00253487">
            <w:r w:rsidRPr="00253487">
              <w:t>LegCoveredOrUncovered</w:t>
            </w:r>
          </w:p>
        </w:tc>
        <w:tc>
          <w:tcPr>
            <w:tcW w:w="811" w:type="dxa"/>
            <w:tcBorders>
              <w:bottom w:val="single" w:sz="6" w:space="0" w:color="000000"/>
            </w:tcBorders>
            <w:shd w:val="clear" w:color="auto" w:fill="auto"/>
          </w:tcPr>
          <w:p w14:paraId="5170AA5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A42A710" w14:textId="77777777" w:rsidR="00253487" w:rsidRPr="00253487" w:rsidRDefault="00253487" w:rsidP="00253487">
            <w:r w:rsidRPr="00253487">
              <w:t>Provide if the CoveredOrUncovered for the leg is different from that specified for the overall multileg security.</w:t>
            </w:r>
          </w:p>
        </w:tc>
      </w:tr>
      <w:tr w:rsidR="00253487" w:rsidRPr="00253487" w14:paraId="7EF4FC05" w14:textId="77777777" w:rsidTr="000F73DB">
        <w:tc>
          <w:tcPr>
            <w:tcW w:w="652" w:type="dxa"/>
            <w:shd w:val="clear" w:color="auto" w:fill="auto"/>
          </w:tcPr>
          <w:p w14:paraId="7056529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3AAAE66F" w14:textId="77777777" w:rsidR="00253487" w:rsidRPr="00253487" w:rsidRDefault="00253487" w:rsidP="000F73DB">
            <w:pPr>
              <w:jc w:val="left"/>
            </w:pPr>
            <w:r w:rsidRPr="00253487">
              <w:t>component block  &lt;NestedParties&gt;</w:t>
            </w:r>
          </w:p>
        </w:tc>
        <w:tc>
          <w:tcPr>
            <w:tcW w:w="811" w:type="dxa"/>
            <w:tcBorders>
              <w:top w:val="single" w:sz="6" w:space="0" w:color="000000"/>
              <w:bottom w:val="single" w:sz="6" w:space="0" w:color="000000"/>
            </w:tcBorders>
            <w:shd w:val="clear" w:color="auto" w:fill="E6E6E6"/>
          </w:tcPr>
          <w:p w14:paraId="4957151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CD16C0D" w14:textId="77777777" w:rsidR="00253487" w:rsidRDefault="00253487" w:rsidP="00253487">
            <w:r w:rsidRPr="00253487">
              <w:t>Insert here the set of "Nested Parties" (firm identification "nested" within additional repeating group) fields defined in "Common Components of Application Messages"</w:t>
            </w:r>
          </w:p>
          <w:p w14:paraId="792AEDE2" w14:textId="77777777" w:rsidR="00253487" w:rsidRPr="00253487" w:rsidRDefault="00253487" w:rsidP="00253487">
            <w:r w:rsidRPr="00253487">
              <w:t>Used for NestedPartyRole=Leg Clearing Firm/Account, Leg Account/Account Type</w:t>
            </w:r>
          </w:p>
        </w:tc>
      </w:tr>
      <w:tr w:rsidR="00253487" w:rsidRPr="00253487" w14:paraId="1FBD35C7" w14:textId="77777777" w:rsidTr="000F73DB">
        <w:tc>
          <w:tcPr>
            <w:tcW w:w="652" w:type="dxa"/>
            <w:shd w:val="clear" w:color="auto" w:fill="auto"/>
          </w:tcPr>
          <w:p w14:paraId="1775550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0B4B1E0C" w14:textId="77777777" w:rsidR="00253487" w:rsidRPr="00253487" w:rsidRDefault="00253487" w:rsidP="000F73DB">
            <w:pPr>
              <w:jc w:val="center"/>
            </w:pPr>
            <w:r w:rsidRPr="00253487">
              <w:t>654</w:t>
            </w:r>
          </w:p>
        </w:tc>
        <w:tc>
          <w:tcPr>
            <w:tcW w:w="2098" w:type="dxa"/>
            <w:tcBorders>
              <w:top w:val="single" w:sz="6" w:space="0" w:color="000000"/>
            </w:tcBorders>
            <w:shd w:val="clear" w:color="auto" w:fill="auto"/>
          </w:tcPr>
          <w:p w14:paraId="5BCC708C" w14:textId="77777777" w:rsidR="00253487" w:rsidRPr="00253487" w:rsidRDefault="00253487" w:rsidP="00253487">
            <w:r w:rsidRPr="00253487">
              <w:t>LegRefID</w:t>
            </w:r>
          </w:p>
        </w:tc>
        <w:tc>
          <w:tcPr>
            <w:tcW w:w="811" w:type="dxa"/>
            <w:tcBorders>
              <w:top w:val="single" w:sz="6" w:space="0" w:color="000000"/>
            </w:tcBorders>
            <w:shd w:val="clear" w:color="auto" w:fill="auto"/>
          </w:tcPr>
          <w:p w14:paraId="4D06A1EC"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27EA644" w14:textId="77777777" w:rsidR="00253487" w:rsidRPr="00253487" w:rsidRDefault="00253487" w:rsidP="00253487">
            <w:r w:rsidRPr="00253487">
              <w:t>Used to identify a specific leg.</w:t>
            </w:r>
          </w:p>
        </w:tc>
      </w:tr>
      <w:tr w:rsidR="00253487" w:rsidRPr="00253487" w14:paraId="4BDC5627" w14:textId="77777777" w:rsidTr="000F73DB">
        <w:tc>
          <w:tcPr>
            <w:tcW w:w="652" w:type="dxa"/>
            <w:shd w:val="clear" w:color="auto" w:fill="auto"/>
          </w:tcPr>
          <w:p w14:paraId="38C4DA2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2F2C3BD" w14:textId="77777777" w:rsidR="00253487" w:rsidRPr="00253487" w:rsidRDefault="00253487" w:rsidP="000F73DB">
            <w:pPr>
              <w:jc w:val="center"/>
            </w:pPr>
            <w:r w:rsidRPr="00253487">
              <w:t>587</w:t>
            </w:r>
          </w:p>
        </w:tc>
        <w:tc>
          <w:tcPr>
            <w:tcW w:w="2098" w:type="dxa"/>
            <w:shd w:val="clear" w:color="auto" w:fill="auto"/>
          </w:tcPr>
          <w:p w14:paraId="664C303B" w14:textId="77777777" w:rsidR="00253487" w:rsidRPr="00253487" w:rsidRDefault="00253487" w:rsidP="00253487">
            <w:r w:rsidRPr="00253487">
              <w:t>LegSettlType</w:t>
            </w:r>
          </w:p>
        </w:tc>
        <w:tc>
          <w:tcPr>
            <w:tcW w:w="811" w:type="dxa"/>
            <w:shd w:val="clear" w:color="auto" w:fill="auto"/>
          </w:tcPr>
          <w:p w14:paraId="13E329F8" w14:textId="77777777" w:rsidR="00253487" w:rsidRPr="00253487" w:rsidRDefault="00253487" w:rsidP="000F73DB">
            <w:pPr>
              <w:jc w:val="center"/>
            </w:pPr>
            <w:r w:rsidRPr="00253487">
              <w:t>N</w:t>
            </w:r>
          </w:p>
        </w:tc>
        <w:tc>
          <w:tcPr>
            <w:tcW w:w="4859" w:type="dxa"/>
            <w:shd w:val="clear" w:color="auto" w:fill="auto"/>
          </w:tcPr>
          <w:p w14:paraId="0CCDBD1A" w14:textId="77777777" w:rsidR="00253487" w:rsidRPr="00253487" w:rsidRDefault="00253487" w:rsidP="00253487"/>
        </w:tc>
      </w:tr>
      <w:tr w:rsidR="00253487" w:rsidRPr="00253487" w14:paraId="2963E1FF" w14:textId="77777777" w:rsidTr="000F73DB">
        <w:tc>
          <w:tcPr>
            <w:tcW w:w="652" w:type="dxa"/>
            <w:shd w:val="clear" w:color="auto" w:fill="auto"/>
          </w:tcPr>
          <w:p w14:paraId="5EE1E97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BC739A7" w14:textId="77777777" w:rsidR="00253487" w:rsidRPr="00253487" w:rsidRDefault="00253487" w:rsidP="000F73DB">
            <w:pPr>
              <w:jc w:val="center"/>
            </w:pPr>
            <w:r w:rsidRPr="00253487">
              <w:t>588</w:t>
            </w:r>
          </w:p>
        </w:tc>
        <w:tc>
          <w:tcPr>
            <w:tcW w:w="2098" w:type="dxa"/>
            <w:shd w:val="clear" w:color="auto" w:fill="auto"/>
          </w:tcPr>
          <w:p w14:paraId="44FB7BF5" w14:textId="77777777" w:rsidR="00253487" w:rsidRPr="00253487" w:rsidRDefault="00253487" w:rsidP="00253487">
            <w:r w:rsidRPr="00253487">
              <w:t>LegSettlDate</w:t>
            </w:r>
          </w:p>
        </w:tc>
        <w:tc>
          <w:tcPr>
            <w:tcW w:w="811" w:type="dxa"/>
            <w:shd w:val="clear" w:color="auto" w:fill="auto"/>
          </w:tcPr>
          <w:p w14:paraId="7ECF39FF" w14:textId="77777777" w:rsidR="00253487" w:rsidRPr="00253487" w:rsidRDefault="00253487" w:rsidP="000F73DB">
            <w:pPr>
              <w:jc w:val="center"/>
            </w:pPr>
            <w:r w:rsidRPr="00253487">
              <w:t>N</w:t>
            </w:r>
          </w:p>
        </w:tc>
        <w:tc>
          <w:tcPr>
            <w:tcW w:w="4859" w:type="dxa"/>
            <w:shd w:val="clear" w:color="auto" w:fill="auto"/>
          </w:tcPr>
          <w:p w14:paraId="6EF0DD3A" w14:textId="77777777" w:rsidR="00253487" w:rsidRPr="00253487" w:rsidRDefault="00253487" w:rsidP="00253487">
            <w:r w:rsidRPr="00253487">
              <w:t>Takes precedence over LegSettlmntTyp value and conditionally required/omitted for specific LegSettlType values.</w:t>
            </w:r>
          </w:p>
        </w:tc>
      </w:tr>
      <w:tr w:rsidR="00253487" w:rsidRPr="00253487" w14:paraId="49090A59" w14:textId="77777777" w:rsidTr="000F73DB">
        <w:tc>
          <w:tcPr>
            <w:tcW w:w="652" w:type="dxa"/>
            <w:shd w:val="clear" w:color="auto" w:fill="auto"/>
          </w:tcPr>
          <w:p w14:paraId="77E1CB1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C389722" w14:textId="77777777" w:rsidR="00253487" w:rsidRPr="00253487" w:rsidRDefault="00253487" w:rsidP="000F73DB">
            <w:pPr>
              <w:jc w:val="center"/>
            </w:pPr>
            <w:r w:rsidRPr="00253487">
              <w:t>637</w:t>
            </w:r>
          </w:p>
        </w:tc>
        <w:tc>
          <w:tcPr>
            <w:tcW w:w="2098" w:type="dxa"/>
            <w:shd w:val="clear" w:color="auto" w:fill="auto"/>
          </w:tcPr>
          <w:p w14:paraId="120AB751" w14:textId="77777777" w:rsidR="00253487" w:rsidRPr="00253487" w:rsidRDefault="00253487" w:rsidP="00253487">
            <w:r w:rsidRPr="00253487">
              <w:t>LegLastPx</w:t>
            </w:r>
          </w:p>
        </w:tc>
        <w:tc>
          <w:tcPr>
            <w:tcW w:w="811" w:type="dxa"/>
            <w:shd w:val="clear" w:color="auto" w:fill="auto"/>
          </w:tcPr>
          <w:p w14:paraId="4027483C" w14:textId="77777777" w:rsidR="00253487" w:rsidRPr="00253487" w:rsidRDefault="00253487" w:rsidP="000F73DB">
            <w:pPr>
              <w:jc w:val="center"/>
            </w:pPr>
            <w:r w:rsidRPr="00253487">
              <w:t>N</w:t>
            </w:r>
          </w:p>
        </w:tc>
        <w:tc>
          <w:tcPr>
            <w:tcW w:w="4859" w:type="dxa"/>
            <w:shd w:val="clear" w:color="auto" w:fill="auto"/>
          </w:tcPr>
          <w:p w14:paraId="3E0B0D46" w14:textId="77777777" w:rsidR="00253487" w:rsidRPr="00253487" w:rsidRDefault="00253487" w:rsidP="00253487">
            <w:r w:rsidRPr="00253487">
              <w:t>Used to report the execution price assigned to the leg of the multileg instrument</w:t>
            </w:r>
          </w:p>
        </w:tc>
      </w:tr>
      <w:tr w:rsidR="00253487" w:rsidRPr="00253487" w14:paraId="25FDC301" w14:textId="77777777" w:rsidTr="000F73DB">
        <w:tc>
          <w:tcPr>
            <w:tcW w:w="652" w:type="dxa"/>
            <w:shd w:val="clear" w:color="auto" w:fill="auto"/>
          </w:tcPr>
          <w:p w14:paraId="7ADEE2F4"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shd w:val="clear" w:color="auto" w:fill="auto"/>
          </w:tcPr>
          <w:p w14:paraId="53B596B0" w14:textId="77777777" w:rsidR="00253487" w:rsidRPr="00253487" w:rsidRDefault="00253487" w:rsidP="000F73DB">
            <w:pPr>
              <w:jc w:val="center"/>
            </w:pPr>
            <w:r w:rsidRPr="00253487">
              <w:t>675</w:t>
            </w:r>
          </w:p>
        </w:tc>
        <w:tc>
          <w:tcPr>
            <w:tcW w:w="2098" w:type="dxa"/>
            <w:shd w:val="clear" w:color="auto" w:fill="auto"/>
          </w:tcPr>
          <w:p w14:paraId="7862B513" w14:textId="77777777" w:rsidR="00253487" w:rsidRPr="00253487" w:rsidRDefault="00253487" w:rsidP="00253487">
            <w:r w:rsidRPr="00253487">
              <w:t>LegSettlCurrency</w:t>
            </w:r>
          </w:p>
        </w:tc>
        <w:tc>
          <w:tcPr>
            <w:tcW w:w="811" w:type="dxa"/>
            <w:shd w:val="clear" w:color="auto" w:fill="auto"/>
          </w:tcPr>
          <w:p w14:paraId="7DC9A39E" w14:textId="77777777" w:rsidR="00253487" w:rsidRPr="00253487" w:rsidRDefault="00253487" w:rsidP="000F73DB">
            <w:pPr>
              <w:jc w:val="center"/>
            </w:pPr>
            <w:r w:rsidRPr="00253487">
              <w:t>N</w:t>
            </w:r>
          </w:p>
        </w:tc>
        <w:tc>
          <w:tcPr>
            <w:tcW w:w="4859" w:type="dxa"/>
            <w:shd w:val="clear" w:color="auto" w:fill="auto"/>
          </w:tcPr>
          <w:p w14:paraId="3B96DF35" w14:textId="77777777" w:rsidR="00253487" w:rsidRPr="00253487" w:rsidRDefault="00253487" w:rsidP="00253487"/>
        </w:tc>
      </w:tr>
      <w:tr w:rsidR="00253487" w:rsidRPr="00253487" w14:paraId="238B71AD" w14:textId="77777777" w:rsidTr="000F73DB">
        <w:tc>
          <w:tcPr>
            <w:tcW w:w="652" w:type="dxa"/>
            <w:shd w:val="clear" w:color="auto" w:fill="auto"/>
          </w:tcPr>
          <w:p w14:paraId="132ED38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675DDE7" w14:textId="77777777" w:rsidR="00253487" w:rsidRPr="00253487" w:rsidRDefault="00253487" w:rsidP="000F73DB">
            <w:pPr>
              <w:jc w:val="center"/>
            </w:pPr>
            <w:r w:rsidRPr="00253487">
              <w:t>1073</w:t>
            </w:r>
          </w:p>
        </w:tc>
        <w:tc>
          <w:tcPr>
            <w:tcW w:w="2098" w:type="dxa"/>
            <w:shd w:val="clear" w:color="auto" w:fill="auto"/>
          </w:tcPr>
          <w:p w14:paraId="72CEA40F" w14:textId="77777777" w:rsidR="00253487" w:rsidRPr="00253487" w:rsidRDefault="00253487" w:rsidP="00253487">
            <w:r w:rsidRPr="00253487">
              <w:t>LegLastForwardPoints</w:t>
            </w:r>
          </w:p>
        </w:tc>
        <w:tc>
          <w:tcPr>
            <w:tcW w:w="811" w:type="dxa"/>
            <w:shd w:val="clear" w:color="auto" w:fill="auto"/>
          </w:tcPr>
          <w:p w14:paraId="7C78B5AD" w14:textId="77777777" w:rsidR="00253487" w:rsidRPr="00253487" w:rsidRDefault="00253487" w:rsidP="000F73DB">
            <w:pPr>
              <w:jc w:val="center"/>
            </w:pPr>
            <w:r w:rsidRPr="00253487">
              <w:t>N</w:t>
            </w:r>
          </w:p>
        </w:tc>
        <w:tc>
          <w:tcPr>
            <w:tcW w:w="4859" w:type="dxa"/>
            <w:shd w:val="clear" w:color="auto" w:fill="auto"/>
          </w:tcPr>
          <w:p w14:paraId="3DDEB325" w14:textId="77777777" w:rsidR="00253487" w:rsidRPr="00253487" w:rsidRDefault="00253487" w:rsidP="00253487"/>
        </w:tc>
      </w:tr>
      <w:tr w:rsidR="00253487" w:rsidRPr="00253487" w14:paraId="2BA931E7" w14:textId="77777777" w:rsidTr="000F73DB">
        <w:tc>
          <w:tcPr>
            <w:tcW w:w="652" w:type="dxa"/>
            <w:shd w:val="clear" w:color="auto" w:fill="auto"/>
          </w:tcPr>
          <w:p w14:paraId="3794CE8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2C38188" w14:textId="77777777" w:rsidR="00253487" w:rsidRPr="00253487" w:rsidRDefault="00253487" w:rsidP="000F73DB">
            <w:pPr>
              <w:jc w:val="center"/>
            </w:pPr>
            <w:r w:rsidRPr="00253487">
              <w:t>1074</w:t>
            </w:r>
          </w:p>
        </w:tc>
        <w:tc>
          <w:tcPr>
            <w:tcW w:w="2098" w:type="dxa"/>
            <w:shd w:val="clear" w:color="auto" w:fill="auto"/>
          </w:tcPr>
          <w:p w14:paraId="014D279C" w14:textId="77777777" w:rsidR="00253487" w:rsidRPr="00253487" w:rsidRDefault="00253487" w:rsidP="00253487">
            <w:r w:rsidRPr="00253487">
              <w:t>LegCalculatedCcyLastQty</w:t>
            </w:r>
          </w:p>
        </w:tc>
        <w:tc>
          <w:tcPr>
            <w:tcW w:w="811" w:type="dxa"/>
            <w:shd w:val="clear" w:color="auto" w:fill="auto"/>
          </w:tcPr>
          <w:p w14:paraId="07F5400D" w14:textId="77777777" w:rsidR="00253487" w:rsidRPr="00253487" w:rsidRDefault="00253487" w:rsidP="000F73DB">
            <w:pPr>
              <w:jc w:val="center"/>
            </w:pPr>
            <w:r w:rsidRPr="00253487">
              <w:t>N</w:t>
            </w:r>
          </w:p>
        </w:tc>
        <w:tc>
          <w:tcPr>
            <w:tcW w:w="4859" w:type="dxa"/>
            <w:shd w:val="clear" w:color="auto" w:fill="auto"/>
          </w:tcPr>
          <w:p w14:paraId="66A6E4EC" w14:textId="77777777" w:rsidR="00253487" w:rsidRPr="00253487" w:rsidRDefault="00253487" w:rsidP="00253487"/>
        </w:tc>
      </w:tr>
      <w:tr w:rsidR="00253487" w:rsidRPr="00253487" w14:paraId="0044AA10" w14:textId="77777777" w:rsidTr="000F73DB">
        <w:tc>
          <w:tcPr>
            <w:tcW w:w="652" w:type="dxa"/>
            <w:shd w:val="clear" w:color="auto" w:fill="auto"/>
          </w:tcPr>
          <w:p w14:paraId="14EC25F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2792D4D" w14:textId="77777777" w:rsidR="00253487" w:rsidRPr="00253487" w:rsidRDefault="00253487" w:rsidP="000F73DB">
            <w:pPr>
              <w:jc w:val="center"/>
            </w:pPr>
            <w:r w:rsidRPr="00253487">
              <w:t>1075</w:t>
            </w:r>
          </w:p>
        </w:tc>
        <w:tc>
          <w:tcPr>
            <w:tcW w:w="2098" w:type="dxa"/>
            <w:shd w:val="clear" w:color="auto" w:fill="auto"/>
          </w:tcPr>
          <w:p w14:paraId="3DCBC222" w14:textId="77777777" w:rsidR="00253487" w:rsidRPr="00253487" w:rsidRDefault="00253487" w:rsidP="00253487">
            <w:r w:rsidRPr="00253487">
              <w:t>LegGrossTradeAmt</w:t>
            </w:r>
          </w:p>
        </w:tc>
        <w:tc>
          <w:tcPr>
            <w:tcW w:w="811" w:type="dxa"/>
            <w:shd w:val="clear" w:color="auto" w:fill="auto"/>
          </w:tcPr>
          <w:p w14:paraId="4CE3600D" w14:textId="77777777" w:rsidR="00253487" w:rsidRPr="00253487" w:rsidRDefault="00253487" w:rsidP="000F73DB">
            <w:pPr>
              <w:jc w:val="center"/>
            </w:pPr>
            <w:r w:rsidRPr="00253487">
              <w:t>N</w:t>
            </w:r>
          </w:p>
        </w:tc>
        <w:tc>
          <w:tcPr>
            <w:tcW w:w="4859" w:type="dxa"/>
            <w:shd w:val="clear" w:color="auto" w:fill="auto"/>
          </w:tcPr>
          <w:p w14:paraId="49E8BA6C" w14:textId="77777777" w:rsidR="00253487" w:rsidRPr="00253487" w:rsidRDefault="00253487" w:rsidP="00253487">
            <w:r w:rsidRPr="00253487">
              <w:t>For FX Futures can be used to express the notional value of a trade when LegLastQty and other quantity fields are expressed in terms of number of contracts - LegContractMultiplier (231) is required in this case.</w:t>
            </w:r>
          </w:p>
        </w:tc>
      </w:tr>
      <w:tr w:rsidR="00253487" w:rsidRPr="00253487" w14:paraId="46D6E2EC" w14:textId="77777777" w:rsidTr="000F73DB">
        <w:tc>
          <w:tcPr>
            <w:tcW w:w="652" w:type="dxa"/>
            <w:shd w:val="clear" w:color="auto" w:fill="auto"/>
          </w:tcPr>
          <w:p w14:paraId="653CDFB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B5F0FEC" w14:textId="77777777" w:rsidR="00253487" w:rsidRPr="00253487" w:rsidRDefault="00253487" w:rsidP="000F73DB">
            <w:pPr>
              <w:jc w:val="center"/>
            </w:pPr>
            <w:r w:rsidRPr="00253487">
              <w:t>1379</w:t>
            </w:r>
          </w:p>
        </w:tc>
        <w:tc>
          <w:tcPr>
            <w:tcW w:w="2098" w:type="dxa"/>
            <w:shd w:val="clear" w:color="auto" w:fill="auto"/>
          </w:tcPr>
          <w:p w14:paraId="38F2D1E9" w14:textId="77777777" w:rsidR="00253487" w:rsidRPr="00253487" w:rsidRDefault="00253487" w:rsidP="00253487">
            <w:r w:rsidRPr="00253487">
              <w:t>LegVolatility</w:t>
            </w:r>
          </w:p>
        </w:tc>
        <w:tc>
          <w:tcPr>
            <w:tcW w:w="811" w:type="dxa"/>
            <w:shd w:val="clear" w:color="auto" w:fill="auto"/>
          </w:tcPr>
          <w:p w14:paraId="566BB72D" w14:textId="77777777" w:rsidR="00253487" w:rsidRPr="00253487" w:rsidRDefault="00253487" w:rsidP="000F73DB">
            <w:pPr>
              <w:jc w:val="center"/>
            </w:pPr>
            <w:r w:rsidRPr="00253487">
              <w:t>N</w:t>
            </w:r>
          </w:p>
        </w:tc>
        <w:tc>
          <w:tcPr>
            <w:tcW w:w="4859" w:type="dxa"/>
            <w:shd w:val="clear" w:color="auto" w:fill="auto"/>
          </w:tcPr>
          <w:p w14:paraId="7D5F29E3" w14:textId="77777777" w:rsidR="00253487" w:rsidRPr="00253487" w:rsidRDefault="00253487" w:rsidP="00253487"/>
        </w:tc>
      </w:tr>
      <w:tr w:rsidR="00253487" w:rsidRPr="00253487" w14:paraId="619C8D56" w14:textId="77777777" w:rsidTr="000F73DB">
        <w:tc>
          <w:tcPr>
            <w:tcW w:w="652" w:type="dxa"/>
            <w:shd w:val="clear" w:color="auto" w:fill="auto"/>
          </w:tcPr>
          <w:p w14:paraId="3CCC628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7EBE8DA" w14:textId="77777777" w:rsidR="00253487" w:rsidRPr="00253487" w:rsidRDefault="00253487" w:rsidP="000F73DB">
            <w:pPr>
              <w:jc w:val="center"/>
            </w:pPr>
            <w:r w:rsidRPr="00253487">
              <w:t>1381</w:t>
            </w:r>
          </w:p>
        </w:tc>
        <w:tc>
          <w:tcPr>
            <w:tcW w:w="2098" w:type="dxa"/>
            <w:shd w:val="clear" w:color="auto" w:fill="auto"/>
          </w:tcPr>
          <w:p w14:paraId="00509B96" w14:textId="77777777" w:rsidR="00253487" w:rsidRPr="00253487" w:rsidRDefault="00253487" w:rsidP="00253487">
            <w:r w:rsidRPr="00253487">
              <w:t>LegDividendYield</w:t>
            </w:r>
          </w:p>
        </w:tc>
        <w:tc>
          <w:tcPr>
            <w:tcW w:w="811" w:type="dxa"/>
            <w:shd w:val="clear" w:color="auto" w:fill="auto"/>
          </w:tcPr>
          <w:p w14:paraId="2F6D794C" w14:textId="77777777" w:rsidR="00253487" w:rsidRPr="00253487" w:rsidRDefault="00253487" w:rsidP="000F73DB">
            <w:pPr>
              <w:jc w:val="center"/>
            </w:pPr>
            <w:r w:rsidRPr="00253487">
              <w:t>N</w:t>
            </w:r>
          </w:p>
        </w:tc>
        <w:tc>
          <w:tcPr>
            <w:tcW w:w="4859" w:type="dxa"/>
            <w:shd w:val="clear" w:color="auto" w:fill="auto"/>
          </w:tcPr>
          <w:p w14:paraId="15D32E1B" w14:textId="77777777" w:rsidR="00253487" w:rsidRPr="00253487" w:rsidRDefault="00253487" w:rsidP="00253487"/>
        </w:tc>
      </w:tr>
      <w:tr w:rsidR="00253487" w:rsidRPr="00253487" w14:paraId="4357BDF5" w14:textId="77777777" w:rsidTr="000F73DB">
        <w:tc>
          <w:tcPr>
            <w:tcW w:w="652" w:type="dxa"/>
            <w:shd w:val="clear" w:color="auto" w:fill="auto"/>
          </w:tcPr>
          <w:p w14:paraId="4DE6F9A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1054F18" w14:textId="77777777" w:rsidR="00253487" w:rsidRPr="00253487" w:rsidRDefault="00253487" w:rsidP="000F73DB">
            <w:pPr>
              <w:jc w:val="center"/>
            </w:pPr>
            <w:r w:rsidRPr="00253487">
              <w:t>1383</w:t>
            </w:r>
          </w:p>
        </w:tc>
        <w:tc>
          <w:tcPr>
            <w:tcW w:w="2098" w:type="dxa"/>
            <w:shd w:val="clear" w:color="auto" w:fill="auto"/>
          </w:tcPr>
          <w:p w14:paraId="33B81F1D" w14:textId="77777777" w:rsidR="00253487" w:rsidRPr="00253487" w:rsidRDefault="00253487" w:rsidP="00253487">
            <w:r w:rsidRPr="00253487">
              <w:t>LegCurrencyRatio</w:t>
            </w:r>
          </w:p>
        </w:tc>
        <w:tc>
          <w:tcPr>
            <w:tcW w:w="811" w:type="dxa"/>
            <w:shd w:val="clear" w:color="auto" w:fill="auto"/>
          </w:tcPr>
          <w:p w14:paraId="398E7BBE" w14:textId="77777777" w:rsidR="00253487" w:rsidRPr="00253487" w:rsidRDefault="00253487" w:rsidP="000F73DB">
            <w:pPr>
              <w:jc w:val="center"/>
            </w:pPr>
            <w:r w:rsidRPr="00253487">
              <w:t>N</w:t>
            </w:r>
          </w:p>
        </w:tc>
        <w:tc>
          <w:tcPr>
            <w:tcW w:w="4859" w:type="dxa"/>
            <w:shd w:val="clear" w:color="auto" w:fill="auto"/>
          </w:tcPr>
          <w:p w14:paraId="2A2E0A8E" w14:textId="77777777" w:rsidR="00253487" w:rsidRPr="00253487" w:rsidRDefault="00253487" w:rsidP="00253487"/>
        </w:tc>
      </w:tr>
      <w:tr w:rsidR="00253487" w:rsidRPr="00253487" w14:paraId="472D2C60" w14:textId="77777777" w:rsidTr="000F73DB">
        <w:tc>
          <w:tcPr>
            <w:tcW w:w="652" w:type="dxa"/>
            <w:shd w:val="clear" w:color="auto" w:fill="auto"/>
          </w:tcPr>
          <w:p w14:paraId="181F27B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E43446F" w14:textId="77777777" w:rsidR="00253487" w:rsidRPr="00253487" w:rsidRDefault="00253487" w:rsidP="000F73DB">
            <w:pPr>
              <w:jc w:val="center"/>
            </w:pPr>
            <w:r w:rsidRPr="00253487">
              <w:t>1384</w:t>
            </w:r>
          </w:p>
        </w:tc>
        <w:tc>
          <w:tcPr>
            <w:tcW w:w="2098" w:type="dxa"/>
            <w:shd w:val="clear" w:color="auto" w:fill="auto"/>
          </w:tcPr>
          <w:p w14:paraId="75A555ED" w14:textId="77777777" w:rsidR="00253487" w:rsidRPr="00253487" w:rsidRDefault="00253487" w:rsidP="00253487">
            <w:r w:rsidRPr="00253487">
              <w:t>LegExecInst</w:t>
            </w:r>
          </w:p>
        </w:tc>
        <w:tc>
          <w:tcPr>
            <w:tcW w:w="811" w:type="dxa"/>
            <w:shd w:val="clear" w:color="auto" w:fill="auto"/>
          </w:tcPr>
          <w:p w14:paraId="62DE4BD3" w14:textId="77777777" w:rsidR="00253487" w:rsidRPr="00253487" w:rsidRDefault="00253487" w:rsidP="000F73DB">
            <w:pPr>
              <w:jc w:val="center"/>
            </w:pPr>
            <w:r w:rsidRPr="00253487">
              <w:t>N</w:t>
            </w:r>
          </w:p>
        </w:tc>
        <w:tc>
          <w:tcPr>
            <w:tcW w:w="4859" w:type="dxa"/>
            <w:shd w:val="clear" w:color="auto" w:fill="auto"/>
          </w:tcPr>
          <w:p w14:paraId="050FB8B2" w14:textId="77777777" w:rsidR="00253487" w:rsidRPr="00253487" w:rsidRDefault="00253487" w:rsidP="00253487"/>
        </w:tc>
      </w:tr>
      <w:tr w:rsidR="00253487" w:rsidRPr="00253487" w14:paraId="3BDAAB41" w14:textId="77777777" w:rsidTr="000F73DB">
        <w:tc>
          <w:tcPr>
            <w:tcW w:w="652" w:type="dxa"/>
            <w:shd w:val="clear" w:color="auto" w:fill="auto"/>
          </w:tcPr>
          <w:p w14:paraId="2B0C430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1075444F" w14:textId="77777777" w:rsidR="00253487" w:rsidRPr="00253487" w:rsidRDefault="00253487" w:rsidP="000F73DB">
            <w:pPr>
              <w:jc w:val="center"/>
            </w:pPr>
            <w:r w:rsidRPr="00253487">
              <w:t>1418</w:t>
            </w:r>
          </w:p>
        </w:tc>
        <w:tc>
          <w:tcPr>
            <w:tcW w:w="2098" w:type="dxa"/>
            <w:tcBorders>
              <w:bottom w:val="single" w:sz="6" w:space="0" w:color="000000"/>
            </w:tcBorders>
            <w:shd w:val="clear" w:color="auto" w:fill="auto"/>
          </w:tcPr>
          <w:p w14:paraId="7DCA4477" w14:textId="77777777" w:rsidR="00253487" w:rsidRPr="00253487" w:rsidRDefault="00253487" w:rsidP="00253487">
            <w:r w:rsidRPr="00253487">
              <w:t>LegLastQty</w:t>
            </w:r>
          </w:p>
        </w:tc>
        <w:tc>
          <w:tcPr>
            <w:tcW w:w="811" w:type="dxa"/>
            <w:tcBorders>
              <w:bottom w:val="single" w:sz="6" w:space="0" w:color="000000"/>
            </w:tcBorders>
            <w:shd w:val="clear" w:color="auto" w:fill="auto"/>
          </w:tcPr>
          <w:p w14:paraId="53B18B28"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D34562C" w14:textId="77777777" w:rsidR="00253487" w:rsidRPr="00253487" w:rsidRDefault="00253487" w:rsidP="00253487"/>
        </w:tc>
      </w:tr>
      <w:tr w:rsidR="00253487" w:rsidRPr="00253487" w14:paraId="33FBBE0D" w14:textId="77777777" w:rsidTr="000F73DB">
        <w:tc>
          <w:tcPr>
            <w:tcW w:w="652" w:type="dxa"/>
            <w:shd w:val="clear" w:color="auto" w:fill="auto"/>
          </w:tcPr>
          <w:p w14:paraId="4EE8AB36"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4EFD2536" w14:textId="77777777" w:rsidR="00253487" w:rsidRPr="00253487" w:rsidRDefault="00253487" w:rsidP="000F73DB">
            <w:pPr>
              <w:jc w:val="left"/>
            </w:pPr>
            <w:r w:rsidRPr="00253487">
              <w:t>component block  &lt;TradeCapLegUnderlyingsGrp&gt;</w:t>
            </w:r>
          </w:p>
        </w:tc>
        <w:tc>
          <w:tcPr>
            <w:tcW w:w="811" w:type="dxa"/>
            <w:tcBorders>
              <w:top w:val="single" w:sz="6" w:space="0" w:color="000000"/>
              <w:bottom w:val="double" w:sz="6" w:space="0" w:color="000000"/>
            </w:tcBorders>
            <w:shd w:val="clear" w:color="auto" w:fill="E6E6E6"/>
          </w:tcPr>
          <w:p w14:paraId="6089665A"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12286D74" w14:textId="77777777" w:rsidR="00253487" w:rsidRPr="00253487" w:rsidRDefault="00253487" w:rsidP="00253487"/>
        </w:tc>
      </w:tr>
      <w:bookmarkEnd w:id="252"/>
    </w:tbl>
    <w:p w14:paraId="5BB6DA6E" w14:textId="77777777" w:rsidR="009E3F16" w:rsidRDefault="009E3F16" w:rsidP="00253487"/>
    <w:p w14:paraId="10E68269"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C3CBDB5" w14:textId="77777777">
        <w:tc>
          <w:tcPr>
            <w:tcW w:w="9576" w:type="dxa"/>
            <w:tcBorders>
              <w:bottom w:val="nil"/>
            </w:tcBorders>
            <w:shd w:val="pct25" w:color="auto" w:fill="FFFFFF"/>
          </w:tcPr>
          <w:p w14:paraId="76259E74"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55"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6812F55D" w14:textId="77777777">
        <w:tc>
          <w:tcPr>
            <w:tcW w:w="9576" w:type="dxa"/>
            <w:shd w:val="pct12" w:color="auto" w:fill="FFFFFF"/>
          </w:tcPr>
          <w:p w14:paraId="61467C14" w14:textId="77777777" w:rsidR="009E3F16" w:rsidRDefault="009E3F16">
            <w:pPr>
              <w:jc w:val="left"/>
            </w:pPr>
            <w:r>
              <w:t>Refer to FIXML element TrdInstrmtLegGrp</w:t>
            </w:r>
          </w:p>
        </w:tc>
      </w:tr>
    </w:tbl>
    <w:p w14:paraId="3A5BD26B" w14:textId="77777777" w:rsidR="009E3F16" w:rsidRDefault="009E3F16"/>
    <w:p w14:paraId="6FA42058" w14:textId="77777777" w:rsidR="009E3F16" w:rsidRDefault="009E3F16">
      <w:pPr>
        <w:pStyle w:val="Heading3"/>
      </w:pPr>
      <w:bookmarkStart w:id="253" w:name="_Toc227925073"/>
      <w:r>
        <w:t>TrdCapDtGrp component block</w:t>
      </w:r>
      <w:bookmarkEnd w:id="253"/>
    </w:p>
    <w:p w14:paraId="0679C922"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6BFE440D"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0925C5E4" w14:textId="77777777" w:rsidR="00253487" w:rsidRPr="000F73DB" w:rsidRDefault="00253487" w:rsidP="000F73DB">
            <w:pPr>
              <w:jc w:val="center"/>
              <w:rPr>
                <w:b/>
                <w:i/>
              </w:rPr>
            </w:pPr>
            <w:bookmarkStart w:id="254" w:name="Comp_TrdCapDt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09257993"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7DB5A349"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3C463223" w14:textId="77777777" w:rsidR="00253487" w:rsidRPr="000F73DB" w:rsidRDefault="00253487" w:rsidP="000F73DB">
            <w:pPr>
              <w:jc w:val="center"/>
              <w:rPr>
                <w:b/>
                <w:i/>
              </w:rPr>
            </w:pPr>
            <w:r w:rsidRPr="000F73DB">
              <w:rPr>
                <w:b/>
                <w:i/>
              </w:rPr>
              <w:t>Comments</w:t>
            </w:r>
          </w:p>
        </w:tc>
      </w:tr>
      <w:tr w:rsidR="00253487" w:rsidRPr="00253487" w14:paraId="09B9B501" w14:textId="77777777" w:rsidTr="000F73DB">
        <w:tc>
          <w:tcPr>
            <w:tcW w:w="652" w:type="dxa"/>
            <w:shd w:val="clear" w:color="auto" w:fill="auto"/>
          </w:tcPr>
          <w:p w14:paraId="148590AD" w14:textId="77777777" w:rsidR="00253487" w:rsidRPr="00253487" w:rsidRDefault="00253487" w:rsidP="000F73DB">
            <w:pPr>
              <w:jc w:val="center"/>
            </w:pPr>
            <w:r w:rsidRPr="00253487">
              <w:t>580</w:t>
            </w:r>
          </w:p>
        </w:tc>
        <w:tc>
          <w:tcPr>
            <w:tcW w:w="2750" w:type="dxa"/>
            <w:gridSpan w:val="2"/>
            <w:shd w:val="clear" w:color="auto" w:fill="auto"/>
          </w:tcPr>
          <w:p w14:paraId="630BEA54" w14:textId="77777777" w:rsidR="00253487" w:rsidRPr="00253487" w:rsidRDefault="00253487" w:rsidP="00253487">
            <w:r w:rsidRPr="00253487">
              <w:t>NoDates</w:t>
            </w:r>
          </w:p>
        </w:tc>
        <w:tc>
          <w:tcPr>
            <w:tcW w:w="811" w:type="dxa"/>
            <w:shd w:val="clear" w:color="auto" w:fill="auto"/>
          </w:tcPr>
          <w:p w14:paraId="5B297C2B" w14:textId="77777777" w:rsidR="00253487" w:rsidRPr="00253487" w:rsidRDefault="00253487" w:rsidP="000F73DB">
            <w:pPr>
              <w:jc w:val="center"/>
            </w:pPr>
            <w:r w:rsidRPr="00253487">
              <w:t>N</w:t>
            </w:r>
          </w:p>
        </w:tc>
        <w:tc>
          <w:tcPr>
            <w:tcW w:w="4859" w:type="dxa"/>
            <w:shd w:val="clear" w:color="auto" w:fill="auto"/>
          </w:tcPr>
          <w:p w14:paraId="618D6DC9" w14:textId="77777777" w:rsidR="00253487" w:rsidRPr="00253487" w:rsidRDefault="00253487" w:rsidP="00253487">
            <w:r w:rsidRPr="00253487">
              <w:t>Number of date ranges provided (must be 1 or 2 if specified)</w:t>
            </w:r>
          </w:p>
        </w:tc>
      </w:tr>
      <w:tr w:rsidR="00253487" w:rsidRPr="00253487" w14:paraId="17E3D564" w14:textId="77777777" w:rsidTr="000F73DB">
        <w:tc>
          <w:tcPr>
            <w:tcW w:w="652" w:type="dxa"/>
            <w:shd w:val="clear" w:color="auto" w:fill="auto"/>
          </w:tcPr>
          <w:p w14:paraId="346199F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F5B7D55" w14:textId="77777777" w:rsidR="00253487" w:rsidRPr="00253487" w:rsidRDefault="00253487" w:rsidP="000F73DB">
            <w:pPr>
              <w:jc w:val="center"/>
            </w:pPr>
            <w:r w:rsidRPr="00253487">
              <w:t>75</w:t>
            </w:r>
          </w:p>
        </w:tc>
        <w:tc>
          <w:tcPr>
            <w:tcW w:w="2098" w:type="dxa"/>
            <w:shd w:val="clear" w:color="auto" w:fill="auto"/>
          </w:tcPr>
          <w:p w14:paraId="13E3E3FF" w14:textId="77777777" w:rsidR="00253487" w:rsidRPr="00253487" w:rsidRDefault="00253487" w:rsidP="00253487">
            <w:r w:rsidRPr="00253487">
              <w:t>TradeDate</w:t>
            </w:r>
          </w:p>
        </w:tc>
        <w:tc>
          <w:tcPr>
            <w:tcW w:w="811" w:type="dxa"/>
            <w:shd w:val="clear" w:color="auto" w:fill="auto"/>
          </w:tcPr>
          <w:p w14:paraId="28AE775E" w14:textId="77777777" w:rsidR="00253487" w:rsidRPr="00253487" w:rsidRDefault="00253487" w:rsidP="000F73DB">
            <w:pPr>
              <w:jc w:val="center"/>
            </w:pPr>
            <w:r w:rsidRPr="00253487">
              <w:t>N</w:t>
            </w:r>
          </w:p>
        </w:tc>
        <w:tc>
          <w:tcPr>
            <w:tcW w:w="4859" w:type="dxa"/>
            <w:shd w:val="clear" w:color="auto" w:fill="auto"/>
          </w:tcPr>
          <w:p w14:paraId="482620CC" w14:textId="77777777" w:rsidR="00253487" w:rsidRDefault="00253487" w:rsidP="00253487">
            <w:r w:rsidRPr="00253487">
              <w:t>Used when reporting other than current day trades.</w:t>
            </w:r>
          </w:p>
          <w:p w14:paraId="79C50F2B" w14:textId="77777777" w:rsidR="00253487" w:rsidRPr="00253487" w:rsidRDefault="00253487" w:rsidP="00253487">
            <w:r w:rsidRPr="00253487">
              <w:t>Conditionally required if NoDates &gt; 0</w:t>
            </w:r>
          </w:p>
        </w:tc>
      </w:tr>
      <w:tr w:rsidR="00253487" w:rsidRPr="00253487" w14:paraId="5C98DDD4" w14:textId="77777777" w:rsidTr="000F73DB">
        <w:tc>
          <w:tcPr>
            <w:tcW w:w="652" w:type="dxa"/>
            <w:shd w:val="clear" w:color="auto" w:fill="auto"/>
          </w:tcPr>
          <w:p w14:paraId="1A7E1F0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379A7EF" w14:textId="77777777" w:rsidR="00253487" w:rsidRPr="00253487" w:rsidRDefault="00253487" w:rsidP="000F73DB">
            <w:pPr>
              <w:jc w:val="center"/>
            </w:pPr>
            <w:r w:rsidRPr="00253487">
              <w:t>779</w:t>
            </w:r>
          </w:p>
        </w:tc>
        <w:tc>
          <w:tcPr>
            <w:tcW w:w="2098" w:type="dxa"/>
            <w:shd w:val="clear" w:color="auto" w:fill="auto"/>
          </w:tcPr>
          <w:p w14:paraId="1D2C6BD8" w14:textId="77777777" w:rsidR="00253487" w:rsidRPr="00253487" w:rsidRDefault="00253487" w:rsidP="00253487">
            <w:r w:rsidRPr="00253487">
              <w:t>LastUpdateTime</w:t>
            </w:r>
          </w:p>
        </w:tc>
        <w:tc>
          <w:tcPr>
            <w:tcW w:w="811" w:type="dxa"/>
            <w:shd w:val="clear" w:color="auto" w:fill="auto"/>
          </w:tcPr>
          <w:p w14:paraId="4C320639" w14:textId="77777777" w:rsidR="00253487" w:rsidRPr="00253487" w:rsidRDefault="00253487" w:rsidP="000F73DB">
            <w:pPr>
              <w:jc w:val="center"/>
            </w:pPr>
            <w:r w:rsidRPr="00253487">
              <w:t>N</w:t>
            </w:r>
          </w:p>
        </w:tc>
        <w:tc>
          <w:tcPr>
            <w:tcW w:w="4859" w:type="dxa"/>
            <w:shd w:val="clear" w:color="auto" w:fill="auto"/>
          </w:tcPr>
          <w:p w14:paraId="3625A0DC" w14:textId="77777777" w:rsidR="00253487" w:rsidRPr="00253487" w:rsidRDefault="00253487" w:rsidP="00253487"/>
        </w:tc>
      </w:tr>
      <w:tr w:rsidR="00253487" w:rsidRPr="00253487" w14:paraId="193CBB69" w14:textId="77777777" w:rsidTr="000F73DB">
        <w:tc>
          <w:tcPr>
            <w:tcW w:w="652" w:type="dxa"/>
            <w:shd w:val="clear" w:color="auto" w:fill="auto"/>
          </w:tcPr>
          <w:p w14:paraId="6F82F9E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EBA4F11" w14:textId="77777777" w:rsidR="00253487" w:rsidRPr="00253487" w:rsidRDefault="00253487" w:rsidP="000F73DB">
            <w:pPr>
              <w:jc w:val="center"/>
            </w:pPr>
            <w:r w:rsidRPr="00253487">
              <w:t>60</w:t>
            </w:r>
          </w:p>
        </w:tc>
        <w:tc>
          <w:tcPr>
            <w:tcW w:w="2098" w:type="dxa"/>
            <w:shd w:val="clear" w:color="auto" w:fill="auto"/>
          </w:tcPr>
          <w:p w14:paraId="1C77F68D" w14:textId="77777777" w:rsidR="00253487" w:rsidRPr="00253487" w:rsidRDefault="00253487" w:rsidP="00253487">
            <w:r w:rsidRPr="00253487">
              <w:t>TransactTime</w:t>
            </w:r>
          </w:p>
        </w:tc>
        <w:tc>
          <w:tcPr>
            <w:tcW w:w="811" w:type="dxa"/>
            <w:shd w:val="clear" w:color="auto" w:fill="auto"/>
          </w:tcPr>
          <w:p w14:paraId="413A3B9D" w14:textId="77777777" w:rsidR="00253487" w:rsidRPr="00253487" w:rsidRDefault="00253487" w:rsidP="000F73DB">
            <w:pPr>
              <w:jc w:val="center"/>
            </w:pPr>
            <w:r w:rsidRPr="00253487">
              <w:t>N</w:t>
            </w:r>
          </w:p>
        </w:tc>
        <w:tc>
          <w:tcPr>
            <w:tcW w:w="4859" w:type="dxa"/>
            <w:shd w:val="clear" w:color="auto" w:fill="auto"/>
          </w:tcPr>
          <w:p w14:paraId="720DDF4F" w14:textId="77777777" w:rsidR="00253487" w:rsidRPr="00253487" w:rsidRDefault="00253487" w:rsidP="00253487">
            <w:r w:rsidRPr="00253487">
              <w:t>To request trades for a specific time.</w:t>
            </w:r>
          </w:p>
        </w:tc>
      </w:tr>
      <w:bookmarkEnd w:id="254"/>
    </w:tbl>
    <w:p w14:paraId="49EE593A" w14:textId="77777777" w:rsidR="009E3F16" w:rsidRDefault="009E3F16" w:rsidP="00253487"/>
    <w:p w14:paraId="57E1D4BE"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557BE1C" w14:textId="77777777">
        <w:tc>
          <w:tcPr>
            <w:tcW w:w="9576" w:type="dxa"/>
            <w:tcBorders>
              <w:bottom w:val="nil"/>
            </w:tcBorders>
            <w:shd w:val="pct25" w:color="auto" w:fill="FFFFFF"/>
          </w:tcPr>
          <w:p w14:paraId="0DAB7297"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56"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2ED580F1" w14:textId="77777777">
        <w:tc>
          <w:tcPr>
            <w:tcW w:w="9576" w:type="dxa"/>
            <w:shd w:val="pct12" w:color="auto" w:fill="FFFFFF"/>
          </w:tcPr>
          <w:p w14:paraId="1224F4F1" w14:textId="77777777" w:rsidR="009E3F16" w:rsidRDefault="009E3F16">
            <w:pPr>
              <w:jc w:val="left"/>
            </w:pPr>
            <w:r>
              <w:t>Refer to FIXML element TrdCapDtGrp</w:t>
            </w:r>
          </w:p>
        </w:tc>
      </w:tr>
    </w:tbl>
    <w:p w14:paraId="4FC06AA7" w14:textId="77777777" w:rsidR="009E3F16" w:rsidRDefault="009E3F16"/>
    <w:p w14:paraId="23C85EFD" w14:textId="77777777" w:rsidR="009E3F16" w:rsidRDefault="009E3F16">
      <w:pPr>
        <w:pStyle w:val="Heading3"/>
      </w:pPr>
      <w:bookmarkStart w:id="255" w:name="_Toc227925074"/>
      <w:r>
        <w:t>TrdCapRptAckSideGrp component block</w:t>
      </w:r>
      <w:bookmarkEnd w:id="255"/>
    </w:p>
    <w:p w14:paraId="58F0CCFA"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2728FFAF"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28F46E16" w14:textId="77777777" w:rsidR="00253487" w:rsidRPr="000F73DB" w:rsidRDefault="00253487" w:rsidP="000F73DB">
            <w:pPr>
              <w:jc w:val="center"/>
              <w:rPr>
                <w:b/>
                <w:i/>
              </w:rPr>
            </w:pPr>
            <w:bookmarkStart w:id="256" w:name="Comp_TrdCapRptAckSide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442FFE9C"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00477E7E"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51CC56C1" w14:textId="77777777" w:rsidR="00253487" w:rsidRPr="000F73DB" w:rsidRDefault="00253487" w:rsidP="000F73DB">
            <w:pPr>
              <w:jc w:val="center"/>
              <w:rPr>
                <w:b/>
                <w:i/>
              </w:rPr>
            </w:pPr>
            <w:r w:rsidRPr="000F73DB">
              <w:rPr>
                <w:b/>
                <w:i/>
              </w:rPr>
              <w:t>Comments</w:t>
            </w:r>
          </w:p>
        </w:tc>
      </w:tr>
      <w:tr w:rsidR="00253487" w:rsidRPr="00253487" w14:paraId="3AF06F13" w14:textId="77777777" w:rsidTr="000F73DB">
        <w:tc>
          <w:tcPr>
            <w:tcW w:w="652" w:type="dxa"/>
            <w:shd w:val="clear" w:color="auto" w:fill="auto"/>
          </w:tcPr>
          <w:p w14:paraId="6AE5AF11" w14:textId="77777777" w:rsidR="00253487" w:rsidRPr="00253487" w:rsidRDefault="00253487" w:rsidP="000F73DB">
            <w:pPr>
              <w:jc w:val="center"/>
            </w:pPr>
            <w:r w:rsidRPr="00253487">
              <w:t>552</w:t>
            </w:r>
          </w:p>
        </w:tc>
        <w:tc>
          <w:tcPr>
            <w:tcW w:w="2750" w:type="dxa"/>
            <w:gridSpan w:val="2"/>
            <w:shd w:val="clear" w:color="auto" w:fill="auto"/>
          </w:tcPr>
          <w:p w14:paraId="087A1EDB" w14:textId="77777777" w:rsidR="00253487" w:rsidRPr="00253487" w:rsidRDefault="00253487" w:rsidP="00253487">
            <w:r w:rsidRPr="00253487">
              <w:t>NoSides</w:t>
            </w:r>
          </w:p>
        </w:tc>
        <w:tc>
          <w:tcPr>
            <w:tcW w:w="811" w:type="dxa"/>
            <w:shd w:val="clear" w:color="auto" w:fill="auto"/>
          </w:tcPr>
          <w:p w14:paraId="4FFE7ED1" w14:textId="77777777" w:rsidR="00253487" w:rsidRPr="00253487" w:rsidRDefault="00253487" w:rsidP="000F73DB">
            <w:pPr>
              <w:jc w:val="center"/>
            </w:pPr>
            <w:r w:rsidRPr="00253487">
              <w:t>Y</w:t>
            </w:r>
          </w:p>
        </w:tc>
        <w:tc>
          <w:tcPr>
            <w:tcW w:w="4859" w:type="dxa"/>
            <w:shd w:val="clear" w:color="auto" w:fill="auto"/>
          </w:tcPr>
          <w:p w14:paraId="7153E7CC" w14:textId="77777777" w:rsidR="00253487" w:rsidRPr="00253487" w:rsidRDefault="00253487" w:rsidP="00253487"/>
        </w:tc>
      </w:tr>
      <w:tr w:rsidR="00253487" w:rsidRPr="00253487" w14:paraId="1CAFEAB2" w14:textId="77777777" w:rsidTr="000F73DB">
        <w:tc>
          <w:tcPr>
            <w:tcW w:w="652" w:type="dxa"/>
            <w:shd w:val="clear" w:color="auto" w:fill="auto"/>
          </w:tcPr>
          <w:p w14:paraId="34E2106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F9B4954" w14:textId="77777777" w:rsidR="00253487" w:rsidRPr="00253487" w:rsidRDefault="00253487" w:rsidP="000F73DB">
            <w:pPr>
              <w:jc w:val="center"/>
            </w:pPr>
            <w:r w:rsidRPr="00253487">
              <w:t>54</w:t>
            </w:r>
          </w:p>
        </w:tc>
        <w:tc>
          <w:tcPr>
            <w:tcW w:w="2098" w:type="dxa"/>
            <w:shd w:val="clear" w:color="auto" w:fill="auto"/>
          </w:tcPr>
          <w:p w14:paraId="63591187" w14:textId="77777777" w:rsidR="00253487" w:rsidRPr="00253487" w:rsidRDefault="00253487" w:rsidP="00253487">
            <w:r w:rsidRPr="00253487">
              <w:t>Side</w:t>
            </w:r>
          </w:p>
        </w:tc>
        <w:tc>
          <w:tcPr>
            <w:tcW w:w="811" w:type="dxa"/>
            <w:shd w:val="clear" w:color="auto" w:fill="auto"/>
          </w:tcPr>
          <w:p w14:paraId="6B02451A" w14:textId="77777777" w:rsidR="00253487" w:rsidRPr="00253487" w:rsidRDefault="00253487" w:rsidP="000F73DB">
            <w:pPr>
              <w:jc w:val="center"/>
            </w:pPr>
            <w:r w:rsidRPr="00253487">
              <w:t>Y</w:t>
            </w:r>
          </w:p>
        </w:tc>
        <w:tc>
          <w:tcPr>
            <w:tcW w:w="4859" w:type="dxa"/>
            <w:shd w:val="clear" w:color="auto" w:fill="auto"/>
          </w:tcPr>
          <w:p w14:paraId="5121E736" w14:textId="77777777" w:rsidR="00253487" w:rsidRPr="00253487" w:rsidRDefault="00253487" w:rsidP="00253487"/>
        </w:tc>
      </w:tr>
      <w:tr w:rsidR="00253487" w:rsidRPr="00253487" w14:paraId="7A511CF6" w14:textId="77777777" w:rsidTr="000F73DB">
        <w:tc>
          <w:tcPr>
            <w:tcW w:w="652" w:type="dxa"/>
            <w:shd w:val="clear" w:color="auto" w:fill="auto"/>
          </w:tcPr>
          <w:p w14:paraId="23CB6D9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E389CF6" w14:textId="77777777" w:rsidR="00253487" w:rsidRPr="00253487" w:rsidRDefault="00253487" w:rsidP="000F73DB">
            <w:pPr>
              <w:jc w:val="center"/>
            </w:pPr>
            <w:r w:rsidRPr="00253487">
              <w:t>1427</w:t>
            </w:r>
          </w:p>
        </w:tc>
        <w:tc>
          <w:tcPr>
            <w:tcW w:w="2098" w:type="dxa"/>
            <w:shd w:val="clear" w:color="auto" w:fill="auto"/>
          </w:tcPr>
          <w:p w14:paraId="6CEA7869" w14:textId="77777777" w:rsidR="00253487" w:rsidRPr="00253487" w:rsidRDefault="00253487" w:rsidP="00253487">
            <w:r w:rsidRPr="00253487">
              <w:t>SideExecID</w:t>
            </w:r>
          </w:p>
        </w:tc>
        <w:tc>
          <w:tcPr>
            <w:tcW w:w="811" w:type="dxa"/>
            <w:shd w:val="clear" w:color="auto" w:fill="auto"/>
          </w:tcPr>
          <w:p w14:paraId="7A1A3553" w14:textId="77777777" w:rsidR="00253487" w:rsidRPr="00253487" w:rsidRDefault="00253487" w:rsidP="000F73DB">
            <w:pPr>
              <w:jc w:val="center"/>
            </w:pPr>
            <w:r w:rsidRPr="00253487">
              <w:t>N</w:t>
            </w:r>
          </w:p>
        </w:tc>
        <w:tc>
          <w:tcPr>
            <w:tcW w:w="4859" w:type="dxa"/>
            <w:shd w:val="clear" w:color="auto" w:fill="auto"/>
          </w:tcPr>
          <w:p w14:paraId="5A7CA19E" w14:textId="77777777" w:rsidR="00253487" w:rsidRPr="00253487" w:rsidRDefault="00253487" w:rsidP="00253487">
            <w:r w:rsidRPr="00253487">
              <w:t>This refers to the ExecID of the execution being reported.  Used in trade reporting models that utilize different execution IDs for each side of the trade.  This is used when reporting a trade with two or more sides.</w:t>
            </w:r>
          </w:p>
        </w:tc>
      </w:tr>
      <w:tr w:rsidR="00253487" w:rsidRPr="00253487" w14:paraId="699EB52C" w14:textId="77777777" w:rsidTr="000F73DB">
        <w:tc>
          <w:tcPr>
            <w:tcW w:w="652" w:type="dxa"/>
            <w:shd w:val="clear" w:color="auto" w:fill="auto"/>
          </w:tcPr>
          <w:p w14:paraId="14D0FF2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0D969B0" w14:textId="77777777" w:rsidR="00253487" w:rsidRPr="00253487" w:rsidRDefault="00253487" w:rsidP="000F73DB">
            <w:pPr>
              <w:jc w:val="center"/>
            </w:pPr>
            <w:r w:rsidRPr="00253487">
              <w:t>1428</w:t>
            </w:r>
          </w:p>
        </w:tc>
        <w:tc>
          <w:tcPr>
            <w:tcW w:w="2098" w:type="dxa"/>
            <w:shd w:val="clear" w:color="auto" w:fill="auto"/>
          </w:tcPr>
          <w:p w14:paraId="1FB85BB5" w14:textId="77777777" w:rsidR="00253487" w:rsidRPr="00253487" w:rsidRDefault="00253487" w:rsidP="00253487">
            <w:r w:rsidRPr="00253487">
              <w:t>OrderDelay</w:t>
            </w:r>
          </w:p>
        </w:tc>
        <w:tc>
          <w:tcPr>
            <w:tcW w:w="811" w:type="dxa"/>
            <w:shd w:val="clear" w:color="auto" w:fill="auto"/>
          </w:tcPr>
          <w:p w14:paraId="7EA2EF43" w14:textId="77777777" w:rsidR="00253487" w:rsidRPr="00253487" w:rsidRDefault="00253487" w:rsidP="000F73DB">
            <w:pPr>
              <w:jc w:val="center"/>
            </w:pPr>
            <w:r w:rsidRPr="00253487">
              <w:t>N</w:t>
            </w:r>
          </w:p>
        </w:tc>
        <w:tc>
          <w:tcPr>
            <w:tcW w:w="4859" w:type="dxa"/>
            <w:shd w:val="clear" w:color="auto" w:fill="auto"/>
          </w:tcPr>
          <w:p w14:paraId="4BC1EC9A" w14:textId="77777777" w:rsidR="00253487" w:rsidRPr="00253487" w:rsidRDefault="00253487" w:rsidP="00253487"/>
        </w:tc>
      </w:tr>
      <w:tr w:rsidR="00253487" w:rsidRPr="00253487" w14:paraId="5C04045A" w14:textId="77777777" w:rsidTr="000F73DB">
        <w:tc>
          <w:tcPr>
            <w:tcW w:w="652" w:type="dxa"/>
            <w:shd w:val="clear" w:color="auto" w:fill="auto"/>
          </w:tcPr>
          <w:p w14:paraId="0899420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7A872011" w14:textId="77777777" w:rsidR="00253487" w:rsidRPr="00253487" w:rsidRDefault="00253487" w:rsidP="000F73DB">
            <w:pPr>
              <w:jc w:val="center"/>
            </w:pPr>
            <w:r w:rsidRPr="00253487">
              <w:t>1429</w:t>
            </w:r>
          </w:p>
        </w:tc>
        <w:tc>
          <w:tcPr>
            <w:tcW w:w="2098" w:type="dxa"/>
            <w:tcBorders>
              <w:bottom w:val="single" w:sz="6" w:space="0" w:color="000000"/>
            </w:tcBorders>
            <w:shd w:val="clear" w:color="auto" w:fill="auto"/>
          </w:tcPr>
          <w:p w14:paraId="2CE63359" w14:textId="77777777" w:rsidR="00253487" w:rsidRPr="00253487" w:rsidRDefault="00253487" w:rsidP="00253487">
            <w:r w:rsidRPr="00253487">
              <w:t>OrderDelayUnit</w:t>
            </w:r>
          </w:p>
        </w:tc>
        <w:tc>
          <w:tcPr>
            <w:tcW w:w="811" w:type="dxa"/>
            <w:tcBorders>
              <w:bottom w:val="single" w:sz="6" w:space="0" w:color="000000"/>
            </w:tcBorders>
            <w:shd w:val="clear" w:color="auto" w:fill="auto"/>
          </w:tcPr>
          <w:p w14:paraId="164CAAE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64479DE" w14:textId="77777777" w:rsidR="00253487" w:rsidRPr="00253487" w:rsidRDefault="00253487" w:rsidP="00253487">
            <w:r w:rsidRPr="00253487">
              <w:t>Used in conjunction with OrderDelay to specify the time unit being expressed.  Default is "seconds" if not specified.</w:t>
            </w:r>
          </w:p>
        </w:tc>
      </w:tr>
      <w:tr w:rsidR="00253487" w:rsidRPr="00253487" w14:paraId="66B700A0" w14:textId="77777777" w:rsidTr="000F73DB">
        <w:tc>
          <w:tcPr>
            <w:tcW w:w="652" w:type="dxa"/>
            <w:shd w:val="clear" w:color="auto" w:fill="auto"/>
          </w:tcPr>
          <w:p w14:paraId="2127CE35"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0F1E951C"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234AFC1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EB59237" w14:textId="77777777" w:rsidR="00253487" w:rsidRPr="00253487" w:rsidRDefault="00253487" w:rsidP="00253487">
            <w:r w:rsidRPr="00253487">
              <w:t>Insert here here the set of "Parties" fields defined in "Common Components of Application Messages"</w:t>
            </w:r>
          </w:p>
        </w:tc>
      </w:tr>
      <w:tr w:rsidR="00253487" w:rsidRPr="00253487" w14:paraId="6C617154" w14:textId="77777777" w:rsidTr="000F73DB">
        <w:tc>
          <w:tcPr>
            <w:tcW w:w="652" w:type="dxa"/>
            <w:shd w:val="clear" w:color="auto" w:fill="auto"/>
          </w:tcPr>
          <w:p w14:paraId="159FE04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316AE732" w14:textId="77777777" w:rsidR="00253487" w:rsidRPr="00253487" w:rsidRDefault="00253487" w:rsidP="000F73DB">
            <w:pPr>
              <w:jc w:val="center"/>
            </w:pPr>
            <w:r w:rsidRPr="00253487">
              <w:t>1</w:t>
            </w:r>
          </w:p>
        </w:tc>
        <w:tc>
          <w:tcPr>
            <w:tcW w:w="2098" w:type="dxa"/>
            <w:tcBorders>
              <w:top w:val="single" w:sz="6" w:space="0" w:color="000000"/>
            </w:tcBorders>
            <w:shd w:val="clear" w:color="auto" w:fill="auto"/>
          </w:tcPr>
          <w:p w14:paraId="6D342AE0" w14:textId="77777777" w:rsidR="00253487" w:rsidRPr="00253487" w:rsidRDefault="00253487" w:rsidP="00253487">
            <w:r w:rsidRPr="00253487">
              <w:t>Account</w:t>
            </w:r>
          </w:p>
        </w:tc>
        <w:tc>
          <w:tcPr>
            <w:tcW w:w="811" w:type="dxa"/>
            <w:tcBorders>
              <w:top w:val="single" w:sz="6" w:space="0" w:color="000000"/>
            </w:tcBorders>
            <w:shd w:val="clear" w:color="auto" w:fill="auto"/>
          </w:tcPr>
          <w:p w14:paraId="055DB8A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782B4DD" w14:textId="77777777" w:rsidR="00253487" w:rsidRPr="00253487" w:rsidRDefault="00253487" w:rsidP="00253487"/>
        </w:tc>
      </w:tr>
      <w:tr w:rsidR="00253487" w:rsidRPr="00253487" w14:paraId="637EE035" w14:textId="77777777" w:rsidTr="000F73DB">
        <w:tc>
          <w:tcPr>
            <w:tcW w:w="652" w:type="dxa"/>
            <w:shd w:val="clear" w:color="auto" w:fill="auto"/>
          </w:tcPr>
          <w:p w14:paraId="714584D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30650E0" w14:textId="77777777" w:rsidR="00253487" w:rsidRPr="00253487" w:rsidRDefault="00253487" w:rsidP="000F73DB">
            <w:pPr>
              <w:jc w:val="center"/>
            </w:pPr>
            <w:r w:rsidRPr="00253487">
              <w:t>660</w:t>
            </w:r>
          </w:p>
        </w:tc>
        <w:tc>
          <w:tcPr>
            <w:tcW w:w="2098" w:type="dxa"/>
            <w:shd w:val="clear" w:color="auto" w:fill="auto"/>
          </w:tcPr>
          <w:p w14:paraId="74596555" w14:textId="77777777" w:rsidR="00253487" w:rsidRPr="00253487" w:rsidRDefault="00253487" w:rsidP="00253487">
            <w:r w:rsidRPr="00253487">
              <w:t>AcctIDSource</w:t>
            </w:r>
          </w:p>
        </w:tc>
        <w:tc>
          <w:tcPr>
            <w:tcW w:w="811" w:type="dxa"/>
            <w:shd w:val="clear" w:color="auto" w:fill="auto"/>
          </w:tcPr>
          <w:p w14:paraId="2491646B" w14:textId="77777777" w:rsidR="00253487" w:rsidRPr="00253487" w:rsidRDefault="00253487" w:rsidP="000F73DB">
            <w:pPr>
              <w:jc w:val="center"/>
            </w:pPr>
            <w:r w:rsidRPr="00253487">
              <w:t>N</w:t>
            </w:r>
          </w:p>
        </w:tc>
        <w:tc>
          <w:tcPr>
            <w:tcW w:w="4859" w:type="dxa"/>
            <w:shd w:val="clear" w:color="auto" w:fill="auto"/>
          </w:tcPr>
          <w:p w14:paraId="78C61E21" w14:textId="77777777" w:rsidR="00253487" w:rsidRPr="00253487" w:rsidRDefault="00253487" w:rsidP="00253487"/>
        </w:tc>
      </w:tr>
      <w:tr w:rsidR="00253487" w:rsidRPr="00253487" w14:paraId="41123543" w14:textId="77777777" w:rsidTr="000F73DB">
        <w:tc>
          <w:tcPr>
            <w:tcW w:w="652" w:type="dxa"/>
            <w:shd w:val="clear" w:color="auto" w:fill="auto"/>
          </w:tcPr>
          <w:p w14:paraId="156C33C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30B7A63" w14:textId="77777777" w:rsidR="00253487" w:rsidRPr="00253487" w:rsidRDefault="00253487" w:rsidP="000F73DB">
            <w:pPr>
              <w:jc w:val="center"/>
            </w:pPr>
            <w:r w:rsidRPr="00253487">
              <w:t>581</w:t>
            </w:r>
          </w:p>
        </w:tc>
        <w:tc>
          <w:tcPr>
            <w:tcW w:w="2098" w:type="dxa"/>
            <w:shd w:val="clear" w:color="auto" w:fill="auto"/>
          </w:tcPr>
          <w:p w14:paraId="1A63160A" w14:textId="77777777" w:rsidR="00253487" w:rsidRPr="00253487" w:rsidRDefault="00253487" w:rsidP="00253487">
            <w:r w:rsidRPr="00253487">
              <w:t>AccountType</w:t>
            </w:r>
          </w:p>
        </w:tc>
        <w:tc>
          <w:tcPr>
            <w:tcW w:w="811" w:type="dxa"/>
            <w:shd w:val="clear" w:color="auto" w:fill="auto"/>
          </w:tcPr>
          <w:p w14:paraId="66512AAA" w14:textId="77777777" w:rsidR="00253487" w:rsidRPr="00253487" w:rsidRDefault="00253487" w:rsidP="000F73DB">
            <w:pPr>
              <w:jc w:val="center"/>
            </w:pPr>
            <w:r w:rsidRPr="00253487">
              <w:t>N</w:t>
            </w:r>
          </w:p>
        </w:tc>
        <w:tc>
          <w:tcPr>
            <w:tcW w:w="4859" w:type="dxa"/>
            <w:shd w:val="clear" w:color="auto" w:fill="auto"/>
          </w:tcPr>
          <w:p w14:paraId="52DE9BF7" w14:textId="77777777" w:rsidR="00253487" w:rsidRPr="00253487" w:rsidRDefault="00253487" w:rsidP="00253487"/>
        </w:tc>
      </w:tr>
      <w:tr w:rsidR="00253487" w:rsidRPr="00253487" w14:paraId="01A3CE85" w14:textId="77777777" w:rsidTr="000F73DB">
        <w:tc>
          <w:tcPr>
            <w:tcW w:w="652" w:type="dxa"/>
            <w:shd w:val="clear" w:color="auto" w:fill="auto"/>
          </w:tcPr>
          <w:p w14:paraId="72921FB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AD750D2" w14:textId="77777777" w:rsidR="00253487" w:rsidRPr="00253487" w:rsidRDefault="00253487" w:rsidP="000F73DB">
            <w:pPr>
              <w:jc w:val="center"/>
            </w:pPr>
            <w:r w:rsidRPr="00253487">
              <w:t>81</w:t>
            </w:r>
          </w:p>
        </w:tc>
        <w:tc>
          <w:tcPr>
            <w:tcW w:w="2098" w:type="dxa"/>
            <w:shd w:val="clear" w:color="auto" w:fill="auto"/>
          </w:tcPr>
          <w:p w14:paraId="6144820C" w14:textId="77777777" w:rsidR="00253487" w:rsidRPr="00253487" w:rsidRDefault="00253487" w:rsidP="00253487">
            <w:r w:rsidRPr="00253487">
              <w:t>ProcessCode</w:t>
            </w:r>
          </w:p>
        </w:tc>
        <w:tc>
          <w:tcPr>
            <w:tcW w:w="811" w:type="dxa"/>
            <w:shd w:val="clear" w:color="auto" w:fill="auto"/>
          </w:tcPr>
          <w:p w14:paraId="1C3DE6A5" w14:textId="77777777" w:rsidR="00253487" w:rsidRPr="00253487" w:rsidRDefault="00253487" w:rsidP="000F73DB">
            <w:pPr>
              <w:jc w:val="center"/>
            </w:pPr>
            <w:r w:rsidRPr="00253487">
              <w:t>N</w:t>
            </w:r>
          </w:p>
        </w:tc>
        <w:tc>
          <w:tcPr>
            <w:tcW w:w="4859" w:type="dxa"/>
            <w:shd w:val="clear" w:color="auto" w:fill="auto"/>
          </w:tcPr>
          <w:p w14:paraId="0DC60B15" w14:textId="77777777" w:rsidR="00253487" w:rsidRPr="00253487" w:rsidRDefault="00253487" w:rsidP="00253487"/>
        </w:tc>
      </w:tr>
      <w:tr w:rsidR="00253487" w:rsidRPr="00253487" w14:paraId="28935251" w14:textId="77777777" w:rsidTr="000F73DB">
        <w:tc>
          <w:tcPr>
            <w:tcW w:w="652" w:type="dxa"/>
            <w:shd w:val="clear" w:color="auto" w:fill="auto"/>
          </w:tcPr>
          <w:p w14:paraId="0436660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35F53712" w14:textId="77777777" w:rsidR="00253487" w:rsidRPr="00253487" w:rsidRDefault="00253487" w:rsidP="000F73DB">
            <w:pPr>
              <w:jc w:val="center"/>
            </w:pPr>
            <w:r w:rsidRPr="00253487">
              <w:t>575</w:t>
            </w:r>
          </w:p>
        </w:tc>
        <w:tc>
          <w:tcPr>
            <w:tcW w:w="2098" w:type="dxa"/>
            <w:tcBorders>
              <w:bottom w:val="single" w:sz="6" w:space="0" w:color="000000"/>
            </w:tcBorders>
            <w:shd w:val="clear" w:color="auto" w:fill="auto"/>
          </w:tcPr>
          <w:p w14:paraId="1B4E7DAC" w14:textId="77777777" w:rsidR="00253487" w:rsidRPr="00253487" w:rsidRDefault="00253487" w:rsidP="00253487">
            <w:r w:rsidRPr="00253487">
              <w:t>OddLot</w:t>
            </w:r>
          </w:p>
        </w:tc>
        <w:tc>
          <w:tcPr>
            <w:tcW w:w="811" w:type="dxa"/>
            <w:tcBorders>
              <w:bottom w:val="single" w:sz="6" w:space="0" w:color="000000"/>
            </w:tcBorders>
            <w:shd w:val="clear" w:color="auto" w:fill="auto"/>
          </w:tcPr>
          <w:p w14:paraId="2D37F8B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74C6389" w14:textId="77777777" w:rsidR="00253487" w:rsidRPr="00253487" w:rsidRDefault="00253487" w:rsidP="00253487">
            <w:r w:rsidRPr="00253487">
              <w:t>(Deprecated in FIX.5.0)</w:t>
            </w:r>
          </w:p>
        </w:tc>
      </w:tr>
      <w:tr w:rsidR="00253487" w:rsidRPr="00253487" w14:paraId="3751994A" w14:textId="77777777" w:rsidTr="000F73DB">
        <w:tc>
          <w:tcPr>
            <w:tcW w:w="652" w:type="dxa"/>
            <w:shd w:val="clear" w:color="auto" w:fill="auto"/>
          </w:tcPr>
          <w:p w14:paraId="36C9B535"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73398C8A" w14:textId="77777777" w:rsidR="00253487" w:rsidRPr="00253487" w:rsidRDefault="00253487" w:rsidP="000F73DB">
            <w:pPr>
              <w:jc w:val="left"/>
            </w:pPr>
            <w:r w:rsidRPr="00253487">
              <w:t>component block  &lt;ClrInstGrp&gt;</w:t>
            </w:r>
          </w:p>
        </w:tc>
        <w:tc>
          <w:tcPr>
            <w:tcW w:w="811" w:type="dxa"/>
            <w:tcBorders>
              <w:top w:val="single" w:sz="6" w:space="0" w:color="000000"/>
              <w:bottom w:val="single" w:sz="6" w:space="0" w:color="000000"/>
            </w:tcBorders>
            <w:shd w:val="clear" w:color="auto" w:fill="E6E6E6"/>
          </w:tcPr>
          <w:p w14:paraId="01D1859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DFFBF0F" w14:textId="77777777" w:rsidR="00253487" w:rsidRPr="00253487" w:rsidRDefault="00253487" w:rsidP="00253487"/>
        </w:tc>
      </w:tr>
      <w:tr w:rsidR="00253487" w:rsidRPr="00253487" w14:paraId="35370386" w14:textId="77777777" w:rsidTr="000F73DB">
        <w:tc>
          <w:tcPr>
            <w:tcW w:w="652" w:type="dxa"/>
            <w:shd w:val="clear" w:color="auto" w:fill="auto"/>
          </w:tcPr>
          <w:p w14:paraId="5072798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52AC50F5" w14:textId="77777777" w:rsidR="00253487" w:rsidRPr="00253487" w:rsidRDefault="00253487" w:rsidP="000F73DB">
            <w:pPr>
              <w:jc w:val="center"/>
            </w:pPr>
            <w:r w:rsidRPr="00253487">
              <w:t>578</w:t>
            </w:r>
          </w:p>
        </w:tc>
        <w:tc>
          <w:tcPr>
            <w:tcW w:w="2098" w:type="dxa"/>
            <w:tcBorders>
              <w:top w:val="single" w:sz="6" w:space="0" w:color="000000"/>
            </w:tcBorders>
            <w:shd w:val="clear" w:color="auto" w:fill="auto"/>
          </w:tcPr>
          <w:p w14:paraId="37AAB3F3" w14:textId="77777777" w:rsidR="00253487" w:rsidRPr="00253487" w:rsidRDefault="00253487" w:rsidP="00253487">
            <w:r w:rsidRPr="00253487">
              <w:t>TradeInputSource</w:t>
            </w:r>
          </w:p>
        </w:tc>
        <w:tc>
          <w:tcPr>
            <w:tcW w:w="811" w:type="dxa"/>
            <w:tcBorders>
              <w:top w:val="single" w:sz="6" w:space="0" w:color="000000"/>
            </w:tcBorders>
            <w:shd w:val="clear" w:color="auto" w:fill="auto"/>
          </w:tcPr>
          <w:p w14:paraId="2AC64F2A"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4D7C897" w14:textId="77777777" w:rsidR="00253487" w:rsidRPr="00253487" w:rsidRDefault="00253487" w:rsidP="00253487"/>
        </w:tc>
      </w:tr>
      <w:tr w:rsidR="00253487" w:rsidRPr="00253487" w14:paraId="0727CB61" w14:textId="77777777" w:rsidTr="000F73DB">
        <w:tc>
          <w:tcPr>
            <w:tcW w:w="652" w:type="dxa"/>
            <w:shd w:val="clear" w:color="auto" w:fill="auto"/>
          </w:tcPr>
          <w:p w14:paraId="1A8F0E2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D1E221D" w14:textId="77777777" w:rsidR="00253487" w:rsidRPr="00253487" w:rsidRDefault="00253487" w:rsidP="000F73DB">
            <w:pPr>
              <w:jc w:val="center"/>
            </w:pPr>
            <w:r w:rsidRPr="00253487">
              <w:t>579</w:t>
            </w:r>
          </w:p>
        </w:tc>
        <w:tc>
          <w:tcPr>
            <w:tcW w:w="2098" w:type="dxa"/>
            <w:shd w:val="clear" w:color="auto" w:fill="auto"/>
          </w:tcPr>
          <w:p w14:paraId="080FA4BB" w14:textId="77777777" w:rsidR="00253487" w:rsidRPr="00253487" w:rsidRDefault="00253487" w:rsidP="00253487">
            <w:r w:rsidRPr="00253487">
              <w:t>TradeInputDevice</w:t>
            </w:r>
          </w:p>
        </w:tc>
        <w:tc>
          <w:tcPr>
            <w:tcW w:w="811" w:type="dxa"/>
            <w:shd w:val="clear" w:color="auto" w:fill="auto"/>
          </w:tcPr>
          <w:p w14:paraId="5B2F4684" w14:textId="77777777" w:rsidR="00253487" w:rsidRPr="00253487" w:rsidRDefault="00253487" w:rsidP="000F73DB">
            <w:pPr>
              <w:jc w:val="center"/>
            </w:pPr>
            <w:r w:rsidRPr="00253487">
              <w:t>N</w:t>
            </w:r>
          </w:p>
        </w:tc>
        <w:tc>
          <w:tcPr>
            <w:tcW w:w="4859" w:type="dxa"/>
            <w:shd w:val="clear" w:color="auto" w:fill="auto"/>
          </w:tcPr>
          <w:p w14:paraId="3FB112B7" w14:textId="77777777" w:rsidR="00253487" w:rsidRPr="00253487" w:rsidRDefault="00253487" w:rsidP="00253487"/>
        </w:tc>
      </w:tr>
      <w:tr w:rsidR="00253487" w:rsidRPr="00253487" w14:paraId="6BC649D7" w14:textId="77777777" w:rsidTr="000F73DB">
        <w:tc>
          <w:tcPr>
            <w:tcW w:w="652" w:type="dxa"/>
            <w:shd w:val="clear" w:color="auto" w:fill="auto"/>
          </w:tcPr>
          <w:p w14:paraId="1CB1F400"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1EA5A78" w14:textId="77777777" w:rsidR="00253487" w:rsidRPr="00253487" w:rsidRDefault="00253487" w:rsidP="000F73DB">
            <w:pPr>
              <w:jc w:val="center"/>
            </w:pPr>
            <w:r w:rsidRPr="00253487">
              <w:t>376</w:t>
            </w:r>
          </w:p>
        </w:tc>
        <w:tc>
          <w:tcPr>
            <w:tcW w:w="2098" w:type="dxa"/>
            <w:shd w:val="clear" w:color="auto" w:fill="auto"/>
          </w:tcPr>
          <w:p w14:paraId="469DAFD2" w14:textId="77777777" w:rsidR="00253487" w:rsidRPr="00253487" w:rsidRDefault="00253487" w:rsidP="00253487">
            <w:r w:rsidRPr="00253487">
              <w:t>ComplianceID</w:t>
            </w:r>
          </w:p>
        </w:tc>
        <w:tc>
          <w:tcPr>
            <w:tcW w:w="811" w:type="dxa"/>
            <w:shd w:val="clear" w:color="auto" w:fill="auto"/>
          </w:tcPr>
          <w:p w14:paraId="2A6ED971" w14:textId="77777777" w:rsidR="00253487" w:rsidRPr="00253487" w:rsidRDefault="00253487" w:rsidP="000F73DB">
            <w:pPr>
              <w:jc w:val="center"/>
            </w:pPr>
            <w:r w:rsidRPr="00253487">
              <w:t>N</w:t>
            </w:r>
          </w:p>
        </w:tc>
        <w:tc>
          <w:tcPr>
            <w:tcW w:w="4859" w:type="dxa"/>
            <w:shd w:val="clear" w:color="auto" w:fill="auto"/>
          </w:tcPr>
          <w:p w14:paraId="799888D5" w14:textId="77777777" w:rsidR="00253487" w:rsidRPr="00253487" w:rsidRDefault="00253487" w:rsidP="00253487"/>
        </w:tc>
      </w:tr>
      <w:tr w:rsidR="00253487" w:rsidRPr="00253487" w14:paraId="4D00C7FE" w14:textId="77777777" w:rsidTr="000F73DB">
        <w:tc>
          <w:tcPr>
            <w:tcW w:w="652" w:type="dxa"/>
            <w:shd w:val="clear" w:color="auto" w:fill="auto"/>
          </w:tcPr>
          <w:p w14:paraId="310B9DB0"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5AD4806" w14:textId="77777777" w:rsidR="00253487" w:rsidRPr="00253487" w:rsidRDefault="00253487" w:rsidP="000F73DB">
            <w:pPr>
              <w:jc w:val="center"/>
            </w:pPr>
            <w:r w:rsidRPr="00253487">
              <w:t>377</w:t>
            </w:r>
          </w:p>
        </w:tc>
        <w:tc>
          <w:tcPr>
            <w:tcW w:w="2098" w:type="dxa"/>
            <w:shd w:val="clear" w:color="auto" w:fill="auto"/>
          </w:tcPr>
          <w:p w14:paraId="03B0D4EA" w14:textId="77777777" w:rsidR="00253487" w:rsidRPr="00253487" w:rsidRDefault="00253487" w:rsidP="00253487">
            <w:r w:rsidRPr="00253487">
              <w:t>SolicitedFlag</w:t>
            </w:r>
          </w:p>
        </w:tc>
        <w:tc>
          <w:tcPr>
            <w:tcW w:w="811" w:type="dxa"/>
            <w:shd w:val="clear" w:color="auto" w:fill="auto"/>
          </w:tcPr>
          <w:p w14:paraId="31E4DA78" w14:textId="77777777" w:rsidR="00253487" w:rsidRPr="00253487" w:rsidRDefault="00253487" w:rsidP="000F73DB">
            <w:pPr>
              <w:jc w:val="center"/>
            </w:pPr>
            <w:r w:rsidRPr="00253487">
              <w:t>N</w:t>
            </w:r>
          </w:p>
        </w:tc>
        <w:tc>
          <w:tcPr>
            <w:tcW w:w="4859" w:type="dxa"/>
            <w:shd w:val="clear" w:color="auto" w:fill="auto"/>
          </w:tcPr>
          <w:p w14:paraId="339DEFAE" w14:textId="77777777" w:rsidR="00253487" w:rsidRPr="00253487" w:rsidRDefault="00253487" w:rsidP="00253487"/>
        </w:tc>
      </w:tr>
      <w:tr w:rsidR="00253487" w:rsidRPr="00253487" w14:paraId="6648E9E3" w14:textId="77777777" w:rsidTr="000F73DB">
        <w:tc>
          <w:tcPr>
            <w:tcW w:w="652" w:type="dxa"/>
            <w:shd w:val="clear" w:color="auto" w:fill="auto"/>
          </w:tcPr>
          <w:p w14:paraId="320536B0"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D0FC87F" w14:textId="77777777" w:rsidR="00253487" w:rsidRPr="00253487" w:rsidRDefault="00253487" w:rsidP="000F73DB">
            <w:pPr>
              <w:jc w:val="center"/>
            </w:pPr>
            <w:r w:rsidRPr="00253487">
              <w:t>582</w:t>
            </w:r>
          </w:p>
        </w:tc>
        <w:tc>
          <w:tcPr>
            <w:tcW w:w="2098" w:type="dxa"/>
            <w:shd w:val="clear" w:color="auto" w:fill="auto"/>
          </w:tcPr>
          <w:p w14:paraId="318B5959" w14:textId="77777777" w:rsidR="00253487" w:rsidRPr="00253487" w:rsidRDefault="00253487" w:rsidP="00253487">
            <w:r w:rsidRPr="00253487">
              <w:t>CustOrderCapacity</w:t>
            </w:r>
          </w:p>
        </w:tc>
        <w:tc>
          <w:tcPr>
            <w:tcW w:w="811" w:type="dxa"/>
            <w:shd w:val="clear" w:color="auto" w:fill="auto"/>
          </w:tcPr>
          <w:p w14:paraId="49EF816D" w14:textId="77777777" w:rsidR="00253487" w:rsidRPr="00253487" w:rsidRDefault="00253487" w:rsidP="000F73DB">
            <w:pPr>
              <w:jc w:val="center"/>
            </w:pPr>
            <w:r w:rsidRPr="00253487">
              <w:t>N</w:t>
            </w:r>
          </w:p>
        </w:tc>
        <w:tc>
          <w:tcPr>
            <w:tcW w:w="4859" w:type="dxa"/>
            <w:shd w:val="clear" w:color="auto" w:fill="auto"/>
          </w:tcPr>
          <w:p w14:paraId="04450120" w14:textId="77777777" w:rsidR="00253487" w:rsidRPr="00253487" w:rsidRDefault="00253487" w:rsidP="00253487"/>
        </w:tc>
      </w:tr>
      <w:tr w:rsidR="00253487" w:rsidRPr="00253487" w14:paraId="6431C334" w14:textId="77777777" w:rsidTr="000F73DB">
        <w:tc>
          <w:tcPr>
            <w:tcW w:w="652" w:type="dxa"/>
            <w:shd w:val="clear" w:color="auto" w:fill="auto"/>
          </w:tcPr>
          <w:p w14:paraId="16418B5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B8AAB2B" w14:textId="77777777" w:rsidR="00253487" w:rsidRPr="00253487" w:rsidRDefault="00253487" w:rsidP="000F73DB">
            <w:pPr>
              <w:jc w:val="center"/>
            </w:pPr>
            <w:r w:rsidRPr="00253487">
              <w:t>336</w:t>
            </w:r>
          </w:p>
        </w:tc>
        <w:tc>
          <w:tcPr>
            <w:tcW w:w="2098" w:type="dxa"/>
            <w:shd w:val="clear" w:color="auto" w:fill="auto"/>
          </w:tcPr>
          <w:p w14:paraId="41D57D6B" w14:textId="77777777" w:rsidR="00253487" w:rsidRPr="00253487" w:rsidRDefault="00253487" w:rsidP="00253487">
            <w:r w:rsidRPr="00253487">
              <w:t>TradingSessionID</w:t>
            </w:r>
          </w:p>
        </w:tc>
        <w:tc>
          <w:tcPr>
            <w:tcW w:w="811" w:type="dxa"/>
            <w:shd w:val="clear" w:color="auto" w:fill="auto"/>
          </w:tcPr>
          <w:p w14:paraId="363941D2" w14:textId="77777777" w:rsidR="00253487" w:rsidRPr="00253487" w:rsidRDefault="00253487" w:rsidP="000F73DB">
            <w:pPr>
              <w:jc w:val="center"/>
            </w:pPr>
            <w:r w:rsidRPr="00253487">
              <w:t>N</w:t>
            </w:r>
          </w:p>
        </w:tc>
        <w:tc>
          <w:tcPr>
            <w:tcW w:w="4859" w:type="dxa"/>
            <w:shd w:val="clear" w:color="auto" w:fill="auto"/>
          </w:tcPr>
          <w:p w14:paraId="4D9EE7DC" w14:textId="77777777" w:rsidR="00253487" w:rsidRPr="00253487" w:rsidRDefault="00253487" w:rsidP="00253487">
            <w:r w:rsidRPr="00253487">
              <w:t>Generally the same for all sides of a trade, if reported only on the first side the same TradingSessionID will apply to all sides of the trade</w:t>
            </w:r>
          </w:p>
        </w:tc>
      </w:tr>
      <w:tr w:rsidR="00253487" w:rsidRPr="00253487" w14:paraId="2C575485" w14:textId="77777777" w:rsidTr="000F73DB">
        <w:tc>
          <w:tcPr>
            <w:tcW w:w="652" w:type="dxa"/>
            <w:shd w:val="clear" w:color="auto" w:fill="auto"/>
          </w:tcPr>
          <w:p w14:paraId="641A8B6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9624B93" w14:textId="77777777" w:rsidR="00253487" w:rsidRPr="00253487" w:rsidRDefault="00253487" w:rsidP="000F73DB">
            <w:pPr>
              <w:jc w:val="center"/>
            </w:pPr>
            <w:r w:rsidRPr="00253487">
              <w:t>625</w:t>
            </w:r>
          </w:p>
        </w:tc>
        <w:tc>
          <w:tcPr>
            <w:tcW w:w="2098" w:type="dxa"/>
            <w:shd w:val="clear" w:color="auto" w:fill="auto"/>
          </w:tcPr>
          <w:p w14:paraId="7AFA34D8" w14:textId="77777777" w:rsidR="00253487" w:rsidRPr="00253487" w:rsidRDefault="00253487" w:rsidP="00253487">
            <w:r w:rsidRPr="00253487">
              <w:t>TradingSessionSubID</w:t>
            </w:r>
          </w:p>
        </w:tc>
        <w:tc>
          <w:tcPr>
            <w:tcW w:w="811" w:type="dxa"/>
            <w:shd w:val="clear" w:color="auto" w:fill="auto"/>
          </w:tcPr>
          <w:p w14:paraId="6BCA38A1" w14:textId="77777777" w:rsidR="00253487" w:rsidRPr="00253487" w:rsidRDefault="00253487" w:rsidP="000F73DB">
            <w:pPr>
              <w:jc w:val="center"/>
            </w:pPr>
            <w:r w:rsidRPr="00253487">
              <w:t>N</w:t>
            </w:r>
          </w:p>
        </w:tc>
        <w:tc>
          <w:tcPr>
            <w:tcW w:w="4859" w:type="dxa"/>
            <w:shd w:val="clear" w:color="auto" w:fill="auto"/>
          </w:tcPr>
          <w:p w14:paraId="47EB6390" w14:textId="77777777" w:rsidR="00253487" w:rsidRPr="00253487" w:rsidRDefault="00253487" w:rsidP="00253487">
            <w:r w:rsidRPr="00253487">
              <w:t>Generally the same for all sides of a trade, if reported only on the first side the same TradingSessionSubID will apply to all sides of the trade.</w:t>
            </w:r>
          </w:p>
        </w:tc>
      </w:tr>
      <w:tr w:rsidR="00253487" w:rsidRPr="00253487" w14:paraId="67CFF6C3" w14:textId="77777777" w:rsidTr="000F73DB">
        <w:tc>
          <w:tcPr>
            <w:tcW w:w="652" w:type="dxa"/>
            <w:shd w:val="clear" w:color="auto" w:fill="auto"/>
          </w:tcPr>
          <w:p w14:paraId="2D52378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629EFC5" w14:textId="77777777" w:rsidR="00253487" w:rsidRPr="00253487" w:rsidRDefault="00253487" w:rsidP="000F73DB">
            <w:pPr>
              <w:jc w:val="center"/>
            </w:pPr>
            <w:r w:rsidRPr="00253487">
              <w:t>943</w:t>
            </w:r>
          </w:p>
        </w:tc>
        <w:tc>
          <w:tcPr>
            <w:tcW w:w="2098" w:type="dxa"/>
            <w:shd w:val="clear" w:color="auto" w:fill="auto"/>
          </w:tcPr>
          <w:p w14:paraId="51E02059" w14:textId="77777777" w:rsidR="00253487" w:rsidRPr="00253487" w:rsidRDefault="00253487" w:rsidP="00253487">
            <w:r w:rsidRPr="00253487">
              <w:t>TimeBracket</w:t>
            </w:r>
          </w:p>
        </w:tc>
        <w:tc>
          <w:tcPr>
            <w:tcW w:w="811" w:type="dxa"/>
            <w:shd w:val="clear" w:color="auto" w:fill="auto"/>
          </w:tcPr>
          <w:p w14:paraId="1E45D09F" w14:textId="77777777" w:rsidR="00253487" w:rsidRPr="00253487" w:rsidRDefault="00253487" w:rsidP="000F73DB">
            <w:pPr>
              <w:jc w:val="center"/>
            </w:pPr>
            <w:r w:rsidRPr="00253487">
              <w:t>N</w:t>
            </w:r>
          </w:p>
        </w:tc>
        <w:tc>
          <w:tcPr>
            <w:tcW w:w="4859" w:type="dxa"/>
            <w:shd w:val="clear" w:color="auto" w:fill="auto"/>
          </w:tcPr>
          <w:p w14:paraId="776138E1" w14:textId="77777777" w:rsidR="00253487" w:rsidRPr="00253487" w:rsidRDefault="00253487" w:rsidP="00253487"/>
        </w:tc>
      </w:tr>
      <w:tr w:rsidR="00253487" w:rsidRPr="00253487" w14:paraId="6D7775DD" w14:textId="77777777" w:rsidTr="000F73DB">
        <w:tc>
          <w:tcPr>
            <w:tcW w:w="652" w:type="dxa"/>
            <w:shd w:val="clear" w:color="auto" w:fill="auto"/>
          </w:tcPr>
          <w:p w14:paraId="303A8DC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15CE2B4" w14:textId="77777777" w:rsidR="00253487" w:rsidRPr="00253487" w:rsidRDefault="00253487" w:rsidP="000F73DB">
            <w:pPr>
              <w:jc w:val="center"/>
            </w:pPr>
            <w:r w:rsidRPr="00253487">
              <w:t>430</w:t>
            </w:r>
          </w:p>
        </w:tc>
        <w:tc>
          <w:tcPr>
            <w:tcW w:w="2098" w:type="dxa"/>
            <w:shd w:val="clear" w:color="auto" w:fill="auto"/>
          </w:tcPr>
          <w:p w14:paraId="7371F911" w14:textId="77777777" w:rsidR="00253487" w:rsidRPr="00253487" w:rsidRDefault="00253487" w:rsidP="00253487">
            <w:r w:rsidRPr="00253487">
              <w:t>NetGrossInd</w:t>
            </w:r>
          </w:p>
        </w:tc>
        <w:tc>
          <w:tcPr>
            <w:tcW w:w="811" w:type="dxa"/>
            <w:shd w:val="clear" w:color="auto" w:fill="auto"/>
          </w:tcPr>
          <w:p w14:paraId="766CEDAB" w14:textId="77777777" w:rsidR="00253487" w:rsidRPr="00253487" w:rsidRDefault="00253487" w:rsidP="000F73DB">
            <w:pPr>
              <w:jc w:val="center"/>
            </w:pPr>
            <w:r w:rsidRPr="00253487">
              <w:t>N</w:t>
            </w:r>
          </w:p>
        </w:tc>
        <w:tc>
          <w:tcPr>
            <w:tcW w:w="4859" w:type="dxa"/>
            <w:shd w:val="clear" w:color="auto" w:fill="auto"/>
          </w:tcPr>
          <w:p w14:paraId="4BE6B9EC" w14:textId="77777777" w:rsidR="00253487" w:rsidRPr="00253487" w:rsidRDefault="00253487" w:rsidP="00253487">
            <w:r w:rsidRPr="00253487">
              <w:t>Code to represent whether value is net (inclusive of tax) or gross.</w:t>
            </w:r>
          </w:p>
        </w:tc>
      </w:tr>
      <w:tr w:rsidR="00253487" w:rsidRPr="00253487" w14:paraId="1C61D47F" w14:textId="77777777" w:rsidTr="000F73DB">
        <w:tc>
          <w:tcPr>
            <w:tcW w:w="652" w:type="dxa"/>
            <w:shd w:val="clear" w:color="auto" w:fill="auto"/>
          </w:tcPr>
          <w:p w14:paraId="1AF1850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E899DE2" w14:textId="77777777" w:rsidR="00253487" w:rsidRPr="00253487" w:rsidRDefault="00253487" w:rsidP="000F73DB">
            <w:pPr>
              <w:jc w:val="center"/>
            </w:pPr>
            <w:r w:rsidRPr="00253487">
              <w:t>1154</w:t>
            </w:r>
          </w:p>
        </w:tc>
        <w:tc>
          <w:tcPr>
            <w:tcW w:w="2098" w:type="dxa"/>
            <w:shd w:val="clear" w:color="auto" w:fill="auto"/>
          </w:tcPr>
          <w:p w14:paraId="407ACB5B" w14:textId="77777777" w:rsidR="00253487" w:rsidRPr="00253487" w:rsidRDefault="00253487" w:rsidP="00253487">
            <w:r w:rsidRPr="00253487">
              <w:t>SideCurrency</w:t>
            </w:r>
          </w:p>
        </w:tc>
        <w:tc>
          <w:tcPr>
            <w:tcW w:w="811" w:type="dxa"/>
            <w:shd w:val="clear" w:color="auto" w:fill="auto"/>
          </w:tcPr>
          <w:p w14:paraId="41D83D3F" w14:textId="77777777" w:rsidR="00253487" w:rsidRPr="00253487" w:rsidRDefault="00253487" w:rsidP="000F73DB">
            <w:pPr>
              <w:jc w:val="center"/>
            </w:pPr>
            <w:r w:rsidRPr="00253487">
              <w:t>N</w:t>
            </w:r>
          </w:p>
        </w:tc>
        <w:tc>
          <w:tcPr>
            <w:tcW w:w="4859" w:type="dxa"/>
            <w:shd w:val="clear" w:color="auto" w:fill="auto"/>
          </w:tcPr>
          <w:p w14:paraId="1FB275E7" w14:textId="77777777" w:rsidR="00253487" w:rsidRPr="00253487" w:rsidRDefault="00253487" w:rsidP="00253487">
            <w:r w:rsidRPr="00253487">
              <w:t>Used to Identify the Currency of the Trade Report Side.</w:t>
            </w:r>
          </w:p>
        </w:tc>
      </w:tr>
      <w:tr w:rsidR="00253487" w:rsidRPr="00253487" w14:paraId="305CF8A3" w14:textId="77777777" w:rsidTr="000F73DB">
        <w:tc>
          <w:tcPr>
            <w:tcW w:w="652" w:type="dxa"/>
            <w:shd w:val="clear" w:color="auto" w:fill="auto"/>
          </w:tcPr>
          <w:p w14:paraId="7021BAB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5905E41D" w14:textId="77777777" w:rsidR="00253487" w:rsidRPr="00253487" w:rsidRDefault="00253487" w:rsidP="000F73DB">
            <w:pPr>
              <w:jc w:val="center"/>
            </w:pPr>
            <w:r w:rsidRPr="00253487">
              <w:t>1155</w:t>
            </w:r>
          </w:p>
        </w:tc>
        <w:tc>
          <w:tcPr>
            <w:tcW w:w="2098" w:type="dxa"/>
            <w:tcBorders>
              <w:bottom w:val="single" w:sz="6" w:space="0" w:color="000000"/>
            </w:tcBorders>
            <w:shd w:val="clear" w:color="auto" w:fill="auto"/>
          </w:tcPr>
          <w:p w14:paraId="520D0553" w14:textId="77777777" w:rsidR="00253487" w:rsidRPr="00253487" w:rsidRDefault="00253487" w:rsidP="00253487">
            <w:r w:rsidRPr="00253487">
              <w:t>SideSettlCurrency</w:t>
            </w:r>
          </w:p>
        </w:tc>
        <w:tc>
          <w:tcPr>
            <w:tcW w:w="811" w:type="dxa"/>
            <w:tcBorders>
              <w:bottom w:val="single" w:sz="6" w:space="0" w:color="000000"/>
            </w:tcBorders>
            <w:shd w:val="clear" w:color="auto" w:fill="auto"/>
          </w:tcPr>
          <w:p w14:paraId="5892245B"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989A3C7" w14:textId="77777777" w:rsidR="00253487" w:rsidRPr="00253487" w:rsidRDefault="00253487" w:rsidP="00253487">
            <w:r w:rsidRPr="00253487">
              <w:t>Used to Identify the Settlement Currency of the Trade Report Side.</w:t>
            </w:r>
          </w:p>
        </w:tc>
      </w:tr>
      <w:tr w:rsidR="00253487" w:rsidRPr="00253487" w14:paraId="71B6B825" w14:textId="77777777" w:rsidTr="000F73DB">
        <w:tc>
          <w:tcPr>
            <w:tcW w:w="652" w:type="dxa"/>
            <w:shd w:val="clear" w:color="auto" w:fill="auto"/>
          </w:tcPr>
          <w:p w14:paraId="79BB5C0E"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23C772EF" w14:textId="77777777" w:rsidR="00253487" w:rsidRPr="00253487" w:rsidRDefault="00253487" w:rsidP="000F73DB">
            <w:pPr>
              <w:jc w:val="left"/>
            </w:pPr>
            <w:r w:rsidRPr="00253487">
              <w:t>component block  &lt;CommissionData&gt;</w:t>
            </w:r>
          </w:p>
        </w:tc>
        <w:tc>
          <w:tcPr>
            <w:tcW w:w="811" w:type="dxa"/>
            <w:tcBorders>
              <w:top w:val="single" w:sz="6" w:space="0" w:color="000000"/>
              <w:bottom w:val="single" w:sz="6" w:space="0" w:color="000000"/>
            </w:tcBorders>
            <w:shd w:val="clear" w:color="auto" w:fill="E6E6E6"/>
          </w:tcPr>
          <w:p w14:paraId="3590F96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5BC3E82" w14:textId="77777777" w:rsidR="00253487" w:rsidRPr="00253487" w:rsidRDefault="00253487" w:rsidP="00253487">
            <w:r w:rsidRPr="00253487">
              <w:t xml:space="preserve">Insert here here the set of "Commission Data" fields defined in "Common Components of Application </w:t>
            </w:r>
            <w:r w:rsidRPr="00253487">
              <w:lastRenderedPageBreak/>
              <w:t>Messages"</w:t>
            </w:r>
          </w:p>
        </w:tc>
      </w:tr>
      <w:tr w:rsidR="00253487" w:rsidRPr="00253487" w14:paraId="28BB74EE" w14:textId="77777777" w:rsidTr="000F73DB">
        <w:tc>
          <w:tcPr>
            <w:tcW w:w="652" w:type="dxa"/>
            <w:shd w:val="clear" w:color="auto" w:fill="auto"/>
          </w:tcPr>
          <w:p w14:paraId="09C3691E"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tcBorders>
              <w:top w:val="single" w:sz="6" w:space="0" w:color="000000"/>
            </w:tcBorders>
            <w:shd w:val="clear" w:color="auto" w:fill="auto"/>
          </w:tcPr>
          <w:p w14:paraId="28A4592D" w14:textId="77777777" w:rsidR="00253487" w:rsidRPr="00253487" w:rsidRDefault="00253487" w:rsidP="000F73DB">
            <w:pPr>
              <w:jc w:val="center"/>
            </w:pPr>
            <w:r w:rsidRPr="00253487">
              <w:t>157</w:t>
            </w:r>
          </w:p>
        </w:tc>
        <w:tc>
          <w:tcPr>
            <w:tcW w:w="2098" w:type="dxa"/>
            <w:tcBorders>
              <w:top w:val="single" w:sz="6" w:space="0" w:color="000000"/>
            </w:tcBorders>
            <w:shd w:val="clear" w:color="auto" w:fill="auto"/>
          </w:tcPr>
          <w:p w14:paraId="43FDCC71" w14:textId="77777777" w:rsidR="00253487" w:rsidRPr="00253487" w:rsidRDefault="00253487" w:rsidP="00253487">
            <w:r w:rsidRPr="00253487">
              <w:t>NumDaysInterest</w:t>
            </w:r>
          </w:p>
        </w:tc>
        <w:tc>
          <w:tcPr>
            <w:tcW w:w="811" w:type="dxa"/>
            <w:tcBorders>
              <w:top w:val="single" w:sz="6" w:space="0" w:color="000000"/>
            </w:tcBorders>
            <w:shd w:val="clear" w:color="auto" w:fill="auto"/>
          </w:tcPr>
          <w:p w14:paraId="7A98F49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8ED7557" w14:textId="77777777" w:rsidR="00253487" w:rsidRPr="00253487" w:rsidRDefault="00253487" w:rsidP="00253487"/>
        </w:tc>
      </w:tr>
      <w:tr w:rsidR="00253487" w:rsidRPr="00253487" w14:paraId="34CE794E" w14:textId="77777777" w:rsidTr="000F73DB">
        <w:tc>
          <w:tcPr>
            <w:tcW w:w="652" w:type="dxa"/>
            <w:shd w:val="clear" w:color="auto" w:fill="auto"/>
          </w:tcPr>
          <w:p w14:paraId="3A819EA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9AF9455" w14:textId="77777777" w:rsidR="00253487" w:rsidRPr="00253487" w:rsidRDefault="00253487" w:rsidP="000F73DB">
            <w:pPr>
              <w:jc w:val="center"/>
            </w:pPr>
            <w:r w:rsidRPr="00253487">
              <w:t>230</w:t>
            </w:r>
          </w:p>
        </w:tc>
        <w:tc>
          <w:tcPr>
            <w:tcW w:w="2098" w:type="dxa"/>
            <w:shd w:val="clear" w:color="auto" w:fill="auto"/>
          </w:tcPr>
          <w:p w14:paraId="7FDA2E6F" w14:textId="77777777" w:rsidR="00253487" w:rsidRPr="00253487" w:rsidRDefault="00253487" w:rsidP="00253487">
            <w:r w:rsidRPr="00253487">
              <w:t>ExDate</w:t>
            </w:r>
          </w:p>
        </w:tc>
        <w:tc>
          <w:tcPr>
            <w:tcW w:w="811" w:type="dxa"/>
            <w:shd w:val="clear" w:color="auto" w:fill="auto"/>
          </w:tcPr>
          <w:p w14:paraId="703442F2" w14:textId="77777777" w:rsidR="00253487" w:rsidRPr="00253487" w:rsidRDefault="00253487" w:rsidP="000F73DB">
            <w:pPr>
              <w:jc w:val="center"/>
            </w:pPr>
            <w:r w:rsidRPr="00253487">
              <w:t>N</w:t>
            </w:r>
          </w:p>
        </w:tc>
        <w:tc>
          <w:tcPr>
            <w:tcW w:w="4859" w:type="dxa"/>
            <w:shd w:val="clear" w:color="auto" w:fill="auto"/>
          </w:tcPr>
          <w:p w14:paraId="1FF92A0A" w14:textId="77777777" w:rsidR="00253487" w:rsidRPr="00253487" w:rsidRDefault="00253487" w:rsidP="00253487"/>
        </w:tc>
      </w:tr>
      <w:tr w:rsidR="00253487" w:rsidRPr="00253487" w14:paraId="2A8590D5" w14:textId="77777777" w:rsidTr="000F73DB">
        <w:tc>
          <w:tcPr>
            <w:tcW w:w="652" w:type="dxa"/>
            <w:shd w:val="clear" w:color="auto" w:fill="auto"/>
          </w:tcPr>
          <w:p w14:paraId="70107D9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3AF55BC" w14:textId="77777777" w:rsidR="00253487" w:rsidRPr="00253487" w:rsidRDefault="00253487" w:rsidP="000F73DB">
            <w:pPr>
              <w:jc w:val="center"/>
            </w:pPr>
            <w:r w:rsidRPr="00253487">
              <w:t>158</w:t>
            </w:r>
          </w:p>
        </w:tc>
        <w:tc>
          <w:tcPr>
            <w:tcW w:w="2098" w:type="dxa"/>
            <w:shd w:val="clear" w:color="auto" w:fill="auto"/>
          </w:tcPr>
          <w:p w14:paraId="3878F094" w14:textId="77777777" w:rsidR="00253487" w:rsidRPr="00253487" w:rsidRDefault="00253487" w:rsidP="00253487">
            <w:r w:rsidRPr="00253487">
              <w:t>AccruedInterestRate</w:t>
            </w:r>
          </w:p>
        </w:tc>
        <w:tc>
          <w:tcPr>
            <w:tcW w:w="811" w:type="dxa"/>
            <w:shd w:val="clear" w:color="auto" w:fill="auto"/>
          </w:tcPr>
          <w:p w14:paraId="12B22B18" w14:textId="77777777" w:rsidR="00253487" w:rsidRPr="00253487" w:rsidRDefault="00253487" w:rsidP="000F73DB">
            <w:pPr>
              <w:jc w:val="center"/>
            </w:pPr>
            <w:r w:rsidRPr="00253487">
              <w:t>N</w:t>
            </w:r>
          </w:p>
        </w:tc>
        <w:tc>
          <w:tcPr>
            <w:tcW w:w="4859" w:type="dxa"/>
            <w:shd w:val="clear" w:color="auto" w:fill="auto"/>
          </w:tcPr>
          <w:p w14:paraId="582BFC94" w14:textId="77777777" w:rsidR="00253487" w:rsidRPr="00253487" w:rsidRDefault="00253487" w:rsidP="00253487"/>
        </w:tc>
      </w:tr>
      <w:tr w:rsidR="00253487" w:rsidRPr="00253487" w14:paraId="44595C69" w14:textId="77777777" w:rsidTr="000F73DB">
        <w:tc>
          <w:tcPr>
            <w:tcW w:w="652" w:type="dxa"/>
            <w:shd w:val="clear" w:color="auto" w:fill="auto"/>
          </w:tcPr>
          <w:p w14:paraId="611217C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E26929F" w14:textId="77777777" w:rsidR="00253487" w:rsidRPr="00253487" w:rsidRDefault="00253487" w:rsidP="000F73DB">
            <w:pPr>
              <w:jc w:val="center"/>
            </w:pPr>
            <w:r w:rsidRPr="00253487">
              <w:t>159</w:t>
            </w:r>
          </w:p>
        </w:tc>
        <w:tc>
          <w:tcPr>
            <w:tcW w:w="2098" w:type="dxa"/>
            <w:shd w:val="clear" w:color="auto" w:fill="auto"/>
          </w:tcPr>
          <w:p w14:paraId="78D39E1F" w14:textId="77777777" w:rsidR="00253487" w:rsidRPr="00253487" w:rsidRDefault="00253487" w:rsidP="00253487">
            <w:r w:rsidRPr="00253487">
              <w:t>AccruedInterestAmt</w:t>
            </w:r>
          </w:p>
        </w:tc>
        <w:tc>
          <w:tcPr>
            <w:tcW w:w="811" w:type="dxa"/>
            <w:shd w:val="clear" w:color="auto" w:fill="auto"/>
          </w:tcPr>
          <w:p w14:paraId="69660C96" w14:textId="77777777" w:rsidR="00253487" w:rsidRPr="00253487" w:rsidRDefault="00253487" w:rsidP="000F73DB">
            <w:pPr>
              <w:jc w:val="center"/>
            </w:pPr>
            <w:r w:rsidRPr="00253487">
              <w:t>N</w:t>
            </w:r>
          </w:p>
        </w:tc>
        <w:tc>
          <w:tcPr>
            <w:tcW w:w="4859" w:type="dxa"/>
            <w:shd w:val="clear" w:color="auto" w:fill="auto"/>
          </w:tcPr>
          <w:p w14:paraId="0AFDC41E" w14:textId="77777777" w:rsidR="00253487" w:rsidRPr="00253487" w:rsidRDefault="00253487" w:rsidP="00253487"/>
        </w:tc>
      </w:tr>
      <w:tr w:rsidR="00253487" w:rsidRPr="00253487" w14:paraId="281A9D1F" w14:textId="77777777" w:rsidTr="000F73DB">
        <w:tc>
          <w:tcPr>
            <w:tcW w:w="652" w:type="dxa"/>
            <w:shd w:val="clear" w:color="auto" w:fill="auto"/>
          </w:tcPr>
          <w:p w14:paraId="333AF3C0"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7A5CACA" w14:textId="77777777" w:rsidR="00253487" w:rsidRPr="00253487" w:rsidRDefault="00253487" w:rsidP="000F73DB">
            <w:pPr>
              <w:jc w:val="center"/>
            </w:pPr>
            <w:r w:rsidRPr="00253487">
              <w:t>738</w:t>
            </w:r>
          </w:p>
        </w:tc>
        <w:tc>
          <w:tcPr>
            <w:tcW w:w="2098" w:type="dxa"/>
            <w:shd w:val="clear" w:color="auto" w:fill="auto"/>
          </w:tcPr>
          <w:p w14:paraId="2E619082" w14:textId="77777777" w:rsidR="00253487" w:rsidRPr="00253487" w:rsidRDefault="00253487" w:rsidP="00253487">
            <w:r w:rsidRPr="00253487">
              <w:t>InterestAtMaturity</w:t>
            </w:r>
          </w:p>
        </w:tc>
        <w:tc>
          <w:tcPr>
            <w:tcW w:w="811" w:type="dxa"/>
            <w:shd w:val="clear" w:color="auto" w:fill="auto"/>
          </w:tcPr>
          <w:p w14:paraId="6FF19F12" w14:textId="77777777" w:rsidR="00253487" w:rsidRPr="00253487" w:rsidRDefault="00253487" w:rsidP="000F73DB">
            <w:pPr>
              <w:jc w:val="center"/>
            </w:pPr>
            <w:r w:rsidRPr="00253487">
              <w:t>N</w:t>
            </w:r>
          </w:p>
        </w:tc>
        <w:tc>
          <w:tcPr>
            <w:tcW w:w="4859" w:type="dxa"/>
            <w:shd w:val="clear" w:color="auto" w:fill="auto"/>
          </w:tcPr>
          <w:p w14:paraId="23705932" w14:textId="77777777" w:rsidR="00253487" w:rsidRPr="00253487" w:rsidRDefault="00253487" w:rsidP="00253487"/>
        </w:tc>
      </w:tr>
      <w:tr w:rsidR="00253487" w:rsidRPr="00253487" w14:paraId="03549C9A" w14:textId="77777777" w:rsidTr="000F73DB">
        <w:tc>
          <w:tcPr>
            <w:tcW w:w="652" w:type="dxa"/>
            <w:shd w:val="clear" w:color="auto" w:fill="auto"/>
          </w:tcPr>
          <w:p w14:paraId="200A6C7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AEF6ED7" w14:textId="77777777" w:rsidR="00253487" w:rsidRPr="00253487" w:rsidRDefault="00253487" w:rsidP="000F73DB">
            <w:pPr>
              <w:jc w:val="center"/>
            </w:pPr>
            <w:r w:rsidRPr="00253487">
              <w:t>920</w:t>
            </w:r>
          </w:p>
        </w:tc>
        <w:tc>
          <w:tcPr>
            <w:tcW w:w="2098" w:type="dxa"/>
            <w:shd w:val="clear" w:color="auto" w:fill="auto"/>
          </w:tcPr>
          <w:p w14:paraId="5E7BF9A2" w14:textId="77777777" w:rsidR="00253487" w:rsidRPr="00253487" w:rsidRDefault="00253487" w:rsidP="00253487">
            <w:r w:rsidRPr="00253487">
              <w:t>EndAccruedInterestAmt</w:t>
            </w:r>
          </w:p>
        </w:tc>
        <w:tc>
          <w:tcPr>
            <w:tcW w:w="811" w:type="dxa"/>
            <w:shd w:val="clear" w:color="auto" w:fill="auto"/>
          </w:tcPr>
          <w:p w14:paraId="55249949" w14:textId="77777777" w:rsidR="00253487" w:rsidRPr="00253487" w:rsidRDefault="00253487" w:rsidP="000F73DB">
            <w:pPr>
              <w:jc w:val="center"/>
            </w:pPr>
            <w:r w:rsidRPr="00253487">
              <w:t>N</w:t>
            </w:r>
          </w:p>
        </w:tc>
        <w:tc>
          <w:tcPr>
            <w:tcW w:w="4859" w:type="dxa"/>
            <w:shd w:val="clear" w:color="auto" w:fill="auto"/>
          </w:tcPr>
          <w:p w14:paraId="781972C3" w14:textId="77777777" w:rsidR="00253487" w:rsidRPr="00253487" w:rsidRDefault="00253487" w:rsidP="00253487"/>
        </w:tc>
      </w:tr>
      <w:tr w:rsidR="00253487" w:rsidRPr="00253487" w14:paraId="2038C832" w14:textId="77777777" w:rsidTr="000F73DB">
        <w:tc>
          <w:tcPr>
            <w:tcW w:w="652" w:type="dxa"/>
            <w:shd w:val="clear" w:color="auto" w:fill="auto"/>
          </w:tcPr>
          <w:p w14:paraId="600879D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037FCC9" w14:textId="77777777" w:rsidR="00253487" w:rsidRPr="00253487" w:rsidRDefault="00253487" w:rsidP="000F73DB">
            <w:pPr>
              <w:jc w:val="center"/>
            </w:pPr>
            <w:r w:rsidRPr="00253487">
              <w:t>921</w:t>
            </w:r>
          </w:p>
        </w:tc>
        <w:tc>
          <w:tcPr>
            <w:tcW w:w="2098" w:type="dxa"/>
            <w:shd w:val="clear" w:color="auto" w:fill="auto"/>
          </w:tcPr>
          <w:p w14:paraId="3EE99245" w14:textId="77777777" w:rsidR="00253487" w:rsidRPr="00253487" w:rsidRDefault="00253487" w:rsidP="00253487">
            <w:r w:rsidRPr="00253487">
              <w:t>StartCash</w:t>
            </w:r>
          </w:p>
        </w:tc>
        <w:tc>
          <w:tcPr>
            <w:tcW w:w="811" w:type="dxa"/>
            <w:shd w:val="clear" w:color="auto" w:fill="auto"/>
          </w:tcPr>
          <w:p w14:paraId="219D4672" w14:textId="77777777" w:rsidR="00253487" w:rsidRPr="00253487" w:rsidRDefault="00253487" w:rsidP="000F73DB">
            <w:pPr>
              <w:jc w:val="center"/>
            </w:pPr>
            <w:r w:rsidRPr="00253487">
              <w:t>N</w:t>
            </w:r>
          </w:p>
        </w:tc>
        <w:tc>
          <w:tcPr>
            <w:tcW w:w="4859" w:type="dxa"/>
            <w:shd w:val="clear" w:color="auto" w:fill="auto"/>
          </w:tcPr>
          <w:p w14:paraId="29A4540A" w14:textId="77777777" w:rsidR="00253487" w:rsidRPr="00253487" w:rsidRDefault="00253487" w:rsidP="00253487"/>
        </w:tc>
      </w:tr>
      <w:tr w:rsidR="00253487" w:rsidRPr="00253487" w14:paraId="762DAD10" w14:textId="77777777" w:rsidTr="000F73DB">
        <w:tc>
          <w:tcPr>
            <w:tcW w:w="652" w:type="dxa"/>
            <w:shd w:val="clear" w:color="auto" w:fill="auto"/>
          </w:tcPr>
          <w:p w14:paraId="3D64E15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2264CED" w14:textId="77777777" w:rsidR="00253487" w:rsidRPr="00253487" w:rsidRDefault="00253487" w:rsidP="000F73DB">
            <w:pPr>
              <w:jc w:val="center"/>
            </w:pPr>
            <w:r w:rsidRPr="00253487">
              <w:t>922</w:t>
            </w:r>
          </w:p>
        </w:tc>
        <w:tc>
          <w:tcPr>
            <w:tcW w:w="2098" w:type="dxa"/>
            <w:shd w:val="clear" w:color="auto" w:fill="auto"/>
          </w:tcPr>
          <w:p w14:paraId="72621D60" w14:textId="77777777" w:rsidR="00253487" w:rsidRPr="00253487" w:rsidRDefault="00253487" w:rsidP="00253487">
            <w:r w:rsidRPr="00253487">
              <w:t>EndCash</w:t>
            </w:r>
          </w:p>
        </w:tc>
        <w:tc>
          <w:tcPr>
            <w:tcW w:w="811" w:type="dxa"/>
            <w:shd w:val="clear" w:color="auto" w:fill="auto"/>
          </w:tcPr>
          <w:p w14:paraId="390DE0B0" w14:textId="77777777" w:rsidR="00253487" w:rsidRPr="00253487" w:rsidRDefault="00253487" w:rsidP="000F73DB">
            <w:pPr>
              <w:jc w:val="center"/>
            </w:pPr>
            <w:r w:rsidRPr="00253487">
              <w:t>N</w:t>
            </w:r>
          </w:p>
        </w:tc>
        <w:tc>
          <w:tcPr>
            <w:tcW w:w="4859" w:type="dxa"/>
            <w:shd w:val="clear" w:color="auto" w:fill="auto"/>
          </w:tcPr>
          <w:p w14:paraId="6471A0AB" w14:textId="77777777" w:rsidR="00253487" w:rsidRPr="00253487" w:rsidRDefault="00253487" w:rsidP="00253487"/>
        </w:tc>
      </w:tr>
      <w:tr w:rsidR="00253487" w:rsidRPr="00253487" w14:paraId="687C0FE5" w14:textId="77777777" w:rsidTr="000F73DB">
        <w:tc>
          <w:tcPr>
            <w:tcW w:w="652" w:type="dxa"/>
            <w:shd w:val="clear" w:color="auto" w:fill="auto"/>
          </w:tcPr>
          <w:p w14:paraId="5155430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EFA8737" w14:textId="77777777" w:rsidR="00253487" w:rsidRPr="00253487" w:rsidRDefault="00253487" w:rsidP="000F73DB">
            <w:pPr>
              <w:jc w:val="center"/>
            </w:pPr>
            <w:r w:rsidRPr="00253487">
              <w:t>238</w:t>
            </w:r>
          </w:p>
        </w:tc>
        <w:tc>
          <w:tcPr>
            <w:tcW w:w="2098" w:type="dxa"/>
            <w:shd w:val="clear" w:color="auto" w:fill="auto"/>
          </w:tcPr>
          <w:p w14:paraId="7C2230FA" w14:textId="77777777" w:rsidR="00253487" w:rsidRPr="00253487" w:rsidRDefault="00253487" w:rsidP="00253487">
            <w:r w:rsidRPr="00253487">
              <w:t>Concession</w:t>
            </w:r>
          </w:p>
        </w:tc>
        <w:tc>
          <w:tcPr>
            <w:tcW w:w="811" w:type="dxa"/>
            <w:shd w:val="clear" w:color="auto" w:fill="auto"/>
          </w:tcPr>
          <w:p w14:paraId="46BDEB85" w14:textId="77777777" w:rsidR="00253487" w:rsidRPr="00253487" w:rsidRDefault="00253487" w:rsidP="000F73DB">
            <w:pPr>
              <w:jc w:val="center"/>
            </w:pPr>
            <w:r w:rsidRPr="00253487">
              <w:t>N</w:t>
            </w:r>
          </w:p>
        </w:tc>
        <w:tc>
          <w:tcPr>
            <w:tcW w:w="4859" w:type="dxa"/>
            <w:shd w:val="clear" w:color="auto" w:fill="auto"/>
          </w:tcPr>
          <w:p w14:paraId="7F011B2A" w14:textId="77777777" w:rsidR="00253487" w:rsidRPr="00253487" w:rsidRDefault="00253487" w:rsidP="00253487"/>
        </w:tc>
      </w:tr>
      <w:tr w:rsidR="00253487" w:rsidRPr="00253487" w14:paraId="49B6CE35" w14:textId="77777777" w:rsidTr="000F73DB">
        <w:tc>
          <w:tcPr>
            <w:tcW w:w="652" w:type="dxa"/>
            <w:shd w:val="clear" w:color="auto" w:fill="auto"/>
          </w:tcPr>
          <w:p w14:paraId="7A7AA4EC"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E15DEAE" w14:textId="77777777" w:rsidR="00253487" w:rsidRPr="00253487" w:rsidRDefault="00253487" w:rsidP="000F73DB">
            <w:pPr>
              <w:jc w:val="center"/>
            </w:pPr>
            <w:r w:rsidRPr="00253487">
              <w:t>237</w:t>
            </w:r>
          </w:p>
        </w:tc>
        <w:tc>
          <w:tcPr>
            <w:tcW w:w="2098" w:type="dxa"/>
            <w:shd w:val="clear" w:color="auto" w:fill="auto"/>
          </w:tcPr>
          <w:p w14:paraId="380C973F" w14:textId="77777777" w:rsidR="00253487" w:rsidRPr="00253487" w:rsidRDefault="00253487" w:rsidP="00253487">
            <w:r w:rsidRPr="00253487">
              <w:t>TotalTakedown</w:t>
            </w:r>
          </w:p>
        </w:tc>
        <w:tc>
          <w:tcPr>
            <w:tcW w:w="811" w:type="dxa"/>
            <w:shd w:val="clear" w:color="auto" w:fill="auto"/>
          </w:tcPr>
          <w:p w14:paraId="56132427" w14:textId="77777777" w:rsidR="00253487" w:rsidRPr="00253487" w:rsidRDefault="00253487" w:rsidP="000F73DB">
            <w:pPr>
              <w:jc w:val="center"/>
            </w:pPr>
            <w:r w:rsidRPr="00253487">
              <w:t>N</w:t>
            </w:r>
          </w:p>
        </w:tc>
        <w:tc>
          <w:tcPr>
            <w:tcW w:w="4859" w:type="dxa"/>
            <w:shd w:val="clear" w:color="auto" w:fill="auto"/>
          </w:tcPr>
          <w:p w14:paraId="375EC4F5" w14:textId="77777777" w:rsidR="00253487" w:rsidRPr="00253487" w:rsidRDefault="00253487" w:rsidP="00253487"/>
        </w:tc>
      </w:tr>
      <w:tr w:rsidR="00253487" w:rsidRPr="00253487" w14:paraId="5BF594A5" w14:textId="77777777" w:rsidTr="000F73DB">
        <w:tc>
          <w:tcPr>
            <w:tcW w:w="652" w:type="dxa"/>
            <w:shd w:val="clear" w:color="auto" w:fill="auto"/>
          </w:tcPr>
          <w:p w14:paraId="0511B3F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33246CE" w14:textId="77777777" w:rsidR="00253487" w:rsidRPr="00253487" w:rsidRDefault="00253487" w:rsidP="000F73DB">
            <w:pPr>
              <w:jc w:val="center"/>
            </w:pPr>
            <w:r w:rsidRPr="00253487">
              <w:t>118</w:t>
            </w:r>
          </w:p>
        </w:tc>
        <w:tc>
          <w:tcPr>
            <w:tcW w:w="2098" w:type="dxa"/>
            <w:shd w:val="clear" w:color="auto" w:fill="auto"/>
          </w:tcPr>
          <w:p w14:paraId="0AD2FD2B" w14:textId="77777777" w:rsidR="00253487" w:rsidRPr="00253487" w:rsidRDefault="00253487" w:rsidP="00253487">
            <w:r w:rsidRPr="00253487">
              <w:t>NetMoney</w:t>
            </w:r>
          </w:p>
        </w:tc>
        <w:tc>
          <w:tcPr>
            <w:tcW w:w="811" w:type="dxa"/>
            <w:shd w:val="clear" w:color="auto" w:fill="auto"/>
          </w:tcPr>
          <w:p w14:paraId="5B47142A" w14:textId="77777777" w:rsidR="00253487" w:rsidRPr="00253487" w:rsidRDefault="00253487" w:rsidP="000F73DB">
            <w:pPr>
              <w:jc w:val="center"/>
            </w:pPr>
            <w:r w:rsidRPr="00253487">
              <w:t>N</w:t>
            </w:r>
          </w:p>
        </w:tc>
        <w:tc>
          <w:tcPr>
            <w:tcW w:w="4859" w:type="dxa"/>
            <w:shd w:val="clear" w:color="auto" w:fill="auto"/>
          </w:tcPr>
          <w:p w14:paraId="50DD7C47" w14:textId="77777777" w:rsidR="00253487" w:rsidRPr="00253487" w:rsidRDefault="00253487" w:rsidP="00253487"/>
        </w:tc>
      </w:tr>
      <w:tr w:rsidR="00253487" w:rsidRPr="00253487" w14:paraId="5AFBD9AA" w14:textId="77777777" w:rsidTr="000F73DB">
        <w:tc>
          <w:tcPr>
            <w:tcW w:w="652" w:type="dxa"/>
            <w:shd w:val="clear" w:color="auto" w:fill="auto"/>
          </w:tcPr>
          <w:p w14:paraId="77546A8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C8704FE" w14:textId="77777777" w:rsidR="00253487" w:rsidRPr="00253487" w:rsidRDefault="00253487" w:rsidP="000F73DB">
            <w:pPr>
              <w:jc w:val="center"/>
            </w:pPr>
            <w:r w:rsidRPr="00253487">
              <w:t>119</w:t>
            </w:r>
          </w:p>
        </w:tc>
        <w:tc>
          <w:tcPr>
            <w:tcW w:w="2098" w:type="dxa"/>
            <w:shd w:val="clear" w:color="auto" w:fill="auto"/>
          </w:tcPr>
          <w:p w14:paraId="62D78992" w14:textId="77777777" w:rsidR="00253487" w:rsidRPr="00253487" w:rsidRDefault="00253487" w:rsidP="00253487">
            <w:r w:rsidRPr="00253487">
              <w:t>SettlCurrAmt</w:t>
            </w:r>
          </w:p>
        </w:tc>
        <w:tc>
          <w:tcPr>
            <w:tcW w:w="811" w:type="dxa"/>
            <w:shd w:val="clear" w:color="auto" w:fill="auto"/>
          </w:tcPr>
          <w:p w14:paraId="01C58547" w14:textId="77777777" w:rsidR="00253487" w:rsidRPr="00253487" w:rsidRDefault="00253487" w:rsidP="000F73DB">
            <w:pPr>
              <w:jc w:val="center"/>
            </w:pPr>
            <w:r w:rsidRPr="00253487">
              <w:t>N</w:t>
            </w:r>
          </w:p>
        </w:tc>
        <w:tc>
          <w:tcPr>
            <w:tcW w:w="4859" w:type="dxa"/>
            <w:shd w:val="clear" w:color="auto" w:fill="auto"/>
          </w:tcPr>
          <w:p w14:paraId="1196A31A" w14:textId="77777777" w:rsidR="00253487" w:rsidRPr="00253487" w:rsidRDefault="00253487" w:rsidP="00253487"/>
        </w:tc>
      </w:tr>
      <w:tr w:rsidR="00253487" w:rsidRPr="00253487" w14:paraId="7E685089" w14:textId="77777777" w:rsidTr="000F73DB">
        <w:tc>
          <w:tcPr>
            <w:tcW w:w="652" w:type="dxa"/>
            <w:shd w:val="clear" w:color="auto" w:fill="auto"/>
          </w:tcPr>
          <w:p w14:paraId="0ADA289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E544740" w14:textId="77777777" w:rsidR="00253487" w:rsidRPr="00253487" w:rsidRDefault="00253487" w:rsidP="000F73DB">
            <w:pPr>
              <w:jc w:val="center"/>
            </w:pPr>
            <w:r w:rsidRPr="00253487">
              <w:t>155</w:t>
            </w:r>
          </w:p>
        </w:tc>
        <w:tc>
          <w:tcPr>
            <w:tcW w:w="2098" w:type="dxa"/>
            <w:shd w:val="clear" w:color="auto" w:fill="auto"/>
          </w:tcPr>
          <w:p w14:paraId="323E6201" w14:textId="77777777" w:rsidR="00253487" w:rsidRPr="00253487" w:rsidRDefault="00253487" w:rsidP="00253487">
            <w:r w:rsidRPr="00253487">
              <w:t>SettlCurrFxRate</w:t>
            </w:r>
          </w:p>
        </w:tc>
        <w:tc>
          <w:tcPr>
            <w:tcW w:w="811" w:type="dxa"/>
            <w:shd w:val="clear" w:color="auto" w:fill="auto"/>
          </w:tcPr>
          <w:p w14:paraId="1E428EAA" w14:textId="77777777" w:rsidR="00253487" w:rsidRPr="00253487" w:rsidRDefault="00253487" w:rsidP="000F73DB">
            <w:pPr>
              <w:jc w:val="center"/>
            </w:pPr>
            <w:r w:rsidRPr="00253487">
              <w:t>N</w:t>
            </w:r>
          </w:p>
        </w:tc>
        <w:tc>
          <w:tcPr>
            <w:tcW w:w="4859" w:type="dxa"/>
            <w:shd w:val="clear" w:color="auto" w:fill="auto"/>
          </w:tcPr>
          <w:p w14:paraId="7A67E27A" w14:textId="77777777" w:rsidR="00253487" w:rsidRPr="00253487" w:rsidRDefault="00253487" w:rsidP="00253487"/>
        </w:tc>
      </w:tr>
      <w:tr w:rsidR="00253487" w:rsidRPr="00253487" w14:paraId="75B378F8" w14:textId="77777777" w:rsidTr="000F73DB">
        <w:tc>
          <w:tcPr>
            <w:tcW w:w="652" w:type="dxa"/>
            <w:shd w:val="clear" w:color="auto" w:fill="auto"/>
          </w:tcPr>
          <w:p w14:paraId="02E69F7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4807045" w14:textId="77777777" w:rsidR="00253487" w:rsidRPr="00253487" w:rsidRDefault="00253487" w:rsidP="000F73DB">
            <w:pPr>
              <w:jc w:val="center"/>
            </w:pPr>
            <w:r w:rsidRPr="00253487">
              <w:t>156</w:t>
            </w:r>
          </w:p>
        </w:tc>
        <w:tc>
          <w:tcPr>
            <w:tcW w:w="2098" w:type="dxa"/>
            <w:shd w:val="clear" w:color="auto" w:fill="auto"/>
          </w:tcPr>
          <w:p w14:paraId="2E5FF152" w14:textId="77777777" w:rsidR="00253487" w:rsidRPr="00253487" w:rsidRDefault="00253487" w:rsidP="00253487">
            <w:r w:rsidRPr="00253487">
              <w:t>SettlCurrFxRateCalc</w:t>
            </w:r>
          </w:p>
        </w:tc>
        <w:tc>
          <w:tcPr>
            <w:tcW w:w="811" w:type="dxa"/>
            <w:shd w:val="clear" w:color="auto" w:fill="auto"/>
          </w:tcPr>
          <w:p w14:paraId="31B990A3" w14:textId="77777777" w:rsidR="00253487" w:rsidRPr="00253487" w:rsidRDefault="00253487" w:rsidP="000F73DB">
            <w:pPr>
              <w:jc w:val="center"/>
            </w:pPr>
            <w:r w:rsidRPr="00253487">
              <w:t>N</w:t>
            </w:r>
          </w:p>
        </w:tc>
        <w:tc>
          <w:tcPr>
            <w:tcW w:w="4859" w:type="dxa"/>
            <w:shd w:val="clear" w:color="auto" w:fill="auto"/>
          </w:tcPr>
          <w:p w14:paraId="36EE7962" w14:textId="77777777" w:rsidR="00253487" w:rsidRPr="00253487" w:rsidRDefault="00253487" w:rsidP="00253487"/>
        </w:tc>
      </w:tr>
      <w:tr w:rsidR="00253487" w:rsidRPr="00253487" w14:paraId="139686A6" w14:textId="77777777" w:rsidTr="000F73DB">
        <w:tc>
          <w:tcPr>
            <w:tcW w:w="652" w:type="dxa"/>
            <w:shd w:val="clear" w:color="auto" w:fill="auto"/>
          </w:tcPr>
          <w:p w14:paraId="0134B02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D570EA7" w14:textId="77777777" w:rsidR="00253487" w:rsidRPr="00253487" w:rsidRDefault="00253487" w:rsidP="000F73DB">
            <w:pPr>
              <w:jc w:val="center"/>
            </w:pPr>
            <w:r w:rsidRPr="00253487">
              <w:t>77</w:t>
            </w:r>
          </w:p>
        </w:tc>
        <w:tc>
          <w:tcPr>
            <w:tcW w:w="2098" w:type="dxa"/>
            <w:shd w:val="clear" w:color="auto" w:fill="auto"/>
          </w:tcPr>
          <w:p w14:paraId="6FD9FCE0" w14:textId="77777777" w:rsidR="00253487" w:rsidRPr="00253487" w:rsidRDefault="00253487" w:rsidP="00253487">
            <w:r w:rsidRPr="00253487">
              <w:t>PositionEffect</w:t>
            </w:r>
          </w:p>
        </w:tc>
        <w:tc>
          <w:tcPr>
            <w:tcW w:w="811" w:type="dxa"/>
            <w:shd w:val="clear" w:color="auto" w:fill="auto"/>
          </w:tcPr>
          <w:p w14:paraId="18C70B5F" w14:textId="77777777" w:rsidR="00253487" w:rsidRPr="00253487" w:rsidRDefault="00253487" w:rsidP="000F73DB">
            <w:pPr>
              <w:jc w:val="center"/>
            </w:pPr>
            <w:r w:rsidRPr="00253487">
              <w:t>N</w:t>
            </w:r>
          </w:p>
        </w:tc>
        <w:tc>
          <w:tcPr>
            <w:tcW w:w="4859" w:type="dxa"/>
            <w:shd w:val="clear" w:color="auto" w:fill="auto"/>
          </w:tcPr>
          <w:p w14:paraId="270C07DE" w14:textId="77777777" w:rsidR="00253487" w:rsidRPr="00253487" w:rsidRDefault="00253487" w:rsidP="00253487"/>
        </w:tc>
      </w:tr>
      <w:tr w:rsidR="00253487" w:rsidRPr="00253487" w14:paraId="1884DD60" w14:textId="77777777" w:rsidTr="000F73DB">
        <w:tc>
          <w:tcPr>
            <w:tcW w:w="652" w:type="dxa"/>
            <w:shd w:val="clear" w:color="auto" w:fill="auto"/>
          </w:tcPr>
          <w:p w14:paraId="10B84E3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099D91DD" w14:textId="77777777" w:rsidR="00253487" w:rsidRPr="00253487" w:rsidRDefault="00253487" w:rsidP="000F73DB">
            <w:pPr>
              <w:jc w:val="center"/>
            </w:pPr>
            <w:r w:rsidRPr="00253487">
              <w:t>752</w:t>
            </w:r>
          </w:p>
        </w:tc>
        <w:tc>
          <w:tcPr>
            <w:tcW w:w="2098" w:type="dxa"/>
            <w:tcBorders>
              <w:bottom w:val="single" w:sz="6" w:space="0" w:color="000000"/>
            </w:tcBorders>
            <w:shd w:val="clear" w:color="auto" w:fill="auto"/>
          </w:tcPr>
          <w:p w14:paraId="7CF184C0" w14:textId="77777777" w:rsidR="00253487" w:rsidRPr="00253487" w:rsidRDefault="00253487" w:rsidP="00253487">
            <w:r w:rsidRPr="00253487">
              <w:t>SideMultiLegReportingType</w:t>
            </w:r>
          </w:p>
        </w:tc>
        <w:tc>
          <w:tcPr>
            <w:tcW w:w="811" w:type="dxa"/>
            <w:tcBorders>
              <w:bottom w:val="single" w:sz="6" w:space="0" w:color="000000"/>
            </w:tcBorders>
            <w:shd w:val="clear" w:color="auto" w:fill="auto"/>
          </w:tcPr>
          <w:p w14:paraId="587EC62A"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2852263" w14:textId="77777777" w:rsidR="00253487" w:rsidRPr="00253487" w:rsidRDefault="00253487" w:rsidP="00253487"/>
        </w:tc>
      </w:tr>
      <w:tr w:rsidR="00253487" w:rsidRPr="00253487" w14:paraId="06DC5533" w14:textId="77777777" w:rsidTr="000F73DB">
        <w:tc>
          <w:tcPr>
            <w:tcW w:w="652" w:type="dxa"/>
            <w:shd w:val="clear" w:color="auto" w:fill="auto"/>
          </w:tcPr>
          <w:p w14:paraId="3C2D6233"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341D0C74" w14:textId="77777777" w:rsidR="00253487" w:rsidRPr="00253487" w:rsidRDefault="00253487" w:rsidP="000F73DB">
            <w:pPr>
              <w:jc w:val="left"/>
            </w:pPr>
            <w:r w:rsidRPr="00253487">
              <w:t>component block  &lt;ContAmtGrp&gt;</w:t>
            </w:r>
          </w:p>
        </w:tc>
        <w:tc>
          <w:tcPr>
            <w:tcW w:w="811" w:type="dxa"/>
            <w:tcBorders>
              <w:top w:val="single" w:sz="6" w:space="0" w:color="000000"/>
              <w:bottom w:val="single" w:sz="6" w:space="0" w:color="000000"/>
            </w:tcBorders>
            <w:shd w:val="clear" w:color="auto" w:fill="E6E6E6"/>
          </w:tcPr>
          <w:p w14:paraId="5973946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2105010" w14:textId="77777777" w:rsidR="00253487" w:rsidRPr="00253487" w:rsidRDefault="00253487" w:rsidP="00253487"/>
        </w:tc>
      </w:tr>
      <w:tr w:rsidR="00253487" w:rsidRPr="00253487" w14:paraId="79E76D6D" w14:textId="77777777" w:rsidTr="000F73DB">
        <w:tc>
          <w:tcPr>
            <w:tcW w:w="652" w:type="dxa"/>
            <w:shd w:val="clear" w:color="auto" w:fill="auto"/>
          </w:tcPr>
          <w:p w14:paraId="4DBD41C5"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7090FDE7"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056970D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91BC87E" w14:textId="77777777" w:rsidR="00253487" w:rsidRPr="00253487" w:rsidRDefault="00253487" w:rsidP="00253487">
            <w:r w:rsidRPr="00253487">
              <w:t>Insert here here the set of "Stipulations" fields defined in "Common Components of Application Messages"</w:t>
            </w:r>
          </w:p>
        </w:tc>
      </w:tr>
      <w:tr w:rsidR="00253487" w:rsidRPr="00253487" w14:paraId="4711064C" w14:textId="77777777" w:rsidTr="000F73DB">
        <w:tc>
          <w:tcPr>
            <w:tcW w:w="652" w:type="dxa"/>
            <w:shd w:val="clear" w:color="auto" w:fill="auto"/>
          </w:tcPr>
          <w:p w14:paraId="3E5DDEC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3237DBE5" w14:textId="77777777" w:rsidR="00253487" w:rsidRPr="00253487" w:rsidRDefault="00253487" w:rsidP="000F73DB">
            <w:pPr>
              <w:jc w:val="left"/>
            </w:pPr>
            <w:r w:rsidRPr="00253487">
              <w:t>component block  &lt;MiscFeesGrp&gt;</w:t>
            </w:r>
          </w:p>
        </w:tc>
        <w:tc>
          <w:tcPr>
            <w:tcW w:w="811" w:type="dxa"/>
            <w:tcBorders>
              <w:top w:val="single" w:sz="6" w:space="0" w:color="000000"/>
              <w:bottom w:val="single" w:sz="6" w:space="0" w:color="000000"/>
            </w:tcBorders>
            <w:shd w:val="clear" w:color="auto" w:fill="E6E6E6"/>
          </w:tcPr>
          <w:p w14:paraId="23FBC01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C056C1B" w14:textId="77777777" w:rsidR="00253487" w:rsidRPr="00253487" w:rsidRDefault="00253487" w:rsidP="00253487"/>
        </w:tc>
      </w:tr>
      <w:tr w:rsidR="00253487" w:rsidRPr="00253487" w14:paraId="4E83F8D2" w14:textId="77777777" w:rsidTr="000F73DB">
        <w:tc>
          <w:tcPr>
            <w:tcW w:w="652" w:type="dxa"/>
            <w:shd w:val="clear" w:color="auto" w:fill="auto"/>
          </w:tcPr>
          <w:p w14:paraId="732B7E2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bottom w:val="single" w:sz="6" w:space="0" w:color="000000"/>
            </w:tcBorders>
            <w:shd w:val="clear" w:color="auto" w:fill="auto"/>
          </w:tcPr>
          <w:p w14:paraId="66948C1E" w14:textId="77777777" w:rsidR="00253487" w:rsidRPr="00253487" w:rsidRDefault="00253487" w:rsidP="000F73DB">
            <w:pPr>
              <w:jc w:val="center"/>
            </w:pPr>
            <w:r w:rsidRPr="00253487">
              <w:t>825</w:t>
            </w:r>
          </w:p>
        </w:tc>
        <w:tc>
          <w:tcPr>
            <w:tcW w:w="2098" w:type="dxa"/>
            <w:tcBorders>
              <w:top w:val="single" w:sz="6" w:space="0" w:color="000000"/>
              <w:bottom w:val="single" w:sz="6" w:space="0" w:color="000000"/>
            </w:tcBorders>
            <w:shd w:val="clear" w:color="auto" w:fill="auto"/>
          </w:tcPr>
          <w:p w14:paraId="6BD039D5" w14:textId="77777777" w:rsidR="00253487" w:rsidRPr="00253487" w:rsidRDefault="00253487" w:rsidP="00253487">
            <w:r w:rsidRPr="00253487">
              <w:t>ExchangeRule</w:t>
            </w:r>
          </w:p>
        </w:tc>
        <w:tc>
          <w:tcPr>
            <w:tcW w:w="811" w:type="dxa"/>
            <w:tcBorders>
              <w:top w:val="single" w:sz="6" w:space="0" w:color="000000"/>
              <w:bottom w:val="single" w:sz="6" w:space="0" w:color="000000"/>
            </w:tcBorders>
            <w:shd w:val="clear" w:color="auto" w:fill="auto"/>
          </w:tcPr>
          <w:p w14:paraId="2E477F8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07F49EFD" w14:textId="77777777" w:rsidR="00253487" w:rsidRPr="00253487" w:rsidRDefault="00253487" w:rsidP="00253487"/>
        </w:tc>
      </w:tr>
      <w:tr w:rsidR="00253487" w:rsidRPr="00253487" w14:paraId="1006F1DA" w14:textId="77777777" w:rsidTr="000F73DB">
        <w:tc>
          <w:tcPr>
            <w:tcW w:w="652" w:type="dxa"/>
            <w:shd w:val="clear" w:color="auto" w:fill="auto"/>
          </w:tcPr>
          <w:p w14:paraId="37ED70DF"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2B0FFA06" w14:textId="77777777" w:rsidR="00253487" w:rsidRPr="00253487" w:rsidRDefault="00253487" w:rsidP="000F73DB">
            <w:pPr>
              <w:jc w:val="left"/>
            </w:pPr>
            <w:r w:rsidRPr="00253487">
              <w:t>component block  &lt;SettlDetails&gt;</w:t>
            </w:r>
          </w:p>
        </w:tc>
        <w:tc>
          <w:tcPr>
            <w:tcW w:w="811" w:type="dxa"/>
            <w:tcBorders>
              <w:top w:val="single" w:sz="6" w:space="0" w:color="000000"/>
              <w:bottom w:val="single" w:sz="6" w:space="0" w:color="000000"/>
            </w:tcBorders>
            <w:shd w:val="clear" w:color="auto" w:fill="E6E6E6"/>
          </w:tcPr>
          <w:p w14:paraId="1EF777F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6C1487F" w14:textId="77777777" w:rsidR="00253487" w:rsidRPr="00253487" w:rsidRDefault="00253487" w:rsidP="00253487">
            <w:r w:rsidRPr="00253487">
              <w:t>Conveys settlement account details reported as part of obligation</w:t>
            </w:r>
          </w:p>
        </w:tc>
      </w:tr>
      <w:tr w:rsidR="00253487" w:rsidRPr="00253487" w14:paraId="0EB87FDF" w14:textId="77777777" w:rsidTr="000F73DB">
        <w:tc>
          <w:tcPr>
            <w:tcW w:w="652" w:type="dxa"/>
            <w:shd w:val="clear" w:color="auto" w:fill="auto"/>
          </w:tcPr>
          <w:p w14:paraId="7578F72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3CADC35F" w14:textId="77777777" w:rsidR="00253487" w:rsidRPr="00253487" w:rsidRDefault="00253487" w:rsidP="000F73DB">
            <w:pPr>
              <w:jc w:val="center"/>
            </w:pPr>
            <w:r w:rsidRPr="00253487">
              <w:t>826</w:t>
            </w:r>
          </w:p>
        </w:tc>
        <w:tc>
          <w:tcPr>
            <w:tcW w:w="2098" w:type="dxa"/>
            <w:tcBorders>
              <w:top w:val="single" w:sz="6" w:space="0" w:color="000000"/>
            </w:tcBorders>
            <w:shd w:val="clear" w:color="auto" w:fill="auto"/>
          </w:tcPr>
          <w:p w14:paraId="712CDC44" w14:textId="77777777" w:rsidR="00253487" w:rsidRPr="00253487" w:rsidRDefault="00253487" w:rsidP="00253487">
            <w:r w:rsidRPr="00253487">
              <w:t>TradeAllocIndicator</w:t>
            </w:r>
          </w:p>
        </w:tc>
        <w:tc>
          <w:tcPr>
            <w:tcW w:w="811" w:type="dxa"/>
            <w:tcBorders>
              <w:top w:val="single" w:sz="6" w:space="0" w:color="000000"/>
            </w:tcBorders>
            <w:shd w:val="clear" w:color="auto" w:fill="auto"/>
          </w:tcPr>
          <w:p w14:paraId="610B04DA"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EC60B9D" w14:textId="77777777" w:rsidR="00253487" w:rsidRPr="00253487" w:rsidRDefault="00253487" w:rsidP="00253487"/>
        </w:tc>
      </w:tr>
      <w:tr w:rsidR="00253487" w:rsidRPr="00253487" w14:paraId="15836CE4" w14:textId="77777777" w:rsidTr="000F73DB">
        <w:tc>
          <w:tcPr>
            <w:tcW w:w="652" w:type="dxa"/>
            <w:shd w:val="clear" w:color="auto" w:fill="auto"/>
          </w:tcPr>
          <w:p w14:paraId="570E4EF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AF892CD" w14:textId="77777777" w:rsidR="00253487" w:rsidRPr="00253487" w:rsidRDefault="00253487" w:rsidP="000F73DB">
            <w:pPr>
              <w:jc w:val="center"/>
            </w:pPr>
            <w:r w:rsidRPr="00253487">
              <w:t>591</w:t>
            </w:r>
          </w:p>
        </w:tc>
        <w:tc>
          <w:tcPr>
            <w:tcW w:w="2098" w:type="dxa"/>
            <w:shd w:val="clear" w:color="auto" w:fill="auto"/>
          </w:tcPr>
          <w:p w14:paraId="0D24B557" w14:textId="77777777" w:rsidR="00253487" w:rsidRPr="00253487" w:rsidRDefault="00253487" w:rsidP="00253487">
            <w:r w:rsidRPr="00253487">
              <w:t>PreallocMethod</w:t>
            </w:r>
          </w:p>
        </w:tc>
        <w:tc>
          <w:tcPr>
            <w:tcW w:w="811" w:type="dxa"/>
            <w:shd w:val="clear" w:color="auto" w:fill="auto"/>
          </w:tcPr>
          <w:p w14:paraId="544D8F8A" w14:textId="77777777" w:rsidR="00253487" w:rsidRPr="00253487" w:rsidRDefault="00253487" w:rsidP="000F73DB">
            <w:pPr>
              <w:jc w:val="center"/>
            </w:pPr>
            <w:r w:rsidRPr="00253487">
              <w:t>N</w:t>
            </w:r>
          </w:p>
        </w:tc>
        <w:tc>
          <w:tcPr>
            <w:tcW w:w="4859" w:type="dxa"/>
            <w:shd w:val="clear" w:color="auto" w:fill="auto"/>
          </w:tcPr>
          <w:p w14:paraId="3E887F2B" w14:textId="77777777" w:rsidR="00253487" w:rsidRPr="00253487" w:rsidRDefault="00253487" w:rsidP="00253487"/>
        </w:tc>
      </w:tr>
      <w:tr w:rsidR="00253487" w:rsidRPr="00253487" w14:paraId="5049586A" w14:textId="77777777" w:rsidTr="000F73DB">
        <w:tc>
          <w:tcPr>
            <w:tcW w:w="652" w:type="dxa"/>
            <w:shd w:val="clear" w:color="auto" w:fill="auto"/>
          </w:tcPr>
          <w:p w14:paraId="6DF5194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6ED6B5D1" w14:textId="77777777" w:rsidR="00253487" w:rsidRPr="00253487" w:rsidRDefault="00253487" w:rsidP="000F73DB">
            <w:pPr>
              <w:jc w:val="center"/>
            </w:pPr>
            <w:r w:rsidRPr="00253487">
              <w:t>70</w:t>
            </w:r>
          </w:p>
        </w:tc>
        <w:tc>
          <w:tcPr>
            <w:tcW w:w="2098" w:type="dxa"/>
            <w:tcBorders>
              <w:bottom w:val="single" w:sz="6" w:space="0" w:color="000000"/>
            </w:tcBorders>
            <w:shd w:val="clear" w:color="auto" w:fill="auto"/>
          </w:tcPr>
          <w:p w14:paraId="3E09FFA6" w14:textId="77777777" w:rsidR="00253487" w:rsidRPr="00253487" w:rsidRDefault="00253487" w:rsidP="00253487">
            <w:r w:rsidRPr="00253487">
              <w:t>AllocID</w:t>
            </w:r>
          </w:p>
        </w:tc>
        <w:tc>
          <w:tcPr>
            <w:tcW w:w="811" w:type="dxa"/>
            <w:tcBorders>
              <w:bottom w:val="single" w:sz="6" w:space="0" w:color="000000"/>
            </w:tcBorders>
            <w:shd w:val="clear" w:color="auto" w:fill="auto"/>
          </w:tcPr>
          <w:p w14:paraId="20A14C5D"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6FB4315" w14:textId="77777777" w:rsidR="00253487" w:rsidRPr="00253487" w:rsidRDefault="00253487" w:rsidP="00253487"/>
        </w:tc>
      </w:tr>
      <w:tr w:rsidR="00253487" w:rsidRPr="00253487" w14:paraId="24B3EDBE" w14:textId="77777777" w:rsidTr="000F73DB">
        <w:tc>
          <w:tcPr>
            <w:tcW w:w="652" w:type="dxa"/>
            <w:shd w:val="clear" w:color="auto" w:fill="auto"/>
          </w:tcPr>
          <w:p w14:paraId="28D1C7E8"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12EECA41" w14:textId="77777777" w:rsidR="00253487" w:rsidRPr="00253487" w:rsidRDefault="00253487" w:rsidP="000F73DB">
            <w:pPr>
              <w:jc w:val="left"/>
            </w:pPr>
            <w:r w:rsidRPr="00253487">
              <w:t>component block  &lt;TrdAllocGrp&gt;</w:t>
            </w:r>
          </w:p>
        </w:tc>
        <w:tc>
          <w:tcPr>
            <w:tcW w:w="811" w:type="dxa"/>
            <w:tcBorders>
              <w:top w:val="single" w:sz="6" w:space="0" w:color="000000"/>
              <w:bottom w:val="single" w:sz="6" w:space="0" w:color="000000"/>
            </w:tcBorders>
            <w:shd w:val="clear" w:color="auto" w:fill="E6E6E6"/>
          </w:tcPr>
          <w:p w14:paraId="6DD1D13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5540E43" w14:textId="77777777" w:rsidR="00253487" w:rsidRPr="00253487" w:rsidRDefault="00253487" w:rsidP="00253487"/>
        </w:tc>
      </w:tr>
      <w:tr w:rsidR="00253487" w:rsidRPr="00253487" w14:paraId="4F1D3D19" w14:textId="77777777" w:rsidTr="000F73DB">
        <w:tc>
          <w:tcPr>
            <w:tcW w:w="652" w:type="dxa"/>
            <w:shd w:val="clear" w:color="auto" w:fill="auto"/>
          </w:tcPr>
          <w:p w14:paraId="25B45DD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13814725" w14:textId="77777777" w:rsidR="00253487" w:rsidRPr="00253487" w:rsidRDefault="00253487" w:rsidP="000F73DB">
            <w:pPr>
              <w:jc w:val="center"/>
            </w:pPr>
            <w:r w:rsidRPr="00253487">
              <w:t>1072</w:t>
            </w:r>
          </w:p>
        </w:tc>
        <w:tc>
          <w:tcPr>
            <w:tcW w:w="2098" w:type="dxa"/>
            <w:tcBorders>
              <w:top w:val="single" w:sz="6" w:space="0" w:color="000000"/>
            </w:tcBorders>
            <w:shd w:val="clear" w:color="auto" w:fill="auto"/>
          </w:tcPr>
          <w:p w14:paraId="61930CD6" w14:textId="77777777" w:rsidR="00253487" w:rsidRPr="00253487" w:rsidRDefault="00253487" w:rsidP="00253487">
            <w:r w:rsidRPr="00253487">
              <w:t>SideGrossTradeAmt</w:t>
            </w:r>
          </w:p>
        </w:tc>
        <w:tc>
          <w:tcPr>
            <w:tcW w:w="811" w:type="dxa"/>
            <w:tcBorders>
              <w:top w:val="single" w:sz="6" w:space="0" w:color="000000"/>
            </w:tcBorders>
            <w:shd w:val="clear" w:color="auto" w:fill="auto"/>
          </w:tcPr>
          <w:p w14:paraId="616068F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AA8F71F" w14:textId="77777777" w:rsidR="00253487" w:rsidRPr="00253487" w:rsidRDefault="00253487" w:rsidP="00253487"/>
        </w:tc>
      </w:tr>
      <w:tr w:rsidR="00253487" w:rsidRPr="00253487" w14:paraId="47A2DAF6" w14:textId="77777777" w:rsidTr="000F73DB">
        <w:tc>
          <w:tcPr>
            <w:tcW w:w="652" w:type="dxa"/>
            <w:shd w:val="clear" w:color="auto" w:fill="auto"/>
          </w:tcPr>
          <w:p w14:paraId="2FBDC3F2"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E12E8EB" w14:textId="77777777" w:rsidR="00253487" w:rsidRPr="00253487" w:rsidRDefault="00253487" w:rsidP="000F73DB">
            <w:pPr>
              <w:jc w:val="center"/>
            </w:pPr>
            <w:r w:rsidRPr="00253487">
              <w:t>1057</w:t>
            </w:r>
          </w:p>
        </w:tc>
        <w:tc>
          <w:tcPr>
            <w:tcW w:w="2098" w:type="dxa"/>
            <w:shd w:val="clear" w:color="auto" w:fill="auto"/>
          </w:tcPr>
          <w:p w14:paraId="567E3638" w14:textId="77777777" w:rsidR="00253487" w:rsidRPr="00253487" w:rsidRDefault="00253487" w:rsidP="00253487">
            <w:r w:rsidRPr="00253487">
              <w:t>AggressorIndicator</w:t>
            </w:r>
          </w:p>
        </w:tc>
        <w:tc>
          <w:tcPr>
            <w:tcW w:w="811" w:type="dxa"/>
            <w:shd w:val="clear" w:color="auto" w:fill="auto"/>
          </w:tcPr>
          <w:p w14:paraId="42F2DAAF" w14:textId="77777777" w:rsidR="00253487" w:rsidRPr="00253487" w:rsidRDefault="00253487" w:rsidP="000F73DB">
            <w:pPr>
              <w:jc w:val="center"/>
            </w:pPr>
            <w:r w:rsidRPr="00253487">
              <w:t>N</w:t>
            </w:r>
          </w:p>
        </w:tc>
        <w:tc>
          <w:tcPr>
            <w:tcW w:w="4859" w:type="dxa"/>
            <w:shd w:val="clear" w:color="auto" w:fill="auto"/>
          </w:tcPr>
          <w:p w14:paraId="79BC4B54" w14:textId="77777777" w:rsidR="00253487" w:rsidRPr="00253487" w:rsidRDefault="00253487" w:rsidP="00253487"/>
        </w:tc>
      </w:tr>
      <w:tr w:rsidR="00253487" w:rsidRPr="00253487" w14:paraId="131C8D0A" w14:textId="77777777" w:rsidTr="000F73DB">
        <w:tc>
          <w:tcPr>
            <w:tcW w:w="652" w:type="dxa"/>
            <w:shd w:val="clear" w:color="auto" w:fill="auto"/>
          </w:tcPr>
          <w:p w14:paraId="4DB6FC8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0030690" w14:textId="77777777" w:rsidR="00253487" w:rsidRPr="00253487" w:rsidRDefault="00253487" w:rsidP="000F73DB">
            <w:pPr>
              <w:jc w:val="center"/>
            </w:pPr>
            <w:r w:rsidRPr="00253487">
              <w:t>1009</w:t>
            </w:r>
          </w:p>
        </w:tc>
        <w:tc>
          <w:tcPr>
            <w:tcW w:w="2098" w:type="dxa"/>
            <w:shd w:val="clear" w:color="auto" w:fill="auto"/>
          </w:tcPr>
          <w:p w14:paraId="0F1F8048" w14:textId="77777777" w:rsidR="00253487" w:rsidRPr="00253487" w:rsidRDefault="00253487" w:rsidP="00253487">
            <w:r w:rsidRPr="00253487">
              <w:t>SideLastQty</w:t>
            </w:r>
          </w:p>
        </w:tc>
        <w:tc>
          <w:tcPr>
            <w:tcW w:w="811" w:type="dxa"/>
            <w:shd w:val="clear" w:color="auto" w:fill="auto"/>
          </w:tcPr>
          <w:p w14:paraId="468905F3" w14:textId="77777777" w:rsidR="00253487" w:rsidRPr="00253487" w:rsidRDefault="00253487" w:rsidP="000F73DB">
            <w:pPr>
              <w:jc w:val="center"/>
            </w:pPr>
            <w:r w:rsidRPr="00253487">
              <w:t>N</w:t>
            </w:r>
          </w:p>
        </w:tc>
        <w:tc>
          <w:tcPr>
            <w:tcW w:w="4859" w:type="dxa"/>
            <w:shd w:val="clear" w:color="auto" w:fill="auto"/>
          </w:tcPr>
          <w:p w14:paraId="11B620FF" w14:textId="77777777" w:rsidR="00253487" w:rsidRPr="00253487" w:rsidRDefault="00253487" w:rsidP="00253487"/>
        </w:tc>
      </w:tr>
      <w:tr w:rsidR="00253487" w:rsidRPr="00253487" w14:paraId="570E5B1A" w14:textId="77777777" w:rsidTr="000F73DB">
        <w:tc>
          <w:tcPr>
            <w:tcW w:w="652" w:type="dxa"/>
            <w:shd w:val="clear" w:color="auto" w:fill="auto"/>
          </w:tcPr>
          <w:p w14:paraId="495B672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2918861" w14:textId="77777777" w:rsidR="00253487" w:rsidRPr="00253487" w:rsidRDefault="00253487" w:rsidP="000F73DB">
            <w:pPr>
              <w:jc w:val="center"/>
            </w:pPr>
            <w:r w:rsidRPr="00253487">
              <w:t>1005</w:t>
            </w:r>
          </w:p>
        </w:tc>
        <w:tc>
          <w:tcPr>
            <w:tcW w:w="2098" w:type="dxa"/>
            <w:shd w:val="clear" w:color="auto" w:fill="auto"/>
          </w:tcPr>
          <w:p w14:paraId="3429CE13" w14:textId="77777777" w:rsidR="00253487" w:rsidRPr="00253487" w:rsidRDefault="00253487" w:rsidP="00253487">
            <w:r w:rsidRPr="00253487">
              <w:t>SideTradeReportID</w:t>
            </w:r>
          </w:p>
        </w:tc>
        <w:tc>
          <w:tcPr>
            <w:tcW w:w="811" w:type="dxa"/>
            <w:shd w:val="clear" w:color="auto" w:fill="auto"/>
          </w:tcPr>
          <w:p w14:paraId="42D38AC4" w14:textId="77777777" w:rsidR="00253487" w:rsidRPr="00253487" w:rsidRDefault="00253487" w:rsidP="000F73DB">
            <w:pPr>
              <w:jc w:val="center"/>
            </w:pPr>
            <w:r w:rsidRPr="00253487">
              <w:t>N</w:t>
            </w:r>
          </w:p>
        </w:tc>
        <w:tc>
          <w:tcPr>
            <w:tcW w:w="4859" w:type="dxa"/>
            <w:shd w:val="clear" w:color="auto" w:fill="auto"/>
          </w:tcPr>
          <w:p w14:paraId="487F4F34" w14:textId="77777777" w:rsidR="00253487" w:rsidRPr="00253487" w:rsidRDefault="00253487" w:rsidP="00253487"/>
        </w:tc>
      </w:tr>
      <w:tr w:rsidR="00253487" w:rsidRPr="00253487" w14:paraId="0E4E5089" w14:textId="77777777" w:rsidTr="000F73DB">
        <w:tc>
          <w:tcPr>
            <w:tcW w:w="652" w:type="dxa"/>
            <w:shd w:val="clear" w:color="auto" w:fill="auto"/>
          </w:tcPr>
          <w:p w14:paraId="5CC9CCC9" w14:textId="77777777" w:rsidR="00253487" w:rsidRPr="000F73DB" w:rsidRDefault="00253487" w:rsidP="000F73DB">
            <w:pPr>
              <w:jc w:val="center"/>
              <w:rPr>
                <w:rFonts w:ascii="Wingdings" w:hAnsi="Wingdings"/>
                <w:b/>
              </w:rPr>
            </w:pPr>
            <w:r w:rsidRPr="000F73DB">
              <w:rPr>
                <w:rFonts w:ascii="Wingdings" w:hAnsi="Wingdings"/>
                <w:b/>
              </w:rPr>
              <w:lastRenderedPageBreak/>
              <w:t></w:t>
            </w:r>
          </w:p>
        </w:tc>
        <w:tc>
          <w:tcPr>
            <w:tcW w:w="652" w:type="dxa"/>
            <w:shd w:val="clear" w:color="auto" w:fill="auto"/>
          </w:tcPr>
          <w:p w14:paraId="44C21AC7" w14:textId="77777777" w:rsidR="00253487" w:rsidRPr="00253487" w:rsidRDefault="00253487" w:rsidP="000F73DB">
            <w:pPr>
              <w:jc w:val="center"/>
            </w:pPr>
            <w:r w:rsidRPr="00253487">
              <w:t>1006</w:t>
            </w:r>
          </w:p>
        </w:tc>
        <w:tc>
          <w:tcPr>
            <w:tcW w:w="2098" w:type="dxa"/>
            <w:shd w:val="clear" w:color="auto" w:fill="auto"/>
          </w:tcPr>
          <w:p w14:paraId="658A2360" w14:textId="77777777" w:rsidR="00253487" w:rsidRPr="00253487" w:rsidRDefault="00253487" w:rsidP="00253487">
            <w:r w:rsidRPr="00253487">
              <w:t>SideFillStationCd</w:t>
            </w:r>
          </w:p>
        </w:tc>
        <w:tc>
          <w:tcPr>
            <w:tcW w:w="811" w:type="dxa"/>
            <w:shd w:val="clear" w:color="auto" w:fill="auto"/>
          </w:tcPr>
          <w:p w14:paraId="7F7C06F8" w14:textId="77777777" w:rsidR="00253487" w:rsidRPr="00253487" w:rsidRDefault="00253487" w:rsidP="000F73DB">
            <w:pPr>
              <w:jc w:val="center"/>
            </w:pPr>
            <w:r w:rsidRPr="00253487">
              <w:t>N</w:t>
            </w:r>
          </w:p>
        </w:tc>
        <w:tc>
          <w:tcPr>
            <w:tcW w:w="4859" w:type="dxa"/>
            <w:shd w:val="clear" w:color="auto" w:fill="auto"/>
          </w:tcPr>
          <w:p w14:paraId="542443EA" w14:textId="77777777" w:rsidR="00253487" w:rsidRPr="00253487" w:rsidRDefault="00253487" w:rsidP="00253487"/>
        </w:tc>
      </w:tr>
      <w:tr w:rsidR="00253487" w:rsidRPr="00253487" w14:paraId="07E434EB" w14:textId="77777777" w:rsidTr="000F73DB">
        <w:tc>
          <w:tcPr>
            <w:tcW w:w="652" w:type="dxa"/>
            <w:shd w:val="clear" w:color="auto" w:fill="auto"/>
          </w:tcPr>
          <w:p w14:paraId="6D745A27"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3B387D3" w14:textId="77777777" w:rsidR="00253487" w:rsidRPr="00253487" w:rsidRDefault="00253487" w:rsidP="000F73DB">
            <w:pPr>
              <w:jc w:val="center"/>
            </w:pPr>
            <w:r w:rsidRPr="00253487">
              <w:t>1007</w:t>
            </w:r>
          </w:p>
        </w:tc>
        <w:tc>
          <w:tcPr>
            <w:tcW w:w="2098" w:type="dxa"/>
            <w:shd w:val="clear" w:color="auto" w:fill="auto"/>
          </w:tcPr>
          <w:p w14:paraId="396E74A8" w14:textId="77777777" w:rsidR="00253487" w:rsidRPr="00253487" w:rsidRDefault="00253487" w:rsidP="00253487">
            <w:r w:rsidRPr="00253487">
              <w:t>SideReasonCd</w:t>
            </w:r>
          </w:p>
        </w:tc>
        <w:tc>
          <w:tcPr>
            <w:tcW w:w="811" w:type="dxa"/>
            <w:shd w:val="clear" w:color="auto" w:fill="auto"/>
          </w:tcPr>
          <w:p w14:paraId="5D7E240D" w14:textId="77777777" w:rsidR="00253487" w:rsidRPr="00253487" w:rsidRDefault="00253487" w:rsidP="000F73DB">
            <w:pPr>
              <w:jc w:val="center"/>
            </w:pPr>
            <w:r w:rsidRPr="00253487">
              <w:t>N</w:t>
            </w:r>
          </w:p>
        </w:tc>
        <w:tc>
          <w:tcPr>
            <w:tcW w:w="4859" w:type="dxa"/>
            <w:shd w:val="clear" w:color="auto" w:fill="auto"/>
          </w:tcPr>
          <w:p w14:paraId="4B39EA74" w14:textId="77777777" w:rsidR="00253487" w:rsidRPr="00253487" w:rsidRDefault="00253487" w:rsidP="00253487"/>
        </w:tc>
      </w:tr>
      <w:tr w:rsidR="00253487" w:rsidRPr="00253487" w14:paraId="6E113311" w14:textId="77777777" w:rsidTr="000F73DB">
        <w:tc>
          <w:tcPr>
            <w:tcW w:w="652" w:type="dxa"/>
            <w:shd w:val="clear" w:color="auto" w:fill="auto"/>
          </w:tcPr>
          <w:p w14:paraId="58CEC78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FC8792E" w14:textId="77777777" w:rsidR="00253487" w:rsidRPr="00253487" w:rsidRDefault="00253487" w:rsidP="000F73DB">
            <w:pPr>
              <w:jc w:val="center"/>
            </w:pPr>
            <w:r w:rsidRPr="00253487">
              <w:t>83</w:t>
            </w:r>
          </w:p>
        </w:tc>
        <w:tc>
          <w:tcPr>
            <w:tcW w:w="2098" w:type="dxa"/>
            <w:shd w:val="clear" w:color="auto" w:fill="auto"/>
          </w:tcPr>
          <w:p w14:paraId="18DDA0F8" w14:textId="77777777" w:rsidR="00253487" w:rsidRPr="00253487" w:rsidRDefault="00253487" w:rsidP="00253487">
            <w:r w:rsidRPr="00253487">
              <w:t>RptSeq</w:t>
            </w:r>
          </w:p>
        </w:tc>
        <w:tc>
          <w:tcPr>
            <w:tcW w:w="811" w:type="dxa"/>
            <w:shd w:val="clear" w:color="auto" w:fill="auto"/>
          </w:tcPr>
          <w:p w14:paraId="097519F9" w14:textId="77777777" w:rsidR="00253487" w:rsidRPr="00253487" w:rsidRDefault="00253487" w:rsidP="000F73DB">
            <w:pPr>
              <w:jc w:val="center"/>
            </w:pPr>
            <w:r w:rsidRPr="00253487">
              <w:t>N</w:t>
            </w:r>
          </w:p>
        </w:tc>
        <w:tc>
          <w:tcPr>
            <w:tcW w:w="4859" w:type="dxa"/>
            <w:shd w:val="clear" w:color="auto" w:fill="auto"/>
          </w:tcPr>
          <w:p w14:paraId="6C720AB2" w14:textId="77777777" w:rsidR="00253487" w:rsidRPr="00253487" w:rsidRDefault="00253487" w:rsidP="00253487"/>
        </w:tc>
      </w:tr>
      <w:tr w:rsidR="00253487" w:rsidRPr="00253487" w14:paraId="047C79FF" w14:textId="77777777" w:rsidTr="000F73DB">
        <w:tc>
          <w:tcPr>
            <w:tcW w:w="652" w:type="dxa"/>
            <w:shd w:val="clear" w:color="auto" w:fill="auto"/>
          </w:tcPr>
          <w:p w14:paraId="24E0FC4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63BE9D1" w14:textId="77777777" w:rsidR="00253487" w:rsidRPr="00253487" w:rsidRDefault="00253487" w:rsidP="000F73DB">
            <w:pPr>
              <w:jc w:val="center"/>
            </w:pPr>
            <w:r w:rsidRPr="00253487">
              <w:t>1008</w:t>
            </w:r>
          </w:p>
        </w:tc>
        <w:tc>
          <w:tcPr>
            <w:tcW w:w="2098" w:type="dxa"/>
            <w:shd w:val="clear" w:color="auto" w:fill="auto"/>
          </w:tcPr>
          <w:p w14:paraId="2385DA95" w14:textId="77777777" w:rsidR="00253487" w:rsidRPr="00253487" w:rsidRDefault="00253487" w:rsidP="00253487">
            <w:r w:rsidRPr="00253487">
              <w:t>SideTrdSubTyp</w:t>
            </w:r>
          </w:p>
        </w:tc>
        <w:tc>
          <w:tcPr>
            <w:tcW w:w="811" w:type="dxa"/>
            <w:shd w:val="clear" w:color="auto" w:fill="auto"/>
          </w:tcPr>
          <w:p w14:paraId="611F4FEE" w14:textId="77777777" w:rsidR="00253487" w:rsidRPr="00253487" w:rsidRDefault="00253487" w:rsidP="000F73DB">
            <w:pPr>
              <w:jc w:val="center"/>
            </w:pPr>
            <w:r w:rsidRPr="00253487">
              <w:t>N</w:t>
            </w:r>
          </w:p>
        </w:tc>
        <w:tc>
          <w:tcPr>
            <w:tcW w:w="4859" w:type="dxa"/>
            <w:shd w:val="clear" w:color="auto" w:fill="auto"/>
          </w:tcPr>
          <w:p w14:paraId="094A5A72" w14:textId="77777777" w:rsidR="00253487" w:rsidRPr="00253487" w:rsidRDefault="00253487" w:rsidP="00253487"/>
        </w:tc>
      </w:tr>
      <w:tr w:rsidR="00253487" w:rsidRPr="00253487" w14:paraId="03522688" w14:textId="77777777" w:rsidTr="000F73DB">
        <w:tc>
          <w:tcPr>
            <w:tcW w:w="652" w:type="dxa"/>
            <w:shd w:val="clear" w:color="auto" w:fill="auto"/>
          </w:tcPr>
          <w:p w14:paraId="3660D00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3B1A6734" w14:textId="77777777" w:rsidR="00253487" w:rsidRPr="00253487" w:rsidRDefault="00253487" w:rsidP="000F73DB">
            <w:pPr>
              <w:jc w:val="center"/>
            </w:pPr>
            <w:r w:rsidRPr="00253487">
              <w:t>1115</w:t>
            </w:r>
          </w:p>
        </w:tc>
        <w:tc>
          <w:tcPr>
            <w:tcW w:w="2098" w:type="dxa"/>
            <w:tcBorders>
              <w:bottom w:val="single" w:sz="6" w:space="0" w:color="000000"/>
            </w:tcBorders>
            <w:shd w:val="clear" w:color="auto" w:fill="auto"/>
          </w:tcPr>
          <w:p w14:paraId="7EF5FF9E" w14:textId="77777777" w:rsidR="00253487" w:rsidRPr="00253487" w:rsidRDefault="00253487" w:rsidP="00253487">
            <w:r w:rsidRPr="00253487">
              <w:t>OrderCategory</w:t>
            </w:r>
          </w:p>
        </w:tc>
        <w:tc>
          <w:tcPr>
            <w:tcW w:w="811" w:type="dxa"/>
            <w:tcBorders>
              <w:bottom w:val="single" w:sz="6" w:space="0" w:color="000000"/>
            </w:tcBorders>
            <w:shd w:val="clear" w:color="auto" w:fill="auto"/>
          </w:tcPr>
          <w:p w14:paraId="3E5C466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5060747" w14:textId="77777777" w:rsidR="00253487" w:rsidRPr="00253487" w:rsidRDefault="00253487" w:rsidP="00253487"/>
        </w:tc>
      </w:tr>
      <w:tr w:rsidR="00253487" w:rsidRPr="00253487" w14:paraId="493C00E3" w14:textId="77777777" w:rsidTr="000F73DB">
        <w:tc>
          <w:tcPr>
            <w:tcW w:w="652" w:type="dxa"/>
            <w:shd w:val="clear" w:color="auto" w:fill="auto"/>
          </w:tcPr>
          <w:p w14:paraId="019CED1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7C3FB82F" w14:textId="77777777" w:rsidR="00253487" w:rsidRPr="00253487" w:rsidRDefault="00253487" w:rsidP="000F73DB">
            <w:pPr>
              <w:jc w:val="left"/>
            </w:pPr>
            <w:r w:rsidRPr="00253487">
              <w:t>component block  &lt;TradeReportOrderDetail&gt;</w:t>
            </w:r>
          </w:p>
        </w:tc>
        <w:tc>
          <w:tcPr>
            <w:tcW w:w="811" w:type="dxa"/>
            <w:tcBorders>
              <w:top w:val="single" w:sz="6" w:space="0" w:color="000000"/>
              <w:bottom w:val="single" w:sz="6" w:space="0" w:color="000000"/>
            </w:tcBorders>
            <w:shd w:val="clear" w:color="auto" w:fill="E6E6E6"/>
          </w:tcPr>
          <w:p w14:paraId="3389E27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BC1147E" w14:textId="77777777" w:rsidR="00253487" w:rsidRPr="00253487" w:rsidRDefault="00253487" w:rsidP="00253487">
            <w:r w:rsidRPr="00253487">
              <w:t>Details of the order associated with this side of the trade.</w:t>
            </w:r>
          </w:p>
        </w:tc>
      </w:tr>
      <w:tr w:rsidR="00253487" w:rsidRPr="00253487" w14:paraId="221F56C4" w14:textId="77777777" w:rsidTr="000F73DB">
        <w:tc>
          <w:tcPr>
            <w:tcW w:w="652" w:type="dxa"/>
            <w:shd w:val="clear" w:color="auto" w:fill="auto"/>
          </w:tcPr>
          <w:p w14:paraId="1DFAD983"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3B773049" w14:textId="77777777" w:rsidR="00253487" w:rsidRPr="00253487" w:rsidRDefault="00253487" w:rsidP="000F73DB">
            <w:pPr>
              <w:jc w:val="left"/>
            </w:pPr>
            <w:r w:rsidRPr="00253487">
              <w:t>component block  &lt;SideTrdRegTS&gt;</w:t>
            </w:r>
          </w:p>
        </w:tc>
        <w:tc>
          <w:tcPr>
            <w:tcW w:w="811" w:type="dxa"/>
            <w:tcBorders>
              <w:top w:val="single" w:sz="6" w:space="0" w:color="000000"/>
              <w:bottom w:val="double" w:sz="6" w:space="0" w:color="000000"/>
            </w:tcBorders>
            <w:shd w:val="clear" w:color="auto" w:fill="E6E6E6"/>
          </w:tcPr>
          <w:p w14:paraId="6684351D"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78F67625" w14:textId="77777777" w:rsidR="00253487" w:rsidRPr="00253487" w:rsidRDefault="00253487" w:rsidP="00253487"/>
        </w:tc>
      </w:tr>
      <w:bookmarkEnd w:id="256"/>
    </w:tbl>
    <w:p w14:paraId="27505148" w14:textId="77777777" w:rsidR="009E3F16" w:rsidRDefault="009E3F16" w:rsidP="00253487"/>
    <w:p w14:paraId="4F4AF3D9"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B9340A0" w14:textId="77777777">
        <w:tc>
          <w:tcPr>
            <w:tcW w:w="9576" w:type="dxa"/>
            <w:tcBorders>
              <w:bottom w:val="nil"/>
            </w:tcBorders>
            <w:shd w:val="pct25" w:color="auto" w:fill="FFFFFF"/>
          </w:tcPr>
          <w:p w14:paraId="0979AA9F"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57"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056C8559" w14:textId="77777777">
        <w:tc>
          <w:tcPr>
            <w:tcW w:w="9576" w:type="dxa"/>
            <w:shd w:val="pct12" w:color="auto" w:fill="FFFFFF"/>
          </w:tcPr>
          <w:p w14:paraId="7B22E9B4" w14:textId="77777777" w:rsidR="009E3F16" w:rsidRDefault="009E3F16">
            <w:pPr>
              <w:jc w:val="left"/>
            </w:pPr>
            <w:r>
              <w:t>Refer to FIXML element RptSide</w:t>
            </w:r>
          </w:p>
        </w:tc>
      </w:tr>
    </w:tbl>
    <w:p w14:paraId="2F444AA0" w14:textId="77777777" w:rsidR="009E3F16" w:rsidRDefault="009E3F16"/>
    <w:p w14:paraId="69EFA4CE" w14:textId="77777777" w:rsidR="009E3F16" w:rsidRDefault="009E3F16">
      <w:pPr>
        <w:pStyle w:val="Heading3"/>
      </w:pPr>
      <w:bookmarkStart w:id="257" w:name="_Toc227925075"/>
      <w:r>
        <w:t>UnderlyingLegSecurityAltIDGrp component block</w:t>
      </w:r>
      <w:bookmarkEnd w:id="257"/>
    </w:p>
    <w:p w14:paraId="29925405"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7A1E03E2"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6DAE0DD8" w14:textId="77777777" w:rsidR="00253487" w:rsidRPr="000F73DB" w:rsidRDefault="00253487" w:rsidP="000F73DB">
            <w:pPr>
              <w:jc w:val="center"/>
              <w:rPr>
                <w:b/>
                <w:i/>
              </w:rPr>
            </w:pPr>
            <w:bookmarkStart w:id="258" w:name="Comp_UnderlyingLegSecurityAltID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495602FE"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03BD96EE"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1B53D4F9" w14:textId="77777777" w:rsidR="00253487" w:rsidRPr="000F73DB" w:rsidRDefault="00253487" w:rsidP="000F73DB">
            <w:pPr>
              <w:jc w:val="center"/>
              <w:rPr>
                <w:b/>
                <w:i/>
              </w:rPr>
            </w:pPr>
            <w:r w:rsidRPr="000F73DB">
              <w:rPr>
                <w:b/>
                <w:i/>
              </w:rPr>
              <w:t>Comments</w:t>
            </w:r>
          </w:p>
        </w:tc>
      </w:tr>
      <w:tr w:rsidR="00253487" w:rsidRPr="00253487" w14:paraId="35231E36" w14:textId="77777777" w:rsidTr="000F73DB">
        <w:tc>
          <w:tcPr>
            <w:tcW w:w="652" w:type="dxa"/>
            <w:shd w:val="clear" w:color="auto" w:fill="auto"/>
          </w:tcPr>
          <w:p w14:paraId="6C87F47A" w14:textId="77777777" w:rsidR="00253487" w:rsidRPr="00253487" w:rsidRDefault="00253487" w:rsidP="000F73DB">
            <w:pPr>
              <w:jc w:val="center"/>
            </w:pPr>
            <w:r w:rsidRPr="00253487">
              <w:t>1334</w:t>
            </w:r>
          </w:p>
        </w:tc>
        <w:tc>
          <w:tcPr>
            <w:tcW w:w="2750" w:type="dxa"/>
            <w:gridSpan w:val="2"/>
            <w:shd w:val="clear" w:color="auto" w:fill="auto"/>
          </w:tcPr>
          <w:p w14:paraId="36BAE46E" w14:textId="77777777" w:rsidR="00253487" w:rsidRPr="00253487" w:rsidRDefault="00253487" w:rsidP="00253487">
            <w:r w:rsidRPr="00253487">
              <w:t>NoUnderlyingLegSecurityAltID</w:t>
            </w:r>
          </w:p>
        </w:tc>
        <w:tc>
          <w:tcPr>
            <w:tcW w:w="811" w:type="dxa"/>
            <w:shd w:val="clear" w:color="auto" w:fill="auto"/>
          </w:tcPr>
          <w:p w14:paraId="3ADA3065" w14:textId="77777777" w:rsidR="00253487" w:rsidRPr="00253487" w:rsidRDefault="00253487" w:rsidP="000F73DB">
            <w:pPr>
              <w:jc w:val="center"/>
            </w:pPr>
            <w:r w:rsidRPr="00253487">
              <w:t>N</w:t>
            </w:r>
          </w:p>
        </w:tc>
        <w:tc>
          <w:tcPr>
            <w:tcW w:w="4859" w:type="dxa"/>
            <w:shd w:val="clear" w:color="auto" w:fill="auto"/>
          </w:tcPr>
          <w:p w14:paraId="5F7F63C3" w14:textId="77777777" w:rsidR="00253487" w:rsidRPr="00253487" w:rsidRDefault="00253487" w:rsidP="00253487"/>
        </w:tc>
      </w:tr>
      <w:tr w:rsidR="00253487" w:rsidRPr="00253487" w14:paraId="3FB8048F" w14:textId="77777777" w:rsidTr="000F73DB">
        <w:tc>
          <w:tcPr>
            <w:tcW w:w="652" w:type="dxa"/>
            <w:shd w:val="clear" w:color="auto" w:fill="auto"/>
          </w:tcPr>
          <w:p w14:paraId="1F4AC673"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2ABF289" w14:textId="77777777" w:rsidR="00253487" w:rsidRPr="00253487" w:rsidRDefault="00253487" w:rsidP="000F73DB">
            <w:pPr>
              <w:jc w:val="center"/>
            </w:pPr>
            <w:r w:rsidRPr="00253487">
              <w:t>1335</w:t>
            </w:r>
          </w:p>
        </w:tc>
        <w:tc>
          <w:tcPr>
            <w:tcW w:w="2098" w:type="dxa"/>
            <w:shd w:val="clear" w:color="auto" w:fill="auto"/>
          </w:tcPr>
          <w:p w14:paraId="6984338E" w14:textId="77777777" w:rsidR="00253487" w:rsidRPr="00253487" w:rsidRDefault="00253487" w:rsidP="00253487">
            <w:r w:rsidRPr="00253487">
              <w:t>UnderlyingLegSecurityAltID</w:t>
            </w:r>
          </w:p>
        </w:tc>
        <w:tc>
          <w:tcPr>
            <w:tcW w:w="811" w:type="dxa"/>
            <w:shd w:val="clear" w:color="auto" w:fill="auto"/>
          </w:tcPr>
          <w:p w14:paraId="0FBABADC" w14:textId="77777777" w:rsidR="00253487" w:rsidRPr="00253487" w:rsidRDefault="00253487" w:rsidP="000F73DB">
            <w:pPr>
              <w:jc w:val="center"/>
            </w:pPr>
            <w:r w:rsidRPr="00253487">
              <w:t>N</w:t>
            </w:r>
          </w:p>
        </w:tc>
        <w:tc>
          <w:tcPr>
            <w:tcW w:w="4859" w:type="dxa"/>
            <w:shd w:val="clear" w:color="auto" w:fill="auto"/>
          </w:tcPr>
          <w:p w14:paraId="099F4F75" w14:textId="77777777" w:rsidR="00253487" w:rsidRPr="00253487" w:rsidRDefault="00253487" w:rsidP="00253487"/>
        </w:tc>
      </w:tr>
      <w:tr w:rsidR="00253487" w:rsidRPr="00253487" w14:paraId="7AB47B3D" w14:textId="77777777" w:rsidTr="000F73DB">
        <w:tc>
          <w:tcPr>
            <w:tcW w:w="652" w:type="dxa"/>
            <w:shd w:val="clear" w:color="auto" w:fill="auto"/>
          </w:tcPr>
          <w:p w14:paraId="1193BF9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C2A9F75" w14:textId="77777777" w:rsidR="00253487" w:rsidRPr="00253487" w:rsidRDefault="00253487" w:rsidP="000F73DB">
            <w:pPr>
              <w:jc w:val="center"/>
            </w:pPr>
            <w:r w:rsidRPr="00253487">
              <w:t>1336</w:t>
            </w:r>
          </w:p>
        </w:tc>
        <w:tc>
          <w:tcPr>
            <w:tcW w:w="2098" w:type="dxa"/>
            <w:shd w:val="clear" w:color="auto" w:fill="auto"/>
          </w:tcPr>
          <w:p w14:paraId="3A3438E6" w14:textId="77777777" w:rsidR="00253487" w:rsidRPr="00253487" w:rsidRDefault="00253487" w:rsidP="00253487">
            <w:r w:rsidRPr="00253487">
              <w:t>UnderlyingLegSecurityAltIDSource</w:t>
            </w:r>
          </w:p>
        </w:tc>
        <w:tc>
          <w:tcPr>
            <w:tcW w:w="811" w:type="dxa"/>
            <w:shd w:val="clear" w:color="auto" w:fill="auto"/>
          </w:tcPr>
          <w:p w14:paraId="0077B0E4" w14:textId="77777777" w:rsidR="00253487" w:rsidRPr="00253487" w:rsidRDefault="00253487" w:rsidP="000F73DB">
            <w:pPr>
              <w:jc w:val="center"/>
            </w:pPr>
            <w:r w:rsidRPr="00253487">
              <w:t>N</w:t>
            </w:r>
          </w:p>
        </w:tc>
        <w:tc>
          <w:tcPr>
            <w:tcW w:w="4859" w:type="dxa"/>
            <w:shd w:val="clear" w:color="auto" w:fill="auto"/>
          </w:tcPr>
          <w:p w14:paraId="0AC9CC6F" w14:textId="77777777" w:rsidR="00253487" w:rsidRPr="00253487" w:rsidRDefault="00253487" w:rsidP="00253487"/>
        </w:tc>
      </w:tr>
      <w:bookmarkEnd w:id="258"/>
    </w:tbl>
    <w:p w14:paraId="78E8D259" w14:textId="77777777" w:rsidR="009E3F16" w:rsidRDefault="009E3F16" w:rsidP="00253487"/>
    <w:p w14:paraId="16DA9A3E"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7420DE7E" w14:textId="77777777">
        <w:tc>
          <w:tcPr>
            <w:tcW w:w="9576" w:type="dxa"/>
            <w:tcBorders>
              <w:bottom w:val="nil"/>
            </w:tcBorders>
            <w:shd w:val="pct25" w:color="auto" w:fill="FFFFFF"/>
          </w:tcPr>
          <w:p w14:paraId="5B5C0461"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58"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438E22D4" w14:textId="77777777">
        <w:tc>
          <w:tcPr>
            <w:tcW w:w="9576" w:type="dxa"/>
            <w:shd w:val="pct12" w:color="auto" w:fill="FFFFFF"/>
          </w:tcPr>
          <w:p w14:paraId="2C047F23" w14:textId="77777777" w:rsidR="009E3F16" w:rsidRDefault="009E3F16">
            <w:pPr>
              <w:jc w:val="left"/>
            </w:pPr>
            <w:r>
              <w:t>Refer to FIXML element AID</w:t>
            </w:r>
          </w:p>
        </w:tc>
      </w:tr>
    </w:tbl>
    <w:p w14:paraId="3EDAF2F0" w14:textId="77777777" w:rsidR="009E3F16" w:rsidRDefault="009E3F16"/>
    <w:p w14:paraId="70A6A572" w14:textId="77777777" w:rsidR="009E3F16" w:rsidRDefault="009E3F16">
      <w:pPr>
        <w:pStyle w:val="Heading3"/>
      </w:pPr>
      <w:bookmarkStart w:id="259" w:name="_Toc227925076"/>
      <w:r>
        <w:t>TradeCapLegUnderlyingsGrp component block</w:t>
      </w:r>
      <w:bookmarkEnd w:id="259"/>
    </w:p>
    <w:p w14:paraId="4425F276"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552A51F7"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7ED37001" w14:textId="77777777" w:rsidR="00253487" w:rsidRPr="000F73DB" w:rsidRDefault="00253487" w:rsidP="000F73DB">
            <w:pPr>
              <w:jc w:val="center"/>
              <w:rPr>
                <w:b/>
                <w:i/>
              </w:rPr>
            </w:pPr>
            <w:bookmarkStart w:id="260" w:name="Comp_TradeCapLegUnderlyingsGrp"/>
            <w:r w:rsidRPr="000F73DB">
              <w:rPr>
                <w:b/>
                <w:i/>
              </w:rPr>
              <w:t>Tag</w:t>
            </w:r>
          </w:p>
        </w:tc>
        <w:tc>
          <w:tcPr>
            <w:tcW w:w="2750"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107CE016"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21AD5A13"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12655995" w14:textId="77777777" w:rsidR="00253487" w:rsidRPr="000F73DB" w:rsidRDefault="00253487" w:rsidP="000F73DB">
            <w:pPr>
              <w:jc w:val="center"/>
              <w:rPr>
                <w:b/>
                <w:i/>
              </w:rPr>
            </w:pPr>
            <w:r w:rsidRPr="000F73DB">
              <w:rPr>
                <w:b/>
                <w:i/>
              </w:rPr>
              <w:t>Comments</w:t>
            </w:r>
          </w:p>
        </w:tc>
      </w:tr>
      <w:tr w:rsidR="00253487" w:rsidRPr="00253487" w14:paraId="753C2786" w14:textId="77777777" w:rsidTr="000F73DB">
        <w:tc>
          <w:tcPr>
            <w:tcW w:w="652" w:type="dxa"/>
            <w:shd w:val="clear" w:color="auto" w:fill="auto"/>
          </w:tcPr>
          <w:p w14:paraId="53974A58" w14:textId="77777777" w:rsidR="00253487" w:rsidRPr="00253487" w:rsidRDefault="00253487" w:rsidP="000F73DB">
            <w:pPr>
              <w:jc w:val="center"/>
            </w:pPr>
            <w:r w:rsidRPr="00253487">
              <w:t>1342</w:t>
            </w:r>
          </w:p>
        </w:tc>
        <w:tc>
          <w:tcPr>
            <w:tcW w:w="2750" w:type="dxa"/>
            <w:tcBorders>
              <w:bottom w:val="single" w:sz="6" w:space="0" w:color="000000"/>
            </w:tcBorders>
            <w:shd w:val="clear" w:color="auto" w:fill="auto"/>
          </w:tcPr>
          <w:p w14:paraId="6E0BF519" w14:textId="77777777" w:rsidR="00253487" w:rsidRPr="00253487" w:rsidRDefault="00253487" w:rsidP="00253487">
            <w:r w:rsidRPr="00253487">
              <w:t>NoOfLegUnderlyings</w:t>
            </w:r>
          </w:p>
        </w:tc>
        <w:tc>
          <w:tcPr>
            <w:tcW w:w="811" w:type="dxa"/>
            <w:tcBorders>
              <w:bottom w:val="single" w:sz="6" w:space="0" w:color="000000"/>
            </w:tcBorders>
            <w:shd w:val="clear" w:color="auto" w:fill="auto"/>
          </w:tcPr>
          <w:p w14:paraId="5BC6A5D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ED4CFFE" w14:textId="77777777" w:rsidR="00253487" w:rsidRPr="00253487" w:rsidRDefault="00253487" w:rsidP="00253487">
            <w:r w:rsidRPr="00253487">
              <w:t>Number of legs for the underlying instrument</w:t>
            </w:r>
          </w:p>
        </w:tc>
      </w:tr>
      <w:tr w:rsidR="00253487" w:rsidRPr="00253487" w14:paraId="12344788" w14:textId="77777777" w:rsidTr="000F73DB">
        <w:tc>
          <w:tcPr>
            <w:tcW w:w="652" w:type="dxa"/>
            <w:shd w:val="clear" w:color="auto" w:fill="auto"/>
          </w:tcPr>
          <w:p w14:paraId="1FC54162"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tcBorders>
              <w:top w:val="single" w:sz="6" w:space="0" w:color="000000"/>
              <w:bottom w:val="double" w:sz="6" w:space="0" w:color="000000"/>
            </w:tcBorders>
            <w:shd w:val="clear" w:color="auto" w:fill="E6E6E6"/>
          </w:tcPr>
          <w:p w14:paraId="6D6A1042" w14:textId="77777777" w:rsidR="00253487" w:rsidRPr="00253487" w:rsidRDefault="00253487" w:rsidP="000F73DB">
            <w:pPr>
              <w:jc w:val="left"/>
            </w:pPr>
            <w:r w:rsidRPr="00253487">
              <w:t>component block  &lt;UnderlyingLegInstrument&gt;</w:t>
            </w:r>
          </w:p>
        </w:tc>
        <w:tc>
          <w:tcPr>
            <w:tcW w:w="811" w:type="dxa"/>
            <w:tcBorders>
              <w:top w:val="single" w:sz="6" w:space="0" w:color="000000"/>
              <w:bottom w:val="double" w:sz="6" w:space="0" w:color="000000"/>
            </w:tcBorders>
            <w:shd w:val="clear" w:color="auto" w:fill="E6E6E6"/>
          </w:tcPr>
          <w:p w14:paraId="18FEB501"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7E72B91B" w14:textId="77777777" w:rsidR="00253487" w:rsidRPr="00253487" w:rsidRDefault="00253487" w:rsidP="00253487"/>
        </w:tc>
      </w:tr>
      <w:bookmarkEnd w:id="260"/>
    </w:tbl>
    <w:p w14:paraId="7AA8F6A8" w14:textId="77777777" w:rsidR="009E3F16" w:rsidRDefault="009E3F16" w:rsidP="00253487"/>
    <w:p w14:paraId="3F0B8B75"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344D2866" w14:textId="77777777">
        <w:tc>
          <w:tcPr>
            <w:tcW w:w="9576" w:type="dxa"/>
            <w:tcBorders>
              <w:bottom w:val="nil"/>
            </w:tcBorders>
            <w:shd w:val="pct25" w:color="auto" w:fill="FFFFFF"/>
          </w:tcPr>
          <w:p w14:paraId="38F1EE3B" w14:textId="77777777" w:rsidR="009E3F16" w:rsidRDefault="009E3F16">
            <w:pPr>
              <w:pStyle w:val="Heading5"/>
              <w:autoSpaceDE w:val="0"/>
              <w:rPr>
                <w:rFonts w:ascii="Times New Roman" w:hAnsi="Times New Roman"/>
              </w:rPr>
            </w:pPr>
            <w:r>
              <w:rPr>
                <w:rFonts w:ascii="Times New Roman" w:hAnsi="Times New Roman"/>
                <w:sz w:val="24"/>
              </w:rPr>
              <w:lastRenderedPageBreak/>
              <w:t xml:space="preserve">FIXML Definition for this Component Block– see </w:t>
            </w:r>
            <w:r>
              <w:rPr>
                <w:rFonts w:ascii="Times New Roman" w:hAnsi="Times New Roman"/>
                <w:b w:val="0"/>
                <w:i w:val="0"/>
                <w:color w:val="auto"/>
                <w:sz w:val="2"/>
              </w:rPr>
              <w:t>H</w:t>
            </w:r>
            <w:hyperlink r:id="rId59"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7DC14531" w14:textId="77777777">
        <w:tc>
          <w:tcPr>
            <w:tcW w:w="9576" w:type="dxa"/>
            <w:shd w:val="pct12" w:color="auto" w:fill="FFFFFF"/>
          </w:tcPr>
          <w:p w14:paraId="0F13982A" w14:textId="77777777" w:rsidR="009E3F16" w:rsidRDefault="009E3F16">
            <w:pPr>
              <w:jc w:val="left"/>
            </w:pPr>
            <w:r>
              <w:t>Refer to FIXML element TradeCapLegUndlyGrp</w:t>
            </w:r>
          </w:p>
        </w:tc>
      </w:tr>
    </w:tbl>
    <w:p w14:paraId="7A886301" w14:textId="77777777" w:rsidR="009E3F16" w:rsidRDefault="009E3F16"/>
    <w:p w14:paraId="5D4B2774" w14:textId="77777777" w:rsidR="009E3F16" w:rsidRDefault="009E3F16">
      <w:pPr>
        <w:pStyle w:val="Heading3"/>
      </w:pPr>
      <w:bookmarkStart w:id="261" w:name="_Toc227925077"/>
      <w:r>
        <w:t>TrdRepIndicatorsGrp component block</w:t>
      </w:r>
      <w:bookmarkEnd w:id="261"/>
    </w:p>
    <w:p w14:paraId="2735845A"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779D12B3"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4B234A29" w14:textId="77777777" w:rsidR="00253487" w:rsidRPr="000F73DB" w:rsidRDefault="00253487" w:rsidP="000F73DB">
            <w:pPr>
              <w:jc w:val="center"/>
              <w:rPr>
                <w:b/>
                <w:i/>
              </w:rPr>
            </w:pPr>
            <w:bookmarkStart w:id="262" w:name="Comp_TrdRepIndicators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23E0DC17"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046825FE"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2A862744" w14:textId="77777777" w:rsidR="00253487" w:rsidRPr="000F73DB" w:rsidRDefault="00253487" w:rsidP="000F73DB">
            <w:pPr>
              <w:jc w:val="center"/>
              <w:rPr>
                <w:b/>
                <w:i/>
              </w:rPr>
            </w:pPr>
            <w:r w:rsidRPr="000F73DB">
              <w:rPr>
                <w:b/>
                <w:i/>
              </w:rPr>
              <w:t>Comments</w:t>
            </w:r>
          </w:p>
        </w:tc>
      </w:tr>
      <w:tr w:rsidR="00253487" w:rsidRPr="00253487" w14:paraId="3E3F6366" w14:textId="77777777" w:rsidTr="000F73DB">
        <w:tc>
          <w:tcPr>
            <w:tcW w:w="652" w:type="dxa"/>
            <w:shd w:val="clear" w:color="auto" w:fill="auto"/>
          </w:tcPr>
          <w:p w14:paraId="5FE3434E" w14:textId="77777777" w:rsidR="00253487" w:rsidRPr="00253487" w:rsidRDefault="00253487" w:rsidP="000F73DB">
            <w:pPr>
              <w:jc w:val="center"/>
            </w:pPr>
            <w:r w:rsidRPr="00253487">
              <w:t>1387</w:t>
            </w:r>
          </w:p>
        </w:tc>
        <w:tc>
          <w:tcPr>
            <w:tcW w:w="2750" w:type="dxa"/>
            <w:gridSpan w:val="2"/>
            <w:shd w:val="clear" w:color="auto" w:fill="auto"/>
          </w:tcPr>
          <w:p w14:paraId="2C99DEEE" w14:textId="77777777" w:rsidR="00253487" w:rsidRPr="00253487" w:rsidRDefault="00253487" w:rsidP="00253487">
            <w:r w:rsidRPr="00253487">
              <w:t>NoTrdRepIndicators</w:t>
            </w:r>
          </w:p>
        </w:tc>
        <w:tc>
          <w:tcPr>
            <w:tcW w:w="811" w:type="dxa"/>
            <w:shd w:val="clear" w:color="auto" w:fill="auto"/>
          </w:tcPr>
          <w:p w14:paraId="260A10E7" w14:textId="77777777" w:rsidR="00253487" w:rsidRPr="00253487" w:rsidRDefault="00253487" w:rsidP="000F73DB">
            <w:pPr>
              <w:jc w:val="center"/>
            </w:pPr>
            <w:r w:rsidRPr="00253487">
              <w:t>N</w:t>
            </w:r>
          </w:p>
        </w:tc>
        <w:tc>
          <w:tcPr>
            <w:tcW w:w="4859" w:type="dxa"/>
            <w:shd w:val="clear" w:color="auto" w:fill="auto"/>
          </w:tcPr>
          <w:p w14:paraId="6B37297C" w14:textId="77777777" w:rsidR="00253487" w:rsidRPr="00253487" w:rsidRDefault="00253487" w:rsidP="00253487">
            <w:r w:rsidRPr="00253487">
              <w:t>Number of trade publication indicators following</w:t>
            </w:r>
          </w:p>
        </w:tc>
      </w:tr>
      <w:tr w:rsidR="00253487" w:rsidRPr="00253487" w14:paraId="43AD8F33" w14:textId="77777777" w:rsidTr="000F73DB">
        <w:tc>
          <w:tcPr>
            <w:tcW w:w="652" w:type="dxa"/>
            <w:shd w:val="clear" w:color="auto" w:fill="auto"/>
          </w:tcPr>
          <w:p w14:paraId="20D5028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6CE6037" w14:textId="77777777" w:rsidR="00253487" w:rsidRPr="00253487" w:rsidRDefault="00253487" w:rsidP="000F73DB">
            <w:pPr>
              <w:jc w:val="center"/>
            </w:pPr>
            <w:r w:rsidRPr="00253487">
              <w:t>1388</w:t>
            </w:r>
          </w:p>
        </w:tc>
        <w:tc>
          <w:tcPr>
            <w:tcW w:w="2098" w:type="dxa"/>
            <w:shd w:val="clear" w:color="auto" w:fill="auto"/>
          </w:tcPr>
          <w:p w14:paraId="564DE4C9" w14:textId="77777777" w:rsidR="00253487" w:rsidRPr="00253487" w:rsidRDefault="00253487" w:rsidP="00253487">
            <w:r w:rsidRPr="00253487">
              <w:t>TrdRepPartyRole</w:t>
            </w:r>
          </w:p>
        </w:tc>
        <w:tc>
          <w:tcPr>
            <w:tcW w:w="811" w:type="dxa"/>
            <w:shd w:val="clear" w:color="auto" w:fill="auto"/>
          </w:tcPr>
          <w:p w14:paraId="054EE5D0" w14:textId="77777777" w:rsidR="00253487" w:rsidRPr="00253487" w:rsidRDefault="00253487" w:rsidP="000F73DB">
            <w:pPr>
              <w:jc w:val="center"/>
            </w:pPr>
            <w:r w:rsidRPr="00253487">
              <w:t>N</w:t>
            </w:r>
          </w:p>
        </w:tc>
        <w:tc>
          <w:tcPr>
            <w:tcW w:w="4859" w:type="dxa"/>
            <w:shd w:val="clear" w:color="auto" w:fill="auto"/>
          </w:tcPr>
          <w:p w14:paraId="3ED31A87" w14:textId="77777777" w:rsidR="00253487" w:rsidRPr="00253487" w:rsidRDefault="00253487" w:rsidP="00253487"/>
        </w:tc>
      </w:tr>
      <w:tr w:rsidR="00253487" w:rsidRPr="00253487" w14:paraId="3D0F6F39" w14:textId="77777777" w:rsidTr="000F73DB">
        <w:tc>
          <w:tcPr>
            <w:tcW w:w="652" w:type="dxa"/>
            <w:shd w:val="clear" w:color="auto" w:fill="auto"/>
          </w:tcPr>
          <w:p w14:paraId="745B6F6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2CE382E" w14:textId="77777777" w:rsidR="00253487" w:rsidRPr="00253487" w:rsidRDefault="00253487" w:rsidP="000F73DB">
            <w:pPr>
              <w:jc w:val="center"/>
            </w:pPr>
            <w:r w:rsidRPr="00253487">
              <w:t>1389</w:t>
            </w:r>
          </w:p>
        </w:tc>
        <w:tc>
          <w:tcPr>
            <w:tcW w:w="2098" w:type="dxa"/>
            <w:shd w:val="clear" w:color="auto" w:fill="auto"/>
          </w:tcPr>
          <w:p w14:paraId="6C4E3485" w14:textId="77777777" w:rsidR="00253487" w:rsidRPr="00253487" w:rsidRDefault="00253487" w:rsidP="00253487">
            <w:r w:rsidRPr="00253487">
              <w:t>TrdRepIndicator</w:t>
            </w:r>
          </w:p>
        </w:tc>
        <w:tc>
          <w:tcPr>
            <w:tcW w:w="811" w:type="dxa"/>
            <w:shd w:val="clear" w:color="auto" w:fill="auto"/>
          </w:tcPr>
          <w:p w14:paraId="0F41BD3E" w14:textId="77777777" w:rsidR="00253487" w:rsidRPr="00253487" w:rsidRDefault="00253487" w:rsidP="000F73DB">
            <w:pPr>
              <w:jc w:val="center"/>
            </w:pPr>
            <w:r w:rsidRPr="00253487">
              <w:t>N</w:t>
            </w:r>
          </w:p>
        </w:tc>
        <w:tc>
          <w:tcPr>
            <w:tcW w:w="4859" w:type="dxa"/>
            <w:shd w:val="clear" w:color="auto" w:fill="auto"/>
          </w:tcPr>
          <w:p w14:paraId="6805AECA" w14:textId="77777777" w:rsidR="00253487" w:rsidRPr="00253487" w:rsidRDefault="00253487" w:rsidP="00253487"/>
        </w:tc>
      </w:tr>
      <w:bookmarkEnd w:id="262"/>
    </w:tbl>
    <w:p w14:paraId="142AB081" w14:textId="77777777" w:rsidR="009E3F16" w:rsidRDefault="009E3F16" w:rsidP="00253487"/>
    <w:p w14:paraId="44C213B0"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3CC6BE46" w14:textId="77777777">
        <w:tc>
          <w:tcPr>
            <w:tcW w:w="9576" w:type="dxa"/>
            <w:tcBorders>
              <w:bottom w:val="nil"/>
            </w:tcBorders>
            <w:shd w:val="pct25" w:color="auto" w:fill="FFFFFF"/>
          </w:tcPr>
          <w:p w14:paraId="647A2412"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60"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1F4E2069" w14:textId="77777777">
        <w:tc>
          <w:tcPr>
            <w:tcW w:w="9576" w:type="dxa"/>
            <w:shd w:val="pct12" w:color="auto" w:fill="FFFFFF"/>
          </w:tcPr>
          <w:p w14:paraId="2F7E674F" w14:textId="77777777" w:rsidR="009E3F16" w:rsidRDefault="009E3F16">
            <w:pPr>
              <w:jc w:val="left"/>
            </w:pPr>
            <w:r>
              <w:t>Refer to FIXML element TrdRepIndicatorsGrp</w:t>
            </w:r>
          </w:p>
        </w:tc>
      </w:tr>
    </w:tbl>
    <w:p w14:paraId="133E2667" w14:textId="77777777" w:rsidR="009E3F16" w:rsidRDefault="009E3F16"/>
    <w:p w14:paraId="5253F11E" w14:textId="77777777" w:rsidR="009E3F16" w:rsidRDefault="009E3F16">
      <w:pPr>
        <w:pStyle w:val="Heading3"/>
      </w:pPr>
      <w:bookmarkStart w:id="263" w:name="_Toc227925078"/>
      <w:r>
        <w:t>UnderlyingLegInstrument component block</w:t>
      </w:r>
      <w:bookmarkEnd w:id="263"/>
    </w:p>
    <w:p w14:paraId="7955F279" w14:textId="77777777" w:rsidR="009E3F16" w:rsidRDefault="009E3F16"/>
    <w:p w14:paraId="7143FF58" w14:textId="77777777" w:rsidR="009E3F16" w:rsidRDefault="009E3F16">
      <w:bookmarkStart w:id="264" w:name="Comp_UnderlyingLegInstrumentGrp"/>
      <w:bookmarkEnd w:id="264"/>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0624F23E"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58A7C8AE" w14:textId="77777777" w:rsidR="00253487" w:rsidRPr="000F73DB" w:rsidRDefault="00253487" w:rsidP="000F73DB">
            <w:pPr>
              <w:jc w:val="center"/>
              <w:rPr>
                <w:b/>
                <w:i/>
              </w:rPr>
            </w:pPr>
            <w:bookmarkStart w:id="265" w:name="Comp_UnderlyingLegInstrument"/>
            <w:r w:rsidRPr="000F73DB">
              <w:rPr>
                <w:b/>
                <w:i/>
              </w:rPr>
              <w:t>Tag</w:t>
            </w:r>
          </w:p>
        </w:tc>
        <w:tc>
          <w:tcPr>
            <w:tcW w:w="2750"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37CAA2D6"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73D5CD98"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6C3D48F6" w14:textId="77777777" w:rsidR="00253487" w:rsidRPr="000F73DB" w:rsidRDefault="00253487" w:rsidP="000F73DB">
            <w:pPr>
              <w:jc w:val="center"/>
              <w:rPr>
                <w:b/>
                <w:i/>
              </w:rPr>
            </w:pPr>
            <w:r w:rsidRPr="000F73DB">
              <w:rPr>
                <w:b/>
                <w:i/>
              </w:rPr>
              <w:t>Comments</w:t>
            </w:r>
          </w:p>
        </w:tc>
      </w:tr>
      <w:tr w:rsidR="00253487" w:rsidRPr="00253487" w14:paraId="2886BED4" w14:textId="77777777" w:rsidTr="000F73DB">
        <w:tc>
          <w:tcPr>
            <w:tcW w:w="652" w:type="dxa"/>
            <w:shd w:val="clear" w:color="auto" w:fill="auto"/>
          </w:tcPr>
          <w:p w14:paraId="526DE527" w14:textId="77777777" w:rsidR="00253487" w:rsidRPr="00253487" w:rsidRDefault="00253487" w:rsidP="000F73DB">
            <w:pPr>
              <w:jc w:val="center"/>
            </w:pPr>
            <w:r w:rsidRPr="00253487">
              <w:t>1330</w:t>
            </w:r>
          </w:p>
        </w:tc>
        <w:tc>
          <w:tcPr>
            <w:tcW w:w="2750" w:type="dxa"/>
            <w:shd w:val="clear" w:color="auto" w:fill="auto"/>
          </w:tcPr>
          <w:p w14:paraId="5CFCDE96" w14:textId="77777777" w:rsidR="00253487" w:rsidRPr="00253487" w:rsidRDefault="00253487" w:rsidP="00253487">
            <w:r w:rsidRPr="00253487">
              <w:t>UnderlyingLegSymbol</w:t>
            </w:r>
          </w:p>
        </w:tc>
        <w:tc>
          <w:tcPr>
            <w:tcW w:w="811" w:type="dxa"/>
            <w:shd w:val="clear" w:color="auto" w:fill="auto"/>
          </w:tcPr>
          <w:p w14:paraId="6BF3FD07" w14:textId="77777777" w:rsidR="00253487" w:rsidRPr="00253487" w:rsidRDefault="00253487" w:rsidP="000F73DB">
            <w:pPr>
              <w:jc w:val="center"/>
            </w:pPr>
            <w:r w:rsidRPr="00253487">
              <w:t>N</w:t>
            </w:r>
          </w:p>
        </w:tc>
        <w:tc>
          <w:tcPr>
            <w:tcW w:w="4859" w:type="dxa"/>
            <w:shd w:val="clear" w:color="auto" w:fill="auto"/>
          </w:tcPr>
          <w:p w14:paraId="0A3EDBE6" w14:textId="77777777" w:rsidR="00253487" w:rsidRPr="00253487" w:rsidRDefault="00253487" w:rsidP="00253487"/>
        </w:tc>
      </w:tr>
      <w:tr w:rsidR="00253487" w:rsidRPr="00253487" w14:paraId="65B4C86C" w14:textId="77777777" w:rsidTr="000F73DB">
        <w:tc>
          <w:tcPr>
            <w:tcW w:w="652" w:type="dxa"/>
            <w:shd w:val="clear" w:color="auto" w:fill="auto"/>
          </w:tcPr>
          <w:p w14:paraId="54538E4D" w14:textId="77777777" w:rsidR="00253487" w:rsidRPr="00253487" w:rsidRDefault="00253487" w:rsidP="000F73DB">
            <w:pPr>
              <w:jc w:val="center"/>
            </w:pPr>
            <w:r w:rsidRPr="00253487">
              <w:t>1331</w:t>
            </w:r>
          </w:p>
        </w:tc>
        <w:tc>
          <w:tcPr>
            <w:tcW w:w="2750" w:type="dxa"/>
            <w:shd w:val="clear" w:color="auto" w:fill="auto"/>
          </w:tcPr>
          <w:p w14:paraId="2486FE29" w14:textId="77777777" w:rsidR="00253487" w:rsidRPr="00253487" w:rsidRDefault="00253487" w:rsidP="00253487">
            <w:r w:rsidRPr="00253487">
              <w:t>UnderlyingLegSymbolSfx</w:t>
            </w:r>
          </w:p>
        </w:tc>
        <w:tc>
          <w:tcPr>
            <w:tcW w:w="811" w:type="dxa"/>
            <w:shd w:val="clear" w:color="auto" w:fill="auto"/>
          </w:tcPr>
          <w:p w14:paraId="69D12ABB" w14:textId="77777777" w:rsidR="00253487" w:rsidRPr="00253487" w:rsidRDefault="00253487" w:rsidP="000F73DB">
            <w:pPr>
              <w:jc w:val="center"/>
            </w:pPr>
            <w:r w:rsidRPr="00253487">
              <w:t>N</w:t>
            </w:r>
          </w:p>
        </w:tc>
        <w:tc>
          <w:tcPr>
            <w:tcW w:w="4859" w:type="dxa"/>
            <w:shd w:val="clear" w:color="auto" w:fill="auto"/>
          </w:tcPr>
          <w:p w14:paraId="18613ED9" w14:textId="77777777" w:rsidR="00253487" w:rsidRPr="00253487" w:rsidRDefault="00253487" w:rsidP="00253487"/>
        </w:tc>
      </w:tr>
      <w:tr w:rsidR="00253487" w:rsidRPr="00253487" w14:paraId="58117082" w14:textId="77777777" w:rsidTr="000F73DB">
        <w:tc>
          <w:tcPr>
            <w:tcW w:w="652" w:type="dxa"/>
            <w:shd w:val="clear" w:color="auto" w:fill="auto"/>
          </w:tcPr>
          <w:p w14:paraId="6379BCE9" w14:textId="77777777" w:rsidR="00253487" w:rsidRPr="00253487" w:rsidRDefault="00253487" w:rsidP="000F73DB">
            <w:pPr>
              <w:jc w:val="center"/>
            </w:pPr>
            <w:r w:rsidRPr="00253487">
              <w:t>1332</w:t>
            </w:r>
          </w:p>
        </w:tc>
        <w:tc>
          <w:tcPr>
            <w:tcW w:w="2750" w:type="dxa"/>
            <w:shd w:val="clear" w:color="auto" w:fill="auto"/>
          </w:tcPr>
          <w:p w14:paraId="50512324" w14:textId="77777777" w:rsidR="00253487" w:rsidRPr="00253487" w:rsidRDefault="00253487" w:rsidP="00253487">
            <w:r w:rsidRPr="00253487">
              <w:t>UnderlyingLegSecurityID</w:t>
            </w:r>
          </w:p>
        </w:tc>
        <w:tc>
          <w:tcPr>
            <w:tcW w:w="811" w:type="dxa"/>
            <w:shd w:val="clear" w:color="auto" w:fill="auto"/>
          </w:tcPr>
          <w:p w14:paraId="53BDF684" w14:textId="77777777" w:rsidR="00253487" w:rsidRPr="00253487" w:rsidRDefault="00253487" w:rsidP="000F73DB">
            <w:pPr>
              <w:jc w:val="center"/>
            </w:pPr>
            <w:r w:rsidRPr="00253487">
              <w:t>N</w:t>
            </w:r>
          </w:p>
        </w:tc>
        <w:tc>
          <w:tcPr>
            <w:tcW w:w="4859" w:type="dxa"/>
            <w:shd w:val="clear" w:color="auto" w:fill="auto"/>
          </w:tcPr>
          <w:p w14:paraId="39A70902" w14:textId="77777777" w:rsidR="00253487" w:rsidRPr="00253487" w:rsidRDefault="00253487" w:rsidP="00253487"/>
        </w:tc>
      </w:tr>
      <w:tr w:rsidR="00253487" w:rsidRPr="00253487" w14:paraId="48664625" w14:textId="77777777" w:rsidTr="000F73DB">
        <w:tc>
          <w:tcPr>
            <w:tcW w:w="652" w:type="dxa"/>
            <w:tcBorders>
              <w:bottom w:val="single" w:sz="6" w:space="0" w:color="000000"/>
            </w:tcBorders>
            <w:shd w:val="clear" w:color="auto" w:fill="auto"/>
          </w:tcPr>
          <w:p w14:paraId="301622D0" w14:textId="77777777" w:rsidR="00253487" w:rsidRPr="00253487" w:rsidRDefault="00253487" w:rsidP="000F73DB">
            <w:pPr>
              <w:jc w:val="center"/>
            </w:pPr>
            <w:r w:rsidRPr="00253487">
              <w:t>1333</w:t>
            </w:r>
          </w:p>
        </w:tc>
        <w:tc>
          <w:tcPr>
            <w:tcW w:w="2750" w:type="dxa"/>
            <w:tcBorders>
              <w:bottom w:val="single" w:sz="6" w:space="0" w:color="000000"/>
            </w:tcBorders>
            <w:shd w:val="clear" w:color="auto" w:fill="auto"/>
          </w:tcPr>
          <w:p w14:paraId="5C425B81" w14:textId="77777777" w:rsidR="00253487" w:rsidRPr="00253487" w:rsidRDefault="00253487" w:rsidP="00253487">
            <w:r w:rsidRPr="00253487">
              <w:t>UnderlyingLegSecurityIDSource</w:t>
            </w:r>
          </w:p>
        </w:tc>
        <w:tc>
          <w:tcPr>
            <w:tcW w:w="811" w:type="dxa"/>
            <w:tcBorders>
              <w:bottom w:val="single" w:sz="6" w:space="0" w:color="000000"/>
            </w:tcBorders>
            <w:shd w:val="clear" w:color="auto" w:fill="auto"/>
          </w:tcPr>
          <w:p w14:paraId="78BD4AD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0EBFD6F" w14:textId="77777777" w:rsidR="00253487" w:rsidRPr="00253487" w:rsidRDefault="00253487" w:rsidP="00253487"/>
        </w:tc>
      </w:tr>
      <w:tr w:rsidR="00253487" w:rsidRPr="00253487" w14:paraId="60C48139" w14:textId="77777777" w:rsidTr="000F73DB">
        <w:tc>
          <w:tcPr>
            <w:tcW w:w="3402" w:type="dxa"/>
            <w:gridSpan w:val="2"/>
            <w:tcBorders>
              <w:top w:val="single" w:sz="6" w:space="0" w:color="000000"/>
              <w:bottom w:val="single" w:sz="6" w:space="0" w:color="000000"/>
            </w:tcBorders>
            <w:shd w:val="clear" w:color="auto" w:fill="E6E6E6"/>
          </w:tcPr>
          <w:p w14:paraId="169DC379" w14:textId="77777777" w:rsidR="00253487" w:rsidRPr="00253487" w:rsidRDefault="00253487" w:rsidP="000F73DB">
            <w:pPr>
              <w:jc w:val="left"/>
            </w:pPr>
            <w:r w:rsidRPr="00253487">
              <w:t>component block  &lt;UnderlyingLegSecurityAltIDGrp&gt;</w:t>
            </w:r>
          </w:p>
        </w:tc>
        <w:tc>
          <w:tcPr>
            <w:tcW w:w="811" w:type="dxa"/>
            <w:tcBorders>
              <w:top w:val="single" w:sz="6" w:space="0" w:color="000000"/>
              <w:bottom w:val="single" w:sz="6" w:space="0" w:color="000000"/>
            </w:tcBorders>
            <w:shd w:val="clear" w:color="auto" w:fill="E6E6E6"/>
          </w:tcPr>
          <w:p w14:paraId="3D60BE1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36A517A" w14:textId="77777777" w:rsidR="00253487" w:rsidRPr="00253487" w:rsidRDefault="00253487" w:rsidP="00253487"/>
        </w:tc>
      </w:tr>
      <w:tr w:rsidR="00253487" w:rsidRPr="00253487" w14:paraId="57514720" w14:textId="77777777" w:rsidTr="000F73DB">
        <w:tc>
          <w:tcPr>
            <w:tcW w:w="652" w:type="dxa"/>
            <w:tcBorders>
              <w:top w:val="single" w:sz="6" w:space="0" w:color="000000"/>
            </w:tcBorders>
            <w:shd w:val="clear" w:color="auto" w:fill="auto"/>
          </w:tcPr>
          <w:p w14:paraId="6D9E419E" w14:textId="77777777" w:rsidR="00253487" w:rsidRPr="00253487" w:rsidRDefault="00253487" w:rsidP="000F73DB">
            <w:pPr>
              <w:jc w:val="center"/>
            </w:pPr>
            <w:r w:rsidRPr="00253487">
              <w:t>1344</w:t>
            </w:r>
          </w:p>
        </w:tc>
        <w:tc>
          <w:tcPr>
            <w:tcW w:w="2750" w:type="dxa"/>
            <w:tcBorders>
              <w:top w:val="single" w:sz="6" w:space="0" w:color="000000"/>
            </w:tcBorders>
            <w:shd w:val="clear" w:color="auto" w:fill="auto"/>
          </w:tcPr>
          <w:p w14:paraId="6B484966" w14:textId="77777777" w:rsidR="00253487" w:rsidRPr="00253487" w:rsidRDefault="00253487" w:rsidP="00253487">
            <w:r w:rsidRPr="00253487">
              <w:t>UnderlyingLegCFICode</w:t>
            </w:r>
          </w:p>
        </w:tc>
        <w:tc>
          <w:tcPr>
            <w:tcW w:w="811" w:type="dxa"/>
            <w:tcBorders>
              <w:top w:val="single" w:sz="6" w:space="0" w:color="000000"/>
            </w:tcBorders>
            <w:shd w:val="clear" w:color="auto" w:fill="auto"/>
          </w:tcPr>
          <w:p w14:paraId="4F34C9C3"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72D137C" w14:textId="77777777" w:rsidR="00253487" w:rsidRPr="00253487" w:rsidRDefault="00253487" w:rsidP="00253487"/>
        </w:tc>
      </w:tr>
      <w:tr w:rsidR="00253487" w:rsidRPr="00253487" w14:paraId="3B53AFBD" w14:textId="77777777" w:rsidTr="000F73DB">
        <w:tc>
          <w:tcPr>
            <w:tcW w:w="652" w:type="dxa"/>
            <w:shd w:val="clear" w:color="auto" w:fill="auto"/>
          </w:tcPr>
          <w:p w14:paraId="6422709D" w14:textId="77777777" w:rsidR="00253487" w:rsidRPr="00253487" w:rsidRDefault="00253487" w:rsidP="000F73DB">
            <w:pPr>
              <w:jc w:val="center"/>
            </w:pPr>
            <w:r w:rsidRPr="00253487">
              <w:t>1337</w:t>
            </w:r>
          </w:p>
        </w:tc>
        <w:tc>
          <w:tcPr>
            <w:tcW w:w="2750" w:type="dxa"/>
            <w:shd w:val="clear" w:color="auto" w:fill="auto"/>
          </w:tcPr>
          <w:p w14:paraId="184716A5" w14:textId="77777777" w:rsidR="00253487" w:rsidRPr="00253487" w:rsidRDefault="00253487" w:rsidP="00253487">
            <w:r w:rsidRPr="00253487">
              <w:t>UnderlyingLegSecurityType</w:t>
            </w:r>
          </w:p>
        </w:tc>
        <w:tc>
          <w:tcPr>
            <w:tcW w:w="811" w:type="dxa"/>
            <w:shd w:val="clear" w:color="auto" w:fill="auto"/>
          </w:tcPr>
          <w:p w14:paraId="7A3C8916" w14:textId="77777777" w:rsidR="00253487" w:rsidRPr="00253487" w:rsidRDefault="00253487" w:rsidP="000F73DB">
            <w:pPr>
              <w:jc w:val="center"/>
            </w:pPr>
            <w:r w:rsidRPr="00253487">
              <w:t>N</w:t>
            </w:r>
          </w:p>
        </w:tc>
        <w:tc>
          <w:tcPr>
            <w:tcW w:w="4859" w:type="dxa"/>
            <w:shd w:val="clear" w:color="auto" w:fill="auto"/>
          </w:tcPr>
          <w:p w14:paraId="7F640654" w14:textId="77777777" w:rsidR="00253487" w:rsidRPr="00253487" w:rsidRDefault="00253487" w:rsidP="00253487"/>
        </w:tc>
      </w:tr>
      <w:tr w:rsidR="00253487" w:rsidRPr="00253487" w14:paraId="1237F3E9" w14:textId="77777777" w:rsidTr="000F73DB">
        <w:tc>
          <w:tcPr>
            <w:tcW w:w="652" w:type="dxa"/>
            <w:shd w:val="clear" w:color="auto" w:fill="auto"/>
          </w:tcPr>
          <w:p w14:paraId="1489BCCE" w14:textId="77777777" w:rsidR="00253487" w:rsidRPr="00253487" w:rsidRDefault="00253487" w:rsidP="000F73DB">
            <w:pPr>
              <w:jc w:val="center"/>
            </w:pPr>
            <w:r w:rsidRPr="00253487">
              <w:t>1338</w:t>
            </w:r>
          </w:p>
        </w:tc>
        <w:tc>
          <w:tcPr>
            <w:tcW w:w="2750" w:type="dxa"/>
            <w:shd w:val="clear" w:color="auto" w:fill="auto"/>
          </w:tcPr>
          <w:p w14:paraId="031CE7D5" w14:textId="77777777" w:rsidR="00253487" w:rsidRPr="00253487" w:rsidRDefault="00253487" w:rsidP="00253487">
            <w:r w:rsidRPr="00253487">
              <w:t>UnderlyingLegSecuritySubType</w:t>
            </w:r>
          </w:p>
        </w:tc>
        <w:tc>
          <w:tcPr>
            <w:tcW w:w="811" w:type="dxa"/>
            <w:shd w:val="clear" w:color="auto" w:fill="auto"/>
          </w:tcPr>
          <w:p w14:paraId="06F68450" w14:textId="77777777" w:rsidR="00253487" w:rsidRPr="00253487" w:rsidRDefault="00253487" w:rsidP="000F73DB">
            <w:pPr>
              <w:jc w:val="center"/>
            </w:pPr>
            <w:r w:rsidRPr="00253487">
              <w:t>N</w:t>
            </w:r>
          </w:p>
        </w:tc>
        <w:tc>
          <w:tcPr>
            <w:tcW w:w="4859" w:type="dxa"/>
            <w:shd w:val="clear" w:color="auto" w:fill="auto"/>
          </w:tcPr>
          <w:p w14:paraId="3A3EB1CE" w14:textId="77777777" w:rsidR="00253487" w:rsidRPr="00253487" w:rsidRDefault="00253487" w:rsidP="00253487"/>
        </w:tc>
      </w:tr>
      <w:tr w:rsidR="00253487" w:rsidRPr="00253487" w14:paraId="55C81815" w14:textId="77777777" w:rsidTr="000F73DB">
        <w:tc>
          <w:tcPr>
            <w:tcW w:w="652" w:type="dxa"/>
            <w:shd w:val="clear" w:color="auto" w:fill="auto"/>
          </w:tcPr>
          <w:p w14:paraId="0794F229" w14:textId="77777777" w:rsidR="00253487" w:rsidRPr="00253487" w:rsidRDefault="00253487" w:rsidP="000F73DB">
            <w:pPr>
              <w:jc w:val="center"/>
            </w:pPr>
            <w:r w:rsidRPr="00253487">
              <w:t>1339</w:t>
            </w:r>
          </w:p>
        </w:tc>
        <w:tc>
          <w:tcPr>
            <w:tcW w:w="2750" w:type="dxa"/>
            <w:shd w:val="clear" w:color="auto" w:fill="auto"/>
          </w:tcPr>
          <w:p w14:paraId="781AD16E" w14:textId="77777777" w:rsidR="00253487" w:rsidRPr="00253487" w:rsidRDefault="00253487" w:rsidP="00253487">
            <w:r w:rsidRPr="00253487">
              <w:t>UnderlyingLegMaturityMonthYear</w:t>
            </w:r>
          </w:p>
        </w:tc>
        <w:tc>
          <w:tcPr>
            <w:tcW w:w="811" w:type="dxa"/>
            <w:shd w:val="clear" w:color="auto" w:fill="auto"/>
          </w:tcPr>
          <w:p w14:paraId="37E14E31" w14:textId="77777777" w:rsidR="00253487" w:rsidRPr="00253487" w:rsidRDefault="00253487" w:rsidP="000F73DB">
            <w:pPr>
              <w:jc w:val="center"/>
            </w:pPr>
            <w:r w:rsidRPr="00253487">
              <w:t>N</w:t>
            </w:r>
          </w:p>
        </w:tc>
        <w:tc>
          <w:tcPr>
            <w:tcW w:w="4859" w:type="dxa"/>
            <w:shd w:val="clear" w:color="auto" w:fill="auto"/>
          </w:tcPr>
          <w:p w14:paraId="59817090" w14:textId="77777777" w:rsidR="00253487" w:rsidRPr="00253487" w:rsidRDefault="00253487" w:rsidP="00253487"/>
        </w:tc>
      </w:tr>
      <w:tr w:rsidR="00253487" w:rsidRPr="00253487" w14:paraId="3AEB57D7" w14:textId="77777777" w:rsidTr="000F73DB">
        <w:tc>
          <w:tcPr>
            <w:tcW w:w="652" w:type="dxa"/>
            <w:shd w:val="clear" w:color="auto" w:fill="auto"/>
          </w:tcPr>
          <w:p w14:paraId="7850BA50" w14:textId="77777777" w:rsidR="00253487" w:rsidRPr="00253487" w:rsidRDefault="00253487" w:rsidP="000F73DB">
            <w:pPr>
              <w:jc w:val="center"/>
            </w:pPr>
            <w:r w:rsidRPr="00253487">
              <w:t>1345</w:t>
            </w:r>
          </w:p>
        </w:tc>
        <w:tc>
          <w:tcPr>
            <w:tcW w:w="2750" w:type="dxa"/>
            <w:shd w:val="clear" w:color="auto" w:fill="auto"/>
          </w:tcPr>
          <w:p w14:paraId="4C08835A" w14:textId="77777777" w:rsidR="00253487" w:rsidRPr="00253487" w:rsidRDefault="00253487" w:rsidP="00253487">
            <w:r w:rsidRPr="00253487">
              <w:t>UnderlyingLegMaturityDate</w:t>
            </w:r>
          </w:p>
        </w:tc>
        <w:tc>
          <w:tcPr>
            <w:tcW w:w="811" w:type="dxa"/>
            <w:shd w:val="clear" w:color="auto" w:fill="auto"/>
          </w:tcPr>
          <w:p w14:paraId="7DA3E9EF" w14:textId="77777777" w:rsidR="00253487" w:rsidRPr="00253487" w:rsidRDefault="00253487" w:rsidP="000F73DB">
            <w:pPr>
              <w:jc w:val="center"/>
            </w:pPr>
            <w:r w:rsidRPr="00253487">
              <w:t>N</w:t>
            </w:r>
          </w:p>
        </w:tc>
        <w:tc>
          <w:tcPr>
            <w:tcW w:w="4859" w:type="dxa"/>
            <w:shd w:val="clear" w:color="auto" w:fill="auto"/>
          </w:tcPr>
          <w:p w14:paraId="145278A7" w14:textId="77777777" w:rsidR="00253487" w:rsidRPr="00253487" w:rsidRDefault="00253487" w:rsidP="00253487"/>
        </w:tc>
      </w:tr>
      <w:tr w:rsidR="00253487" w:rsidRPr="00253487" w14:paraId="60527409" w14:textId="77777777" w:rsidTr="000F73DB">
        <w:tc>
          <w:tcPr>
            <w:tcW w:w="652" w:type="dxa"/>
            <w:shd w:val="clear" w:color="auto" w:fill="auto"/>
          </w:tcPr>
          <w:p w14:paraId="71959D48" w14:textId="77777777" w:rsidR="00253487" w:rsidRPr="00253487" w:rsidRDefault="00253487" w:rsidP="000F73DB">
            <w:pPr>
              <w:jc w:val="center"/>
            </w:pPr>
            <w:r w:rsidRPr="00253487">
              <w:t>1405</w:t>
            </w:r>
          </w:p>
        </w:tc>
        <w:tc>
          <w:tcPr>
            <w:tcW w:w="2750" w:type="dxa"/>
            <w:shd w:val="clear" w:color="auto" w:fill="auto"/>
          </w:tcPr>
          <w:p w14:paraId="13BFCC9E" w14:textId="77777777" w:rsidR="00253487" w:rsidRPr="00253487" w:rsidRDefault="00253487" w:rsidP="00253487">
            <w:r w:rsidRPr="00253487">
              <w:t>UnderlyingLegMaturityTime</w:t>
            </w:r>
          </w:p>
        </w:tc>
        <w:tc>
          <w:tcPr>
            <w:tcW w:w="811" w:type="dxa"/>
            <w:shd w:val="clear" w:color="auto" w:fill="auto"/>
          </w:tcPr>
          <w:p w14:paraId="40198DCF" w14:textId="77777777" w:rsidR="00253487" w:rsidRPr="00253487" w:rsidRDefault="00253487" w:rsidP="000F73DB">
            <w:pPr>
              <w:jc w:val="center"/>
            </w:pPr>
            <w:r w:rsidRPr="00253487">
              <w:t>N</w:t>
            </w:r>
          </w:p>
        </w:tc>
        <w:tc>
          <w:tcPr>
            <w:tcW w:w="4859" w:type="dxa"/>
            <w:shd w:val="clear" w:color="auto" w:fill="auto"/>
          </w:tcPr>
          <w:p w14:paraId="2F6211D2" w14:textId="77777777" w:rsidR="00253487" w:rsidRPr="00253487" w:rsidRDefault="00253487" w:rsidP="00253487"/>
        </w:tc>
      </w:tr>
      <w:tr w:rsidR="00253487" w:rsidRPr="00253487" w14:paraId="0D673468" w14:textId="77777777" w:rsidTr="000F73DB">
        <w:tc>
          <w:tcPr>
            <w:tcW w:w="652" w:type="dxa"/>
            <w:shd w:val="clear" w:color="auto" w:fill="auto"/>
          </w:tcPr>
          <w:p w14:paraId="563A79CD" w14:textId="77777777" w:rsidR="00253487" w:rsidRPr="00253487" w:rsidRDefault="00253487" w:rsidP="000F73DB">
            <w:pPr>
              <w:jc w:val="center"/>
            </w:pPr>
            <w:r w:rsidRPr="00253487">
              <w:t>1340</w:t>
            </w:r>
          </w:p>
        </w:tc>
        <w:tc>
          <w:tcPr>
            <w:tcW w:w="2750" w:type="dxa"/>
            <w:shd w:val="clear" w:color="auto" w:fill="auto"/>
          </w:tcPr>
          <w:p w14:paraId="1C5F82F8" w14:textId="77777777" w:rsidR="00253487" w:rsidRPr="00253487" w:rsidRDefault="00253487" w:rsidP="00253487">
            <w:r w:rsidRPr="00253487">
              <w:t>UnderlyingLegStrikePrice</w:t>
            </w:r>
          </w:p>
        </w:tc>
        <w:tc>
          <w:tcPr>
            <w:tcW w:w="811" w:type="dxa"/>
            <w:shd w:val="clear" w:color="auto" w:fill="auto"/>
          </w:tcPr>
          <w:p w14:paraId="1730213D" w14:textId="77777777" w:rsidR="00253487" w:rsidRPr="00253487" w:rsidRDefault="00253487" w:rsidP="000F73DB">
            <w:pPr>
              <w:jc w:val="center"/>
            </w:pPr>
            <w:r w:rsidRPr="00253487">
              <w:t>N</w:t>
            </w:r>
          </w:p>
        </w:tc>
        <w:tc>
          <w:tcPr>
            <w:tcW w:w="4859" w:type="dxa"/>
            <w:shd w:val="clear" w:color="auto" w:fill="auto"/>
          </w:tcPr>
          <w:p w14:paraId="2C77DD08" w14:textId="77777777" w:rsidR="00253487" w:rsidRPr="00253487" w:rsidRDefault="00253487" w:rsidP="00253487"/>
        </w:tc>
      </w:tr>
      <w:tr w:rsidR="00253487" w:rsidRPr="00253487" w14:paraId="160E4D77" w14:textId="77777777" w:rsidTr="000F73DB">
        <w:tc>
          <w:tcPr>
            <w:tcW w:w="652" w:type="dxa"/>
            <w:shd w:val="clear" w:color="auto" w:fill="auto"/>
          </w:tcPr>
          <w:p w14:paraId="4B522B9C" w14:textId="77777777" w:rsidR="00253487" w:rsidRPr="00253487" w:rsidRDefault="00253487" w:rsidP="000F73DB">
            <w:pPr>
              <w:jc w:val="center"/>
            </w:pPr>
            <w:r w:rsidRPr="00253487">
              <w:t>1391</w:t>
            </w:r>
          </w:p>
        </w:tc>
        <w:tc>
          <w:tcPr>
            <w:tcW w:w="2750" w:type="dxa"/>
            <w:shd w:val="clear" w:color="auto" w:fill="auto"/>
          </w:tcPr>
          <w:p w14:paraId="2A5FD17F" w14:textId="77777777" w:rsidR="00253487" w:rsidRPr="00253487" w:rsidRDefault="00253487" w:rsidP="00253487">
            <w:r w:rsidRPr="00253487">
              <w:t>UnderlyingLegOptAttribute</w:t>
            </w:r>
          </w:p>
        </w:tc>
        <w:tc>
          <w:tcPr>
            <w:tcW w:w="811" w:type="dxa"/>
            <w:shd w:val="clear" w:color="auto" w:fill="auto"/>
          </w:tcPr>
          <w:p w14:paraId="38F4B61A" w14:textId="77777777" w:rsidR="00253487" w:rsidRPr="00253487" w:rsidRDefault="00253487" w:rsidP="000F73DB">
            <w:pPr>
              <w:jc w:val="center"/>
            </w:pPr>
            <w:r w:rsidRPr="00253487">
              <w:t>N</w:t>
            </w:r>
          </w:p>
        </w:tc>
        <w:tc>
          <w:tcPr>
            <w:tcW w:w="4859" w:type="dxa"/>
            <w:shd w:val="clear" w:color="auto" w:fill="auto"/>
          </w:tcPr>
          <w:p w14:paraId="1EFAC96E" w14:textId="77777777" w:rsidR="00253487" w:rsidRPr="00253487" w:rsidRDefault="00253487" w:rsidP="00253487"/>
        </w:tc>
      </w:tr>
      <w:tr w:rsidR="00253487" w:rsidRPr="00253487" w14:paraId="40900B72" w14:textId="77777777" w:rsidTr="000F73DB">
        <w:tc>
          <w:tcPr>
            <w:tcW w:w="652" w:type="dxa"/>
            <w:shd w:val="clear" w:color="auto" w:fill="auto"/>
          </w:tcPr>
          <w:p w14:paraId="3DBE932A" w14:textId="77777777" w:rsidR="00253487" w:rsidRPr="00253487" w:rsidRDefault="00253487" w:rsidP="000F73DB">
            <w:pPr>
              <w:jc w:val="center"/>
            </w:pPr>
            <w:r w:rsidRPr="00253487">
              <w:lastRenderedPageBreak/>
              <w:t>1343</w:t>
            </w:r>
          </w:p>
        </w:tc>
        <w:tc>
          <w:tcPr>
            <w:tcW w:w="2750" w:type="dxa"/>
            <w:shd w:val="clear" w:color="auto" w:fill="auto"/>
          </w:tcPr>
          <w:p w14:paraId="5320904B" w14:textId="77777777" w:rsidR="00253487" w:rsidRPr="00253487" w:rsidRDefault="00253487" w:rsidP="00253487">
            <w:r w:rsidRPr="00253487">
              <w:t>UnderlyingLegPutOrCall</w:t>
            </w:r>
          </w:p>
        </w:tc>
        <w:tc>
          <w:tcPr>
            <w:tcW w:w="811" w:type="dxa"/>
            <w:shd w:val="clear" w:color="auto" w:fill="auto"/>
          </w:tcPr>
          <w:p w14:paraId="234C6584" w14:textId="77777777" w:rsidR="00253487" w:rsidRPr="00253487" w:rsidRDefault="00253487" w:rsidP="000F73DB">
            <w:pPr>
              <w:jc w:val="center"/>
            </w:pPr>
            <w:r w:rsidRPr="00253487">
              <w:t>N</w:t>
            </w:r>
          </w:p>
        </w:tc>
        <w:tc>
          <w:tcPr>
            <w:tcW w:w="4859" w:type="dxa"/>
            <w:shd w:val="clear" w:color="auto" w:fill="auto"/>
          </w:tcPr>
          <w:p w14:paraId="44DF2B61" w14:textId="77777777" w:rsidR="00253487" w:rsidRPr="00253487" w:rsidRDefault="00253487" w:rsidP="00253487"/>
        </w:tc>
      </w:tr>
      <w:tr w:rsidR="00253487" w:rsidRPr="00253487" w14:paraId="1848109C" w14:textId="77777777" w:rsidTr="000F73DB">
        <w:tc>
          <w:tcPr>
            <w:tcW w:w="652" w:type="dxa"/>
            <w:shd w:val="clear" w:color="auto" w:fill="auto"/>
          </w:tcPr>
          <w:p w14:paraId="7113DAC5" w14:textId="77777777" w:rsidR="00253487" w:rsidRPr="00253487" w:rsidRDefault="00253487" w:rsidP="000F73DB">
            <w:pPr>
              <w:jc w:val="center"/>
            </w:pPr>
            <w:r w:rsidRPr="00253487">
              <w:t>1341</w:t>
            </w:r>
          </w:p>
        </w:tc>
        <w:tc>
          <w:tcPr>
            <w:tcW w:w="2750" w:type="dxa"/>
            <w:shd w:val="clear" w:color="auto" w:fill="auto"/>
          </w:tcPr>
          <w:p w14:paraId="21BCA6E9" w14:textId="77777777" w:rsidR="00253487" w:rsidRPr="00253487" w:rsidRDefault="00253487" w:rsidP="00253487">
            <w:r w:rsidRPr="00253487">
              <w:t>UnderlyingLegSecurityExchange</w:t>
            </w:r>
          </w:p>
        </w:tc>
        <w:tc>
          <w:tcPr>
            <w:tcW w:w="811" w:type="dxa"/>
            <w:shd w:val="clear" w:color="auto" w:fill="auto"/>
          </w:tcPr>
          <w:p w14:paraId="5D5C0F7C" w14:textId="77777777" w:rsidR="00253487" w:rsidRPr="00253487" w:rsidRDefault="00253487" w:rsidP="000F73DB">
            <w:pPr>
              <w:jc w:val="center"/>
            </w:pPr>
            <w:r w:rsidRPr="00253487">
              <w:t>N</w:t>
            </w:r>
          </w:p>
        </w:tc>
        <w:tc>
          <w:tcPr>
            <w:tcW w:w="4859" w:type="dxa"/>
            <w:shd w:val="clear" w:color="auto" w:fill="auto"/>
          </w:tcPr>
          <w:p w14:paraId="2FCAF5E5" w14:textId="77777777" w:rsidR="00253487" w:rsidRPr="00253487" w:rsidRDefault="00253487" w:rsidP="00253487"/>
        </w:tc>
      </w:tr>
      <w:tr w:rsidR="00253487" w:rsidRPr="00253487" w14:paraId="4BBEF0A7" w14:textId="77777777" w:rsidTr="000F73DB">
        <w:tc>
          <w:tcPr>
            <w:tcW w:w="652" w:type="dxa"/>
            <w:shd w:val="clear" w:color="auto" w:fill="auto"/>
          </w:tcPr>
          <w:p w14:paraId="1FB1EFEA" w14:textId="77777777" w:rsidR="00253487" w:rsidRPr="00253487" w:rsidRDefault="00253487" w:rsidP="000F73DB">
            <w:pPr>
              <w:jc w:val="center"/>
            </w:pPr>
            <w:r w:rsidRPr="00253487">
              <w:t>1392</w:t>
            </w:r>
          </w:p>
        </w:tc>
        <w:tc>
          <w:tcPr>
            <w:tcW w:w="2750" w:type="dxa"/>
            <w:shd w:val="clear" w:color="auto" w:fill="auto"/>
          </w:tcPr>
          <w:p w14:paraId="084DA32D" w14:textId="77777777" w:rsidR="00253487" w:rsidRPr="00253487" w:rsidRDefault="00253487" w:rsidP="00253487">
            <w:r w:rsidRPr="00253487">
              <w:t>UnderlyingLegSecurityDesc</w:t>
            </w:r>
          </w:p>
        </w:tc>
        <w:tc>
          <w:tcPr>
            <w:tcW w:w="811" w:type="dxa"/>
            <w:shd w:val="clear" w:color="auto" w:fill="auto"/>
          </w:tcPr>
          <w:p w14:paraId="2579AD8C" w14:textId="77777777" w:rsidR="00253487" w:rsidRPr="00253487" w:rsidRDefault="00253487" w:rsidP="000F73DB">
            <w:pPr>
              <w:jc w:val="center"/>
            </w:pPr>
            <w:r w:rsidRPr="00253487">
              <w:t>N</w:t>
            </w:r>
          </w:p>
        </w:tc>
        <w:tc>
          <w:tcPr>
            <w:tcW w:w="4859" w:type="dxa"/>
            <w:shd w:val="clear" w:color="auto" w:fill="auto"/>
          </w:tcPr>
          <w:p w14:paraId="4803902D" w14:textId="77777777" w:rsidR="00253487" w:rsidRPr="00253487" w:rsidRDefault="00253487" w:rsidP="00253487"/>
        </w:tc>
      </w:tr>
      <w:bookmarkEnd w:id="265"/>
    </w:tbl>
    <w:p w14:paraId="77231C7E" w14:textId="77777777" w:rsidR="009E3F16" w:rsidRDefault="009E3F16" w:rsidP="00253487"/>
    <w:p w14:paraId="19090835"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519FFE53" w14:textId="77777777">
        <w:tc>
          <w:tcPr>
            <w:tcW w:w="9576" w:type="dxa"/>
            <w:tcBorders>
              <w:bottom w:val="nil"/>
            </w:tcBorders>
            <w:shd w:val="pct25" w:color="auto" w:fill="FFFFFF"/>
          </w:tcPr>
          <w:p w14:paraId="0A8CAB9B"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61"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69D026CA" w14:textId="77777777">
        <w:tc>
          <w:tcPr>
            <w:tcW w:w="9576" w:type="dxa"/>
            <w:shd w:val="pct12" w:color="auto" w:fill="FFFFFF"/>
          </w:tcPr>
          <w:p w14:paraId="01EC85A8" w14:textId="77777777" w:rsidR="009E3F16" w:rsidRDefault="009E3F16">
            <w:pPr>
              <w:jc w:val="left"/>
            </w:pPr>
            <w:r>
              <w:t>Refer to FIXML element Instrmt</w:t>
            </w:r>
          </w:p>
        </w:tc>
      </w:tr>
    </w:tbl>
    <w:p w14:paraId="716D0C64" w14:textId="77777777" w:rsidR="009E3F16" w:rsidRDefault="009E3F16"/>
    <w:p w14:paraId="7F815694" w14:textId="77777777" w:rsidR="009E3F16" w:rsidRDefault="009E3F16">
      <w:pPr>
        <w:pStyle w:val="Heading3"/>
      </w:pPr>
      <w:bookmarkStart w:id="266" w:name="_Toc227925079"/>
      <w:r>
        <w:t>TradeReportOrderDetail component block</w:t>
      </w:r>
      <w:bookmarkEnd w:id="266"/>
    </w:p>
    <w:p w14:paraId="1FE36E85"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64F6C3C9"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73139671" w14:textId="77777777" w:rsidR="00253487" w:rsidRPr="000F73DB" w:rsidRDefault="00253487" w:rsidP="000F73DB">
            <w:pPr>
              <w:jc w:val="center"/>
              <w:rPr>
                <w:b/>
                <w:i/>
              </w:rPr>
            </w:pPr>
            <w:bookmarkStart w:id="267" w:name="Comp_TradeReportOrderDetail"/>
            <w:r w:rsidRPr="000F73DB">
              <w:rPr>
                <w:b/>
                <w:i/>
              </w:rPr>
              <w:t>Tag</w:t>
            </w:r>
          </w:p>
        </w:tc>
        <w:tc>
          <w:tcPr>
            <w:tcW w:w="2750"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517F5ABF"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1DC9283B"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491926EA" w14:textId="77777777" w:rsidR="00253487" w:rsidRPr="000F73DB" w:rsidRDefault="00253487" w:rsidP="000F73DB">
            <w:pPr>
              <w:jc w:val="center"/>
              <w:rPr>
                <w:b/>
                <w:i/>
              </w:rPr>
            </w:pPr>
            <w:r w:rsidRPr="000F73DB">
              <w:rPr>
                <w:b/>
                <w:i/>
              </w:rPr>
              <w:t>Comments</w:t>
            </w:r>
          </w:p>
        </w:tc>
      </w:tr>
      <w:tr w:rsidR="00253487" w:rsidRPr="00253487" w14:paraId="0C549A51" w14:textId="77777777" w:rsidTr="000F73DB">
        <w:tc>
          <w:tcPr>
            <w:tcW w:w="652" w:type="dxa"/>
            <w:shd w:val="clear" w:color="auto" w:fill="auto"/>
          </w:tcPr>
          <w:p w14:paraId="69C1DB9F" w14:textId="77777777" w:rsidR="00253487" w:rsidRPr="00253487" w:rsidRDefault="00253487" w:rsidP="000F73DB">
            <w:pPr>
              <w:jc w:val="center"/>
            </w:pPr>
            <w:r w:rsidRPr="00253487">
              <w:t>37</w:t>
            </w:r>
          </w:p>
        </w:tc>
        <w:tc>
          <w:tcPr>
            <w:tcW w:w="2750" w:type="dxa"/>
            <w:shd w:val="clear" w:color="auto" w:fill="auto"/>
          </w:tcPr>
          <w:p w14:paraId="4D13484A" w14:textId="77777777" w:rsidR="00253487" w:rsidRPr="00253487" w:rsidRDefault="00253487" w:rsidP="00253487">
            <w:r w:rsidRPr="00253487">
              <w:t>OrderID</w:t>
            </w:r>
          </w:p>
        </w:tc>
        <w:tc>
          <w:tcPr>
            <w:tcW w:w="811" w:type="dxa"/>
            <w:shd w:val="clear" w:color="auto" w:fill="auto"/>
          </w:tcPr>
          <w:p w14:paraId="77C91D70" w14:textId="77777777" w:rsidR="00253487" w:rsidRPr="00253487" w:rsidRDefault="00253487" w:rsidP="000F73DB">
            <w:pPr>
              <w:jc w:val="center"/>
            </w:pPr>
            <w:r w:rsidRPr="00253487">
              <w:t>N</w:t>
            </w:r>
          </w:p>
        </w:tc>
        <w:tc>
          <w:tcPr>
            <w:tcW w:w="4859" w:type="dxa"/>
            <w:shd w:val="clear" w:color="auto" w:fill="auto"/>
          </w:tcPr>
          <w:p w14:paraId="797B5ABA" w14:textId="77777777" w:rsidR="00253487" w:rsidRPr="00253487" w:rsidRDefault="00253487" w:rsidP="00253487"/>
        </w:tc>
      </w:tr>
      <w:tr w:rsidR="00253487" w:rsidRPr="00253487" w14:paraId="0172F42B" w14:textId="77777777" w:rsidTr="000F73DB">
        <w:tc>
          <w:tcPr>
            <w:tcW w:w="652" w:type="dxa"/>
            <w:shd w:val="clear" w:color="auto" w:fill="auto"/>
          </w:tcPr>
          <w:p w14:paraId="24B0DBEF" w14:textId="77777777" w:rsidR="00253487" w:rsidRPr="00253487" w:rsidRDefault="00253487" w:rsidP="000F73DB">
            <w:pPr>
              <w:jc w:val="center"/>
            </w:pPr>
            <w:r w:rsidRPr="00253487">
              <w:t>198</w:t>
            </w:r>
          </w:p>
        </w:tc>
        <w:tc>
          <w:tcPr>
            <w:tcW w:w="2750" w:type="dxa"/>
            <w:shd w:val="clear" w:color="auto" w:fill="auto"/>
          </w:tcPr>
          <w:p w14:paraId="2FF236BE" w14:textId="77777777" w:rsidR="00253487" w:rsidRPr="00253487" w:rsidRDefault="00253487" w:rsidP="00253487">
            <w:r w:rsidRPr="00253487">
              <w:t>SecondaryOrderID</w:t>
            </w:r>
          </w:p>
        </w:tc>
        <w:tc>
          <w:tcPr>
            <w:tcW w:w="811" w:type="dxa"/>
            <w:shd w:val="clear" w:color="auto" w:fill="auto"/>
          </w:tcPr>
          <w:p w14:paraId="7A2AE578" w14:textId="77777777" w:rsidR="00253487" w:rsidRPr="00253487" w:rsidRDefault="00253487" w:rsidP="000F73DB">
            <w:pPr>
              <w:jc w:val="center"/>
            </w:pPr>
            <w:r w:rsidRPr="00253487">
              <w:t>N</w:t>
            </w:r>
          </w:p>
        </w:tc>
        <w:tc>
          <w:tcPr>
            <w:tcW w:w="4859" w:type="dxa"/>
            <w:shd w:val="clear" w:color="auto" w:fill="auto"/>
          </w:tcPr>
          <w:p w14:paraId="5AB2339D" w14:textId="77777777" w:rsidR="00253487" w:rsidRPr="00253487" w:rsidRDefault="00253487" w:rsidP="00253487"/>
        </w:tc>
      </w:tr>
      <w:tr w:rsidR="00253487" w:rsidRPr="00253487" w14:paraId="11FF0A52" w14:textId="77777777" w:rsidTr="000F73DB">
        <w:tc>
          <w:tcPr>
            <w:tcW w:w="652" w:type="dxa"/>
            <w:shd w:val="clear" w:color="auto" w:fill="auto"/>
          </w:tcPr>
          <w:p w14:paraId="320DB8D7" w14:textId="77777777" w:rsidR="00253487" w:rsidRPr="00253487" w:rsidRDefault="00253487" w:rsidP="000F73DB">
            <w:pPr>
              <w:jc w:val="center"/>
            </w:pPr>
            <w:r w:rsidRPr="00253487">
              <w:t>11</w:t>
            </w:r>
          </w:p>
        </w:tc>
        <w:tc>
          <w:tcPr>
            <w:tcW w:w="2750" w:type="dxa"/>
            <w:shd w:val="clear" w:color="auto" w:fill="auto"/>
          </w:tcPr>
          <w:p w14:paraId="5378D1D1" w14:textId="77777777" w:rsidR="00253487" w:rsidRPr="00253487" w:rsidRDefault="00253487" w:rsidP="00253487">
            <w:r w:rsidRPr="00253487">
              <w:t>ClOrdID</w:t>
            </w:r>
          </w:p>
        </w:tc>
        <w:tc>
          <w:tcPr>
            <w:tcW w:w="811" w:type="dxa"/>
            <w:shd w:val="clear" w:color="auto" w:fill="auto"/>
          </w:tcPr>
          <w:p w14:paraId="5D162FBB" w14:textId="77777777" w:rsidR="00253487" w:rsidRPr="00253487" w:rsidRDefault="00253487" w:rsidP="000F73DB">
            <w:pPr>
              <w:jc w:val="center"/>
            </w:pPr>
            <w:r w:rsidRPr="00253487">
              <w:t>N</w:t>
            </w:r>
          </w:p>
        </w:tc>
        <w:tc>
          <w:tcPr>
            <w:tcW w:w="4859" w:type="dxa"/>
            <w:shd w:val="clear" w:color="auto" w:fill="auto"/>
          </w:tcPr>
          <w:p w14:paraId="3731F133" w14:textId="77777777" w:rsidR="00253487" w:rsidRPr="00253487" w:rsidRDefault="00253487" w:rsidP="00253487">
            <w:r w:rsidRPr="00253487">
              <w:t>In the case of quotes can be mapped to QuoteMsgID(1166) of a single Quote(MsgType=S) or QuoteID(117) of a MassQuote(MsgType=i).</w:t>
            </w:r>
          </w:p>
        </w:tc>
      </w:tr>
      <w:tr w:rsidR="00253487" w:rsidRPr="00253487" w14:paraId="77466585" w14:textId="77777777" w:rsidTr="000F73DB">
        <w:tc>
          <w:tcPr>
            <w:tcW w:w="652" w:type="dxa"/>
            <w:shd w:val="clear" w:color="auto" w:fill="auto"/>
          </w:tcPr>
          <w:p w14:paraId="003BA8A3" w14:textId="77777777" w:rsidR="00253487" w:rsidRPr="00253487" w:rsidRDefault="00253487" w:rsidP="000F73DB">
            <w:pPr>
              <w:jc w:val="center"/>
            </w:pPr>
            <w:r w:rsidRPr="00253487">
              <w:t>526</w:t>
            </w:r>
          </w:p>
        </w:tc>
        <w:tc>
          <w:tcPr>
            <w:tcW w:w="2750" w:type="dxa"/>
            <w:shd w:val="clear" w:color="auto" w:fill="auto"/>
          </w:tcPr>
          <w:p w14:paraId="0BC11536" w14:textId="77777777" w:rsidR="00253487" w:rsidRPr="00253487" w:rsidRDefault="00253487" w:rsidP="00253487">
            <w:r w:rsidRPr="00253487">
              <w:t>SecondaryClOrdID</w:t>
            </w:r>
          </w:p>
        </w:tc>
        <w:tc>
          <w:tcPr>
            <w:tcW w:w="811" w:type="dxa"/>
            <w:shd w:val="clear" w:color="auto" w:fill="auto"/>
          </w:tcPr>
          <w:p w14:paraId="0957819A" w14:textId="77777777" w:rsidR="00253487" w:rsidRPr="00253487" w:rsidRDefault="00253487" w:rsidP="000F73DB">
            <w:pPr>
              <w:jc w:val="center"/>
            </w:pPr>
            <w:r w:rsidRPr="00253487">
              <w:t>N</w:t>
            </w:r>
          </w:p>
        </w:tc>
        <w:tc>
          <w:tcPr>
            <w:tcW w:w="4859" w:type="dxa"/>
            <w:shd w:val="clear" w:color="auto" w:fill="auto"/>
          </w:tcPr>
          <w:p w14:paraId="7D13AFA6" w14:textId="77777777" w:rsidR="00253487" w:rsidRPr="00253487" w:rsidRDefault="00253487" w:rsidP="00253487">
            <w:r w:rsidRPr="00253487">
              <w:t>In the case of quotes can be mapped to QuoteID(117) of a single Quote(MsgType=S) or QuoteEntryID(299) of a MassQuote(MsgType=i).</w:t>
            </w:r>
          </w:p>
        </w:tc>
      </w:tr>
      <w:tr w:rsidR="00253487" w:rsidRPr="00253487" w14:paraId="0DF91870" w14:textId="77777777" w:rsidTr="000F73DB">
        <w:tc>
          <w:tcPr>
            <w:tcW w:w="652" w:type="dxa"/>
            <w:shd w:val="clear" w:color="auto" w:fill="auto"/>
          </w:tcPr>
          <w:p w14:paraId="62B1A01E" w14:textId="77777777" w:rsidR="00253487" w:rsidRPr="00253487" w:rsidRDefault="00253487" w:rsidP="000F73DB">
            <w:pPr>
              <w:jc w:val="center"/>
            </w:pPr>
            <w:r w:rsidRPr="00253487">
              <w:t>66</w:t>
            </w:r>
          </w:p>
        </w:tc>
        <w:tc>
          <w:tcPr>
            <w:tcW w:w="2750" w:type="dxa"/>
            <w:shd w:val="clear" w:color="auto" w:fill="auto"/>
          </w:tcPr>
          <w:p w14:paraId="53588207" w14:textId="77777777" w:rsidR="00253487" w:rsidRPr="00253487" w:rsidRDefault="00253487" w:rsidP="00253487">
            <w:r w:rsidRPr="00253487">
              <w:t>ListID</w:t>
            </w:r>
          </w:p>
        </w:tc>
        <w:tc>
          <w:tcPr>
            <w:tcW w:w="811" w:type="dxa"/>
            <w:shd w:val="clear" w:color="auto" w:fill="auto"/>
          </w:tcPr>
          <w:p w14:paraId="05812C4D" w14:textId="77777777" w:rsidR="00253487" w:rsidRPr="00253487" w:rsidRDefault="00253487" w:rsidP="000F73DB">
            <w:pPr>
              <w:jc w:val="center"/>
            </w:pPr>
            <w:r w:rsidRPr="00253487">
              <w:t>N</w:t>
            </w:r>
          </w:p>
        </w:tc>
        <w:tc>
          <w:tcPr>
            <w:tcW w:w="4859" w:type="dxa"/>
            <w:shd w:val="clear" w:color="auto" w:fill="auto"/>
          </w:tcPr>
          <w:p w14:paraId="478D2CB6" w14:textId="77777777" w:rsidR="00253487" w:rsidRPr="00253487" w:rsidRDefault="00253487" w:rsidP="00253487"/>
        </w:tc>
      </w:tr>
      <w:tr w:rsidR="00253487" w:rsidRPr="00253487" w14:paraId="28427A38" w14:textId="77777777" w:rsidTr="000F73DB">
        <w:tc>
          <w:tcPr>
            <w:tcW w:w="652" w:type="dxa"/>
            <w:shd w:val="clear" w:color="auto" w:fill="auto"/>
          </w:tcPr>
          <w:p w14:paraId="282B3DC1" w14:textId="77777777" w:rsidR="00253487" w:rsidRPr="00253487" w:rsidRDefault="00253487" w:rsidP="000F73DB">
            <w:pPr>
              <w:jc w:val="center"/>
            </w:pPr>
            <w:r w:rsidRPr="00253487">
              <w:t>1080</w:t>
            </w:r>
          </w:p>
        </w:tc>
        <w:tc>
          <w:tcPr>
            <w:tcW w:w="2750" w:type="dxa"/>
            <w:shd w:val="clear" w:color="auto" w:fill="auto"/>
          </w:tcPr>
          <w:p w14:paraId="1DECF061" w14:textId="77777777" w:rsidR="00253487" w:rsidRPr="00253487" w:rsidRDefault="00253487" w:rsidP="00253487">
            <w:r w:rsidRPr="00253487">
              <w:t>RefOrderID</w:t>
            </w:r>
          </w:p>
        </w:tc>
        <w:tc>
          <w:tcPr>
            <w:tcW w:w="811" w:type="dxa"/>
            <w:shd w:val="clear" w:color="auto" w:fill="auto"/>
          </w:tcPr>
          <w:p w14:paraId="25CE75DB" w14:textId="77777777" w:rsidR="00253487" w:rsidRPr="00253487" w:rsidRDefault="00253487" w:rsidP="000F73DB">
            <w:pPr>
              <w:jc w:val="center"/>
            </w:pPr>
            <w:r w:rsidRPr="00253487">
              <w:t>N</w:t>
            </w:r>
          </w:p>
        </w:tc>
        <w:tc>
          <w:tcPr>
            <w:tcW w:w="4859" w:type="dxa"/>
            <w:shd w:val="clear" w:color="auto" w:fill="auto"/>
          </w:tcPr>
          <w:p w14:paraId="7C8C2A5F" w14:textId="77777777" w:rsidR="00253487" w:rsidRPr="00253487" w:rsidRDefault="00253487" w:rsidP="00253487">
            <w:r w:rsidRPr="00253487">
              <w:t>Some hosts assign an order a new order id under special circumstances.  The RefOrdID field will connect the same underlying order across changing OrderIDs.</w:t>
            </w:r>
          </w:p>
        </w:tc>
      </w:tr>
      <w:tr w:rsidR="00253487" w:rsidRPr="00253487" w14:paraId="1E04D168" w14:textId="77777777" w:rsidTr="000F73DB">
        <w:tc>
          <w:tcPr>
            <w:tcW w:w="652" w:type="dxa"/>
            <w:shd w:val="clear" w:color="auto" w:fill="auto"/>
          </w:tcPr>
          <w:p w14:paraId="19578BFD" w14:textId="77777777" w:rsidR="00253487" w:rsidRPr="00253487" w:rsidRDefault="00253487" w:rsidP="000F73DB">
            <w:pPr>
              <w:jc w:val="center"/>
            </w:pPr>
            <w:r w:rsidRPr="00253487">
              <w:t>1081</w:t>
            </w:r>
          </w:p>
        </w:tc>
        <w:tc>
          <w:tcPr>
            <w:tcW w:w="2750" w:type="dxa"/>
            <w:shd w:val="clear" w:color="auto" w:fill="auto"/>
          </w:tcPr>
          <w:p w14:paraId="4EA233FD" w14:textId="77777777" w:rsidR="00253487" w:rsidRPr="00253487" w:rsidRDefault="00253487" w:rsidP="00253487">
            <w:r w:rsidRPr="00253487">
              <w:t>RefOrderIDSource</w:t>
            </w:r>
          </w:p>
        </w:tc>
        <w:tc>
          <w:tcPr>
            <w:tcW w:w="811" w:type="dxa"/>
            <w:shd w:val="clear" w:color="auto" w:fill="auto"/>
          </w:tcPr>
          <w:p w14:paraId="3FB14AE6" w14:textId="77777777" w:rsidR="00253487" w:rsidRPr="00253487" w:rsidRDefault="00253487" w:rsidP="000F73DB">
            <w:pPr>
              <w:jc w:val="center"/>
            </w:pPr>
            <w:r w:rsidRPr="00253487">
              <w:t>N</w:t>
            </w:r>
          </w:p>
        </w:tc>
        <w:tc>
          <w:tcPr>
            <w:tcW w:w="4859" w:type="dxa"/>
            <w:shd w:val="clear" w:color="auto" w:fill="auto"/>
          </w:tcPr>
          <w:p w14:paraId="0F93392B" w14:textId="77777777" w:rsidR="00253487" w:rsidRPr="00253487" w:rsidRDefault="00253487" w:rsidP="00253487"/>
        </w:tc>
      </w:tr>
      <w:tr w:rsidR="00253487" w:rsidRPr="00253487" w14:paraId="7FABE900" w14:textId="77777777" w:rsidTr="000F73DB">
        <w:tc>
          <w:tcPr>
            <w:tcW w:w="652" w:type="dxa"/>
            <w:shd w:val="clear" w:color="auto" w:fill="auto"/>
          </w:tcPr>
          <w:p w14:paraId="39E251C2" w14:textId="77777777" w:rsidR="00253487" w:rsidRPr="00253487" w:rsidRDefault="00253487" w:rsidP="000F73DB">
            <w:pPr>
              <w:jc w:val="center"/>
            </w:pPr>
            <w:r w:rsidRPr="00253487">
              <w:t>1431</w:t>
            </w:r>
          </w:p>
        </w:tc>
        <w:tc>
          <w:tcPr>
            <w:tcW w:w="2750" w:type="dxa"/>
            <w:shd w:val="clear" w:color="auto" w:fill="auto"/>
          </w:tcPr>
          <w:p w14:paraId="3A674430" w14:textId="77777777" w:rsidR="00253487" w:rsidRPr="00253487" w:rsidRDefault="00253487" w:rsidP="00253487">
            <w:r w:rsidRPr="00253487">
              <w:t>RefOrdIDReason</w:t>
            </w:r>
          </w:p>
        </w:tc>
        <w:tc>
          <w:tcPr>
            <w:tcW w:w="811" w:type="dxa"/>
            <w:shd w:val="clear" w:color="auto" w:fill="auto"/>
          </w:tcPr>
          <w:p w14:paraId="26AFAE92" w14:textId="77777777" w:rsidR="00253487" w:rsidRPr="00253487" w:rsidRDefault="00253487" w:rsidP="000F73DB">
            <w:pPr>
              <w:jc w:val="center"/>
            </w:pPr>
            <w:r w:rsidRPr="00253487">
              <w:t>N</w:t>
            </w:r>
          </w:p>
        </w:tc>
        <w:tc>
          <w:tcPr>
            <w:tcW w:w="4859" w:type="dxa"/>
            <w:shd w:val="clear" w:color="auto" w:fill="auto"/>
          </w:tcPr>
          <w:p w14:paraId="3CC8D54E" w14:textId="77777777" w:rsidR="00253487" w:rsidRPr="00253487" w:rsidRDefault="00253487" w:rsidP="00253487">
            <w:r w:rsidRPr="00253487">
              <w:t>The reason for updating the RefOrdID</w:t>
            </w:r>
          </w:p>
        </w:tc>
      </w:tr>
      <w:tr w:rsidR="00253487" w:rsidRPr="00253487" w14:paraId="673E41CB" w14:textId="77777777" w:rsidTr="000F73DB">
        <w:tc>
          <w:tcPr>
            <w:tcW w:w="652" w:type="dxa"/>
            <w:shd w:val="clear" w:color="auto" w:fill="auto"/>
          </w:tcPr>
          <w:p w14:paraId="011692C6" w14:textId="77777777" w:rsidR="00253487" w:rsidRPr="00253487" w:rsidRDefault="00253487" w:rsidP="000F73DB">
            <w:pPr>
              <w:jc w:val="center"/>
            </w:pPr>
            <w:r w:rsidRPr="00253487">
              <w:t>40</w:t>
            </w:r>
          </w:p>
        </w:tc>
        <w:tc>
          <w:tcPr>
            <w:tcW w:w="2750" w:type="dxa"/>
            <w:shd w:val="clear" w:color="auto" w:fill="auto"/>
          </w:tcPr>
          <w:p w14:paraId="5A096D73" w14:textId="77777777" w:rsidR="00253487" w:rsidRPr="00253487" w:rsidRDefault="00253487" w:rsidP="00253487">
            <w:r w:rsidRPr="00253487">
              <w:t>OrdType</w:t>
            </w:r>
          </w:p>
        </w:tc>
        <w:tc>
          <w:tcPr>
            <w:tcW w:w="811" w:type="dxa"/>
            <w:shd w:val="clear" w:color="auto" w:fill="auto"/>
          </w:tcPr>
          <w:p w14:paraId="36B8C579" w14:textId="77777777" w:rsidR="00253487" w:rsidRPr="00253487" w:rsidRDefault="00253487" w:rsidP="000F73DB">
            <w:pPr>
              <w:jc w:val="center"/>
            </w:pPr>
            <w:r w:rsidRPr="00253487">
              <w:t>N</w:t>
            </w:r>
          </w:p>
        </w:tc>
        <w:tc>
          <w:tcPr>
            <w:tcW w:w="4859" w:type="dxa"/>
            <w:shd w:val="clear" w:color="auto" w:fill="auto"/>
          </w:tcPr>
          <w:p w14:paraId="697C7916" w14:textId="77777777" w:rsidR="00253487" w:rsidRPr="00253487" w:rsidRDefault="00253487" w:rsidP="00253487">
            <w:r w:rsidRPr="00253487">
              <w:t>Order type from the order associated with the trade</w:t>
            </w:r>
          </w:p>
        </w:tc>
      </w:tr>
      <w:tr w:rsidR="00253487" w:rsidRPr="00253487" w14:paraId="6F0D1F8B" w14:textId="77777777" w:rsidTr="000F73DB">
        <w:tc>
          <w:tcPr>
            <w:tcW w:w="652" w:type="dxa"/>
            <w:shd w:val="clear" w:color="auto" w:fill="auto"/>
          </w:tcPr>
          <w:p w14:paraId="5A6EEBCD" w14:textId="77777777" w:rsidR="00253487" w:rsidRPr="00253487" w:rsidRDefault="00253487" w:rsidP="000F73DB">
            <w:pPr>
              <w:jc w:val="center"/>
            </w:pPr>
            <w:r w:rsidRPr="00253487">
              <w:t>44</w:t>
            </w:r>
          </w:p>
        </w:tc>
        <w:tc>
          <w:tcPr>
            <w:tcW w:w="2750" w:type="dxa"/>
            <w:shd w:val="clear" w:color="auto" w:fill="auto"/>
          </w:tcPr>
          <w:p w14:paraId="6C58F641" w14:textId="77777777" w:rsidR="00253487" w:rsidRPr="00253487" w:rsidRDefault="00253487" w:rsidP="00253487">
            <w:r w:rsidRPr="00253487">
              <w:t>Price</w:t>
            </w:r>
          </w:p>
        </w:tc>
        <w:tc>
          <w:tcPr>
            <w:tcW w:w="811" w:type="dxa"/>
            <w:shd w:val="clear" w:color="auto" w:fill="auto"/>
          </w:tcPr>
          <w:p w14:paraId="2BEC1333" w14:textId="77777777" w:rsidR="00253487" w:rsidRPr="00253487" w:rsidRDefault="00253487" w:rsidP="000F73DB">
            <w:pPr>
              <w:jc w:val="center"/>
            </w:pPr>
            <w:r w:rsidRPr="00253487">
              <w:t>N</w:t>
            </w:r>
          </w:p>
        </w:tc>
        <w:tc>
          <w:tcPr>
            <w:tcW w:w="4859" w:type="dxa"/>
            <w:shd w:val="clear" w:color="auto" w:fill="auto"/>
          </w:tcPr>
          <w:p w14:paraId="1AA96179" w14:textId="77777777" w:rsidR="00253487" w:rsidRPr="00253487" w:rsidRDefault="00253487" w:rsidP="00253487">
            <w:r w:rsidRPr="00253487">
              <w:t>Order price at time of trade</w:t>
            </w:r>
          </w:p>
        </w:tc>
      </w:tr>
      <w:tr w:rsidR="00253487" w:rsidRPr="00253487" w14:paraId="7DA59698" w14:textId="77777777" w:rsidTr="000F73DB">
        <w:tc>
          <w:tcPr>
            <w:tcW w:w="652" w:type="dxa"/>
            <w:shd w:val="clear" w:color="auto" w:fill="auto"/>
          </w:tcPr>
          <w:p w14:paraId="6580075D" w14:textId="77777777" w:rsidR="00253487" w:rsidRPr="00253487" w:rsidRDefault="00253487" w:rsidP="000F73DB">
            <w:pPr>
              <w:jc w:val="center"/>
            </w:pPr>
            <w:r w:rsidRPr="00253487">
              <w:t>99</w:t>
            </w:r>
          </w:p>
        </w:tc>
        <w:tc>
          <w:tcPr>
            <w:tcW w:w="2750" w:type="dxa"/>
            <w:shd w:val="clear" w:color="auto" w:fill="auto"/>
          </w:tcPr>
          <w:p w14:paraId="7BA75BF7" w14:textId="77777777" w:rsidR="00253487" w:rsidRPr="00253487" w:rsidRDefault="00253487" w:rsidP="00253487">
            <w:r w:rsidRPr="00253487">
              <w:t>StopPx</w:t>
            </w:r>
          </w:p>
        </w:tc>
        <w:tc>
          <w:tcPr>
            <w:tcW w:w="811" w:type="dxa"/>
            <w:shd w:val="clear" w:color="auto" w:fill="auto"/>
          </w:tcPr>
          <w:p w14:paraId="5E80031F" w14:textId="77777777" w:rsidR="00253487" w:rsidRPr="00253487" w:rsidRDefault="00253487" w:rsidP="000F73DB">
            <w:pPr>
              <w:jc w:val="center"/>
            </w:pPr>
            <w:r w:rsidRPr="00253487">
              <w:t>N</w:t>
            </w:r>
          </w:p>
        </w:tc>
        <w:tc>
          <w:tcPr>
            <w:tcW w:w="4859" w:type="dxa"/>
            <w:shd w:val="clear" w:color="auto" w:fill="auto"/>
          </w:tcPr>
          <w:p w14:paraId="7004A7C8" w14:textId="77777777" w:rsidR="00253487" w:rsidRPr="00253487" w:rsidRDefault="00253487" w:rsidP="00253487">
            <w:r w:rsidRPr="00253487">
              <w:t>Stop/Limit order price</w:t>
            </w:r>
          </w:p>
        </w:tc>
      </w:tr>
      <w:tr w:rsidR="00253487" w:rsidRPr="00253487" w14:paraId="116BF42E" w14:textId="77777777" w:rsidTr="000F73DB">
        <w:tc>
          <w:tcPr>
            <w:tcW w:w="652" w:type="dxa"/>
            <w:shd w:val="clear" w:color="auto" w:fill="auto"/>
          </w:tcPr>
          <w:p w14:paraId="548F37A2" w14:textId="77777777" w:rsidR="00253487" w:rsidRPr="00253487" w:rsidRDefault="00253487" w:rsidP="000F73DB">
            <w:pPr>
              <w:jc w:val="center"/>
            </w:pPr>
            <w:r w:rsidRPr="00253487">
              <w:t>18</w:t>
            </w:r>
          </w:p>
        </w:tc>
        <w:tc>
          <w:tcPr>
            <w:tcW w:w="2750" w:type="dxa"/>
            <w:shd w:val="clear" w:color="auto" w:fill="auto"/>
          </w:tcPr>
          <w:p w14:paraId="155629C8" w14:textId="77777777" w:rsidR="00253487" w:rsidRPr="00253487" w:rsidRDefault="00253487" w:rsidP="00253487">
            <w:r w:rsidRPr="00253487">
              <w:t>ExecInst</w:t>
            </w:r>
          </w:p>
        </w:tc>
        <w:tc>
          <w:tcPr>
            <w:tcW w:w="811" w:type="dxa"/>
            <w:shd w:val="clear" w:color="auto" w:fill="auto"/>
          </w:tcPr>
          <w:p w14:paraId="258D8EA9" w14:textId="77777777" w:rsidR="00253487" w:rsidRPr="00253487" w:rsidRDefault="00253487" w:rsidP="000F73DB">
            <w:pPr>
              <w:jc w:val="center"/>
            </w:pPr>
            <w:r w:rsidRPr="00253487">
              <w:t>N</w:t>
            </w:r>
          </w:p>
        </w:tc>
        <w:tc>
          <w:tcPr>
            <w:tcW w:w="4859" w:type="dxa"/>
            <w:shd w:val="clear" w:color="auto" w:fill="auto"/>
          </w:tcPr>
          <w:p w14:paraId="42A6BB4B" w14:textId="77777777" w:rsidR="00253487" w:rsidRPr="00253487" w:rsidRDefault="00253487" w:rsidP="00253487">
            <w:r w:rsidRPr="00253487">
              <w:t>Execution Instruction from the order associated with the trade</w:t>
            </w:r>
          </w:p>
        </w:tc>
      </w:tr>
      <w:tr w:rsidR="00253487" w:rsidRPr="00253487" w14:paraId="50DE1C83" w14:textId="77777777" w:rsidTr="000F73DB">
        <w:tc>
          <w:tcPr>
            <w:tcW w:w="652" w:type="dxa"/>
            <w:tcBorders>
              <w:bottom w:val="single" w:sz="6" w:space="0" w:color="000000"/>
            </w:tcBorders>
            <w:shd w:val="clear" w:color="auto" w:fill="auto"/>
          </w:tcPr>
          <w:p w14:paraId="75834A92" w14:textId="77777777" w:rsidR="00253487" w:rsidRPr="00253487" w:rsidRDefault="00253487" w:rsidP="000F73DB">
            <w:pPr>
              <w:jc w:val="center"/>
            </w:pPr>
            <w:r w:rsidRPr="00253487">
              <w:t>39</w:t>
            </w:r>
          </w:p>
        </w:tc>
        <w:tc>
          <w:tcPr>
            <w:tcW w:w="2750" w:type="dxa"/>
            <w:tcBorders>
              <w:bottom w:val="single" w:sz="6" w:space="0" w:color="000000"/>
            </w:tcBorders>
            <w:shd w:val="clear" w:color="auto" w:fill="auto"/>
          </w:tcPr>
          <w:p w14:paraId="48D0B647" w14:textId="77777777" w:rsidR="00253487" w:rsidRPr="00253487" w:rsidRDefault="00253487" w:rsidP="00253487">
            <w:r w:rsidRPr="00253487">
              <w:t>OrdStatus</w:t>
            </w:r>
          </w:p>
        </w:tc>
        <w:tc>
          <w:tcPr>
            <w:tcW w:w="811" w:type="dxa"/>
            <w:tcBorders>
              <w:bottom w:val="single" w:sz="6" w:space="0" w:color="000000"/>
            </w:tcBorders>
            <w:shd w:val="clear" w:color="auto" w:fill="auto"/>
          </w:tcPr>
          <w:p w14:paraId="09EDA9B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D94CF35" w14:textId="77777777" w:rsidR="00253487" w:rsidRPr="00253487" w:rsidRDefault="00253487" w:rsidP="00253487">
            <w:r w:rsidRPr="00253487">
              <w:t>Status of order as of this trade report</w:t>
            </w:r>
          </w:p>
        </w:tc>
      </w:tr>
      <w:tr w:rsidR="00253487" w:rsidRPr="00253487" w14:paraId="0C2E484F" w14:textId="77777777" w:rsidTr="000F73DB">
        <w:tc>
          <w:tcPr>
            <w:tcW w:w="3402" w:type="dxa"/>
            <w:gridSpan w:val="2"/>
            <w:tcBorders>
              <w:top w:val="single" w:sz="6" w:space="0" w:color="000000"/>
              <w:bottom w:val="single" w:sz="6" w:space="0" w:color="000000"/>
            </w:tcBorders>
            <w:shd w:val="clear" w:color="auto" w:fill="E6E6E6"/>
          </w:tcPr>
          <w:p w14:paraId="73F8BBF5" w14:textId="77777777" w:rsidR="00253487" w:rsidRPr="00253487" w:rsidRDefault="00253487" w:rsidP="000F73DB">
            <w:pPr>
              <w:jc w:val="left"/>
            </w:pPr>
            <w:r w:rsidRPr="00253487">
              <w:t>component block  &lt;OrderQtyData&gt;</w:t>
            </w:r>
          </w:p>
        </w:tc>
        <w:tc>
          <w:tcPr>
            <w:tcW w:w="811" w:type="dxa"/>
            <w:tcBorders>
              <w:top w:val="single" w:sz="6" w:space="0" w:color="000000"/>
              <w:bottom w:val="single" w:sz="6" w:space="0" w:color="000000"/>
            </w:tcBorders>
            <w:shd w:val="clear" w:color="auto" w:fill="E6E6E6"/>
          </w:tcPr>
          <w:p w14:paraId="284F953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01B8E49" w14:textId="77777777" w:rsidR="00253487" w:rsidRPr="00253487" w:rsidRDefault="00253487" w:rsidP="00253487">
            <w:r w:rsidRPr="00253487">
              <w:t>Order quantity at time of trade</w:t>
            </w:r>
          </w:p>
        </w:tc>
      </w:tr>
      <w:tr w:rsidR="00253487" w:rsidRPr="00253487" w14:paraId="455CD536" w14:textId="77777777" w:rsidTr="000F73DB">
        <w:tc>
          <w:tcPr>
            <w:tcW w:w="652" w:type="dxa"/>
            <w:tcBorders>
              <w:top w:val="single" w:sz="6" w:space="0" w:color="000000"/>
            </w:tcBorders>
            <w:shd w:val="clear" w:color="auto" w:fill="auto"/>
          </w:tcPr>
          <w:p w14:paraId="6698C49B" w14:textId="77777777" w:rsidR="00253487" w:rsidRPr="00253487" w:rsidRDefault="00253487" w:rsidP="000F73DB">
            <w:pPr>
              <w:jc w:val="center"/>
            </w:pPr>
            <w:r w:rsidRPr="00253487">
              <w:t>151</w:t>
            </w:r>
          </w:p>
        </w:tc>
        <w:tc>
          <w:tcPr>
            <w:tcW w:w="2750" w:type="dxa"/>
            <w:tcBorders>
              <w:top w:val="single" w:sz="6" w:space="0" w:color="000000"/>
            </w:tcBorders>
            <w:shd w:val="clear" w:color="auto" w:fill="auto"/>
          </w:tcPr>
          <w:p w14:paraId="0DBB5A35" w14:textId="77777777" w:rsidR="00253487" w:rsidRPr="00253487" w:rsidRDefault="00253487" w:rsidP="00253487">
            <w:r w:rsidRPr="00253487">
              <w:t>LeavesQty</w:t>
            </w:r>
          </w:p>
        </w:tc>
        <w:tc>
          <w:tcPr>
            <w:tcW w:w="811" w:type="dxa"/>
            <w:tcBorders>
              <w:top w:val="single" w:sz="6" w:space="0" w:color="000000"/>
            </w:tcBorders>
            <w:shd w:val="clear" w:color="auto" w:fill="auto"/>
          </w:tcPr>
          <w:p w14:paraId="67806C4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4C7F05C" w14:textId="77777777" w:rsidR="00253487" w:rsidRPr="00253487" w:rsidRDefault="00253487" w:rsidP="00253487"/>
        </w:tc>
      </w:tr>
      <w:tr w:rsidR="00253487" w:rsidRPr="00253487" w14:paraId="34634958" w14:textId="77777777" w:rsidTr="000F73DB">
        <w:tc>
          <w:tcPr>
            <w:tcW w:w="652" w:type="dxa"/>
            <w:shd w:val="clear" w:color="auto" w:fill="auto"/>
          </w:tcPr>
          <w:p w14:paraId="156C3FA7" w14:textId="77777777" w:rsidR="00253487" w:rsidRPr="00253487" w:rsidRDefault="00253487" w:rsidP="000F73DB">
            <w:pPr>
              <w:jc w:val="center"/>
            </w:pPr>
            <w:r w:rsidRPr="00253487">
              <w:t>14</w:t>
            </w:r>
          </w:p>
        </w:tc>
        <w:tc>
          <w:tcPr>
            <w:tcW w:w="2750" w:type="dxa"/>
            <w:shd w:val="clear" w:color="auto" w:fill="auto"/>
          </w:tcPr>
          <w:p w14:paraId="74D2A4A2" w14:textId="77777777" w:rsidR="00253487" w:rsidRPr="00253487" w:rsidRDefault="00253487" w:rsidP="00253487">
            <w:r w:rsidRPr="00253487">
              <w:t>CumQty</w:t>
            </w:r>
          </w:p>
        </w:tc>
        <w:tc>
          <w:tcPr>
            <w:tcW w:w="811" w:type="dxa"/>
            <w:shd w:val="clear" w:color="auto" w:fill="auto"/>
          </w:tcPr>
          <w:p w14:paraId="5002D92E" w14:textId="77777777" w:rsidR="00253487" w:rsidRPr="00253487" w:rsidRDefault="00253487" w:rsidP="000F73DB">
            <w:pPr>
              <w:jc w:val="center"/>
            </w:pPr>
            <w:r w:rsidRPr="00253487">
              <w:t>N</w:t>
            </w:r>
          </w:p>
        </w:tc>
        <w:tc>
          <w:tcPr>
            <w:tcW w:w="4859" w:type="dxa"/>
            <w:shd w:val="clear" w:color="auto" w:fill="auto"/>
          </w:tcPr>
          <w:p w14:paraId="18529D25" w14:textId="77777777" w:rsidR="00253487" w:rsidRPr="00253487" w:rsidRDefault="00253487" w:rsidP="00253487"/>
        </w:tc>
      </w:tr>
      <w:tr w:rsidR="00253487" w:rsidRPr="00253487" w14:paraId="326714F0" w14:textId="77777777" w:rsidTr="000F73DB">
        <w:tc>
          <w:tcPr>
            <w:tcW w:w="652" w:type="dxa"/>
            <w:shd w:val="clear" w:color="auto" w:fill="auto"/>
          </w:tcPr>
          <w:p w14:paraId="60017196" w14:textId="77777777" w:rsidR="00253487" w:rsidRPr="00253487" w:rsidRDefault="00253487" w:rsidP="000F73DB">
            <w:pPr>
              <w:jc w:val="center"/>
            </w:pPr>
            <w:r w:rsidRPr="00253487">
              <w:t>59</w:t>
            </w:r>
          </w:p>
        </w:tc>
        <w:tc>
          <w:tcPr>
            <w:tcW w:w="2750" w:type="dxa"/>
            <w:shd w:val="clear" w:color="auto" w:fill="auto"/>
          </w:tcPr>
          <w:p w14:paraId="326F5F4F" w14:textId="77777777" w:rsidR="00253487" w:rsidRPr="00253487" w:rsidRDefault="00253487" w:rsidP="00253487">
            <w:r w:rsidRPr="00253487">
              <w:t>TimeInForce</w:t>
            </w:r>
          </w:p>
        </w:tc>
        <w:tc>
          <w:tcPr>
            <w:tcW w:w="811" w:type="dxa"/>
            <w:shd w:val="clear" w:color="auto" w:fill="auto"/>
          </w:tcPr>
          <w:p w14:paraId="75A82F0A" w14:textId="77777777" w:rsidR="00253487" w:rsidRPr="00253487" w:rsidRDefault="00253487" w:rsidP="000F73DB">
            <w:pPr>
              <w:jc w:val="center"/>
            </w:pPr>
            <w:r w:rsidRPr="00253487">
              <w:t>N</w:t>
            </w:r>
          </w:p>
        </w:tc>
        <w:tc>
          <w:tcPr>
            <w:tcW w:w="4859" w:type="dxa"/>
            <w:shd w:val="clear" w:color="auto" w:fill="auto"/>
          </w:tcPr>
          <w:p w14:paraId="50218E90" w14:textId="77777777" w:rsidR="00253487" w:rsidRPr="00253487" w:rsidRDefault="00253487" w:rsidP="00253487"/>
        </w:tc>
      </w:tr>
      <w:tr w:rsidR="00253487" w:rsidRPr="00253487" w14:paraId="40C3FC3A" w14:textId="77777777" w:rsidTr="000F73DB">
        <w:tc>
          <w:tcPr>
            <w:tcW w:w="652" w:type="dxa"/>
            <w:tcBorders>
              <w:bottom w:val="single" w:sz="6" w:space="0" w:color="000000"/>
            </w:tcBorders>
            <w:shd w:val="clear" w:color="auto" w:fill="auto"/>
          </w:tcPr>
          <w:p w14:paraId="379B00DF" w14:textId="77777777" w:rsidR="00253487" w:rsidRPr="00253487" w:rsidRDefault="00253487" w:rsidP="000F73DB">
            <w:pPr>
              <w:jc w:val="center"/>
            </w:pPr>
            <w:r w:rsidRPr="00253487">
              <w:t>126</w:t>
            </w:r>
          </w:p>
        </w:tc>
        <w:tc>
          <w:tcPr>
            <w:tcW w:w="2750" w:type="dxa"/>
            <w:tcBorders>
              <w:bottom w:val="single" w:sz="6" w:space="0" w:color="000000"/>
            </w:tcBorders>
            <w:shd w:val="clear" w:color="auto" w:fill="auto"/>
          </w:tcPr>
          <w:p w14:paraId="507D4201" w14:textId="77777777" w:rsidR="00253487" w:rsidRPr="00253487" w:rsidRDefault="00253487" w:rsidP="00253487">
            <w:r w:rsidRPr="00253487">
              <w:t>ExpireTime</w:t>
            </w:r>
          </w:p>
        </w:tc>
        <w:tc>
          <w:tcPr>
            <w:tcW w:w="811" w:type="dxa"/>
            <w:tcBorders>
              <w:bottom w:val="single" w:sz="6" w:space="0" w:color="000000"/>
            </w:tcBorders>
            <w:shd w:val="clear" w:color="auto" w:fill="auto"/>
          </w:tcPr>
          <w:p w14:paraId="7059F5C7"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636D631" w14:textId="77777777" w:rsidR="00253487" w:rsidRPr="00253487" w:rsidRDefault="00253487" w:rsidP="00253487">
            <w:r w:rsidRPr="00253487">
              <w:t>The order expiration date/time in UTC</w:t>
            </w:r>
          </w:p>
        </w:tc>
      </w:tr>
      <w:tr w:rsidR="00253487" w:rsidRPr="00253487" w14:paraId="55C34594" w14:textId="77777777" w:rsidTr="000F73DB">
        <w:tc>
          <w:tcPr>
            <w:tcW w:w="3402" w:type="dxa"/>
            <w:gridSpan w:val="2"/>
            <w:tcBorders>
              <w:top w:val="single" w:sz="6" w:space="0" w:color="000000"/>
              <w:bottom w:val="single" w:sz="6" w:space="0" w:color="000000"/>
            </w:tcBorders>
            <w:shd w:val="clear" w:color="auto" w:fill="E6E6E6"/>
          </w:tcPr>
          <w:p w14:paraId="39B02286" w14:textId="77777777" w:rsidR="00253487" w:rsidRPr="00253487" w:rsidRDefault="00253487" w:rsidP="000F73DB">
            <w:pPr>
              <w:jc w:val="left"/>
            </w:pPr>
            <w:r w:rsidRPr="00253487">
              <w:lastRenderedPageBreak/>
              <w:t>component block  &lt;DisplayInstruction&gt;</w:t>
            </w:r>
          </w:p>
        </w:tc>
        <w:tc>
          <w:tcPr>
            <w:tcW w:w="811" w:type="dxa"/>
            <w:tcBorders>
              <w:top w:val="single" w:sz="6" w:space="0" w:color="000000"/>
              <w:bottom w:val="single" w:sz="6" w:space="0" w:color="000000"/>
            </w:tcBorders>
            <w:shd w:val="clear" w:color="auto" w:fill="E6E6E6"/>
          </w:tcPr>
          <w:p w14:paraId="3529464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B79ABDF" w14:textId="77777777" w:rsidR="00253487" w:rsidRPr="00253487" w:rsidRDefault="00253487" w:rsidP="00253487"/>
        </w:tc>
      </w:tr>
      <w:tr w:rsidR="00253487" w:rsidRPr="00253487" w14:paraId="375DE7B3" w14:textId="77777777" w:rsidTr="000F73DB">
        <w:tc>
          <w:tcPr>
            <w:tcW w:w="652" w:type="dxa"/>
            <w:tcBorders>
              <w:top w:val="single" w:sz="6" w:space="0" w:color="000000"/>
            </w:tcBorders>
            <w:shd w:val="clear" w:color="auto" w:fill="auto"/>
          </w:tcPr>
          <w:p w14:paraId="3F51281D" w14:textId="77777777" w:rsidR="00253487" w:rsidRPr="00253487" w:rsidRDefault="00253487" w:rsidP="000F73DB">
            <w:pPr>
              <w:jc w:val="center"/>
            </w:pPr>
            <w:r w:rsidRPr="00253487">
              <w:t>528</w:t>
            </w:r>
          </w:p>
        </w:tc>
        <w:tc>
          <w:tcPr>
            <w:tcW w:w="2750" w:type="dxa"/>
            <w:tcBorders>
              <w:top w:val="single" w:sz="6" w:space="0" w:color="000000"/>
            </w:tcBorders>
            <w:shd w:val="clear" w:color="auto" w:fill="auto"/>
          </w:tcPr>
          <w:p w14:paraId="277CC936" w14:textId="77777777" w:rsidR="00253487" w:rsidRPr="00253487" w:rsidRDefault="00253487" w:rsidP="00253487">
            <w:r w:rsidRPr="00253487">
              <w:t>OrderCapacity</w:t>
            </w:r>
          </w:p>
        </w:tc>
        <w:tc>
          <w:tcPr>
            <w:tcW w:w="811" w:type="dxa"/>
            <w:tcBorders>
              <w:top w:val="single" w:sz="6" w:space="0" w:color="000000"/>
            </w:tcBorders>
            <w:shd w:val="clear" w:color="auto" w:fill="auto"/>
          </w:tcPr>
          <w:p w14:paraId="793FECF0"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471A89A" w14:textId="77777777" w:rsidR="00253487" w:rsidRPr="00253487" w:rsidRDefault="00253487" w:rsidP="00253487"/>
        </w:tc>
      </w:tr>
      <w:tr w:rsidR="00253487" w:rsidRPr="00253487" w14:paraId="0C5CF9AE" w14:textId="77777777" w:rsidTr="000F73DB">
        <w:tc>
          <w:tcPr>
            <w:tcW w:w="652" w:type="dxa"/>
            <w:shd w:val="clear" w:color="auto" w:fill="auto"/>
          </w:tcPr>
          <w:p w14:paraId="288E8A02" w14:textId="77777777" w:rsidR="00253487" w:rsidRPr="00253487" w:rsidRDefault="00253487" w:rsidP="000F73DB">
            <w:pPr>
              <w:jc w:val="center"/>
            </w:pPr>
            <w:r w:rsidRPr="00253487">
              <w:t>529</w:t>
            </w:r>
          </w:p>
        </w:tc>
        <w:tc>
          <w:tcPr>
            <w:tcW w:w="2750" w:type="dxa"/>
            <w:shd w:val="clear" w:color="auto" w:fill="auto"/>
          </w:tcPr>
          <w:p w14:paraId="7F51293E" w14:textId="77777777" w:rsidR="00253487" w:rsidRPr="00253487" w:rsidRDefault="00253487" w:rsidP="00253487">
            <w:r w:rsidRPr="00253487">
              <w:t>OrderRestrictions</w:t>
            </w:r>
          </w:p>
        </w:tc>
        <w:tc>
          <w:tcPr>
            <w:tcW w:w="811" w:type="dxa"/>
            <w:shd w:val="clear" w:color="auto" w:fill="auto"/>
          </w:tcPr>
          <w:p w14:paraId="67A82A67" w14:textId="77777777" w:rsidR="00253487" w:rsidRPr="00253487" w:rsidRDefault="00253487" w:rsidP="000F73DB">
            <w:pPr>
              <w:jc w:val="center"/>
            </w:pPr>
            <w:r w:rsidRPr="00253487">
              <w:t>N</w:t>
            </w:r>
          </w:p>
        </w:tc>
        <w:tc>
          <w:tcPr>
            <w:tcW w:w="4859" w:type="dxa"/>
            <w:shd w:val="clear" w:color="auto" w:fill="auto"/>
          </w:tcPr>
          <w:p w14:paraId="396FAD6D" w14:textId="77777777" w:rsidR="00253487" w:rsidRPr="00253487" w:rsidRDefault="00253487" w:rsidP="00253487"/>
        </w:tc>
      </w:tr>
      <w:tr w:rsidR="00253487" w:rsidRPr="00253487" w14:paraId="171D8847" w14:textId="77777777" w:rsidTr="000F73DB">
        <w:tc>
          <w:tcPr>
            <w:tcW w:w="652" w:type="dxa"/>
            <w:shd w:val="clear" w:color="auto" w:fill="auto"/>
          </w:tcPr>
          <w:p w14:paraId="65E33BD6" w14:textId="77777777" w:rsidR="00253487" w:rsidRPr="00253487" w:rsidRDefault="00253487" w:rsidP="000F73DB">
            <w:pPr>
              <w:jc w:val="center"/>
            </w:pPr>
            <w:r w:rsidRPr="00253487">
              <w:t>775</w:t>
            </w:r>
          </w:p>
        </w:tc>
        <w:tc>
          <w:tcPr>
            <w:tcW w:w="2750" w:type="dxa"/>
            <w:shd w:val="clear" w:color="auto" w:fill="auto"/>
          </w:tcPr>
          <w:p w14:paraId="597B6059" w14:textId="77777777" w:rsidR="00253487" w:rsidRPr="00253487" w:rsidRDefault="00253487" w:rsidP="00253487">
            <w:r w:rsidRPr="00253487">
              <w:t>BookingType</w:t>
            </w:r>
          </w:p>
        </w:tc>
        <w:tc>
          <w:tcPr>
            <w:tcW w:w="811" w:type="dxa"/>
            <w:shd w:val="clear" w:color="auto" w:fill="auto"/>
          </w:tcPr>
          <w:p w14:paraId="6D2C2DD7" w14:textId="77777777" w:rsidR="00253487" w:rsidRPr="00253487" w:rsidRDefault="00253487" w:rsidP="000F73DB">
            <w:pPr>
              <w:jc w:val="center"/>
            </w:pPr>
            <w:r w:rsidRPr="00253487">
              <w:t>N</w:t>
            </w:r>
          </w:p>
        </w:tc>
        <w:tc>
          <w:tcPr>
            <w:tcW w:w="4859" w:type="dxa"/>
            <w:shd w:val="clear" w:color="auto" w:fill="auto"/>
          </w:tcPr>
          <w:p w14:paraId="52E78671" w14:textId="77777777" w:rsidR="00253487" w:rsidRPr="00253487" w:rsidRDefault="00253487" w:rsidP="00253487"/>
        </w:tc>
      </w:tr>
      <w:tr w:rsidR="00253487" w:rsidRPr="00253487" w14:paraId="36971874" w14:textId="77777777" w:rsidTr="000F73DB">
        <w:tc>
          <w:tcPr>
            <w:tcW w:w="652" w:type="dxa"/>
            <w:shd w:val="clear" w:color="auto" w:fill="auto"/>
          </w:tcPr>
          <w:p w14:paraId="6301BC7F" w14:textId="77777777" w:rsidR="00253487" w:rsidRPr="00253487" w:rsidRDefault="00253487" w:rsidP="000F73DB">
            <w:pPr>
              <w:jc w:val="center"/>
            </w:pPr>
            <w:r w:rsidRPr="00253487">
              <w:t>1432</w:t>
            </w:r>
          </w:p>
        </w:tc>
        <w:tc>
          <w:tcPr>
            <w:tcW w:w="2750" w:type="dxa"/>
            <w:shd w:val="clear" w:color="auto" w:fill="auto"/>
          </w:tcPr>
          <w:p w14:paraId="54A93086" w14:textId="77777777" w:rsidR="00253487" w:rsidRPr="00253487" w:rsidRDefault="00253487" w:rsidP="00253487">
            <w:r w:rsidRPr="00253487">
              <w:t>OrigCustOrderCapacity</w:t>
            </w:r>
          </w:p>
        </w:tc>
        <w:tc>
          <w:tcPr>
            <w:tcW w:w="811" w:type="dxa"/>
            <w:shd w:val="clear" w:color="auto" w:fill="auto"/>
          </w:tcPr>
          <w:p w14:paraId="79B75D18" w14:textId="77777777" w:rsidR="00253487" w:rsidRPr="00253487" w:rsidRDefault="00253487" w:rsidP="000F73DB">
            <w:pPr>
              <w:jc w:val="center"/>
            </w:pPr>
            <w:r w:rsidRPr="00253487">
              <w:t>N</w:t>
            </w:r>
          </w:p>
        </w:tc>
        <w:tc>
          <w:tcPr>
            <w:tcW w:w="4859" w:type="dxa"/>
            <w:shd w:val="clear" w:color="auto" w:fill="auto"/>
          </w:tcPr>
          <w:p w14:paraId="0A7B4873" w14:textId="77777777" w:rsidR="00253487" w:rsidRPr="00253487" w:rsidRDefault="00253487" w:rsidP="00253487"/>
        </w:tc>
      </w:tr>
      <w:tr w:rsidR="00253487" w:rsidRPr="00253487" w14:paraId="31E266AF" w14:textId="77777777" w:rsidTr="000F73DB">
        <w:tc>
          <w:tcPr>
            <w:tcW w:w="652" w:type="dxa"/>
            <w:shd w:val="clear" w:color="auto" w:fill="auto"/>
          </w:tcPr>
          <w:p w14:paraId="5D91E837" w14:textId="77777777" w:rsidR="00253487" w:rsidRPr="00253487" w:rsidRDefault="00253487" w:rsidP="000F73DB">
            <w:pPr>
              <w:jc w:val="center"/>
            </w:pPr>
            <w:r w:rsidRPr="00253487">
              <w:t>821</w:t>
            </w:r>
          </w:p>
        </w:tc>
        <w:tc>
          <w:tcPr>
            <w:tcW w:w="2750" w:type="dxa"/>
            <w:shd w:val="clear" w:color="auto" w:fill="auto"/>
          </w:tcPr>
          <w:p w14:paraId="41866A29" w14:textId="77777777" w:rsidR="00253487" w:rsidRPr="00253487" w:rsidRDefault="00253487" w:rsidP="00253487">
            <w:r w:rsidRPr="00253487">
              <w:t>OrderInputDevice</w:t>
            </w:r>
          </w:p>
        </w:tc>
        <w:tc>
          <w:tcPr>
            <w:tcW w:w="811" w:type="dxa"/>
            <w:shd w:val="clear" w:color="auto" w:fill="auto"/>
          </w:tcPr>
          <w:p w14:paraId="5CA37B1D" w14:textId="77777777" w:rsidR="00253487" w:rsidRPr="00253487" w:rsidRDefault="00253487" w:rsidP="000F73DB">
            <w:pPr>
              <w:jc w:val="center"/>
            </w:pPr>
            <w:r w:rsidRPr="00253487">
              <w:t>N</w:t>
            </w:r>
          </w:p>
        </w:tc>
        <w:tc>
          <w:tcPr>
            <w:tcW w:w="4859" w:type="dxa"/>
            <w:shd w:val="clear" w:color="auto" w:fill="auto"/>
          </w:tcPr>
          <w:p w14:paraId="06B6E7AC" w14:textId="77777777" w:rsidR="00253487" w:rsidRPr="00253487" w:rsidRDefault="00253487" w:rsidP="00253487"/>
        </w:tc>
      </w:tr>
      <w:tr w:rsidR="00253487" w:rsidRPr="00253487" w14:paraId="647C1798" w14:textId="77777777" w:rsidTr="000F73DB">
        <w:tc>
          <w:tcPr>
            <w:tcW w:w="652" w:type="dxa"/>
            <w:shd w:val="clear" w:color="auto" w:fill="auto"/>
          </w:tcPr>
          <w:p w14:paraId="558A2010" w14:textId="77777777" w:rsidR="00253487" w:rsidRPr="00253487" w:rsidRDefault="00253487" w:rsidP="000F73DB">
            <w:pPr>
              <w:jc w:val="center"/>
            </w:pPr>
            <w:r w:rsidRPr="00253487">
              <w:t>1093</w:t>
            </w:r>
          </w:p>
        </w:tc>
        <w:tc>
          <w:tcPr>
            <w:tcW w:w="2750" w:type="dxa"/>
            <w:shd w:val="clear" w:color="auto" w:fill="auto"/>
          </w:tcPr>
          <w:p w14:paraId="2EFCF382" w14:textId="77777777" w:rsidR="00253487" w:rsidRPr="00253487" w:rsidRDefault="00253487" w:rsidP="00253487">
            <w:r w:rsidRPr="00253487">
              <w:t>LotType</w:t>
            </w:r>
          </w:p>
        </w:tc>
        <w:tc>
          <w:tcPr>
            <w:tcW w:w="811" w:type="dxa"/>
            <w:shd w:val="clear" w:color="auto" w:fill="auto"/>
          </w:tcPr>
          <w:p w14:paraId="39169912" w14:textId="77777777" w:rsidR="00253487" w:rsidRPr="00253487" w:rsidRDefault="00253487" w:rsidP="000F73DB">
            <w:pPr>
              <w:jc w:val="center"/>
            </w:pPr>
            <w:r w:rsidRPr="00253487">
              <w:t>N</w:t>
            </w:r>
          </w:p>
        </w:tc>
        <w:tc>
          <w:tcPr>
            <w:tcW w:w="4859" w:type="dxa"/>
            <w:shd w:val="clear" w:color="auto" w:fill="auto"/>
          </w:tcPr>
          <w:p w14:paraId="32FB0F06" w14:textId="77777777" w:rsidR="00253487" w:rsidRPr="00253487" w:rsidRDefault="00253487" w:rsidP="00253487"/>
        </w:tc>
      </w:tr>
      <w:tr w:rsidR="00253487" w:rsidRPr="00253487" w14:paraId="0A06F49F" w14:textId="77777777" w:rsidTr="000F73DB">
        <w:tc>
          <w:tcPr>
            <w:tcW w:w="652" w:type="dxa"/>
            <w:shd w:val="clear" w:color="auto" w:fill="auto"/>
          </w:tcPr>
          <w:p w14:paraId="07A207D3" w14:textId="77777777" w:rsidR="00253487" w:rsidRPr="00253487" w:rsidRDefault="00253487" w:rsidP="000F73DB">
            <w:pPr>
              <w:jc w:val="center"/>
            </w:pPr>
            <w:r w:rsidRPr="00253487">
              <w:t>483</w:t>
            </w:r>
          </w:p>
        </w:tc>
        <w:tc>
          <w:tcPr>
            <w:tcW w:w="2750" w:type="dxa"/>
            <w:shd w:val="clear" w:color="auto" w:fill="auto"/>
          </w:tcPr>
          <w:p w14:paraId="6E12E8D0" w14:textId="77777777" w:rsidR="00253487" w:rsidRPr="00253487" w:rsidRDefault="00253487" w:rsidP="00253487">
            <w:r w:rsidRPr="00253487">
              <w:t>TransBkdTime</w:t>
            </w:r>
          </w:p>
        </w:tc>
        <w:tc>
          <w:tcPr>
            <w:tcW w:w="811" w:type="dxa"/>
            <w:shd w:val="clear" w:color="auto" w:fill="auto"/>
          </w:tcPr>
          <w:p w14:paraId="667A787C" w14:textId="77777777" w:rsidR="00253487" w:rsidRPr="00253487" w:rsidRDefault="00253487" w:rsidP="000F73DB">
            <w:pPr>
              <w:jc w:val="center"/>
            </w:pPr>
            <w:r w:rsidRPr="00253487">
              <w:t>N</w:t>
            </w:r>
          </w:p>
        </w:tc>
        <w:tc>
          <w:tcPr>
            <w:tcW w:w="4859" w:type="dxa"/>
            <w:shd w:val="clear" w:color="auto" w:fill="auto"/>
          </w:tcPr>
          <w:p w14:paraId="036D0FE2" w14:textId="77777777" w:rsidR="00253487" w:rsidRPr="00253487" w:rsidRDefault="00253487" w:rsidP="00253487"/>
        </w:tc>
      </w:tr>
      <w:tr w:rsidR="00253487" w:rsidRPr="00253487" w14:paraId="40BD16E5" w14:textId="77777777" w:rsidTr="000F73DB">
        <w:tc>
          <w:tcPr>
            <w:tcW w:w="652" w:type="dxa"/>
            <w:shd w:val="clear" w:color="auto" w:fill="auto"/>
          </w:tcPr>
          <w:p w14:paraId="47E32EFC" w14:textId="77777777" w:rsidR="00253487" w:rsidRPr="00253487" w:rsidRDefault="00253487" w:rsidP="000F73DB">
            <w:pPr>
              <w:jc w:val="center"/>
            </w:pPr>
            <w:r w:rsidRPr="00253487">
              <w:t>586</w:t>
            </w:r>
          </w:p>
        </w:tc>
        <w:tc>
          <w:tcPr>
            <w:tcW w:w="2750" w:type="dxa"/>
            <w:shd w:val="clear" w:color="auto" w:fill="auto"/>
          </w:tcPr>
          <w:p w14:paraId="718E4E5D" w14:textId="77777777" w:rsidR="00253487" w:rsidRPr="00253487" w:rsidRDefault="00253487" w:rsidP="00253487">
            <w:r w:rsidRPr="00253487">
              <w:t>OrigOrdModTime</w:t>
            </w:r>
          </w:p>
        </w:tc>
        <w:tc>
          <w:tcPr>
            <w:tcW w:w="811" w:type="dxa"/>
            <w:shd w:val="clear" w:color="auto" w:fill="auto"/>
          </w:tcPr>
          <w:p w14:paraId="7B61374C" w14:textId="77777777" w:rsidR="00253487" w:rsidRPr="00253487" w:rsidRDefault="00253487" w:rsidP="000F73DB">
            <w:pPr>
              <w:jc w:val="center"/>
            </w:pPr>
            <w:r w:rsidRPr="00253487">
              <w:t>N</w:t>
            </w:r>
          </w:p>
        </w:tc>
        <w:tc>
          <w:tcPr>
            <w:tcW w:w="4859" w:type="dxa"/>
            <w:shd w:val="clear" w:color="auto" w:fill="auto"/>
          </w:tcPr>
          <w:p w14:paraId="5B936601" w14:textId="77777777" w:rsidR="00253487" w:rsidRPr="00253487" w:rsidRDefault="00253487" w:rsidP="00253487"/>
        </w:tc>
      </w:tr>
      <w:bookmarkEnd w:id="267"/>
    </w:tbl>
    <w:p w14:paraId="31242390" w14:textId="77777777" w:rsidR="009E3F16" w:rsidRDefault="009E3F16" w:rsidP="00253487"/>
    <w:p w14:paraId="52751305"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CC569F4" w14:textId="77777777">
        <w:tc>
          <w:tcPr>
            <w:tcW w:w="9576" w:type="dxa"/>
            <w:tcBorders>
              <w:bottom w:val="nil"/>
            </w:tcBorders>
            <w:shd w:val="pct25" w:color="auto" w:fill="FFFFFF"/>
          </w:tcPr>
          <w:p w14:paraId="70677A22"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62"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30419D1D" w14:textId="77777777">
        <w:tc>
          <w:tcPr>
            <w:tcW w:w="9576" w:type="dxa"/>
            <w:shd w:val="pct12" w:color="auto" w:fill="FFFFFF"/>
          </w:tcPr>
          <w:p w14:paraId="4C7E9C5E" w14:textId="77777777" w:rsidR="009E3F16" w:rsidRDefault="009E3F16">
            <w:pPr>
              <w:jc w:val="left"/>
            </w:pPr>
            <w:r>
              <w:t>Refer to FIXML element TrdRptOrdDetl</w:t>
            </w:r>
          </w:p>
        </w:tc>
      </w:tr>
    </w:tbl>
    <w:p w14:paraId="603528A4" w14:textId="77777777" w:rsidR="009E3F16" w:rsidRDefault="009E3F16"/>
    <w:p w14:paraId="726503E0" w14:textId="77777777" w:rsidR="009E3F16" w:rsidRDefault="009E3F16"/>
    <w:p w14:paraId="2852A296" w14:textId="77777777" w:rsidR="009E3F16" w:rsidRDefault="009E3F16">
      <w:pPr>
        <w:pStyle w:val="Heading2"/>
      </w:pPr>
      <w:r>
        <w:br w:type="page"/>
      </w:r>
      <w:bookmarkStart w:id="268" w:name="_Toc227925080"/>
      <w:r>
        <w:lastRenderedPageBreak/>
        <w:t>Trade Capture Report Request</w:t>
      </w:r>
      <w:bookmarkEnd w:id="268"/>
    </w:p>
    <w:p w14:paraId="053411DD" w14:textId="77777777" w:rsidR="009E3F16" w:rsidRDefault="009E3F16">
      <w:r>
        <w:t>The Trade Capture Report Request can be used to:</w:t>
      </w:r>
    </w:p>
    <w:p w14:paraId="399DF5B2" w14:textId="77777777" w:rsidR="009E3F16" w:rsidRDefault="009E3F16">
      <w:pPr>
        <w:pStyle w:val="NormalIndent"/>
        <w:numPr>
          <w:ilvl w:val="0"/>
          <w:numId w:val="35"/>
        </w:numPr>
      </w:pPr>
      <w:r>
        <w:t>Request one or more trade capture reports based upon selection criteria provided on the trade capture report request</w:t>
      </w:r>
    </w:p>
    <w:p w14:paraId="7BE78028" w14:textId="77777777" w:rsidR="009E3F16" w:rsidRDefault="009E3F16">
      <w:pPr>
        <w:pStyle w:val="NormalIndent"/>
        <w:numPr>
          <w:ilvl w:val="0"/>
          <w:numId w:val="35"/>
        </w:numPr>
      </w:pPr>
      <w:r>
        <w:t>Subscribe for trade capture reports based upon selection criteria provided on the trade capture report request.</w:t>
      </w:r>
    </w:p>
    <w:p w14:paraId="7B2C7E35" w14:textId="77777777" w:rsidR="009E3F16" w:rsidRDefault="009E3F16">
      <w:r>
        <w:t>The following criteria can be specified on the Trade Capture Report Request:</w:t>
      </w:r>
    </w:p>
    <w:p w14:paraId="74F2A4DF" w14:textId="77777777" w:rsidR="009E3F16" w:rsidRDefault="009E3F16">
      <w:pPr>
        <w:pStyle w:val="NormalIndent"/>
        <w:numPr>
          <w:ilvl w:val="0"/>
          <w:numId w:val="36"/>
        </w:numPr>
      </w:pPr>
      <w:r>
        <w:t>All trades matching specified trade identification: TradeReportID, SecondaryTradeReportID</w:t>
      </w:r>
    </w:p>
    <w:p w14:paraId="1BABF553" w14:textId="77777777" w:rsidR="009E3F16" w:rsidRDefault="009E3F16">
      <w:pPr>
        <w:pStyle w:val="NormalIndent"/>
        <w:numPr>
          <w:ilvl w:val="0"/>
          <w:numId w:val="36"/>
        </w:numPr>
      </w:pPr>
      <w:r>
        <w:t>All trades matching specified trade types: TrdType, TrdSubType, TransferReason, SecondaryTrdType, TradeLinkID</w:t>
      </w:r>
    </w:p>
    <w:p w14:paraId="2EEF43CD" w14:textId="77777777" w:rsidR="009E3F16" w:rsidRDefault="009E3F16">
      <w:pPr>
        <w:pStyle w:val="NormalIndent"/>
        <w:numPr>
          <w:ilvl w:val="0"/>
          <w:numId w:val="36"/>
        </w:numPr>
      </w:pPr>
      <w:r>
        <w:t>All trades matching the order identification information: OrderId, ClOrdID, ExecID</w:t>
      </w:r>
    </w:p>
    <w:p w14:paraId="2C08D05D" w14:textId="77777777" w:rsidR="009E3F16" w:rsidRDefault="009E3F16">
      <w:pPr>
        <w:pStyle w:val="NormalIndent"/>
        <w:numPr>
          <w:ilvl w:val="0"/>
          <w:numId w:val="36"/>
        </w:numPr>
      </w:pPr>
      <w:r>
        <w:t>Trades that have specified MatchStatus</w:t>
      </w:r>
    </w:p>
    <w:p w14:paraId="692E3ECC" w14:textId="77777777" w:rsidR="009E3F16" w:rsidRDefault="009E3F16">
      <w:pPr>
        <w:pStyle w:val="NormalIndent"/>
        <w:numPr>
          <w:ilvl w:val="0"/>
          <w:numId w:val="36"/>
        </w:numPr>
      </w:pPr>
      <w:r>
        <w:t>All trades for the party defined in the component block  &lt;Parties&gt;</w:t>
      </w:r>
    </w:p>
    <w:p w14:paraId="2E2C0F19" w14:textId="77777777" w:rsidR="009E3F16" w:rsidRDefault="009E3F16">
      <w:pPr>
        <w:pStyle w:val="NormalIndent"/>
        <w:numPr>
          <w:ilvl w:val="1"/>
          <w:numId w:val="36"/>
        </w:numPr>
      </w:pPr>
      <w:r>
        <w:t>This can be a trader id, firm, broker id, clearing firm</w:t>
      </w:r>
    </w:p>
    <w:p w14:paraId="6B4BF6A4" w14:textId="77777777" w:rsidR="009E3F16" w:rsidRDefault="009E3F16">
      <w:pPr>
        <w:pStyle w:val="NormalIndent"/>
        <w:numPr>
          <w:ilvl w:val="0"/>
          <w:numId w:val="36"/>
        </w:numPr>
      </w:pPr>
      <w:r>
        <w:t>All trades for a specific instrument, specified using the component block &lt;Instrument&gt;, the component block &lt;UnderlyingInstrument&gt;, and/or the component block &lt;InstrumentLeg&gt;.</w:t>
      </w:r>
    </w:p>
    <w:p w14:paraId="5C41D322" w14:textId="77777777" w:rsidR="009E3F16" w:rsidRDefault="009E3F16">
      <w:pPr>
        <w:pStyle w:val="NormalIndent"/>
        <w:numPr>
          <w:ilvl w:val="0"/>
          <w:numId w:val="36"/>
        </w:numPr>
      </w:pPr>
      <w:r>
        <w:t>All unreported trades – Executions that have not been sent</w:t>
      </w:r>
    </w:p>
    <w:p w14:paraId="644DAC5F" w14:textId="77777777" w:rsidR="009E3F16" w:rsidRDefault="009E3F16">
      <w:pPr>
        <w:pStyle w:val="NormalIndent"/>
        <w:numPr>
          <w:ilvl w:val="0"/>
          <w:numId w:val="36"/>
        </w:numPr>
      </w:pPr>
      <w:r>
        <w:t>All unmatched trades – Trades that have not been matched</w:t>
      </w:r>
    </w:p>
    <w:p w14:paraId="12DA9D5E" w14:textId="77777777" w:rsidR="009E3F16" w:rsidRDefault="009E3F16">
      <w:pPr>
        <w:pStyle w:val="NormalIndent"/>
        <w:numPr>
          <w:ilvl w:val="0"/>
          <w:numId w:val="36"/>
        </w:numPr>
      </w:pPr>
      <w:r>
        <w:t>All trades matching specific date and trading session criteria</w:t>
      </w:r>
    </w:p>
    <w:p w14:paraId="67D3E55B" w14:textId="77777777" w:rsidR="009E3F16" w:rsidRDefault="009E3F16">
      <w:pPr>
        <w:pStyle w:val="NormalIndent"/>
        <w:numPr>
          <w:ilvl w:val="0"/>
          <w:numId w:val="36"/>
        </w:numPr>
      </w:pPr>
      <w:r>
        <w:t>Trades entered via a specific TradeInputSource</w:t>
      </w:r>
    </w:p>
    <w:p w14:paraId="4712B577" w14:textId="77777777" w:rsidR="009E3F16" w:rsidRDefault="009E3F16">
      <w:pPr>
        <w:pStyle w:val="NormalIndent"/>
        <w:numPr>
          <w:ilvl w:val="0"/>
          <w:numId w:val="36"/>
        </w:numPr>
      </w:pPr>
      <w:r>
        <w:t>Trades entered via a specific TradeInputDevice</w:t>
      </w:r>
    </w:p>
    <w:p w14:paraId="33C8752A" w14:textId="77777777" w:rsidR="009E3F16" w:rsidRDefault="009E3F16">
      <w:pPr>
        <w:pStyle w:val="NormalIndent"/>
        <w:numPr>
          <w:ilvl w:val="0"/>
          <w:numId w:val="36"/>
        </w:numPr>
      </w:pPr>
      <w:r>
        <w:t>All Advisories</w:t>
      </w:r>
    </w:p>
    <w:p w14:paraId="2C43AB6B" w14:textId="77777777" w:rsidR="009E3F16" w:rsidRDefault="009E3F16">
      <w:r>
        <w:t>Each field in the Trade Capture Report Request (other than TradeRequestID and SubscriptionRequestType) identify filters - trade reports that satisfy all Specified filters will be returned. Note that the filters are combined using an implied "and" - a trade report must satisfy every specified filter to be returned.</w:t>
      </w:r>
    </w:p>
    <w:p w14:paraId="3B13F593" w14:textId="77777777" w:rsidR="009E3F16" w:rsidRDefault="009E3F16">
      <w:pPr>
        <w:rPr>
          <w:snapToGrid w:val="0"/>
        </w:rPr>
      </w:pPr>
    </w:p>
    <w:p w14:paraId="07C0C9BE" w14:textId="77777777" w:rsidR="009E3F16" w:rsidRDefault="009E3F16">
      <w:pPr>
        <w:rPr>
          <w:snapToGrid w:val="0"/>
        </w:rPr>
      </w:pPr>
      <w:r>
        <w:rPr>
          <w:snapToGrid w:val="0"/>
        </w:rPr>
        <w:t>The optional date or time range-specific filter criteria (within NoDates repeating group) can be used in one of two modes:</w:t>
      </w:r>
    </w:p>
    <w:p w14:paraId="0A08407D" w14:textId="77777777" w:rsidR="009E3F16" w:rsidRDefault="009E3F16">
      <w:pPr>
        <w:pStyle w:val="NormalIndent"/>
        <w:numPr>
          <w:ilvl w:val="0"/>
          <w:numId w:val="37"/>
        </w:numPr>
        <w:rPr>
          <w:snapToGrid w:val="0"/>
        </w:rPr>
      </w:pPr>
      <w:r>
        <w:rPr>
          <w:snapToGrid w:val="0"/>
        </w:rPr>
        <w:t xml:space="preserve">"Since" a time period.  NoDates=1 with first TradeDate (and optional TransactTime) indicating the "since" (greater than or equal to operation) point in time.  </w:t>
      </w:r>
    </w:p>
    <w:p w14:paraId="799EB34E" w14:textId="77777777" w:rsidR="009E3F16" w:rsidRDefault="009E3F16">
      <w:pPr>
        <w:pStyle w:val="NormalIndent"/>
        <w:numPr>
          <w:ilvl w:val="0"/>
          <w:numId w:val="37"/>
        </w:numPr>
        <w:rPr>
          <w:snapToGrid w:val="0"/>
        </w:rPr>
      </w:pPr>
      <w:r>
        <w:rPr>
          <w:snapToGrid w:val="0"/>
        </w:rPr>
        <w:t>"Between" time periods.  NoDates=2 with first TradeDate (and optional TransactTime) indicating the "beginning" (greater than or equal to operation) point in time and the second TradeDate (and optional TransactTime) indicating the "ending" (less than or equal to operation) point in time.</w:t>
      </w:r>
    </w:p>
    <w:p w14:paraId="5851A481" w14:textId="77777777" w:rsidR="009E3F16" w:rsidRDefault="009E3F16"/>
    <w:p w14:paraId="4F20DBBA" w14:textId="77777777" w:rsidR="009E3F16" w:rsidRDefault="009E3F16">
      <w:r>
        <w:t>Trade Capture Report messages are the normal return type to a Trade Capture Report Request.</w:t>
      </w:r>
    </w:p>
    <w:p w14:paraId="3A9A59DE" w14:textId="77777777" w:rsidR="009E3F16" w:rsidRDefault="009E3F16">
      <w:r>
        <w:t>The response to a Trade Capture Report Request can be:</w:t>
      </w:r>
    </w:p>
    <w:p w14:paraId="4E7677AF" w14:textId="77777777" w:rsidR="009E3F16" w:rsidRDefault="009E3F16">
      <w:pPr>
        <w:pStyle w:val="NormalIndent"/>
        <w:numPr>
          <w:ilvl w:val="0"/>
          <w:numId w:val="38"/>
        </w:numPr>
      </w:pPr>
      <w:r>
        <w:t>One or more Trade Capture Reports</w:t>
      </w:r>
    </w:p>
    <w:p w14:paraId="31DA4CD7" w14:textId="77777777" w:rsidR="009E3F16" w:rsidRDefault="009E3F16">
      <w:pPr>
        <w:pStyle w:val="NormalIndent"/>
        <w:numPr>
          <w:ilvl w:val="0"/>
          <w:numId w:val="38"/>
        </w:numPr>
      </w:pPr>
      <w:r>
        <w:t>A Trade Capture Report Request Ack followed by one or more Trade Capture Reports in two specific cases:</w:t>
      </w:r>
    </w:p>
    <w:p w14:paraId="1EC2ACE6" w14:textId="77777777" w:rsidR="009E3F16" w:rsidRDefault="009E3F16">
      <w:pPr>
        <w:pStyle w:val="NormalIndent"/>
        <w:numPr>
          <w:ilvl w:val="1"/>
          <w:numId w:val="38"/>
        </w:numPr>
      </w:pPr>
      <w:r>
        <w:lastRenderedPageBreak/>
        <w:t>When the Trade Capture Reports are being delivered out of band (such as a file transfer),</w:t>
      </w:r>
    </w:p>
    <w:p w14:paraId="2D6FB066" w14:textId="77777777" w:rsidR="009E3F16" w:rsidRDefault="009E3F16">
      <w:pPr>
        <w:pStyle w:val="NormalIndent"/>
        <w:numPr>
          <w:ilvl w:val="1"/>
          <w:numId w:val="38"/>
        </w:numPr>
      </w:pPr>
      <w:r>
        <w:t>When there is a processing delay between the time of the request and when the reports will be sent (for instance in a distributed trading environment where trades are distributed across multiple trading systems).</w:t>
      </w:r>
    </w:p>
    <w:p w14:paraId="30CEFF6A" w14:textId="77777777" w:rsidR="009E3F16" w:rsidRDefault="009E3F16">
      <w:pPr>
        <w:pStyle w:val="NormalIndent"/>
        <w:numPr>
          <w:ilvl w:val="0"/>
          <w:numId w:val="38"/>
        </w:numPr>
      </w:pPr>
      <w:r>
        <w:t>A Trade Capture Report Ack only</w:t>
      </w:r>
    </w:p>
    <w:p w14:paraId="10294E7E" w14:textId="77777777" w:rsidR="009E3F16" w:rsidRDefault="009E3F16">
      <w:pPr>
        <w:pStyle w:val="NormalIndent"/>
        <w:numPr>
          <w:ilvl w:val="1"/>
          <w:numId w:val="38"/>
        </w:numPr>
      </w:pPr>
      <w:r>
        <w:t>When no trades are found that match the selection criteria specified on the Trade Capture Report Request</w:t>
      </w:r>
    </w:p>
    <w:p w14:paraId="1BB4E81B" w14:textId="77777777" w:rsidR="009E3F16" w:rsidRDefault="009E3F16">
      <w:pPr>
        <w:pStyle w:val="NormalIndent"/>
        <w:numPr>
          <w:ilvl w:val="1"/>
          <w:numId w:val="38"/>
        </w:numPr>
      </w:pPr>
      <w:r>
        <w:t>When the Trade Capture Report Request was deemed invalid for business reasons by the counterparty</w:t>
      </w:r>
    </w:p>
    <w:p w14:paraId="06390D5B" w14:textId="77777777" w:rsidR="009E3F16" w:rsidRDefault="009E3F16"/>
    <w:p w14:paraId="55C222B7" w14:textId="77777777" w:rsidR="009E3F16" w:rsidRDefault="009E3F16">
      <w:pPr>
        <w:numPr>
          <w:ilvl w:val="12"/>
          <w:numId w:val="0"/>
        </w:numPr>
        <w:jc w:val="center"/>
        <w:outlineLvl w:val="0"/>
      </w:pPr>
      <w:r>
        <w:rPr>
          <w:b/>
          <w:sz w:val="24"/>
        </w:rPr>
        <w:t>Trade Capture Report Request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03CDDAE4"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13BAAB56" w14:textId="77777777" w:rsidR="00253487" w:rsidRPr="000F73DB" w:rsidRDefault="00253487" w:rsidP="000F73DB">
            <w:pPr>
              <w:jc w:val="center"/>
              <w:rPr>
                <w:b/>
                <w:i/>
              </w:rPr>
            </w:pPr>
            <w:bookmarkStart w:id="269" w:name="Msg_TradeCaptureReportReques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7B4BC872"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2555C530"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667A7B02" w14:textId="77777777" w:rsidR="00253487" w:rsidRPr="000F73DB" w:rsidRDefault="00253487" w:rsidP="000F73DB">
            <w:pPr>
              <w:jc w:val="center"/>
              <w:rPr>
                <w:b/>
                <w:i/>
              </w:rPr>
            </w:pPr>
            <w:r w:rsidRPr="000F73DB">
              <w:rPr>
                <w:b/>
                <w:i/>
              </w:rPr>
              <w:t>Comments</w:t>
            </w:r>
          </w:p>
        </w:tc>
      </w:tr>
      <w:tr w:rsidR="00253487" w:rsidRPr="00253487" w14:paraId="7588BC46" w14:textId="77777777" w:rsidTr="000F73DB">
        <w:tc>
          <w:tcPr>
            <w:tcW w:w="3402" w:type="dxa"/>
            <w:gridSpan w:val="2"/>
            <w:tcBorders>
              <w:top w:val="single" w:sz="6" w:space="0" w:color="000000"/>
              <w:bottom w:val="single" w:sz="6" w:space="0" w:color="000000"/>
            </w:tcBorders>
            <w:shd w:val="clear" w:color="auto" w:fill="E6E6E6"/>
          </w:tcPr>
          <w:p w14:paraId="0B53042B"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0AD3A6F6"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74B8EDD3" w14:textId="77777777" w:rsidR="00253487" w:rsidRPr="00253487" w:rsidRDefault="00253487" w:rsidP="00253487">
            <w:r w:rsidRPr="00253487">
              <w:t>MsgType = AD</w:t>
            </w:r>
          </w:p>
        </w:tc>
      </w:tr>
      <w:tr w:rsidR="00253487" w:rsidRPr="00253487" w14:paraId="65F228E9" w14:textId="77777777" w:rsidTr="000F73DB">
        <w:tc>
          <w:tcPr>
            <w:tcW w:w="652" w:type="dxa"/>
            <w:tcBorders>
              <w:top w:val="single" w:sz="6" w:space="0" w:color="000000"/>
            </w:tcBorders>
            <w:shd w:val="clear" w:color="auto" w:fill="auto"/>
          </w:tcPr>
          <w:p w14:paraId="19ABB6C1" w14:textId="77777777" w:rsidR="00253487" w:rsidRPr="00253487" w:rsidRDefault="00253487" w:rsidP="000F73DB">
            <w:pPr>
              <w:jc w:val="center"/>
            </w:pPr>
            <w:r w:rsidRPr="00253487">
              <w:t>568</w:t>
            </w:r>
          </w:p>
        </w:tc>
        <w:tc>
          <w:tcPr>
            <w:tcW w:w="2750" w:type="dxa"/>
            <w:tcBorders>
              <w:top w:val="single" w:sz="6" w:space="0" w:color="000000"/>
            </w:tcBorders>
            <w:shd w:val="clear" w:color="auto" w:fill="auto"/>
          </w:tcPr>
          <w:p w14:paraId="6B8EBE30" w14:textId="77777777" w:rsidR="00253487" w:rsidRPr="00253487" w:rsidRDefault="00253487" w:rsidP="00253487">
            <w:r w:rsidRPr="00253487">
              <w:t>TradeRequestID</w:t>
            </w:r>
          </w:p>
        </w:tc>
        <w:tc>
          <w:tcPr>
            <w:tcW w:w="811" w:type="dxa"/>
            <w:tcBorders>
              <w:top w:val="single" w:sz="6" w:space="0" w:color="000000"/>
            </w:tcBorders>
            <w:shd w:val="clear" w:color="auto" w:fill="auto"/>
          </w:tcPr>
          <w:p w14:paraId="5E231A7E"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03BC32B6" w14:textId="77777777" w:rsidR="00253487" w:rsidRPr="00253487" w:rsidRDefault="00253487" w:rsidP="00253487">
            <w:r w:rsidRPr="00253487">
              <w:t>Identifier for the trade request</w:t>
            </w:r>
          </w:p>
        </w:tc>
      </w:tr>
      <w:tr w:rsidR="00253487" w:rsidRPr="00253487" w14:paraId="6E571714" w14:textId="77777777" w:rsidTr="000F73DB">
        <w:tc>
          <w:tcPr>
            <w:tcW w:w="652" w:type="dxa"/>
            <w:shd w:val="clear" w:color="auto" w:fill="auto"/>
          </w:tcPr>
          <w:p w14:paraId="161866B6" w14:textId="77777777" w:rsidR="00253487" w:rsidRPr="00253487" w:rsidRDefault="00253487" w:rsidP="000F73DB">
            <w:pPr>
              <w:jc w:val="center"/>
            </w:pPr>
            <w:r w:rsidRPr="00253487">
              <w:t>1003</w:t>
            </w:r>
          </w:p>
        </w:tc>
        <w:tc>
          <w:tcPr>
            <w:tcW w:w="2750" w:type="dxa"/>
            <w:shd w:val="clear" w:color="auto" w:fill="auto"/>
          </w:tcPr>
          <w:p w14:paraId="41291574" w14:textId="77777777" w:rsidR="00253487" w:rsidRPr="00253487" w:rsidRDefault="00253487" w:rsidP="00253487">
            <w:r w:rsidRPr="00253487">
              <w:t>TradeID</w:t>
            </w:r>
          </w:p>
        </w:tc>
        <w:tc>
          <w:tcPr>
            <w:tcW w:w="811" w:type="dxa"/>
            <w:shd w:val="clear" w:color="auto" w:fill="auto"/>
          </w:tcPr>
          <w:p w14:paraId="6028EBF7" w14:textId="77777777" w:rsidR="00253487" w:rsidRPr="00253487" w:rsidRDefault="00253487" w:rsidP="000F73DB">
            <w:pPr>
              <w:jc w:val="center"/>
            </w:pPr>
            <w:r w:rsidRPr="00253487">
              <w:t>N</w:t>
            </w:r>
          </w:p>
        </w:tc>
        <w:tc>
          <w:tcPr>
            <w:tcW w:w="4859" w:type="dxa"/>
            <w:shd w:val="clear" w:color="auto" w:fill="auto"/>
          </w:tcPr>
          <w:p w14:paraId="1CF140FE" w14:textId="77777777" w:rsidR="00253487" w:rsidRPr="00253487" w:rsidRDefault="00253487" w:rsidP="00253487"/>
        </w:tc>
      </w:tr>
      <w:tr w:rsidR="00253487" w:rsidRPr="00253487" w14:paraId="2E3ADB9E" w14:textId="77777777" w:rsidTr="000F73DB">
        <w:tc>
          <w:tcPr>
            <w:tcW w:w="652" w:type="dxa"/>
            <w:shd w:val="clear" w:color="auto" w:fill="auto"/>
          </w:tcPr>
          <w:p w14:paraId="1E1D4D0F" w14:textId="77777777" w:rsidR="00253487" w:rsidRPr="00253487" w:rsidRDefault="00253487" w:rsidP="000F73DB">
            <w:pPr>
              <w:jc w:val="center"/>
            </w:pPr>
            <w:r w:rsidRPr="00253487">
              <w:t>1040</w:t>
            </w:r>
          </w:p>
        </w:tc>
        <w:tc>
          <w:tcPr>
            <w:tcW w:w="2750" w:type="dxa"/>
            <w:shd w:val="clear" w:color="auto" w:fill="auto"/>
          </w:tcPr>
          <w:p w14:paraId="6521F66A" w14:textId="77777777" w:rsidR="00253487" w:rsidRPr="00253487" w:rsidRDefault="00253487" w:rsidP="00253487">
            <w:r w:rsidRPr="00253487">
              <w:t>SecondaryTradeID</w:t>
            </w:r>
          </w:p>
        </w:tc>
        <w:tc>
          <w:tcPr>
            <w:tcW w:w="811" w:type="dxa"/>
            <w:shd w:val="clear" w:color="auto" w:fill="auto"/>
          </w:tcPr>
          <w:p w14:paraId="62F722A9" w14:textId="77777777" w:rsidR="00253487" w:rsidRPr="00253487" w:rsidRDefault="00253487" w:rsidP="000F73DB">
            <w:pPr>
              <w:jc w:val="center"/>
            </w:pPr>
            <w:r w:rsidRPr="00253487">
              <w:t>N</w:t>
            </w:r>
          </w:p>
        </w:tc>
        <w:tc>
          <w:tcPr>
            <w:tcW w:w="4859" w:type="dxa"/>
            <w:shd w:val="clear" w:color="auto" w:fill="auto"/>
          </w:tcPr>
          <w:p w14:paraId="3DF9ABA6" w14:textId="77777777" w:rsidR="00253487" w:rsidRPr="00253487" w:rsidRDefault="00253487" w:rsidP="00253487"/>
        </w:tc>
      </w:tr>
      <w:tr w:rsidR="00253487" w:rsidRPr="00253487" w14:paraId="32A2C82C" w14:textId="77777777" w:rsidTr="000F73DB">
        <w:tc>
          <w:tcPr>
            <w:tcW w:w="652" w:type="dxa"/>
            <w:shd w:val="clear" w:color="auto" w:fill="auto"/>
          </w:tcPr>
          <w:p w14:paraId="23080DD9" w14:textId="77777777" w:rsidR="00253487" w:rsidRPr="00253487" w:rsidRDefault="00253487" w:rsidP="000F73DB">
            <w:pPr>
              <w:jc w:val="center"/>
            </w:pPr>
            <w:r w:rsidRPr="00253487">
              <w:t>1041</w:t>
            </w:r>
          </w:p>
        </w:tc>
        <w:tc>
          <w:tcPr>
            <w:tcW w:w="2750" w:type="dxa"/>
            <w:shd w:val="clear" w:color="auto" w:fill="auto"/>
          </w:tcPr>
          <w:p w14:paraId="07080252" w14:textId="77777777" w:rsidR="00253487" w:rsidRPr="00253487" w:rsidRDefault="00253487" w:rsidP="00253487">
            <w:r w:rsidRPr="00253487">
              <w:t>FirmTradeID</w:t>
            </w:r>
          </w:p>
        </w:tc>
        <w:tc>
          <w:tcPr>
            <w:tcW w:w="811" w:type="dxa"/>
            <w:shd w:val="clear" w:color="auto" w:fill="auto"/>
          </w:tcPr>
          <w:p w14:paraId="594DB803" w14:textId="77777777" w:rsidR="00253487" w:rsidRPr="00253487" w:rsidRDefault="00253487" w:rsidP="000F73DB">
            <w:pPr>
              <w:jc w:val="center"/>
            </w:pPr>
            <w:r w:rsidRPr="00253487">
              <w:t>N</w:t>
            </w:r>
          </w:p>
        </w:tc>
        <w:tc>
          <w:tcPr>
            <w:tcW w:w="4859" w:type="dxa"/>
            <w:shd w:val="clear" w:color="auto" w:fill="auto"/>
          </w:tcPr>
          <w:p w14:paraId="15993C16" w14:textId="77777777" w:rsidR="00253487" w:rsidRPr="00253487" w:rsidRDefault="00253487" w:rsidP="00253487"/>
        </w:tc>
      </w:tr>
      <w:tr w:rsidR="00253487" w:rsidRPr="00253487" w14:paraId="1D7AF338" w14:textId="77777777" w:rsidTr="000F73DB">
        <w:tc>
          <w:tcPr>
            <w:tcW w:w="652" w:type="dxa"/>
            <w:shd w:val="clear" w:color="auto" w:fill="auto"/>
          </w:tcPr>
          <w:p w14:paraId="29E611F5" w14:textId="77777777" w:rsidR="00253487" w:rsidRPr="00253487" w:rsidRDefault="00253487" w:rsidP="000F73DB">
            <w:pPr>
              <w:jc w:val="center"/>
            </w:pPr>
            <w:r w:rsidRPr="00253487">
              <w:t>1042</w:t>
            </w:r>
          </w:p>
        </w:tc>
        <w:tc>
          <w:tcPr>
            <w:tcW w:w="2750" w:type="dxa"/>
            <w:shd w:val="clear" w:color="auto" w:fill="auto"/>
          </w:tcPr>
          <w:p w14:paraId="7A4BB2E6" w14:textId="77777777" w:rsidR="00253487" w:rsidRPr="00253487" w:rsidRDefault="00253487" w:rsidP="00253487">
            <w:r w:rsidRPr="00253487">
              <w:t>SecondaryFirmTradeID</w:t>
            </w:r>
          </w:p>
        </w:tc>
        <w:tc>
          <w:tcPr>
            <w:tcW w:w="811" w:type="dxa"/>
            <w:shd w:val="clear" w:color="auto" w:fill="auto"/>
          </w:tcPr>
          <w:p w14:paraId="451B2C06" w14:textId="77777777" w:rsidR="00253487" w:rsidRPr="00253487" w:rsidRDefault="00253487" w:rsidP="000F73DB">
            <w:pPr>
              <w:jc w:val="center"/>
            </w:pPr>
            <w:r w:rsidRPr="00253487">
              <w:t>N</w:t>
            </w:r>
          </w:p>
        </w:tc>
        <w:tc>
          <w:tcPr>
            <w:tcW w:w="4859" w:type="dxa"/>
            <w:shd w:val="clear" w:color="auto" w:fill="auto"/>
          </w:tcPr>
          <w:p w14:paraId="3E74AF6E" w14:textId="77777777" w:rsidR="00253487" w:rsidRPr="00253487" w:rsidRDefault="00253487" w:rsidP="00253487"/>
        </w:tc>
      </w:tr>
      <w:tr w:rsidR="00253487" w:rsidRPr="00253487" w14:paraId="02F85ACA" w14:textId="77777777" w:rsidTr="000F73DB">
        <w:tc>
          <w:tcPr>
            <w:tcW w:w="652" w:type="dxa"/>
            <w:shd w:val="clear" w:color="auto" w:fill="auto"/>
          </w:tcPr>
          <w:p w14:paraId="10D1602C" w14:textId="77777777" w:rsidR="00253487" w:rsidRPr="00253487" w:rsidRDefault="00253487" w:rsidP="000F73DB">
            <w:pPr>
              <w:jc w:val="center"/>
            </w:pPr>
            <w:r w:rsidRPr="00253487">
              <w:t>569</w:t>
            </w:r>
          </w:p>
        </w:tc>
        <w:tc>
          <w:tcPr>
            <w:tcW w:w="2750" w:type="dxa"/>
            <w:shd w:val="clear" w:color="auto" w:fill="auto"/>
          </w:tcPr>
          <w:p w14:paraId="4B632DA2" w14:textId="77777777" w:rsidR="00253487" w:rsidRPr="00253487" w:rsidRDefault="00253487" w:rsidP="00253487">
            <w:r w:rsidRPr="00253487">
              <w:t>TradeRequestType</w:t>
            </w:r>
          </w:p>
        </w:tc>
        <w:tc>
          <w:tcPr>
            <w:tcW w:w="811" w:type="dxa"/>
            <w:shd w:val="clear" w:color="auto" w:fill="auto"/>
          </w:tcPr>
          <w:p w14:paraId="36DA7BCA" w14:textId="77777777" w:rsidR="00253487" w:rsidRPr="00253487" w:rsidRDefault="00253487" w:rsidP="000F73DB">
            <w:pPr>
              <w:jc w:val="center"/>
            </w:pPr>
            <w:r w:rsidRPr="00253487">
              <w:t>Y</w:t>
            </w:r>
          </w:p>
        </w:tc>
        <w:tc>
          <w:tcPr>
            <w:tcW w:w="4859" w:type="dxa"/>
            <w:shd w:val="clear" w:color="auto" w:fill="auto"/>
          </w:tcPr>
          <w:p w14:paraId="76CBC959" w14:textId="77777777" w:rsidR="00253487" w:rsidRPr="00253487" w:rsidRDefault="00253487" w:rsidP="00253487"/>
        </w:tc>
      </w:tr>
      <w:tr w:rsidR="00253487" w:rsidRPr="00253487" w14:paraId="261A7B7C" w14:textId="77777777" w:rsidTr="000F73DB">
        <w:tc>
          <w:tcPr>
            <w:tcW w:w="652" w:type="dxa"/>
            <w:shd w:val="clear" w:color="auto" w:fill="auto"/>
          </w:tcPr>
          <w:p w14:paraId="0CBFA9D0" w14:textId="77777777" w:rsidR="00253487" w:rsidRPr="00253487" w:rsidRDefault="00253487" w:rsidP="000F73DB">
            <w:pPr>
              <w:jc w:val="center"/>
            </w:pPr>
            <w:r w:rsidRPr="00253487">
              <w:t>263</w:t>
            </w:r>
          </w:p>
        </w:tc>
        <w:tc>
          <w:tcPr>
            <w:tcW w:w="2750" w:type="dxa"/>
            <w:shd w:val="clear" w:color="auto" w:fill="auto"/>
          </w:tcPr>
          <w:p w14:paraId="2FE24D68" w14:textId="77777777" w:rsidR="00253487" w:rsidRPr="00253487" w:rsidRDefault="00253487" w:rsidP="00253487">
            <w:r w:rsidRPr="00253487">
              <w:t>SubscriptionRequestType</w:t>
            </w:r>
          </w:p>
        </w:tc>
        <w:tc>
          <w:tcPr>
            <w:tcW w:w="811" w:type="dxa"/>
            <w:shd w:val="clear" w:color="auto" w:fill="auto"/>
          </w:tcPr>
          <w:p w14:paraId="17C06C23" w14:textId="77777777" w:rsidR="00253487" w:rsidRPr="00253487" w:rsidRDefault="00253487" w:rsidP="000F73DB">
            <w:pPr>
              <w:jc w:val="center"/>
            </w:pPr>
            <w:r w:rsidRPr="00253487">
              <w:t>N</w:t>
            </w:r>
          </w:p>
        </w:tc>
        <w:tc>
          <w:tcPr>
            <w:tcW w:w="4859" w:type="dxa"/>
            <w:shd w:val="clear" w:color="auto" w:fill="auto"/>
          </w:tcPr>
          <w:p w14:paraId="4C012B61" w14:textId="77777777" w:rsidR="00253487" w:rsidRDefault="00253487" w:rsidP="00253487">
            <w:r w:rsidRPr="00253487">
              <w:t>Used to subscribe / unsubscribe for trade capture reports</w:t>
            </w:r>
          </w:p>
          <w:p w14:paraId="63EA1452" w14:textId="77777777" w:rsidR="00253487" w:rsidRPr="00253487" w:rsidRDefault="00253487" w:rsidP="00253487">
            <w:r w:rsidRPr="00253487">
              <w:t>If the field is absent, the value 0 will be the default (snapshot only - no subscription)</w:t>
            </w:r>
          </w:p>
        </w:tc>
      </w:tr>
      <w:tr w:rsidR="00253487" w:rsidRPr="00253487" w14:paraId="4A316343" w14:textId="77777777" w:rsidTr="000F73DB">
        <w:tc>
          <w:tcPr>
            <w:tcW w:w="652" w:type="dxa"/>
            <w:shd w:val="clear" w:color="auto" w:fill="auto"/>
          </w:tcPr>
          <w:p w14:paraId="61001AE3" w14:textId="77777777" w:rsidR="00253487" w:rsidRPr="00253487" w:rsidRDefault="00253487" w:rsidP="000F73DB">
            <w:pPr>
              <w:jc w:val="center"/>
            </w:pPr>
            <w:r w:rsidRPr="00253487">
              <w:t>571</w:t>
            </w:r>
          </w:p>
        </w:tc>
        <w:tc>
          <w:tcPr>
            <w:tcW w:w="2750" w:type="dxa"/>
            <w:shd w:val="clear" w:color="auto" w:fill="auto"/>
          </w:tcPr>
          <w:p w14:paraId="5C14644F" w14:textId="77777777" w:rsidR="00253487" w:rsidRPr="00253487" w:rsidRDefault="00253487" w:rsidP="00253487">
            <w:r w:rsidRPr="00253487">
              <w:t>TradeReportID</w:t>
            </w:r>
          </w:p>
        </w:tc>
        <w:tc>
          <w:tcPr>
            <w:tcW w:w="811" w:type="dxa"/>
            <w:shd w:val="clear" w:color="auto" w:fill="auto"/>
          </w:tcPr>
          <w:p w14:paraId="15590F7B" w14:textId="77777777" w:rsidR="00253487" w:rsidRPr="00253487" w:rsidRDefault="00253487" w:rsidP="000F73DB">
            <w:pPr>
              <w:jc w:val="center"/>
            </w:pPr>
            <w:r w:rsidRPr="00253487">
              <w:t>N</w:t>
            </w:r>
          </w:p>
        </w:tc>
        <w:tc>
          <w:tcPr>
            <w:tcW w:w="4859" w:type="dxa"/>
            <w:shd w:val="clear" w:color="auto" w:fill="auto"/>
          </w:tcPr>
          <w:p w14:paraId="14B3A0ED" w14:textId="77777777" w:rsidR="00253487" w:rsidRPr="00253487" w:rsidRDefault="00253487" w:rsidP="00253487">
            <w:r w:rsidRPr="00253487">
              <w:t>To request a specific trade report</w:t>
            </w:r>
          </w:p>
        </w:tc>
      </w:tr>
      <w:tr w:rsidR="00253487" w:rsidRPr="00253487" w14:paraId="4094C180" w14:textId="77777777" w:rsidTr="000F73DB">
        <w:tc>
          <w:tcPr>
            <w:tcW w:w="652" w:type="dxa"/>
            <w:shd w:val="clear" w:color="auto" w:fill="auto"/>
          </w:tcPr>
          <w:p w14:paraId="63B9DFE6" w14:textId="77777777" w:rsidR="00253487" w:rsidRPr="00253487" w:rsidRDefault="00253487" w:rsidP="000F73DB">
            <w:pPr>
              <w:jc w:val="center"/>
            </w:pPr>
            <w:r w:rsidRPr="00253487">
              <w:t>818</w:t>
            </w:r>
          </w:p>
        </w:tc>
        <w:tc>
          <w:tcPr>
            <w:tcW w:w="2750" w:type="dxa"/>
            <w:shd w:val="clear" w:color="auto" w:fill="auto"/>
          </w:tcPr>
          <w:p w14:paraId="6CCF5D3C" w14:textId="77777777" w:rsidR="00253487" w:rsidRPr="00253487" w:rsidRDefault="00253487" w:rsidP="00253487">
            <w:r w:rsidRPr="00253487">
              <w:t>SecondaryTradeReportID</w:t>
            </w:r>
          </w:p>
        </w:tc>
        <w:tc>
          <w:tcPr>
            <w:tcW w:w="811" w:type="dxa"/>
            <w:shd w:val="clear" w:color="auto" w:fill="auto"/>
          </w:tcPr>
          <w:p w14:paraId="6A38A91A" w14:textId="77777777" w:rsidR="00253487" w:rsidRPr="00253487" w:rsidRDefault="00253487" w:rsidP="000F73DB">
            <w:pPr>
              <w:jc w:val="center"/>
            </w:pPr>
            <w:r w:rsidRPr="00253487">
              <w:t>N</w:t>
            </w:r>
          </w:p>
        </w:tc>
        <w:tc>
          <w:tcPr>
            <w:tcW w:w="4859" w:type="dxa"/>
            <w:shd w:val="clear" w:color="auto" w:fill="auto"/>
          </w:tcPr>
          <w:p w14:paraId="1ABC3047" w14:textId="77777777" w:rsidR="00253487" w:rsidRPr="00253487" w:rsidRDefault="00253487" w:rsidP="00253487">
            <w:r w:rsidRPr="00253487">
              <w:t>(Deprecated in FIX.5.0)To request a specific trade report</w:t>
            </w:r>
          </w:p>
        </w:tc>
      </w:tr>
      <w:tr w:rsidR="00253487" w:rsidRPr="00253487" w14:paraId="1892FC17" w14:textId="77777777" w:rsidTr="000F73DB">
        <w:tc>
          <w:tcPr>
            <w:tcW w:w="652" w:type="dxa"/>
            <w:shd w:val="clear" w:color="auto" w:fill="auto"/>
          </w:tcPr>
          <w:p w14:paraId="25D01DB3" w14:textId="77777777" w:rsidR="00253487" w:rsidRPr="00253487" w:rsidRDefault="00253487" w:rsidP="000F73DB">
            <w:pPr>
              <w:jc w:val="center"/>
            </w:pPr>
            <w:r w:rsidRPr="00253487">
              <w:t>17</w:t>
            </w:r>
          </w:p>
        </w:tc>
        <w:tc>
          <w:tcPr>
            <w:tcW w:w="2750" w:type="dxa"/>
            <w:shd w:val="clear" w:color="auto" w:fill="auto"/>
          </w:tcPr>
          <w:p w14:paraId="3C101978" w14:textId="77777777" w:rsidR="00253487" w:rsidRPr="00253487" w:rsidRDefault="00253487" w:rsidP="00253487">
            <w:r w:rsidRPr="00253487">
              <w:t>ExecID</w:t>
            </w:r>
          </w:p>
        </w:tc>
        <w:tc>
          <w:tcPr>
            <w:tcW w:w="811" w:type="dxa"/>
            <w:shd w:val="clear" w:color="auto" w:fill="auto"/>
          </w:tcPr>
          <w:p w14:paraId="50ADE856" w14:textId="77777777" w:rsidR="00253487" w:rsidRPr="00253487" w:rsidRDefault="00253487" w:rsidP="000F73DB">
            <w:pPr>
              <w:jc w:val="center"/>
            </w:pPr>
            <w:r w:rsidRPr="00253487">
              <w:t>N</w:t>
            </w:r>
          </w:p>
        </w:tc>
        <w:tc>
          <w:tcPr>
            <w:tcW w:w="4859" w:type="dxa"/>
            <w:shd w:val="clear" w:color="auto" w:fill="auto"/>
          </w:tcPr>
          <w:p w14:paraId="3AB6F99E" w14:textId="77777777" w:rsidR="00253487" w:rsidRPr="00253487" w:rsidRDefault="00253487" w:rsidP="00253487"/>
        </w:tc>
      </w:tr>
      <w:tr w:rsidR="00253487" w:rsidRPr="00253487" w14:paraId="6C55BFA9" w14:textId="77777777" w:rsidTr="000F73DB">
        <w:tc>
          <w:tcPr>
            <w:tcW w:w="652" w:type="dxa"/>
            <w:shd w:val="clear" w:color="auto" w:fill="auto"/>
          </w:tcPr>
          <w:p w14:paraId="59DDC217" w14:textId="77777777" w:rsidR="00253487" w:rsidRPr="00253487" w:rsidRDefault="00253487" w:rsidP="000F73DB">
            <w:pPr>
              <w:jc w:val="center"/>
            </w:pPr>
            <w:r w:rsidRPr="00253487">
              <w:t>150</w:t>
            </w:r>
          </w:p>
        </w:tc>
        <w:tc>
          <w:tcPr>
            <w:tcW w:w="2750" w:type="dxa"/>
            <w:shd w:val="clear" w:color="auto" w:fill="auto"/>
          </w:tcPr>
          <w:p w14:paraId="2B6BCDFD" w14:textId="77777777" w:rsidR="00253487" w:rsidRPr="00253487" w:rsidRDefault="00253487" w:rsidP="00253487">
            <w:r w:rsidRPr="00253487">
              <w:t>ExecType</w:t>
            </w:r>
          </w:p>
        </w:tc>
        <w:tc>
          <w:tcPr>
            <w:tcW w:w="811" w:type="dxa"/>
            <w:shd w:val="clear" w:color="auto" w:fill="auto"/>
          </w:tcPr>
          <w:p w14:paraId="61CA3062" w14:textId="77777777" w:rsidR="00253487" w:rsidRPr="00253487" w:rsidRDefault="00253487" w:rsidP="000F73DB">
            <w:pPr>
              <w:jc w:val="center"/>
            </w:pPr>
            <w:r w:rsidRPr="00253487">
              <w:t>N</w:t>
            </w:r>
          </w:p>
        </w:tc>
        <w:tc>
          <w:tcPr>
            <w:tcW w:w="4859" w:type="dxa"/>
            <w:shd w:val="clear" w:color="auto" w:fill="auto"/>
          </w:tcPr>
          <w:p w14:paraId="24AF18C3" w14:textId="77777777" w:rsidR="00253487" w:rsidRPr="00253487" w:rsidRDefault="00253487" w:rsidP="00253487">
            <w:r w:rsidRPr="00253487">
              <w:t>To requst all trades of a specific execution type</w:t>
            </w:r>
          </w:p>
        </w:tc>
      </w:tr>
      <w:tr w:rsidR="00253487" w:rsidRPr="00253487" w14:paraId="0A78450D" w14:textId="77777777" w:rsidTr="000F73DB">
        <w:tc>
          <w:tcPr>
            <w:tcW w:w="652" w:type="dxa"/>
            <w:shd w:val="clear" w:color="auto" w:fill="auto"/>
          </w:tcPr>
          <w:p w14:paraId="30A6B9E5" w14:textId="77777777" w:rsidR="00253487" w:rsidRPr="00253487" w:rsidRDefault="00253487" w:rsidP="000F73DB">
            <w:pPr>
              <w:jc w:val="center"/>
            </w:pPr>
            <w:r w:rsidRPr="00253487">
              <w:t>37</w:t>
            </w:r>
          </w:p>
        </w:tc>
        <w:tc>
          <w:tcPr>
            <w:tcW w:w="2750" w:type="dxa"/>
            <w:shd w:val="clear" w:color="auto" w:fill="auto"/>
          </w:tcPr>
          <w:p w14:paraId="073657A4" w14:textId="77777777" w:rsidR="00253487" w:rsidRPr="00253487" w:rsidRDefault="00253487" w:rsidP="00253487">
            <w:r w:rsidRPr="00253487">
              <w:t>OrderID</w:t>
            </w:r>
          </w:p>
        </w:tc>
        <w:tc>
          <w:tcPr>
            <w:tcW w:w="811" w:type="dxa"/>
            <w:shd w:val="clear" w:color="auto" w:fill="auto"/>
          </w:tcPr>
          <w:p w14:paraId="4ACCF310" w14:textId="77777777" w:rsidR="00253487" w:rsidRPr="00253487" w:rsidRDefault="00253487" w:rsidP="000F73DB">
            <w:pPr>
              <w:jc w:val="center"/>
            </w:pPr>
            <w:r w:rsidRPr="00253487">
              <w:t>N</w:t>
            </w:r>
          </w:p>
        </w:tc>
        <w:tc>
          <w:tcPr>
            <w:tcW w:w="4859" w:type="dxa"/>
            <w:shd w:val="clear" w:color="auto" w:fill="auto"/>
          </w:tcPr>
          <w:p w14:paraId="33958767" w14:textId="77777777" w:rsidR="00253487" w:rsidRPr="00253487" w:rsidRDefault="00253487" w:rsidP="00253487"/>
        </w:tc>
      </w:tr>
      <w:tr w:rsidR="00253487" w:rsidRPr="00253487" w14:paraId="0A67601A" w14:textId="77777777" w:rsidTr="000F73DB">
        <w:tc>
          <w:tcPr>
            <w:tcW w:w="652" w:type="dxa"/>
            <w:shd w:val="clear" w:color="auto" w:fill="auto"/>
          </w:tcPr>
          <w:p w14:paraId="42FDB3E7" w14:textId="77777777" w:rsidR="00253487" w:rsidRPr="00253487" w:rsidRDefault="00253487" w:rsidP="000F73DB">
            <w:pPr>
              <w:jc w:val="center"/>
            </w:pPr>
            <w:r w:rsidRPr="00253487">
              <w:t>11</w:t>
            </w:r>
          </w:p>
        </w:tc>
        <w:tc>
          <w:tcPr>
            <w:tcW w:w="2750" w:type="dxa"/>
            <w:shd w:val="clear" w:color="auto" w:fill="auto"/>
          </w:tcPr>
          <w:p w14:paraId="19EB76E4" w14:textId="77777777" w:rsidR="00253487" w:rsidRPr="00253487" w:rsidRDefault="00253487" w:rsidP="00253487">
            <w:r w:rsidRPr="00253487">
              <w:t>ClOrdID</w:t>
            </w:r>
          </w:p>
        </w:tc>
        <w:tc>
          <w:tcPr>
            <w:tcW w:w="811" w:type="dxa"/>
            <w:shd w:val="clear" w:color="auto" w:fill="auto"/>
          </w:tcPr>
          <w:p w14:paraId="793CD7B9" w14:textId="77777777" w:rsidR="00253487" w:rsidRPr="00253487" w:rsidRDefault="00253487" w:rsidP="000F73DB">
            <w:pPr>
              <w:jc w:val="center"/>
            </w:pPr>
            <w:r w:rsidRPr="00253487">
              <w:t>N</w:t>
            </w:r>
          </w:p>
        </w:tc>
        <w:tc>
          <w:tcPr>
            <w:tcW w:w="4859" w:type="dxa"/>
            <w:shd w:val="clear" w:color="auto" w:fill="auto"/>
          </w:tcPr>
          <w:p w14:paraId="2E2CDEAD" w14:textId="77777777" w:rsidR="00253487" w:rsidRPr="00253487" w:rsidRDefault="00253487" w:rsidP="00253487"/>
        </w:tc>
      </w:tr>
      <w:tr w:rsidR="00253487" w:rsidRPr="00253487" w14:paraId="7F70EBA9" w14:textId="77777777" w:rsidTr="000F73DB">
        <w:tc>
          <w:tcPr>
            <w:tcW w:w="652" w:type="dxa"/>
            <w:shd w:val="clear" w:color="auto" w:fill="auto"/>
          </w:tcPr>
          <w:p w14:paraId="3ADE8356" w14:textId="77777777" w:rsidR="00253487" w:rsidRPr="00253487" w:rsidRDefault="00253487" w:rsidP="000F73DB">
            <w:pPr>
              <w:jc w:val="center"/>
            </w:pPr>
            <w:r w:rsidRPr="00253487">
              <w:t>573</w:t>
            </w:r>
          </w:p>
        </w:tc>
        <w:tc>
          <w:tcPr>
            <w:tcW w:w="2750" w:type="dxa"/>
            <w:shd w:val="clear" w:color="auto" w:fill="auto"/>
          </w:tcPr>
          <w:p w14:paraId="0561556F" w14:textId="77777777" w:rsidR="00253487" w:rsidRPr="00253487" w:rsidRDefault="00253487" w:rsidP="00253487">
            <w:r w:rsidRPr="00253487">
              <w:t>MatchStatus</w:t>
            </w:r>
          </w:p>
        </w:tc>
        <w:tc>
          <w:tcPr>
            <w:tcW w:w="811" w:type="dxa"/>
            <w:shd w:val="clear" w:color="auto" w:fill="auto"/>
          </w:tcPr>
          <w:p w14:paraId="021738FA" w14:textId="77777777" w:rsidR="00253487" w:rsidRPr="00253487" w:rsidRDefault="00253487" w:rsidP="000F73DB">
            <w:pPr>
              <w:jc w:val="center"/>
            </w:pPr>
            <w:r w:rsidRPr="00253487">
              <w:t>N</w:t>
            </w:r>
          </w:p>
        </w:tc>
        <w:tc>
          <w:tcPr>
            <w:tcW w:w="4859" w:type="dxa"/>
            <w:shd w:val="clear" w:color="auto" w:fill="auto"/>
          </w:tcPr>
          <w:p w14:paraId="4FF18465" w14:textId="77777777" w:rsidR="00253487" w:rsidRPr="00253487" w:rsidRDefault="00253487" w:rsidP="00253487"/>
        </w:tc>
      </w:tr>
      <w:tr w:rsidR="00253487" w:rsidRPr="00253487" w14:paraId="5EE9CC46" w14:textId="77777777" w:rsidTr="000F73DB">
        <w:tc>
          <w:tcPr>
            <w:tcW w:w="652" w:type="dxa"/>
            <w:shd w:val="clear" w:color="auto" w:fill="auto"/>
          </w:tcPr>
          <w:p w14:paraId="2A0DA27D" w14:textId="77777777" w:rsidR="00253487" w:rsidRPr="00253487" w:rsidRDefault="00253487" w:rsidP="000F73DB">
            <w:pPr>
              <w:jc w:val="center"/>
            </w:pPr>
            <w:r w:rsidRPr="00253487">
              <w:t>828</w:t>
            </w:r>
          </w:p>
        </w:tc>
        <w:tc>
          <w:tcPr>
            <w:tcW w:w="2750" w:type="dxa"/>
            <w:shd w:val="clear" w:color="auto" w:fill="auto"/>
          </w:tcPr>
          <w:p w14:paraId="681F650F" w14:textId="77777777" w:rsidR="00253487" w:rsidRPr="00253487" w:rsidRDefault="00253487" w:rsidP="00253487">
            <w:r w:rsidRPr="00253487">
              <w:t>TrdType</w:t>
            </w:r>
          </w:p>
        </w:tc>
        <w:tc>
          <w:tcPr>
            <w:tcW w:w="811" w:type="dxa"/>
            <w:shd w:val="clear" w:color="auto" w:fill="auto"/>
          </w:tcPr>
          <w:p w14:paraId="1774CD83" w14:textId="77777777" w:rsidR="00253487" w:rsidRPr="00253487" w:rsidRDefault="00253487" w:rsidP="000F73DB">
            <w:pPr>
              <w:jc w:val="center"/>
            </w:pPr>
            <w:r w:rsidRPr="00253487">
              <w:t>N</w:t>
            </w:r>
          </w:p>
        </w:tc>
        <w:tc>
          <w:tcPr>
            <w:tcW w:w="4859" w:type="dxa"/>
            <w:shd w:val="clear" w:color="auto" w:fill="auto"/>
          </w:tcPr>
          <w:p w14:paraId="76FCE4FE" w14:textId="77777777" w:rsidR="00253487" w:rsidRPr="00253487" w:rsidRDefault="00253487" w:rsidP="00253487">
            <w:r w:rsidRPr="00253487">
              <w:t>To request all trades of a specific trade type</w:t>
            </w:r>
          </w:p>
        </w:tc>
      </w:tr>
      <w:tr w:rsidR="00253487" w:rsidRPr="00253487" w14:paraId="6B93A72B" w14:textId="77777777" w:rsidTr="000F73DB">
        <w:tc>
          <w:tcPr>
            <w:tcW w:w="652" w:type="dxa"/>
            <w:shd w:val="clear" w:color="auto" w:fill="auto"/>
          </w:tcPr>
          <w:p w14:paraId="4A4E77C4" w14:textId="77777777" w:rsidR="00253487" w:rsidRPr="00253487" w:rsidRDefault="00253487" w:rsidP="000F73DB">
            <w:pPr>
              <w:jc w:val="center"/>
            </w:pPr>
            <w:r w:rsidRPr="00253487">
              <w:t>829</w:t>
            </w:r>
          </w:p>
        </w:tc>
        <w:tc>
          <w:tcPr>
            <w:tcW w:w="2750" w:type="dxa"/>
            <w:shd w:val="clear" w:color="auto" w:fill="auto"/>
          </w:tcPr>
          <w:p w14:paraId="3F5567FB" w14:textId="77777777" w:rsidR="00253487" w:rsidRPr="00253487" w:rsidRDefault="00253487" w:rsidP="00253487">
            <w:r w:rsidRPr="00253487">
              <w:t>TrdSubType</w:t>
            </w:r>
          </w:p>
        </w:tc>
        <w:tc>
          <w:tcPr>
            <w:tcW w:w="811" w:type="dxa"/>
            <w:shd w:val="clear" w:color="auto" w:fill="auto"/>
          </w:tcPr>
          <w:p w14:paraId="4A82D07D" w14:textId="77777777" w:rsidR="00253487" w:rsidRPr="00253487" w:rsidRDefault="00253487" w:rsidP="000F73DB">
            <w:pPr>
              <w:jc w:val="center"/>
            </w:pPr>
            <w:r w:rsidRPr="00253487">
              <w:t>N</w:t>
            </w:r>
          </w:p>
        </w:tc>
        <w:tc>
          <w:tcPr>
            <w:tcW w:w="4859" w:type="dxa"/>
            <w:shd w:val="clear" w:color="auto" w:fill="auto"/>
          </w:tcPr>
          <w:p w14:paraId="1785301E" w14:textId="77777777" w:rsidR="00253487" w:rsidRPr="00253487" w:rsidRDefault="00253487" w:rsidP="00253487">
            <w:r w:rsidRPr="00253487">
              <w:t>To request all trades of a specific trade sub type</w:t>
            </w:r>
          </w:p>
        </w:tc>
      </w:tr>
      <w:tr w:rsidR="00253487" w:rsidRPr="00253487" w14:paraId="3DB1225F" w14:textId="77777777" w:rsidTr="000F73DB">
        <w:tc>
          <w:tcPr>
            <w:tcW w:w="652" w:type="dxa"/>
            <w:shd w:val="clear" w:color="auto" w:fill="auto"/>
          </w:tcPr>
          <w:p w14:paraId="1A810646" w14:textId="77777777" w:rsidR="00253487" w:rsidRPr="00253487" w:rsidRDefault="00253487" w:rsidP="000F73DB">
            <w:pPr>
              <w:jc w:val="center"/>
            </w:pPr>
            <w:r w:rsidRPr="00253487">
              <w:t>1123</w:t>
            </w:r>
          </w:p>
        </w:tc>
        <w:tc>
          <w:tcPr>
            <w:tcW w:w="2750" w:type="dxa"/>
            <w:shd w:val="clear" w:color="auto" w:fill="auto"/>
          </w:tcPr>
          <w:p w14:paraId="62DA6366" w14:textId="77777777" w:rsidR="00253487" w:rsidRPr="00253487" w:rsidRDefault="00253487" w:rsidP="00253487">
            <w:r w:rsidRPr="00253487">
              <w:t>TradeHandlingInstr</w:t>
            </w:r>
          </w:p>
        </w:tc>
        <w:tc>
          <w:tcPr>
            <w:tcW w:w="811" w:type="dxa"/>
            <w:shd w:val="clear" w:color="auto" w:fill="auto"/>
          </w:tcPr>
          <w:p w14:paraId="6F243431" w14:textId="77777777" w:rsidR="00253487" w:rsidRPr="00253487" w:rsidRDefault="00253487" w:rsidP="000F73DB">
            <w:pPr>
              <w:jc w:val="center"/>
            </w:pPr>
            <w:r w:rsidRPr="00253487">
              <w:t>N</w:t>
            </w:r>
          </w:p>
        </w:tc>
        <w:tc>
          <w:tcPr>
            <w:tcW w:w="4859" w:type="dxa"/>
            <w:shd w:val="clear" w:color="auto" w:fill="auto"/>
          </w:tcPr>
          <w:p w14:paraId="5AF32A78" w14:textId="77777777" w:rsidR="00253487" w:rsidRPr="00253487" w:rsidRDefault="00253487" w:rsidP="00253487"/>
        </w:tc>
      </w:tr>
      <w:tr w:rsidR="00253487" w:rsidRPr="00253487" w14:paraId="6E48531B" w14:textId="77777777" w:rsidTr="000F73DB">
        <w:tc>
          <w:tcPr>
            <w:tcW w:w="652" w:type="dxa"/>
            <w:shd w:val="clear" w:color="auto" w:fill="auto"/>
          </w:tcPr>
          <w:p w14:paraId="4F807C1D" w14:textId="77777777" w:rsidR="00253487" w:rsidRPr="00253487" w:rsidRDefault="00253487" w:rsidP="000F73DB">
            <w:pPr>
              <w:jc w:val="center"/>
            </w:pPr>
            <w:r w:rsidRPr="00253487">
              <w:t>830</w:t>
            </w:r>
          </w:p>
        </w:tc>
        <w:tc>
          <w:tcPr>
            <w:tcW w:w="2750" w:type="dxa"/>
            <w:shd w:val="clear" w:color="auto" w:fill="auto"/>
          </w:tcPr>
          <w:p w14:paraId="0F264A11" w14:textId="77777777" w:rsidR="00253487" w:rsidRPr="00253487" w:rsidRDefault="00253487" w:rsidP="00253487">
            <w:r w:rsidRPr="00253487">
              <w:t>TransferReason</w:t>
            </w:r>
          </w:p>
        </w:tc>
        <w:tc>
          <w:tcPr>
            <w:tcW w:w="811" w:type="dxa"/>
            <w:shd w:val="clear" w:color="auto" w:fill="auto"/>
          </w:tcPr>
          <w:p w14:paraId="4AF4265F" w14:textId="77777777" w:rsidR="00253487" w:rsidRPr="00253487" w:rsidRDefault="00253487" w:rsidP="000F73DB">
            <w:pPr>
              <w:jc w:val="center"/>
            </w:pPr>
            <w:r w:rsidRPr="00253487">
              <w:t>N</w:t>
            </w:r>
          </w:p>
        </w:tc>
        <w:tc>
          <w:tcPr>
            <w:tcW w:w="4859" w:type="dxa"/>
            <w:shd w:val="clear" w:color="auto" w:fill="auto"/>
          </w:tcPr>
          <w:p w14:paraId="1370ED32" w14:textId="77777777" w:rsidR="00253487" w:rsidRPr="00253487" w:rsidRDefault="00253487" w:rsidP="00253487">
            <w:r w:rsidRPr="00253487">
              <w:t>To request all trades for a specific transfer reason</w:t>
            </w:r>
          </w:p>
        </w:tc>
      </w:tr>
      <w:tr w:rsidR="00253487" w:rsidRPr="00253487" w14:paraId="65015776" w14:textId="77777777" w:rsidTr="000F73DB">
        <w:tc>
          <w:tcPr>
            <w:tcW w:w="652" w:type="dxa"/>
            <w:shd w:val="clear" w:color="auto" w:fill="auto"/>
          </w:tcPr>
          <w:p w14:paraId="67A918A2" w14:textId="77777777" w:rsidR="00253487" w:rsidRPr="00253487" w:rsidRDefault="00253487" w:rsidP="000F73DB">
            <w:pPr>
              <w:jc w:val="center"/>
            </w:pPr>
            <w:r w:rsidRPr="00253487">
              <w:t>855</w:t>
            </w:r>
          </w:p>
        </w:tc>
        <w:tc>
          <w:tcPr>
            <w:tcW w:w="2750" w:type="dxa"/>
            <w:shd w:val="clear" w:color="auto" w:fill="auto"/>
          </w:tcPr>
          <w:p w14:paraId="5D22F95C" w14:textId="77777777" w:rsidR="00253487" w:rsidRPr="00253487" w:rsidRDefault="00253487" w:rsidP="00253487">
            <w:r w:rsidRPr="00253487">
              <w:t>SecondaryTrdType</w:t>
            </w:r>
          </w:p>
        </w:tc>
        <w:tc>
          <w:tcPr>
            <w:tcW w:w="811" w:type="dxa"/>
            <w:shd w:val="clear" w:color="auto" w:fill="auto"/>
          </w:tcPr>
          <w:p w14:paraId="21C51797" w14:textId="77777777" w:rsidR="00253487" w:rsidRPr="00253487" w:rsidRDefault="00253487" w:rsidP="000F73DB">
            <w:pPr>
              <w:jc w:val="center"/>
            </w:pPr>
            <w:r w:rsidRPr="00253487">
              <w:t>N</w:t>
            </w:r>
          </w:p>
        </w:tc>
        <w:tc>
          <w:tcPr>
            <w:tcW w:w="4859" w:type="dxa"/>
            <w:shd w:val="clear" w:color="auto" w:fill="auto"/>
          </w:tcPr>
          <w:p w14:paraId="2126B52E" w14:textId="77777777" w:rsidR="00253487" w:rsidRPr="00253487" w:rsidRDefault="00253487" w:rsidP="00253487">
            <w:r w:rsidRPr="00253487">
              <w:t>To request all trades of a specific trade sub type</w:t>
            </w:r>
          </w:p>
        </w:tc>
      </w:tr>
      <w:tr w:rsidR="00253487" w:rsidRPr="00253487" w14:paraId="07179761" w14:textId="77777777" w:rsidTr="000F73DB">
        <w:tc>
          <w:tcPr>
            <w:tcW w:w="652" w:type="dxa"/>
            <w:shd w:val="clear" w:color="auto" w:fill="auto"/>
          </w:tcPr>
          <w:p w14:paraId="7F853B15" w14:textId="77777777" w:rsidR="00253487" w:rsidRPr="00253487" w:rsidRDefault="00253487" w:rsidP="000F73DB">
            <w:pPr>
              <w:jc w:val="center"/>
            </w:pPr>
            <w:r w:rsidRPr="00253487">
              <w:t>820</w:t>
            </w:r>
          </w:p>
        </w:tc>
        <w:tc>
          <w:tcPr>
            <w:tcW w:w="2750" w:type="dxa"/>
            <w:shd w:val="clear" w:color="auto" w:fill="auto"/>
          </w:tcPr>
          <w:p w14:paraId="35388014" w14:textId="77777777" w:rsidR="00253487" w:rsidRPr="00253487" w:rsidRDefault="00253487" w:rsidP="00253487">
            <w:r w:rsidRPr="00253487">
              <w:t>TradeLinkID</w:t>
            </w:r>
          </w:p>
        </w:tc>
        <w:tc>
          <w:tcPr>
            <w:tcW w:w="811" w:type="dxa"/>
            <w:shd w:val="clear" w:color="auto" w:fill="auto"/>
          </w:tcPr>
          <w:p w14:paraId="53964506" w14:textId="77777777" w:rsidR="00253487" w:rsidRPr="00253487" w:rsidRDefault="00253487" w:rsidP="000F73DB">
            <w:pPr>
              <w:jc w:val="center"/>
            </w:pPr>
            <w:r w:rsidRPr="00253487">
              <w:t>N</w:t>
            </w:r>
          </w:p>
        </w:tc>
        <w:tc>
          <w:tcPr>
            <w:tcW w:w="4859" w:type="dxa"/>
            <w:shd w:val="clear" w:color="auto" w:fill="auto"/>
          </w:tcPr>
          <w:p w14:paraId="46E2D524" w14:textId="77777777" w:rsidR="00253487" w:rsidRPr="00253487" w:rsidRDefault="00253487" w:rsidP="00253487">
            <w:r w:rsidRPr="00253487">
              <w:t>To request all trades of a specific trade link id</w:t>
            </w:r>
          </w:p>
        </w:tc>
      </w:tr>
      <w:tr w:rsidR="00253487" w:rsidRPr="00253487" w14:paraId="66DBCA3A" w14:textId="77777777" w:rsidTr="000F73DB">
        <w:tc>
          <w:tcPr>
            <w:tcW w:w="652" w:type="dxa"/>
            <w:tcBorders>
              <w:bottom w:val="single" w:sz="6" w:space="0" w:color="000000"/>
            </w:tcBorders>
            <w:shd w:val="clear" w:color="auto" w:fill="auto"/>
          </w:tcPr>
          <w:p w14:paraId="2F171ACA" w14:textId="77777777" w:rsidR="00253487" w:rsidRPr="00253487" w:rsidRDefault="00253487" w:rsidP="000F73DB">
            <w:pPr>
              <w:jc w:val="center"/>
            </w:pPr>
            <w:r w:rsidRPr="00253487">
              <w:t>880</w:t>
            </w:r>
          </w:p>
        </w:tc>
        <w:tc>
          <w:tcPr>
            <w:tcW w:w="2750" w:type="dxa"/>
            <w:tcBorders>
              <w:bottom w:val="single" w:sz="6" w:space="0" w:color="000000"/>
            </w:tcBorders>
            <w:shd w:val="clear" w:color="auto" w:fill="auto"/>
          </w:tcPr>
          <w:p w14:paraId="246B73DA" w14:textId="77777777" w:rsidR="00253487" w:rsidRPr="00253487" w:rsidRDefault="00253487" w:rsidP="00253487">
            <w:r w:rsidRPr="00253487">
              <w:t>TrdMatchID</w:t>
            </w:r>
          </w:p>
        </w:tc>
        <w:tc>
          <w:tcPr>
            <w:tcW w:w="811" w:type="dxa"/>
            <w:tcBorders>
              <w:bottom w:val="single" w:sz="6" w:space="0" w:color="000000"/>
            </w:tcBorders>
            <w:shd w:val="clear" w:color="auto" w:fill="auto"/>
          </w:tcPr>
          <w:p w14:paraId="49483C1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335827C" w14:textId="77777777" w:rsidR="00253487" w:rsidRPr="00253487" w:rsidRDefault="00253487" w:rsidP="00253487">
            <w:r w:rsidRPr="00253487">
              <w:t>To request a trade matching a specific TrdMatchID</w:t>
            </w:r>
          </w:p>
        </w:tc>
      </w:tr>
      <w:tr w:rsidR="00253487" w:rsidRPr="00253487" w14:paraId="0C04A495" w14:textId="77777777" w:rsidTr="000F73DB">
        <w:tc>
          <w:tcPr>
            <w:tcW w:w="3402" w:type="dxa"/>
            <w:gridSpan w:val="2"/>
            <w:tcBorders>
              <w:top w:val="single" w:sz="6" w:space="0" w:color="000000"/>
              <w:bottom w:val="single" w:sz="6" w:space="0" w:color="000000"/>
            </w:tcBorders>
            <w:shd w:val="clear" w:color="auto" w:fill="E6E6E6"/>
          </w:tcPr>
          <w:p w14:paraId="18EA0497"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64BECF7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7294A45" w14:textId="77777777" w:rsidR="00253487" w:rsidRDefault="00253487" w:rsidP="00253487">
            <w:r w:rsidRPr="00253487">
              <w:t xml:space="preserve">Used to specify the parties for the trades to be returned </w:t>
            </w:r>
            <w:r w:rsidRPr="00253487">
              <w:lastRenderedPageBreak/>
              <w:t>(clearing firm, execution broker, trader id, etc.)</w:t>
            </w:r>
          </w:p>
          <w:p w14:paraId="5612E439" w14:textId="77777777" w:rsidR="00253487" w:rsidRDefault="00253487" w:rsidP="00253487">
            <w:r w:rsidRPr="00253487">
              <w:t>ExecutingBroker</w:t>
            </w:r>
          </w:p>
          <w:p w14:paraId="2DCA5086" w14:textId="77777777" w:rsidR="00253487" w:rsidRDefault="00253487" w:rsidP="00253487">
            <w:r w:rsidRPr="00253487">
              <w:t>ClearingFirm</w:t>
            </w:r>
          </w:p>
          <w:p w14:paraId="457FFB26" w14:textId="77777777" w:rsidR="00253487" w:rsidRDefault="00253487" w:rsidP="00253487">
            <w:r w:rsidRPr="00253487">
              <w:t>ContraBroker</w:t>
            </w:r>
          </w:p>
          <w:p w14:paraId="59D2ABCF" w14:textId="77777777" w:rsidR="00253487" w:rsidRDefault="00253487" w:rsidP="00253487">
            <w:r w:rsidRPr="00253487">
              <w:t>ContraClearingFirm</w:t>
            </w:r>
          </w:p>
          <w:p w14:paraId="0215F739" w14:textId="77777777" w:rsidR="00253487" w:rsidRDefault="00253487" w:rsidP="00253487">
            <w:r w:rsidRPr="00253487">
              <w:t>SettlementLocation - depository, CSD, or other settlement party</w:t>
            </w:r>
          </w:p>
          <w:p w14:paraId="1FBA0313" w14:textId="77777777" w:rsidR="00253487" w:rsidRDefault="00253487" w:rsidP="00253487">
            <w:r w:rsidRPr="00253487">
              <w:t>ExecutingTrader</w:t>
            </w:r>
          </w:p>
          <w:p w14:paraId="3E14C0AE" w14:textId="77777777" w:rsidR="00253487" w:rsidRDefault="00253487" w:rsidP="00253487">
            <w:r w:rsidRPr="00253487">
              <w:t>InitiatingTrader</w:t>
            </w:r>
          </w:p>
          <w:p w14:paraId="3D309659" w14:textId="77777777" w:rsidR="00253487" w:rsidRPr="00253487" w:rsidRDefault="00253487" w:rsidP="00253487">
            <w:r w:rsidRPr="00253487">
              <w:t>OrderOriginator</w:t>
            </w:r>
          </w:p>
        </w:tc>
      </w:tr>
      <w:tr w:rsidR="00253487" w:rsidRPr="00253487" w14:paraId="7D4E8563" w14:textId="77777777" w:rsidTr="000F73DB">
        <w:tc>
          <w:tcPr>
            <w:tcW w:w="3402" w:type="dxa"/>
            <w:gridSpan w:val="2"/>
            <w:tcBorders>
              <w:top w:val="single" w:sz="6" w:space="0" w:color="000000"/>
              <w:bottom w:val="single" w:sz="6" w:space="0" w:color="000000"/>
            </w:tcBorders>
            <w:shd w:val="clear" w:color="auto" w:fill="E6E6E6"/>
          </w:tcPr>
          <w:p w14:paraId="292AB036" w14:textId="77777777" w:rsidR="00253487" w:rsidRPr="00253487" w:rsidRDefault="00253487" w:rsidP="000F73DB">
            <w:pPr>
              <w:jc w:val="left"/>
            </w:pPr>
            <w:r w:rsidRPr="00253487">
              <w:lastRenderedPageBreak/>
              <w:t>component block  &lt;Instrument&gt;</w:t>
            </w:r>
          </w:p>
        </w:tc>
        <w:tc>
          <w:tcPr>
            <w:tcW w:w="811" w:type="dxa"/>
            <w:tcBorders>
              <w:top w:val="single" w:sz="6" w:space="0" w:color="000000"/>
              <w:bottom w:val="single" w:sz="6" w:space="0" w:color="000000"/>
            </w:tcBorders>
            <w:shd w:val="clear" w:color="auto" w:fill="E6E6E6"/>
          </w:tcPr>
          <w:p w14:paraId="65B6D76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272E882" w14:textId="77777777" w:rsidR="00253487" w:rsidRPr="00253487" w:rsidRDefault="00253487" w:rsidP="00253487">
            <w:r w:rsidRPr="00253487">
              <w:t>Insert here the set of "Instrument" (symbology) fields defined in "Common Components of Application Messages"</w:t>
            </w:r>
          </w:p>
        </w:tc>
      </w:tr>
      <w:tr w:rsidR="00253487" w:rsidRPr="00253487" w14:paraId="7F575BC0" w14:textId="77777777" w:rsidTr="000F73DB">
        <w:tc>
          <w:tcPr>
            <w:tcW w:w="3402" w:type="dxa"/>
            <w:gridSpan w:val="2"/>
            <w:tcBorders>
              <w:top w:val="single" w:sz="6" w:space="0" w:color="000000"/>
              <w:bottom w:val="single" w:sz="6" w:space="0" w:color="000000"/>
            </w:tcBorders>
            <w:shd w:val="clear" w:color="auto" w:fill="E6E6E6"/>
          </w:tcPr>
          <w:p w14:paraId="48600FB7" w14:textId="77777777" w:rsidR="00253487" w:rsidRPr="00253487" w:rsidRDefault="00253487" w:rsidP="000F73DB">
            <w:pPr>
              <w:jc w:val="left"/>
            </w:pPr>
            <w:r w:rsidRPr="00253487">
              <w:t>component block  &lt;InstrumentExtension&gt;</w:t>
            </w:r>
          </w:p>
        </w:tc>
        <w:tc>
          <w:tcPr>
            <w:tcW w:w="811" w:type="dxa"/>
            <w:tcBorders>
              <w:top w:val="single" w:sz="6" w:space="0" w:color="000000"/>
              <w:bottom w:val="single" w:sz="6" w:space="0" w:color="000000"/>
            </w:tcBorders>
            <w:shd w:val="clear" w:color="auto" w:fill="E6E6E6"/>
          </w:tcPr>
          <w:p w14:paraId="2847B6E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2415499" w14:textId="77777777" w:rsidR="00253487" w:rsidRPr="00253487" w:rsidRDefault="00253487" w:rsidP="00253487">
            <w:r w:rsidRPr="00253487">
              <w:t>Insert here the set of "InstrumentExtension" fields defined in "Common Components of Application Messages"</w:t>
            </w:r>
          </w:p>
        </w:tc>
      </w:tr>
      <w:tr w:rsidR="00253487" w:rsidRPr="00253487" w14:paraId="1E68BC50" w14:textId="77777777" w:rsidTr="000F73DB">
        <w:tc>
          <w:tcPr>
            <w:tcW w:w="3402" w:type="dxa"/>
            <w:gridSpan w:val="2"/>
            <w:tcBorders>
              <w:top w:val="single" w:sz="6" w:space="0" w:color="000000"/>
              <w:bottom w:val="single" w:sz="6" w:space="0" w:color="000000"/>
            </w:tcBorders>
            <w:shd w:val="clear" w:color="auto" w:fill="E6E6E6"/>
          </w:tcPr>
          <w:p w14:paraId="5567E3B6"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0D97ACD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ECE60EA" w14:textId="77777777" w:rsidR="00253487" w:rsidRPr="00253487" w:rsidRDefault="00253487" w:rsidP="00253487">
            <w:r w:rsidRPr="00253487">
              <w:t>Insert here the set of "FinancingDetails" fields defined in "Common Components of Application Messages"</w:t>
            </w:r>
          </w:p>
        </w:tc>
      </w:tr>
      <w:tr w:rsidR="00253487" w:rsidRPr="00253487" w14:paraId="373C0346" w14:textId="77777777" w:rsidTr="000F73DB">
        <w:tc>
          <w:tcPr>
            <w:tcW w:w="3402" w:type="dxa"/>
            <w:gridSpan w:val="2"/>
            <w:tcBorders>
              <w:top w:val="single" w:sz="6" w:space="0" w:color="000000"/>
              <w:bottom w:val="single" w:sz="6" w:space="0" w:color="000000"/>
            </w:tcBorders>
            <w:shd w:val="clear" w:color="auto" w:fill="E6E6E6"/>
          </w:tcPr>
          <w:p w14:paraId="330D1198"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1768C77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9B8F281" w14:textId="77777777" w:rsidR="00253487" w:rsidRPr="00253487" w:rsidRDefault="00253487" w:rsidP="00253487"/>
        </w:tc>
      </w:tr>
      <w:tr w:rsidR="00253487" w:rsidRPr="00253487" w14:paraId="4F244A1E" w14:textId="77777777" w:rsidTr="000F73DB">
        <w:tc>
          <w:tcPr>
            <w:tcW w:w="3402" w:type="dxa"/>
            <w:gridSpan w:val="2"/>
            <w:tcBorders>
              <w:top w:val="single" w:sz="6" w:space="0" w:color="000000"/>
              <w:bottom w:val="single" w:sz="6" w:space="0" w:color="000000"/>
            </w:tcBorders>
            <w:shd w:val="clear" w:color="auto" w:fill="E6E6E6"/>
          </w:tcPr>
          <w:p w14:paraId="1456680D"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51E2897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AC0BD1F" w14:textId="77777777" w:rsidR="00253487" w:rsidRPr="00253487" w:rsidRDefault="00253487" w:rsidP="00253487"/>
        </w:tc>
      </w:tr>
      <w:tr w:rsidR="00253487" w:rsidRPr="00253487" w14:paraId="0DC5C3A8" w14:textId="77777777" w:rsidTr="000F73DB">
        <w:tc>
          <w:tcPr>
            <w:tcW w:w="3402" w:type="dxa"/>
            <w:gridSpan w:val="2"/>
            <w:tcBorders>
              <w:top w:val="single" w:sz="6" w:space="0" w:color="000000"/>
              <w:bottom w:val="single" w:sz="6" w:space="0" w:color="000000"/>
            </w:tcBorders>
            <w:shd w:val="clear" w:color="auto" w:fill="E6E6E6"/>
          </w:tcPr>
          <w:p w14:paraId="3E3C447B" w14:textId="77777777" w:rsidR="00253487" w:rsidRPr="00253487" w:rsidRDefault="00253487" w:rsidP="000F73DB">
            <w:pPr>
              <w:jc w:val="left"/>
            </w:pPr>
            <w:r w:rsidRPr="00253487">
              <w:t>component block  &lt;TrdCapDtGrp&gt;</w:t>
            </w:r>
          </w:p>
        </w:tc>
        <w:tc>
          <w:tcPr>
            <w:tcW w:w="811" w:type="dxa"/>
            <w:tcBorders>
              <w:top w:val="single" w:sz="6" w:space="0" w:color="000000"/>
              <w:bottom w:val="single" w:sz="6" w:space="0" w:color="000000"/>
            </w:tcBorders>
            <w:shd w:val="clear" w:color="auto" w:fill="E6E6E6"/>
          </w:tcPr>
          <w:p w14:paraId="291BE58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E40FA0E" w14:textId="77777777" w:rsidR="00253487" w:rsidRPr="00253487" w:rsidRDefault="00253487" w:rsidP="00253487">
            <w:r w:rsidRPr="00253487">
              <w:t>Number of date ranges provided (must be 1 or 2 if specified)</w:t>
            </w:r>
          </w:p>
        </w:tc>
      </w:tr>
      <w:tr w:rsidR="00253487" w:rsidRPr="00253487" w14:paraId="115CDF02" w14:textId="77777777" w:rsidTr="000F73DB">
        <w:tc>
          <w:tcPr>
            <w:tcW w:w="652" w:type="dxa"/>
            <w:tcBorders>
              <w:top w:val="single" w:sz="6" w:space="0" w:color="000000"/>
            </w:tcBorders>
            <w:shd w:val="clear" w:color="auto" w:fill="auto"/>
          </w:tcPr>
          <w:p w14:paraId="76EFABF7" w14:textId="77777777" w:rsidR="00253487" w:rsidRPr="00253487" w:rsidRDefault="00253487" w:rsidP="000F73DB">
            <w:pPr>
              <w:jc w:val="center"/>
            </w:pPr>
            <w:r w:rsidRPr="00253487">
              <w:t>715</w:t>
            </w:r>
          </w:p>
        </w:tc>
        <w:tc>
          <w:tcPr>
            <w:tcW w:w="2750" w:type="dxa"/>
            <w:tcBorders>
              <w:top w:val="single" w:sz="6" w:space="0" w:color="000000"/>
            </w:tcBorders>
            <w:shd w:val="clear" w:color="auto" w:fill="auto"/>
          </w:tcPr>
          <w:p w14:paraId="63A51BD0" w14:textId="77777777" w:rsidR="00253487" w:rsidRPr="00253487" w:rsidRDefault="00253487" w:rsidP="00253487">
            <w:r w:rsidRPr="00253487">
              <w:t>ClearingBusinessDate</w:t>
            </w:r>
          </w:p>
        </w:tc>
        <w:tc>
          <w:tcPr>
            <w:tcW w:w="811" w:type="dxa"/>
            <w:tcBorders>
              <w:top w:val="single" w:sz="6" w:space="0" w:color="000000"/>
            </w:tcBorders>
            <w:shd w:val="clear" w:color="auto" w:fill="auto"/>
          </w:tcPr>
          <w:p w14:paraId="5028E8C8"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C7721EA" w14:textId="77777777" w:rsidR="00253487" w:rsidRPr="00253487" w:rsidRDefault="00253487" w:rsidP="00253487">
            <w:r w:rsidRPr="00253487">
              <w:t>To request trades for a specific clearing business date.</w:t>
            </w:r>
          </w:p>
        </w:tc>
      </w:tr>
      <w:tr w:rsidR="00253487" w:rsidRPr="00253487" w14:paraId="7A02DDAE" w14:textId="77777777" w:rsidTr="000F73DB">
        <w:tc>
          <w:tcPr>
            <w:tcW w:w="652" w:type="dxa"/>
            <w:shd w:val="clear" w:color="auto" w:fill="auto"/>
          </w:tcPr>
          <w:p w14:paraId="32E410C4" w14:textId="77777777" w:rsidR="00253487" w:rsidRPr="00253487" w:rsidRDefault="00253487" w:rsidP="000F73DB">
            <w:pPr>
              <w:jc w:val="center"/>
            </w:pPr>
            <w:r w:rsidRPr="00253487">
              <w:t>336</w:t>
            </w:r>
          </w:p>
        </w:tc>
        <w:tc>
          <w:tcPr>
            <w:tcW w:w="2750" w:type="dxa"/>
            <w:shd w:val="clear" w:color="auto" w:fill="auto"/>
          </w:tcPr>
          <w:p w14:paraId="7263FC27" w14:textId="77777777" w:rsidR="00253487" w:rsidRPr="00253487" w:rsidRDefault="00253487" w:rsidP="00253487">
            <w:r w:rsidRPr="00253487">
              <w:t>TradingSessionID</w:t>
            </w:r>
          </w:p>
        </w:tc>
        <w:tc>
          <w:tcPr>
            <w:tcW w:w="811" w:type="dxa"/>
            <w:shd w:val="clear" w:color="auto" w:fill="auto"/>
          </w:tcPr>
          <w:p w14:paraId="00CD52EB" w14:textId="77777777" w:rsidR="00253487" w:rsidRPr="00253487" w:rsidRDefault="00253487" w:rsidP="000F73DB">
            <w:pPr>
              <w:jc w:val="center"/>
            </w:pPr>
            <w:r w:rsidRPr="00253487">
              <w:t>N</w:t>
            </w:r>
          </w:p>
        </w:tc>
        <w:tc>
          <w:tcPr>
            <w:tcW w:w="4859" w:type="dxa"/>
            <w:shd w:val="clear" w:color="auto" w:fill="auto"/>
          </w:tcPr>
          <w:p w14:paraId="5FF2A077" w14:textId="77777777" w:rsidR="00253487" w:rsidRPr="00253487" w:rsidRDefault="00253487" w:rsidP="00253487">
            <w:r w:rsidRPr="00253487">
              <w:t>To request trades for a specific trading session.</w:t>
            </w:r>
          </w:p>
        </w:tc>
      </w:tr>
      <w:tr w:rsidR="00253487" w:rsidRPr="00253487" w14:paraId="54E12F49" w14:textId="77777777" w:rsidTr="000F73DB">
        <w:tc>
          <w:tcPr>
            <w:tcW w:w="652" w:type="dxa"/>
            <w:shd w:val="clear" w:color="auto" w:fill="auto"/>
          </w:tcPr>
          <w:p w14:paraId="5AFF4975" w14:textId="77777777" w:rsidR="00253487" w:rsidRPr="00253487" w:rsidRDefault="00253487" w:rsidP="000F73DB">
            <w:pPr>
              <w:jc w:val="center"/>
            </w:pPr>
            <w:r w:rsidRPr="00253487">
              <w:t>625</w:t>
            </w:r>
          </w:p>
        </w:tc>
        <w:tc>
          <w:tcPr>
            <w:tcW w:w="2750" w:type="dxa"/>
            <w:shd w:val="clear" w:color="auto" w:fill="auto"/>
          </w:tcPr>
          <w:p w14:paraId="0EB1E10D" w14:textId="77777777" w:rsidR="00253487" w:rsidRPr="00253487" w:rsidRDefault="00253487" w:rsidP="00253487">
            <w:r w:rsidRPr="00253487">
              <w:t>TradingSessionSubID</w:t>
            </w:r>
          </w:p>
        </w:tc>
        <w:tc>
          <w:tcPr>
            <w:tcW w:w="811" w:type="dxa"/>
            <w:shd w:val="clear" w:color="auto" w:fill="auto"/>
          </w:tcPr>
          <w:p w14:paraId="59137781" w14:textId="77777777" w:rsidR="00253487" w:rsidRPr="00253487" w:rsidRDefault="00253487" w:rsidP="000F73DB">
            <w:pPr>
              <w:jc w:val="center"/>
            </w:pPr>
            <w:r w:rsidRPr="00253487">
              <w:t>N</w:t>
            </w:r>
          </w:p>
        </w:tc>
        <w:tc>
          <w:tcPr>
            <w:tcW w:w="4859" w:type="dxa"/>
            <w:shd w:val="clear" w:color="auto" w:fill="auto"/>
          </w:tcPr>
          <w:p w14:paraId="5ADC6A27" w14:textId="77777777" w:rsidR="00253487" w:rsidRPr="00253487" w:rsidRDefault="00253487" w:rsidP="00253487">
            <w:r w:rsidRPr="00253487">
              <w:t>To request trades for a specific trading session.</w:t>
            </w:r>
          </w:p>
        </w:tc>
      </w:tr>
      <w:tr w:rsidR="00253487" w:rsidRPr="00253487" w14:paraId="5E3EFB9F" w14:textId="77777777" w:rsidTr="000F73DB">
        <w:tc>
          <w:tcPr>
            <w:tcW w:w="652" w:type="dxa"/>
            <w:shd w:val="clear" w:color="auto" w:fill="auto"/>
          </w:tcPr>
          <w:p w14:paraId="5DDFEA8B" w14:textId="77777777" w:rsidR="00253487" w:rsidRPr="00253487" w:rsidRDefault="00253487" w:rsidP="000F73DB">
            <w:pPr>
              <w:jc w:val="center"/>
            </w:pPr>
            <w:r w:rsidRPr="00253487">
              <w:t>943</w:t>
            </w:r>
          </w:p>
        </w:tc>
        <w:tc>
          <w:tcPr>
            <w:tcW w:w="2750" w:type="dxa"/>
            <w:shd w:val="clear" w:color="auto" w:fill="auto"/>
          </w:tcPr>
          <w:p w14:paraId="7235CD54" w14:textId="77777777" w:rsidR="00253487" w:rsidRPr="00253487" w:rsidRDefault="00253487" w:rsidP="00253487">
            <w:r w:rsidRPr="00253487">
              <w:t>TimeBracket</w:t>
            </w:r>
          </w:p>
        </w:tc>
        <w:tc>
          <w:tcPr>
            <w:tcW w:w="811" w:type="dxa"/>
            <w:shd w:val="clear" w:color="auto" w:fill="auto"/>
          </w:tcPr>
          <w:p w14:paraId="151312DE" w14:textId="77777777" w:rsidR="00253487" w:rsidRPr="00253487" w:rsidRDefault="00253487" w:rsidP="000F73DB">
            <w:pPr>
              <w:jc w:val="center"/>
            </w:pPr>
            <w:r w:rsidRPr="00253487">
              <w:t>N</w:t>
            </w:r>
          </w:p>
        </w:tc>
        <w:tc>
          <w:tcPr>
            <w:tcW w:w="4859" w:type="dxa"/>
            <w:shd w:val="clear" w:color="auto" w:fill="auto"/>
          </w:tcPr>
          <w:p w14:paraId="17C79229" w14:textId="77777777" w:rsidR="00253487" w:rsidRPr="00253487" w:rsidRDefault="00253487" w:rsidP="00253487">
            <w:r w:rsidRPr="00253487">
              <w:t>To request trades within a specific time bracket.</w:t>
            </w:r>
          </w:p>
        </w:tc>
      </w:tr>
      <w:tr w:rsidR="00253487" w:rsidRPr="00253487" w14:paraId="16015E6D" w14:textId="77777777" w:rsidTr="000F73DB">
        <w:tc>
          <w:tcPr>
            <w:tcW w:w="652" w:type="dxa"/>
            <w:shd w:val="clear" w:color="auto" w:fill="auto"/>
          </w:tcPr>
          <w:p w14:paraId="3147DC9A" w14:textId="77777777" w:rsidR="00253487" w:rsidRPr="00253487" w:rsidRDefault="00253487" w:rsidP="000F73DB">
            <w:pPr>
              <w:jc w:val="center"/>
            </w:pPr>
            <w:r w:rsidRPr="00253487">
              <w:t>54</w:t>
            </w:r>
          </w:p>
        </w:tc>
        <w:tc>
          <w:tcPr>
            <w:tcW w:w="2750" w:type="dxa"/>
            <w:shd w:val="clear" w:color="auto" w:fill="auto"/>
          </w:tcPr>
          <w:p w14:paraId="2CE6D19E" w14:textId="77777777" w:rsidR="00253487" w:rsidRPr="00253487" w:rsidRDefault="00253487" w:rsidP="00253487">
            <w:r w:rsidRPr="00253487">
              <w:t>Side</w:t>
            </w:r>
          </w:p>
        </w:tc>
        <w:tc>
          <w:tcPr>
            <w:tcW w:w="811" w:type="dxa"/>
            <w:shd w:val="clear" w:color="auto" w:fill="auto"/>
          </w:tcPr>
          <w:p w14:paraId="2E0473CA" w14:textId="77777777" w:rsidR="00253487" w:rsidRPr="00253487" w:rsidRDefault="00253487" w:rsidP="000F73DB">
            <w:pPr>
              <w:jc w:val="center"/>
            </w:pPr>
            <w:r w:rsidRPr="00253487">
              <w:t>N</w:t>
            </w:r>
          </w:p>
        </w:tc>
        <w:tc>
          <w:tcPr>
            <w:tcW w:w="4859" w:type="dxa"/>
            <w:shd w:val="clear" w:color="auto" w:fill="auto"/>
          </w:tcPr>
          <w:p w14:paraId="7BDADA9B" w14:textId="77777777" w:rsidR="00253487" w:rsidRPr="00253487" w:rsidRDefault="00253487" w:rsidP="00253487">
            <w:r w:rsidRPr="00253487">
              <w:t>To request trades for a specific side of a trade.</w:t>
            </w:r>
          </w:p>
        </w:tc>
      </w:tr>
      <w:tr w:rsidR="00253487" w:rsidRPr="00253487" w14:paraId="27EF533E" w14:textId="77777777" w:rsidTr="000F73DB">
        <w:tc>
          <w:tcPr>
            <w:tcW w:w="652" w:type="dxa"/>
            <w:shd w:val="clear" w:color="auto" w:fill="auto"/>
          </w:tcPr>
          <w:p w14:paraId="4D9047A6" w14:textId="77777777" w:rsidR="00253487" w:rsidRPr="00253487" w:rsidRDefault="00253487" w:rsidP="000F73DB">
            <w:pPr>
              <w:jc w:val="center"/>
            </w:pPr>
            <w:r w:rsidRPr="00253487">
              <w:t>442</w:t>
            </w:r>
          </w:p>
        </w:tc>
        <w:tc>
          <w:tcPr>
            <w:tcW w:w="2750" w:type="dxa"/>
            <w:shd w:val="clear" w:color="auto" w:fill="auto"/>
          </w:tcPr>
          <w:p w14:paraId="33199328" w14:textId="77777777" w:rsidR="00253487" w:rsidRPr="00253487" w:rsidRDefault="00253487" w:rsidP="00253487">
            <w:r w:rsidRPr="00253487">
              <w:t>MultiLegReportingType</w:t>
            </w:r>
          </w:p>
        </w:tc>
        <w:tc>
          <w:tcPr>
            <w:tcW w:w="811" w:type="dxa"/>
            <w:shd w:val="clear" w:color="auto" w:fill="auto"/>
          </w:tcPr>
          <w:p w14:paraId="772F35ED" w14:textId="77777777" w:rsidR="00253487" w:rsidRPr="00253487" w:rsidRDefault="00253487" w:rsidP="000F73DB">
            <w:pPr>
              <w:jc w:val="center"/>
            </w:pPr>
            <w:r w:rsidRPr="00253487">
              <w:t>N</w:t>
            </w:r>
          </w:p>
        </w:tc>
        <w:tc>
          <w:tcPr>
            <w:tcW w:w="4859" w:type="dxa"/>
            <w:shd w:val="clear" w:color="auto" w:fill="auto"/>
          </w:tcPr>
          <w:p w14:paraId="6934C17A" w14:textId="77777777" w:rsidR="00253487" w:rsidRPr="00253487" w:rsidRDefault="00253487" w:rsidP="00253487">
            <w:r w:rsidRPr="00253487">
              <w:t>Used to indicate if trades are to be returned for the individual legs of a multileg instrument or for the overall instrument.</w:t>
            </w:r>
          </w:p>
        </w:tc>
      </w:tr>
      <w:tr w:rsidR="00253487" w:rsidRPr="00253487" w14:paraId="2A2794F7" w14:textId="77777777" w:rsidTr="000F73DB">
        <w:tc>
          <w:tcPr>
            <w:tcW w:w="652" w:type="dxa"/>
            <w:shd w:val="clear" w:color="auto" w:fill="auto"/>
          </w:tcPr>
          <w:p w14:paraId="235936E9" w14:textId="77777777" w:rsidR="00253487" w:rsidRPr="00253487" w:rsidRDefault="00253487" w:rsidP="000F73DB">
            <w:pPr>
              <w:jc w:val="center"/>
            </w:pPr>
            <w:r w:rsidRPr="00253487">
              <w:t>578</w:t>
            </w:r>
          </w:p>
        </w:tc>
        <w:tc>
          <w:tcPr>
            <w:tcW w:w="2750" w:type="dxa"/>
            <w:shd w:val="clear" w:color="auto" w:fill="auto"/>
          </w:tcPr>
          <w:p w14:paraId="309C43C4" w14:textId="77777777" w:rsidR="00253487" w:rsidRPr="00253487" w:rsidRDefault="00253487" w:rsidP="00253487">
            <w:r w:rsidRPr="00253487">
              <w:t>TradeInputSource</w:t>
            </w:r>
          </w:p>
        </w:tc>
        <w:tc>
          <w:tcPr>
            <w:tcW w:w="811" w:type="dxa"/>
            <w:shd w:val="clear" w:color="auto" w:fill="auto"/>
          </w:tcPr>
          <w:p w14:paraId="75E075BD" w14:textId="77777777" w:rsidR="00253487" w:rsidRPr="00253487" w:rsidRDefault="00253487" w:rsidP="000F73DB">
            <w:pPr>
              <w:jc w:val="center"/>
            </w:pPr>
            <w:r w:rsidRPr="00253487">
              <w:t>N</w:t>
            </w:r>
          </w:p>
        </w:tc>
        <w:tc>
          <w:tcPr>
            <w:tcW w:w="4859" w:type="dxa"/>
            <w:shd w:val="clear" w:color="auto" w:fill="auto"/>
          </w:tcPr>
          <w:p w14:paraId="3F11D510" w14:textId="77777777" w:rsidR="00253487" w:rsidRPr="00253487" w:rsidRDefault="00253487" w:rsidP="00253487">
            <w:r w:rsidRPr="00253487">
              <w:t>To requests trades that were submitted from a specific trade input source.</w:t>
            </w:r>
          </w:p>
        </w:tc>
      </w:tr>
      <w:tr w:rsidR="00253487" w:rsidRPr="00253487" w14:paraId="78378E34" w14:textId="77777777" w:rsidTr="000F73DB">
        <w:tc>
          <w:tcPr>
            <w:tcW w:w="652" w:type="dxa"/>
            <w:shd w:val="clear" w:color="auto" w:fill="auto"/>
          </w:tcPr>
          <w:p w14:paraId="4B8A8C84" w14:textId="77777777" w:rsidR="00253487" w:rsidRPr="00253487" w:rsidRDefault="00253487" w:rsidP="000F73DB">
            <w:pPr>
              <w:jc w:val="center"/>
            </w:pPr>
            <w:r w:rsidRPr="00253487">
              <w:t>579</w:t>
            </w:r>
          </w:p>
        </w:tc>
        <w:tc>
          <w:tcPr>
            <w:tcW w:w="2750" w:type="dxa"/>
            <w:shd w:val="clear" w:color="auto" w:fill="auto"/>
          </w:tcPr>
          <w:p w14:paraId="1D3D740E" w14:textId="77777777" w:rsidR="00253487" w:rsidRPr="00253487" w:rsidRDefault="00253487" w:rsidP="00253487">
            <w:r w:rsidRPr="00253487">
              <w:t>TradeInputDevice</w:t>
            </w:r>
          </w:p>
        </w:tc>
        <w:tc>
          <w:tcPr>
            <w:tcW w:w="811" w:type="dxa"/>
            <w:shd w:val="clear" w:color="auto" w:fill="auto"/>
          </w:tcPr>
          <w:p w14:paraId="5999F73B" w14:textId="77777777" w:rsidR="00253487" w:rsidRPr="00253487" w:rsidRDefault="00253487" w:rsidP="000F73DB">
            <w:pPr>
              <w:jc w:val="center"/>
            </w:pPr>
            <w:r w:rsidRPr="00253487">
              <w:t>N</w:t>
            </w:r>
          </w:p>
        </w:tc>
        <w:tc>
          <w:tcPr>
            <w:tcW w:w="4859" w:type="dxa"/>
            <w:shd w:val="clear" w:color="auto" w:fill="auto"/>
          </w:tcPr>
          <w:p w14:paraId="02AE6A7A" w14:textId="77777777" w:rsidR="00253487" w:rsidRPr="00253487" w:rsidRDefault="00253487" w:rsidP="00253487">
            <w:r w:rsidRPr="00253487">
              <w:t>To request trades that were submitted from a specific trade input device.</w:t>
            </w:r>
          </w:p>
        </w:tc>
      </w:tr>
      <w:tr w:rsidR="00253487" w:rsidRPr="00253487" w14:paraId="19C4A5A0" w14:textId="77777777" w:rsidTr="000F73DB">
        <w:tc>
          <w:tcPr>
            <w:tcW w:w="652" w:type="dxa"/>
            <w:shd w:val="clear" w:color="auto" w:fill="auto"/>
          </w:tcPr>
          <w:p w14:paraId="06575077" w14:textId="77777777" w:rsidR="00253487" w:rsidRPr="00253487" w:rsidRDefault="00253487" w:rsidP="000F73DB">
            <w:pPr>
              <w:jc w:val="center"/>
            </w:pPr>
            <w:r w:rsidRPr="00253487">
              <w:t>725</w:t>
            </w:r>
          </w:p>
        </w:tc>
        <w:tc>
          <w:tcPr>
            <w:tcW w:w="2750" w:type="dxa"/>
            <w:shd w:val="clear" w:color="auto" w:fill="auto"/>
          </w:tcPr>
          <w:p w14:paraId="5EB69B1A" w14:textId="77777777" w:rsidR="00253487" w:rsidRPr="00253487" w:rsidRDefault="00253487" w:rsidP="00253487">
            <w:r w:rsidRPr="00253487">
              <w:t>ResponseTransportType</w:t>
            </w:r>
          </w:p>
        </w:tc>
        <w:tc>
          <w:tcPr>
            <w:tcW w:w="811" w:type="dxa"/>
            <w:shd w:val="clear" w:color="auto" w:fill="auto"/>
          </w:tcPr>
          <w:p w14:paraId="1E69254A" w14:textId="77777777" w:rsidR="00253487" w:rsidRPr="00253487" w:rsidRDefault="00253487" w:rsidP="000F73DB">
            <w:pPr>
              <w:jc w:val="center"/>
            </w:pPr>
            <w:r w:rsidRPr="00253487">
              <w:t>N</w:t>
            </w:r>
          </w:p>
        </w:tc>
        <w:tc>
          <w:tcPr>
            <w:tcW w:w="4859" w:type="dxa"/>
            <w:shd w:val="clear" w:color="auto" w:fill="auto"/>
          </w:tcPr>
          <w:p w14:paraId="42C8507D" w14:textId="77777777" w:rsidR="00253487" w:rsidRPr="00253487" w:rsidRDefault="00253487" w:rsidP="00253487">
            <w:r w:rsidRPr="00253487">
              <w:t>Ability to specify whether the response to the request should be delivered inband or via pre-arranged out-of-band transport.</w:t>
            </w:r>
          </w:p>
        </w:tc>
      </w:tr>
      <w:tr w:rsidR="00253487" w:rsidRPr="00253487" w14:paraId="1D461FA9" w14:textId="77777777" w:rsidTr="000F73DB">
        <w:tc>
          <w:tcPr>
            <w:tcW w:w="652" w:type="dxa"/>
            <w:shd w:val="clear" w:color="auto" w:fill="auto"/>
          </w:tcPr>
          <w:p w14:paraId="2812B947" w14:textId="77777777" w:rsidR="00253487" w:rsidRPr="00253487" w:rsidRDefault="00253487" w:rsidP="000F73DB">
            <w:pPr>
              <w:jc w:val="center"/>
            </w:pPr>
            <w:r w:rsidRPr="00253487">
              <w:t>726</w:t>
            </w:r>
          </w:p>
        </w:tc>
        <w:tc>
          <w:tcPr>
            <w:tcW w:w="2750" w:type="dxa"/>
            <w:shd w:val="clear" w:color="auto" w:fill="auto"/>
          </w:tcPr>
          <w:p w14:paraId="715A9D93" w14:textId="77777777" w:rsidR="00253487" w:rsidRPr="00253487" w:rsidRDefault="00253487" w:rsidP="00253487">
            <w:r w:rsidRPr="00253487">
              <w:t>ResponseDestination</w:t>
            </w:r>
          </w:p>
        </w:tc>
        <w:tc>
          <w:tcPr>
            <w:tcW w:w="811" w:type="dxa"/>
            <w:shd w:val="clear" w:color="auto" w:fill="auto"/>
          </w:tcPr>
          <w:p w14:paraId="3C5C06DD" w14:textId="77777777" w:rsidR="00253487" w:rsidRPr="00253487" w:rsidRDefault="00253487" w:rsidP="000F73DB">
            <w:pPr>
              <w:jc w:val="center"/>
            </w:pPr>
            <w:r w:rsidRPr="00253487">
              <w:t>N</w:t>
            </w:r>
          </w:p>
        </w:tc>
        <w:tc>
          <w:tcPr>
            <w:tcW w:w="4859" w:type="dxa"/>
            <w:shd w:val="clear" w:color="auto" w:fill="auto"/>
          </w:tcPr>
          <w:p w14:paraId="31802CDE" w14:textId="77777777" w:rsidR="00253487" w:rsidRPr="00253487" w:rsidRDefault="00253487" w:rsidP="00253487">
            <w:r w:rsidRPr="00253487">
              <w:t>URI destination name. Used if ResponseTransportType is out-of-band.</w:t>
            </w:r>
          </w:p>
        </w:tc>
      </w:tr>
      <w:tr w:rsidR="00253487" w:rsidRPr="00253487" w14:paraId="343C5ABD" w14:textId="77777777" w:rsidTr="000F73DB">
        <w:tc>
          <w:tcPr>
            <w:tcW w:w="652" w:type="dxa"/>
            <w:shd w:val="clear" w:color="auto" w:fill="auto"/>
          </w:tcPr>
          <w:p w14:paraId="26395629" w14:textId="77777777" w:rsidR="00253487" w:rsidRPr="00253487" w:rsidRDefault="00253487" w:rsidP="000F73DB">
            <w:pPr>
              <w:jc w:val="center"/>
            </w:pPr>
            <w:r w:rsidRPr="00253487">
              <w:t>58</w:t>
            </w:r>
          </w:p>
        </w:tc>
        <w:tc>
          <w:tcPr>
            <w:tcW w:w="2750" w:type="dxa"/>
            <w:shd w:val="clear" w:color="auto" w:fill="auto"/>
          </w:tcPr>
          <w:p w14:paraId="00AB2C7A" w14:textId="77777777" w:rsidR="00253487" w:rsidRPr="00253487" w:rsidRDefault="00253487" w:rsidP="00253487">
            <w:r w:rsidRPr="00253487">
              <w:t>Text</w:t>
            </w:r>
          </w:p>
        </w:tc>
        <w:tc>
          <w:tcPr>
            <w:tcW w:w="811" w:type="dxa"/>
            <w:shd w:val="clear" w:color="auto" w:fill="auto"/>
          </w:tcPr>
          <w:p w14:paraId="41D60608" w14:textId="77777777" w:rsidR="00253487" w:rsidRPr="00253487" w:rsidRDefault="00253487" w:rsidP="000F73DB">
            <w:pPr>
              <w:jc w:val="center"/>
            </w:pPr>
            <w:r w:rsidRPr="00253487">
              <w:t>N</w:t>
            </w:r>
          </w:p>
        </w:tc>
        <w:tc>
          <w:tcPr>
            <w:tcW w:w="4859" w:type="dxa"/>
            <w:shd w:val="clear" w:color="auto" w:fill="auto"/>
          </w:tcPr>
          <w:p w14:paraId="4AB24636" w14:textId="77777777" w:rsidR="00253487" w:rsidRPr="00253487" w:rsidRDefault="00253487" w:rsidP="00253487">
            <w:r w:rsidRPr="00253487">
              <w:t>Used to match specific values within Text fields</w:t>
            </w:r>
          </w:p>
        </w:tc>
      </w:tr>
      <w:tr w:rsidR="00253487" w:rsidRPr="00253487" w14:paraId="54B5C937" w14:textId="77777777" w:rsidTr="000F73DB">
        <w:tc>
          <w:tcPr>
            <w:tcW w:w="652" w:type="dxa"/>
            <w:shd w:val="clear" w:color="auto" w:fill="auto"/>
          </w:tcPr>
          <w:p w14:paraId="0A71C554" w14:textId="77777777" w:rsidR="00253487" w:rsidRPr="00253487" w:rsidRDefault="00253487" w:rsidP="000F73DB">
            <w:pPr>
              <w:jc w:val="center"/>
            </w:pPr>
            <w:r w:rsidRPr="00253487">
              <w:t>354</w:t>
            </w:r>
          </w:p>
        </w:tc>
        <w:tc>
          <w:tcPr>
            <w:tcW w:w="2750" w:type="dxa"/>
            <w:shd w:val="clear" w:color="auto" w:fill="auto"/>
          </w:tcPr>
          <w:p w14:paraId="49ABD1A0" w14:textId="77777777" w:rsidR="00253487" w:rsidRPr="00253487" w:rsidRDefault="00253487" w:rsidP="00253487">
            <w:r w:rsidRPr="00253487">
              <w:t>EncodedTextLen</w:t>
            </w:r>
          </w:p>
        </w:tc>
        <w:tc>
          <w:tcPr>
            <w:tcW w:w="811" w:type="dxa"/>
            <w:shd w:val="clear" w:color="auto" w:fill="auto"/>
          </w:tcPr>
          <w:p w14:paraId="5F95C41C" w14:textId="77777777" w:rsidR="00253487" w:rsidRPr="00253487" w:rsidRDefault="00253487" w:rsidP="000F73DB">
            <w:pPr>
              <w:jc w:val="center"/>
            </w:pPr>
            <w:r w:rsidRPr="00253487">
              <w:t>N</w:t>
            </w:r>
          </w:p>
        </w:tc>
        <w:tc>
          <w:tcPr>
            <w:tcW w:w="4859" w:type="dxa"/>
            <w:shd w:val="clear" w:color="auto" w:fill="auto"/>
          </w:tcPr>
          <w:p w14:paraId="0F914FF9" w14:textId="77777777" w:rsidR="00253487" w:rsidRPr="00253487" w:rsidRDefault="00253487" w:rsidP="00253487"/>
        </w:tc>
      </w:tr>
      <w:tr w:rsidR="00253487" w:rsidRPr="00253487" w14:paraId="42D79970" w14:textId="77777777" w:rsidTr="000F73DB">
        <w:tc>
          <w:tcPr>
            <w:tcW w:w="652" w:type="dxa"/>
            <w:shd w:val="clear" w:color="auto" w:fill="auto"/>
          </w:tcPr>
          <w:p w14:paraId="5CF520F0" w14:textId="77777777" w:rsidR="00253487" w:rsidRPr="00253487" w:rsidRDefault="00253487" w:rsidP="000F73DB">
            <w:pPr>
              <w:jc w:val="center"/>
            </w:pPr>
            <w:r w:rsidRPr="00253487">
              <w:lastRenderedPageBreak/>
              <w:t>355</w:t>
            </w:r>
          </w:p>
        </w:tc>
        <w:tc>
          <w:tcPr>
            <w:tcW w:w="2750" w:type="dxa"/>
            <w:shd w:val="clear" w:color="auto" w:fill="auto"/>
          </w:tcPr>
          <w:p w14:paraId="42FD8ED9" w14:textId="77777777" w:rsidR="00253487" w:rsidRPr="00253487" w:rsidRDefault="00253487" w:rsidP="00253487">
            <w:r w:rsidRPr="00253487">
              <w:t>EncodedText</w:t>
            </w:r>
          </w:p>
        </w:tc>
        <w:tc>
          <w:tcPr>
            <w:tcW w:w="811" w:type="dxa"/>
            <w:shd w:val="clear" w:color="auto" w:fill="auto"/>
          </w:tcPr>
          <w:p w14:paraId="145DF7BF" w14:textId="77777777" w:rsidR="00253487" w:rsidRPr="00253487" w:rsidRDefault="00253487" w:rsidP="000F73DB">
            <w:pPr>
              <w:jc w:val="center"/>
            </w:pPr>
            <w:r w:rsidRPr="00253487">
              <w:t>N</w:t>
            </w:r>
          </w:p>
        </w:tc>
        <w:tc>
          <w:tcPr>
            <w:tcW w:w="4859" w:type="dxa"/>
            <w:shd w:val="clear" w:color="auto" w:fill="auto"/>
          </w:tcPr>
          <w:p w14:paraId="73F616DA" w14:textId="77777777" w:rsidR="00253487" w:rsidRPr="00253487" w:rsidRDefault="00253487" w:rsidP="00253487"/>
        </w:tc>
      </w:tr>
      <w:tr w:rsidR="00253487" w:rsidRPr="00253487" w14:paraId="78EAB419" w14:textId="77777777" w:rsidTr="000F73DB">
        <w:tc>
          <w:tcPr>
            <w:tcW w:w="652" w:type="dxa"/>
            <w:tcBorders>
              <w:bottom w:val="single" w:sz="6" w:space="0" w:color="000000"/>
            </w:tcBorders>
            <w:shd w:val="clear" w:color="auto" w:fill="auto"/>
          </w:tcPr>
          <w:p w14:paraId="64263B6C" w14:textId="77777777" w:rsidR="00253487" w:rsidRPr="00253487" w:rsidRDefault="00253487" w:rsidP="000F73DB">
            <w:pPr>
              <w:jc w:val="center"/>
            </w:pPr>
            <w:r w:rsidRPr="00253487">
              <w:t>1011</w:t>
            </w:r>
          </w:p>
        </w:tc>
        <w:tc>
          <w:tcPr>
            <w:tcW w:w="2750" w:type="dxa"/>
            <w:tcBorders>
              <w:bottom w:val="single" w:sz="6" w:space="0" w:color="000000"/>
            </w:tcBorders>
            <w:shd w:val="clear" w:color="auto" w:fill="auto"/>
          </w:tcPr>
          <w:p w14:paraId="29C280FE" w14:textId="77777777" w:rsidR="00253487" w:rsidRPr="00253487" w:rsidRDefault="00253487" w:rsidP="00253487">
            <w:r w:rsidRPr="00253487">
              <w:t>MessageEventSource</w:t>
            </w:r>
          </w:p>
        </w:tc>
        <w:tc>
          <w:tcPr>
            <w:tcW w:w="811" w:type="dxa"/>
            <w:tcBorders>
              <w:bottom w:val="single" w:sz="6" w:space="0" w:color="000000"/>
            </w:tcBorders>
            <w:shd w:val="clear" w:color="auto" w:fill="auto"/>
          </w:tcPr>
          <w:p w14:paraId="25DB533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A1313C7" w14:textId="77777777" w:rsidR="00253487" w:rsidRPr="00253487" w:rsidRDefault="00253487" w:rsidP="00253487">
            <w:r w:rsidRPr="00253487">
              <w:t>Used to identify the event or source which gave rise to a message</w:t>
            </w:r>
          </w:p>
        </w:tc>
      </w:tr>
      <w:tr w:rsidR="00253487" w:rsidRPr="00253487" w14:paraId="1F4819BF" w14:textId="77777777" w:rsidTr="000F73DB">
        <w:tc>
          <w:tcPr>
            <w:tcW w:w="3402" w:type="dxa"/>
            <w:gridSpan w:val="2"/>
            <w:tcBorders>
              <w:top w:val="single" w:sz="6" w:space="0" w:color="000000"/>
              <w:bottom w:val="double" w:sz="6" w:space="0" w:color="000000"/>
            </w:tcBorders>
            <w:shd w:val="clear" w:color="auto" w:fill="E6E6E6"/>
          </w:tcPr>
          <w:p w14:paraId="5F0C181E"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6E062C9C"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7DEA4438" w14:textId="77777777" w:rsidR="00253487" w:rsidRPr="00253487" w:rsidRDefault="00253487" w:rsidP="00253487"/>
        </w:tc>
      </w:tr>
      <w:bookmarkEnd w:id="269"/>
    </w:tbl>
    <w:p w14:paraId="2C10828A"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34328378" w14:textId="77777777">
        <w:tc>
          <w:tcPr>
            <w:tcW w:w="9576" w:type="dxa"/>
            <w:tcBorders>
              <w:bottom w:val="nil"/>
            </w:tcBorders>
            <w:shd w:val="pct25" w:color="auto" w:fill="FFFFFF"/>
          </w:tcPr>
          <w:p w14:paraId="106CACEC" w14:textId="77777777" w:rsidR="009E3F16" w:rsidRDefault="009E3F16">
            <w:pPr>
              <w:pStyle w:val="Heading5"/>
            </w:pPr>
            <w:r>
              <w:rPr>
                <w:rFonts w:ascii="Times New Roman" w:hAnsi="Times New Roman"/>
                <w:sz w:val="24"/>
              </w:rPr>
              <w:t xml:space="preserve">FIXML Definition for this message – see </w:t>
            </w:r>
            <w:hyperlink r:id="rId63"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183D734C" w14:textId="77777777">
        <w:tc>
          <w:tcPr>
            <w:tcW w:w="9576" w:type="dxa"/>
            <w:shd w:val="pct12" w:color="auto" w:fill="FFFFFF"/>
          </w:tcPr>
          <w:p w14:paraId="10EA731B"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TrdCaptRptReq</w:t>
            </w:r>
          </w:p>
          <w:p w14:paraId="0D4E847D"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087CF3D1" w14:textId="77777777" w:rsidR="009E3F16" w:rsidRDefault="009E3F16"/>
    <w:p w14:paraId="3CA25E29" w14:textId="77777777" w:rsidR="009E3F16" w:rsidRDefault="009E3F16">
      <w:pPr>
        <w:pStyle w:val="Heading2"/>
      </w:pPr>
      <w:r>
        <w:br w:type="page"/>
      </w:r>
      <w:bookmarkStart w:id="270" w:name="_Toc227925081"/>
      <w:r>
        <w:lastRenderedPageBreak/>
        <w:t>Trade Capture Report Request Ack</w:t>
      </w:r>
      <w:bookmarkEnd w:id="270"/>
    </w:p>
    <w:p w14:paraId="3C031E71" w14:textId="77777777" w:rsidR="009E3F16" w:rsidRDefault="009E3F16">
      <w:r>
        <w:t>The Trade Capture Request Ack message is used to:</w:t>
      </w:r>
    </w:p>
    <w:p w14:paraId="5EB39CD5" w14:textId="77777777" w:rsidR="009E3F16" w:rsidRDefault="009E3F16">
      <w:pPr>
        <w:pStyle w:val="NormalIndent"/>
        <w:numPr>
          <w:ilvl w:val="0"/>
          <w:numId w:val="39"/>
        </w:numPr>
      </w:pPr>
      <w:r>
        <w:t>Provide an acknowledgement to a Trade Capture Report Request in the case where the Trade Capture Report Request is used to specify a subscription or delivery of reports via an out-of-band ResponseTransmissionMethod.</w:t>
      </w:r>
    </w:p>
    <w:p w14:paraId="2B9471AB" w14:textId="77777777" w:rsidR="009E3F16" w:rsidRDefault="009E3F16">
      <w:pPr>
        <w:pStyle w:val="NormalIndent"/>
        <w:numPr>
          <w:ilvl w:val="0"/>
          <w:numId w:val="39"/>
        </w:numPr>
      </w:pPr>
      <w:r>
        <w:t>Provide an acknowledgement to a Trade Capture Report Request in the case when the return of the Trade Capture Reports matching that request will be delayed or delivered asynchronously. This is useful in distributed trading system environments.</w:t>
      </w:r>
    </w:p>
    <w:p w14:paraId="78D9823D" w14:textId="77777777" w:rsidR="009E3F16" w:rsidRDefault="009E3F16">
      <w:pPr>
        <w:pStyle w:val="NormalIndent"/>
        <w:numPr>
          <w:ilvl w:val="0"/>
          <w:numId w:val="39"/>
        </w:numPr>
      </w:pPr>
      <w:r>
        <w:t>Indicate that no trades were found that matched the selection criteria specified on the Trade Capture Report Request</w:t>
      </w:r>
    </w:p>
    <w:p w14:paraId="4B664530" w14:textId="77777777" w:rsidR="009E3F16" w:rsidRDefault="009E3F16">
      <w:pPr>
        <w:pStyle w:val="NormalIndent"/>
        <w:numPr>
          <w:ilvl w:val="0"/>
          <w:numId w:val="39"/>
        </w:numPr>
      </w:pPr>
      <w:r>
        <w:t>The Trade Capture Request was invalid for some business reason, such as request is not authorized, invalid or unknown instrument, party, trading session, etc.</w:t>
      </w:r>
    </w:p>
    <w:p w14:paraId="2D7912FD" w14:textId="77777777" w:rsidR="009E3F16" w:rsidRDefault="009E3F16">
      <w:r>
        <w:t>NOTE: A Trade Capture Report Request Ack is not required if one or more Trade Capture Reports will be returned in-band immediately.</w:t>
      </w:r>
    </w:p>
    <w:p w14:paraId="18DA3181" w14:textId="77777777" w:rsidR="009E3F16" w:rsidRDefault="009E3F16"/>
    <w:p w14:paraId="05A9E12E" w14:textId="77777777" w:rsidR="009E3F16" w:rsidRDefault="009E3F16">
      <w:pPr>
        <w:numPr>
          <w:ilvl w:val="12"/>
          <w:numId w:val="0"/>
        </w:numPr>
        <w:jc w:val="center"/>
        <w:outlineLvl w:val="0"/>
      </w:pPr>
      <w:r>
        <w:rPr>
          <w:b/>
          <w:sz w:val="24"/>
        </w:rPr>
        <w:t>Trade Capture Report Request Ack</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1B81A5C5"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613067D8" w14:textId="77777777" w:rsidR="00253487" w:rsidRPr="000F73DB" w:rsidRDefault="00253487" w:rsidP="000F73DB">
            <w:pPr>
              <w:jc w:val="center"/>
              <w:rPr>
                <w:b/>
                <w:i/>
              </w:rPr>
            </w:pPr>
            <w:bookmarkStart w:id="271" w:name="Msg_TradeCaptureReportRequestAck"/>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90CA3E9"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4F8DE57"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2A766807" w14:textId="77777777" w:rsidR="00253487" w:rsidRPr="000F73DB" w:rsidRDefault="00253487" w:rsidP="000F73DB">
            <w:pPr>
              <w:jc w:val="center"/>
              <w:rPr>
                <w:b/>
                <w:i/>
              </w:rPr>
            </w:pPr>
            <w:r w:rsidRPr="000F73DB">
              <w:rPr>
                <w:b/>
                <w:i/>
              </w:rPr>
              <w:t>Comments</w:t>
            </w:r>
          </w:p>
        </w:tc>
      </w:tr>
      <w:tr w:rsidR="00253487" w:rsidRPr="00253487" w14:paraId="755C5B45" w14:textId="77777777" w:rsidTr="000F73DB">
        <w:tc>
          <w:tcPr>
            <w:tcW w:w="3402" w:type="dxa"/>
            <w:gridSpan w:val="2"/>
            <w:tcBorders>
              <w:top w:val="single" w:sz="6" w:space="0" w:color="000000"/>
              <w:bottom w:val="single" w:sz="6" w:space="0" w:color="000000"/>
            </w:tcBorders>
            <w:shd w:val="clear" w:color="auto" w:fill="E6E6E6"/>
          </w:tcPr>
          <w:p w14:paraId="57C12625"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27E14065"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07702C33" w14:textId="77777777" w:rsidR="00253487" w:rsidRPr="00253487" w:rsidRDefault="00253487" w:rsidP="00253487">
            <w:r w:rsidRPr="00253487">
              <w:t>MsgType = AQ</w:t>
            </w:r>
          </w:p>
        </w:tc>
      </w:tr>
      <w:tr w:rsidR="00253487" w:rsidRPr="00253487" w14:paraId="0B8689F4" w14:textId="77777777" w:rsidTr="000F73DB">
        <w:tc>
          <w:tcPr>
            <w:tcW w:w="652" w:type="dxa"/>
            <w:tcBorders>
              <w:top w:val="single" w:sz="6" w:space="0" w:color="000000"/>
            </w:tcBorders>
            <w:shd w:val="clear" w:color="auto" w:fill="auto"/>
          </w:tcPr>
          <w:p w14:paraId="73264F7D" w14:textId="77777777" w:rsidR="00253487" w:rsidRPr="00253487" w:rsidRDefault="00253487" w:rsidP="000F73DB">
            <w:pPr>
              <w:jc w:val="center"/>
            </w:pPr>
            <w:r w:rsidRPr="00253487">
              <w:t>568</w:t>
            </w:r>
          </w:p>
        </w:tc>
        <w:tc>
          <w:tcPr>
            <w:tcW w:w="2750" w:type="dxa"/>
            <w:tcBorders>
              <w:top w:val="single" w:sz="6" w:space="0" w:color="000000"/>
            </w:tcBorders>
            <w:shd w:val="clear" w:color="auto" w:fill="auto"/>
          </w:tcPr>
          <w:p w14:paraId="1FC45E21" w14:textId="77777777" w:rsidR="00253487" w:rsidRPr="00253487" w:rsidRDefault="00253487" w:rsidP="00253487">
            <w:r w:rsidRPr="00253487">
              <w:t>TradeRequestID</w:t>
            </w:r>
          </w:p>
        </w:tc>
        <w:tc>
          <w:tcPr>
            <w:tcW w:w="811" w:type="dxa"/>
            <w:tcBorders>
              <w:top w:val="single" w:sz="6" w:space="0" w:color="000000"/>
            </w:tcBorders>
            <w:shd w:val="clear" w:color="auto" w:fill="auto"/>
          </w:tcPr>
          <w:p w14:paraId="4B5BEB3C"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205C2F12" w14:textId="77777777" w:rsidR="00253487" w:rsidRPr="00253487" w:rsidRDefault="00253487" w:rsidP="00253487">
            <w:r w:rsidRPr="00253487">
              <w:t>Identifier for the trade request</w:t>
            </w:r>
          </w:p>
        </w:tc>
      </w:tr>
      <w:tr w:rsidR="00253487" w:rsidRPr="00253487" w14:paraId="78B7FEA3" w14:textId="77777777" w:rsidTr="000F73DB">
        <w:tc>
          <w:tcPr>
            <w:tcW w:w="652" w:type="dxa"/>
            <w:shd w:val="clear" w:color="auto" w:fill="auto"/>
          </w:tcPr>
          <w:p w14:paraId="436702E6" w14:textId="77777777" w:rsidR="00253487" w:rsidRPr="00253487" w:rsidRDefault="00253487" w:rsidP="000F73DB">
            <w:pPr>
              <w:jc w:val="center"/>
            </w:pPr>
            <w:r w:rsidRPr="00253487">
              <w:t>1003</w:t>
            </w:r>
          </w:p>
        </w:tc>
        <w:tc>
          <w:tcPr>
            <w:tcW w:w="2750" w:type="dxa"/>
            <w:shd w:val="clear" w:color="auto" w:fill="auto"/>
          </w:tcPr>
          <w:p w14:paraId="61E7004D" w14:textId="77777777" w:rsidR="00253487" w:rsidRPr="00253487" w:rsidRDefault="00253487" w:rsidP="00253487">
            <w:r w:rsidRPr="00253487">
              <w:t>TradeID</w:t>
            </w:r>
          </w:p>
        </w:tc>
        <w:tc>
          <w:tcPr>
            <w:tcW w:w="811" w:type="dxa"/>
            <w:shd w:val="clear" w:color="auto" w:fill="auto"/>
          </w:tcPr>
          <w:p w14:paraId="76038680" w14:textId="77777777" w:rsidR="00253487" w:rsidRPr="00253487" w:rsidRDefault="00253487" w:rsidP="000F73DB">
            <w:pPr>
              <w:jc w:val="center"/>
            </w:pPr>
            <w:r w:rsidRPr="00253487">
              <w:t>N</w:t>
            </w:r>
          </w:p>
        </w:tc>
        <w:tc>
          <w:tcPr>
            <w:tcW w:w="4859" w:type="dxa"/>
            <w:shd w:val="clear" w:color="auto" w:fill="auto"/>
          </w:tcPr>
          <w:p w14:paraId="004BD85C" w14:textId="77777777" w:rsidR="00253487" w:rsidRPr="00253487" w:rsidRDefault="00253487" w:rsidP="00253487"/>
        </w:tc>
      </w:tr>
      <w:tr w:rsidR="00253487" w:rsidRPr="00253487" w14:paraId="4F00B6B4" w14:textId="77777777" w:rsidTr="000F73DB">
        <w:tc>
          <w:tcPr>
            <w:tcW w:w="652" w:type="dxa"/>
            <w:shd w:val="clear" w:color="auto" w:fill="auto"/>
          </w:tcPr>
          <w:p w14:paraId="45B09C6A" w14:textId="77777777" w:rsidR="00253487" w:rsidRPr="00253487" w:rsidRDefault="00253487" w:rsidP="000F73DB">
            <w:pPr>
              <w:jc w:val="center"/>
            </w:pPr>
            <w:r w:rsidRPr="00253487">
              <w:t>1040</w:t>
            </w:r>
          </w:p>
        </w:tc>
        <w:tc>
          <w:tcPr>
            <w:tcW w:w="2750" w:type="dxa"/>
            <w:shd w:val="clear" w:color="auto" w:fill="auto"/>
          </w:tcPr>
          <w:p w14:paraId="236D77A2" w14:textId="77777777" w:rsidR="00253487" w:rsidRPr="00253487" w:rsidRDefault="00253487" w:rsidP="00253487">
            <w:r w:rsidRPr="00253487">
              <w:t>SecondaryTradeID</w:t>
            </w:r>
          </w:p>
        </w:tc>
        <w:tc>
          <w:tcPr>
            <w:tcW w:w="811" w:type="dxa"/>
            <w:shd w:val="clear" w:color="auto" w:fill="auto"/>
          </w:tcPr>
          <w:p w14:paraId="3993559F" w14:textId="77777777" w:rsidR="00253487" w:rsidRPr="00253487" w:rsidRDefault="00253487" w:rsidP="000F73DB">
            <w:pPr>
              <w:jc w:val="center"/>
            </w:pPr>
            <w:r w:rsidRPr="00253487">
              <w:t>N</w:t>
            </w:r>
          </w:p>
        </w:tc>
        <w:tc>
          <w:tcPr>
            <w:tcW w:w="4859" w:type="dxa"/>
            <w:shd w:val="clear" w:color="auto" w:fill="auto"/>
          </w:tcPr>
          <w:p w14:paraId="64489172" w14:textId="77777777" w:rsidR="00253487" w:rsidRPr="00253487" w:rsidRDefault="00253487" w:rsidP="00253487"/>
        </w:tc>
      </w:tr>
      <w:tr w:rsidR="00253487" w:rsidRPr="00253487" w14:paraId="7DDC9B27" w14:textId="77777777" w:rsidTr="000F73DB">
        <w:tc>
          <w:tcPr>
            <w:tcW w:w="652" w:type="dxa"/>
            <w:shd w:val="clear" w:color="auto" w:fill="auto"/>
          </w:tcPr>
          <w:p w14:paraId="696DEDA2" w14:textId="77777777" w:rsidR="00253487" w:rsidRPr="00253487" w:rsidRDefault="00253487" w:rsidP="000F73DB">
            <w:pPr>
              <w:jc w:val="center"/>
            </w:pPr>
            <w:r w:rsidRPr="00253487">
              <w:t>1041</w:t>
            </w:r>
          </w:p>
        </w:tc>
        <w:tc>
          <w:tcPr>
            <w:tcW w:w="2750" w:type="dxa"/>
            <w:shd w:val="clear" w:color="auto" w:fill="auto"/>
          </w:tcPr>
          <w:p w14:paraId="39423C50" w14:textId="77777777" w:rsidR="00253487" w:rsidRPr="00253487" w:rsidRDefault="00253487" w:rsidP="00253487">
            <w:r w:rsidRPr="00253487">
              <w:t>FirmTradeID</w:t>
            </w:r>
          </w:p>
        </w:tc>
        <w:tc>
          <w:tcPr>
            <w:tcW w:w="811" w:type="dxa"/>
            <w:shd w:val="clear" w:color="auto" w:fill="auto"/>
          </w:tcPr>
          <w:p w14:paraId="3D10A872" w14:textId="77777777" w:rsidR="00253487" w:rsidRPr="00253487" w:rsidRDefault="00253487" w:rsidP="000F73DB">
            <w:pPr>
              <w:jc w:val="center"/>
            </w:pPr>
            <w:r w:rsidRPr="00253487">
              <w:t>N</w:t>
            </w:r>
          </w:p>
        </w:tc>
        <w:tc>
          <w:tcPr>
            <w:tcW w:w="4859" w:type="dxa"/>
            <w:shd w:val="clear" w:color="auto" w:fill="auto"/>
          </w:tcPr>
          <w:p w14:paraId="431B0005" w14:textId="77777777" w:rsidR="00253487" w:rsidRPr="00253487" w:rsidRDefault="00253487" w:rsidP="00253487"/>
        </w:tc>
      </w:tr>
      <w:tr w:rsidR="00253487" w:rsidRPr="00253487" w14:paraId="2A337026" w14:textId="77777777" w:rsidTr="000F73DB">
        <w:tc>
          <w:tcPr>
            <w:tcW w:w="652" w:type="dxa"/>
            <w:shd w:val="clear" w:color="auto" w:fill="auto"/>
          </w:tcPr>
          <w:p w14:paraId="1339111F" w14:textId="77777777" w:rsidR="00253487" w:rsidRPr="00253487" w:rsidRDefault="00253487" w:rsidP="000F73DB">
            <w:pPr>
              <w:jc w:val="center"/>
            </w:pPr>
            <w:r w:rsidRPr="00253487">
              <w:t>1042</w:t>
            </w:r>
          </w:p>
        </w:tc>
        <w:tc>
          <w:tcPr>
            <w:tcW w:w="2750" w:type="dxa"/>
            <w:shd w:val="clear" w:color="auto" w:fill="auto"/>
          </w:tcPr>
          <w:p w14:paraId="0F527FBF" w14:textId="77777777" w:rsidR="00253487" w:rsidRPr="00253487" w:rsidRDefault="00253487" w:rsidP="00253487">
            <w:r w:rsidRPr="00253487">
              <w:t>SecondaryFirmTradeID</w:t>
            </w:r>
          </w:p>
        </w:tc>
        <w:tc>
          <w:tcPr>
            <w:tcW w:w="811" w:type="dxa"/>
            <w:shd w:val="clear" w:color="auto" w:fill="auto"/>
          </w:tcPr>
          <w:p w14:paraId="6AFB7FAD" w14:textId="77777777" w:rsidR="00253487" w:rsidRPr="00253487" w:rsidRDefault="00253487" w:rsidP="000F73DB">
            <w:pPr>
              <w:jc w:val="center"/>
            </w:pPr>
            <w:r w:rsidRPr="00253487">
              <w:t>N</w:t>
            </w:r>
          </w:p>
        </w:tc>
        <w:tc>
          <w:tcPr>
            <w:tcW w:w="4859" w:type="dxa"/>
            <w:shd w:val="clear" w:color="auto" w:fill="auto"/>
          </w:tcPr>
          <w:p w14:paraId="4D5E0004" w14:textId="77777777" w:rsidR="00253487" w:rsidRPr="00253487" w:rsidRDefault="00253487" w:rsidP="00253487"/>
        </w:tc>
      </w:tr>
      <w:tr w:rsidR="00253487" w:rsidRPr="00253487" w14:paraId="3EDBCB5E" w14:textId="77777777" w:rsidTr="000F73DB">
        <w:tc>
          <w:tcPr>
            <w:tcW w:w="652" w:type="dxa"/>
            <w:shd w:val="clear" w:color="auto" w:fill="auto"/>
          </w:tcPr>
          <w:p w14:paraId="12621B5A" w14:textId="77777777" w:rsidR="00253487" w:rsidRPr="00253487" w:rsidRDefault="00253487" w:rsidP="000F73DB">
            <w:pPr>
              <w:jc w:val="center"/>
            </w:pPr>
            <w:r w:rsidRPr="00253487">
              <w:t>569</w:t>
            </w:r>
          </w:p>
        </w:tc>
        <w:tc>
          <w:tcPr>
            <w:tcW w:w="2750" w:type="dxa"/>
            <w:shd w:val="clear" w:color="auto" w:fill="auto"/>
          </w:tcPr>
          <w:p w14:paraId="58C0125A" w14:textId="77777777" w:rsidR="00253487" w:rsidRPr="00253487" w:rsidRDefault="00253487" w:rsidP="00253487">
            <w:r w:rsidRPr="00253487">
              <w:t>TradeRequestType</w:t>
            </w:r>
          </w:p>
        </w:tc>
        <w:tc>
          <w:tcPr>
            <w:tcW w:w="811" w:type="dxa"/>
            <w:shd w:val="clear" w:color="auto" w:fill="auto"/>
          </w:tcPr>
          <w:p w14:paraId="5B8CEB8C" w14:textId="77777777" w:rsidR="00253487" w:rsidRPr="00253487" w:rsidRDefault="00253487" w:rsidP="000F73DB">
            <w:pPr>
              <w:jc w:val="center"/>
            </w:pPr>
            <w:r w:rsidRPr="00253487">
              <w:t>Y</w:t>
            </w:r>
          </w:p>
        </w:tc>
        <w:tc>
          <w:tcPr>
            <w:tcW w:w="4859" w:type="dxa"/>
            <w:shd w:val="clear" w:color="auto" w:fill="auto"/>
          </w:tcPr>
          <w:p w14:paraId="4835466E" w14:textId="77777777" w:rsidR="00253487" w:rsidRPr="00253487" w:rsidRDefault="00253487" w:rsidP="00253487"/>
        </w:tc>
      </w:tr>
      <w:tr w:rsidR="00253487" w:rsidRPr="00253487" w14:paraId="031086DF" w14:textId="77777777" w:rsidTr="000F73DB">
        <w:tc>
          <w:tcPr>
            <w:tcW w:w="652" w:type="dxa"/>
            <w:shd w:val="clear" w:color="auto" w:fill="auto"/>
          </w:tcPr>
          <w:p w14:paraId="1115B416" w14:textId="77777777" w:rsidR="00253487" w:rsidRPr="00253487" w:rsidRDefault="00253487" w:rsidP="000F73DB">
            <w:pPr>
              <w:jc w:val="center"/>
            </w:pPr>
            <w:r w:rsidRPr="00253487">
              <w:t>263</w:t>
            </w:r>
          </w:p>
        </w:tc>
        <w:tc>
          <w:tcPr>
            <w:tcW w:w="2750" w:type="dxa"/>
            <w:shd w:val="clear" w:color="auto" w:fill="auto"/>
          </w:tcPr>
          <w:p w14:paraId="08AA68CB" w14:textId="77777777" w:rsidR="00253487" w:rsidRPr="00253487" w:rsidRDefault="00253487" w:rsidP="00253487">
            <w:r w:rsidRPr="00253487">
              <w:t>SubscriptionRequestType</w:t>
            </w:r>
          </w:p>
        </w:tc>
        <w:tc>
          <w:tcPr>
            <w:tcW w:w="811" w:type="dxa"/>
            <w:shd w:val="clear" w:color="auto" w:fill="auto"/>
          </w:tcPr>
          <w:p w14:paraId="0C82DB16" w14:textId="77777777" w:rsidR="00253487" w:rsidRPr="00253487" w:rsidRDefault="00253487" w:rsidP="000F73DB">
            <w:pPr>
              <w:jc w:val="center"/>
            </w:pPr>
            <w:r w:rsidRPr="00253487">
              <w:t>N</w:t>
            </w:r>
          </w:p>
        </w:tc>
        <w:tc>
          <w:tcPr>
            <w:tcW w:w="4859" w:type="dxa"/>
            <w:shd w:val="clear" w:color="auto" w:fill="auto"/>
          </w:tcPr>
          <w:p w14:paraId="131B9C55" w14:textId="77777777" w:rsidR="00253487" w:rsidRDefault="00253487" w:rsidP="00253487">
            <w:r w:rsidRPr="00253487">
              <w:t>Used to subscribe / unsubscribe for trade capture reports</w:t>
            </w:r>
          </w:p>
          <w:p w14:paraId="25492B58" w14:textId="77777777" w:rsidR="00253487" w:rsidRPr="00253487" w:rsidRDefault="00253487" w:rsidP="00253487">
            <w:r w:rsidRPr="00253487">
              <w:t>If the field is absent, the value 0 will be the default</w:t>
            </w:r>
          </w:p>
        </w:tc>
      </w:tr>
      <w:tr w:rsidR="00253487" w:rsidRPr="00253487" w14:paraId="5CEED875" w14:textId="77777777" w:rsidTr="000F73DB">
        <w:tc>
          <w:tcPr>
            <w:tcW w:w="652" w:type="dxa"/>
            <w:shd w:val="clear" w:color="auto" w:fill="auto"/>
          </w:tcPr>
          <w:p w14:paraId="2C12B975" w14:textId="77777777" w:rsidR="00253487" w:rsidRPr="00253487" w:rsidRDefault="00253487" w:rsidP="000F73DB">
            <w:pPr>
              <w:jc w:val="center"/>
            </w:pPr>
            <w:r w:rsidRPr="00253487">
              <w:t>748</w:t>
            </w:r>
          </w:p>
        </w:tc>
        <w:tc>
          <w:tcPr>
            <w:tcW w:w="2750" w:type="dxa"/>
            <w:shd w:val="clear" w:color="auto" w:fill="auto"/>
          </w:tcPr>
          <w:p w14:paraId="656189EE" w14:textId="77777777" w:rsidR="00253487" w:rsidRPr="00253487" w:rsidRDefault="00253487" w:rsidP="00253487">
            <w:r w:rsidRPr="00253487">
              <w:t>TotNumTradeReports</w:t>
            </w:r>
          </w:p>
        </w:tc>
        <w:tc>
          <w:tcPr>
            <w:tcW w:w="811" w:type="dxa"/>
            <w:shd w:val="clear" w:color="auto" w:fill="auto"/>
          </w:tcPr>
          <w:p w14:paraId="69F56ACA" w14:textId="77777777" w:rsidR="00253487" w:rsidRPr="00253487" w:rsidRDefault="00253487" w:rsidP="000F73DB">
            <w:pPr>
              <w:jc w:val="center"/>
            </w:pPr>
            <w:r w:rsidRPr="00253487">
              <w:t>N</w:t>
            </w:r>
          </w:p>
        </w:tc>
        <w:tc>
          <w:tcPr>
            <w:tcW w:w="4859" w:type="dxa"/>
            <w:shd w:val="clear" w:color="auto" w:fill="auto"/>
          </w:tcPr>
          <w:p w14:paraId="070EC6D7" w14:textId="77777777" w:rsidR="00253487" w:rsidRPr="00253487" w:rsidRDefault="00253487" w:rsidP="00253487">
            <w:r w:rsidRPr="00253487">
              <w:t>Number of trade reports returned</w:t>
            </w:r>
          </w:p>
        </w:tc>
      </w:tr>
      <w:tr w:rsidR="00253487" w:rsidRPr="00253487" w14:paraId="488FC438" w14:textId="77777777" w:rsidTr="000F73DB">
        <w:tc>
          <w:tcPr>
            <w:tcW w:w="652" w:type="dxa"/>
            <w:shd w:val="clear" w:color="auto" w:fill="auto"/>
          </w:tcPr>
          <w:p w14:paraId="51F2DCBD" w14:textId="77777777" w:rsidR="00253487" w:rsidRPr="00253487" w:rsidRDefault="00253487" w:rsidP="000F73DB">
            <w:pPr>
              <w:jc w:val="center"/>
            </w:pPr>
            <w:r w:rsidRPr="00253487">
              <w:t>749</w:t>
            </w:r>
          </w:p>
        </w:tc>
        <w:tc>
          <w:tcPr>
            <w:tcW w:w="2750" w:type="dxa"/>
            <w:shd w:val="clear" w:color="auto" w:fill="auto"/>
          </w:tcPr>
          <w:p w14:paraId="6D0B2F80" w14:textId="77777777" w:rsidR="00253487" w:rsidRPr="00253487" w:rsidRDefault="00253487" w:rsidP="00253487">
            <w:r w:rsidRPr="00253487">
              <w:t>TradeRequestResult</w:t>
            </w:r>
          </w:p>
        </w:tc>
        <w:tc>
          <w:tcPr>
            <w:tcW w:w="811" w:type="dxa"/>
            <w:shd w:val="clear" w:color="auto" w:fill="auto"/>
          </w:tcPr>
          <w:p w14:paraId="612A3078" w14:textId="77777777" w:rsidR="00253487" w:rsidRPr="00253487" w:rsidRDefault="00253487" w:rsidP="000F73DB">
            <w:pPr>
              <w:jc w:val="center"/>
            </w:pPr>
            <w:r w:rsidRPr="00253487">
              <w:t>Y</w:t>
            </w:r>
          </w:p>
        </w:tc>
        <w:tc>
          <w:tcPr>
            <w:tcW w:w="4859" w:type="dxa"/>
            <w:shd w:val="clear" w:color="auto" w:fill="auto"/>
          </w:tcPr>
          <w:p w14:paraId="2A9245E2" w14:textId="77777777" w:rsidR="00253487" w:rsidRPr="00253487" w:rsidRDefault="00253487" w:rsidP="00253487">
            <w:r w:rsidRPr="00253487">
              <w:t>Result of Trade Request</w:t>
            </w:r>
          </w:p>
        </w:tc>
      </w:tr>
      <w:tr w:rsidR="00253487" w:rsidRPr="00253487" w14:paraId="15B060E3" w14:textId="77777777" w:rsidTr="000F73DB">
        <w:tc>
          <w:tcPr>
            <w:tcW w:w="652" w:type="dxa"/>
            <w:tcBorders>
              <w:bottom w:val="single" w:sz="6" w:space="0" w:color="000000"/>
            </w:tcBorders>
            <w:shd w:val="clear" w:color="auto" w:fill="auto"/>
          </w:tcPr>
          <w:p w14:paraId="4E677F5F" w14:textId="77777777" w:rsidR="00253487" w:rsidRPr="00253487" w:rsidRDefault="00253487" w:rsidP="000F73DB">
            <w:pPr>
              <w:jc w:val="center"/>
            </w:pPr>
            <w:r w:rsidRPr="00253487">
              <w:t>750</w:t>
            </w:r>
          </w:p>
        </w:tc>
        <w:tc>
          <w:tcPr>
            <w:tcW w:w="2750" w:type="dxa"/>
            <w:tcBorders>
              <w:bottom w:val="single" w:sz="6" w:space="0" w:color="000000"/>
            </w:tcBorders>
            <w:shd w:val="clear" w:color="auto" w:fill="auto"/>
          </w:tcPr>
          <w:p w14:paraId="738E2FFB" w14:textId="77777777" w:rsidR="00253487" w:rsidRPr="00253487" w:rsidRDefault="00253487" w:rsidP="00253487">
            <w:r w:rsidRPr="00253487">
              <w:t>TradeRequestStatus</w:t>
            </w:r>
          </w:p>
        </w:tc>
        <w:tc>
          <w:tcPr>
            <w:tcW w:w="811" w:type="dxa"/>
            <w:tcBorders>
              <w:bottom w:val="single" w:sz="6" w:space="0" w:color="000000"/>
            </w:tcBorders>
            <w:shd w:val="clear" w:color="auto" w:fill="auto"/>
          </w:tcPr>
          <w:p w14:paraId="30D3B389"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449B5248" w14:textId="77777777" w:rsidR="00253487" w:rsidRPr="00253487" w:rsidRDefault="00253487" w:rsidP="00253487">
            <w:r w:rsidRPr="00253487">
              <w:t>Status of Trade Request</w:t>
            </w:r>
          </w:p>
        </w:tc>
      </w:tr>
      <w:tr w:rsidR="00253487" w:rsidRPr="00253487" w14:paraId="710C7B4E" w14:textId="77777777" w:rsidTr="000F73DB">
        <w:tc>
          <w:tcPr>
            <w:tcW w:w="3402" w:type="dxa"/>
            <w:gridSpan w:val="2"/>
            <w:tcBorders>
              <w:top w:val="single" w:sz="6" w:space="0" w:color="000000"/>
              <w:bottom w:val="single" w:sz="6" w:space="0" w:color="000000"/>
            </w:tcBorders>
            <w:shd w:val="clear" w:color="auto" w:fill="E6E6E6"/>
          </w:tcPr>
          <w:p w14:paraId="2A8197F1"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48AECA3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490C618" w14:textId="77777777" w:rsidR="00253487" w:rsidRPr="00253487" w:rsidRDefault="00253487" w:rsidP="00253487">
            <w:r w:rsidRPr="00253487">
              <w:t>Insert here the set of "Instrument" (symbology) fields defined in "Common Components of Application Messages"</w:t>
            </w:r>
          </w:p>
        </w:tc>
      </w:tr>
      <w:tr w:rsidR="00253487" w:rsidRPr="00253487" w14:paraId="543B6D11" w14:textId="77777777" w:rsidTr="000F73DB">
        <w:tc>
          <w:tcPr>
            <w:tcW w:w="3402" w:type="dxa"/>
            <w:gridSpan w:val="2"/>
            <w:tcBorders>
              <w:top w:val="single" w:sz="6" w:space="0" w:color="000000"/>
              <w:bottom w:val="single" w:sz="6" w:space="0" w:color="000000"/>
            </w:tcBorders>
            <w:shd w:val="clear" w:color="auto" w:fill="E6E6E6"/>
          </w:tcPr>
          <w:p w14:paraId="06E35175"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59B89B3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A268EA7" w14:textId="77777777" w:rsidR="00253487" w:rsidRPr="00253487" w:rsidRDefault="00253487" w:rsidP="00253487"/>
        </w:tc>
      </w:tr>
      <w:tr w:rsidR="00253487" w:rsidRPr="00253487" w14:paraId="6F773524" w14:textId="77777777" w:rsidTr="000F73DB">
        <w:tc>
          <w:tcPr>
            <w:tcW w:w="3402" w:type="dxa"/>
            <w:gridSpan w:val="2"/>
            <w:tcBorders>
              <w:top w:val="single" w:sz="6" w:space="0" w:color="000000"/>
              <w:bottom w:val="single" w:sz="6" w:space="0" w:color="000000"/>
            </w:tcBorders>
            <w:shd w:val="clear" w:color="auto" w:fill="E6E6E6"/>
          </w:tcPr>
          <w:p w14:paraId="06D3FB33"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0D5874B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582A298" w14:textId="77777777" w:rsidR="00253487" w:rsidRDefault="00253487" w:rsidP="00253487">
            <w:r w:rsidRPr="00253487">
              <w:t>Number of legs</w:t>
            </w:r>
          </w:p>
          <w:p w14:paraId="4FA45C56" w14:textId="77777777" w:rsidR="00253487" w:rsidRPr="00253487" w:rsidRDefault="00253487" w:rsidP="00253487">
            <w:r w:rsidRPr="00253487">
              <w:t>NoLegs &gt; 0 identifies a Multi-leg Execution</w:t>
            </w:r>
          </w:p>
        </w:tc>
      </w:tr>
      <w:tr w:rsidR="00253487" w:rsidRPr="00253487" w14:paraId="5DBACD96" w14:textId="77777777" w:rsidTr="000F73DB">
        <w:tc>
          <w:tcPr>
            <w:tcW w:w="652" w:type="dxa"/>
            <w:tcBorders>
              <w:top w:val="single" w:sz="6" w:space="0" w:color="000000"/>
            </w:tcBorders>
            <w:shd w:val="clear" w:color="auto" w:fill="auto"/>
          </w:tcPr>
          <w:p w14:paraId="4B3EA77B" w14:textId="77777777" w:rsidR="00253487" w:rsidRPr="00253487" w:rsidRDefault="00253487" w:rsidP="000F73DB">
            <w:pPr>
              <w:jc w:val="center"/>
            </w:pPr>
            <w:r w:rsidRPr="00253487">
              <w:t>442</w:t>
            </w:r>
          </w:p>
        </w:tc>
        <w:tc>
          <w:tcPr>
            <w:tcW w:w="2750" w:type="dxa"/>
            <w:tcBorders>
              <w:top w:val="single" w:sz="6" w:space="0" w:color="000000"/>
            </w:tcBorders>
            <w:shd w:val="clear" w:color="auto" w:fill="auto"/>
          </w:tcPr>
          <w:p w14:paraId="3DABE7D6" w14:textId="77777777" w:rsidR="00253487" w:rsidRPr="00253487" w:rsidRDefault="00253487" w:rsidP="00253487">
            <w:r w:rsidRPr="00253487">
              <w:t>MultiLegReportingType</w:t>
            </w:r>
          </w:p>
        </w:tc>
        <w:tc>
          <w:tcPr>
            <w:tcW w:w="811" w:type="dxa"/>
            <w:tcBorders>
              <w:top w:val="single" w:sz="6" w:space="0" w:color="000000"/>
            </w:tcBorders>
            <w:shd w:val="clear" w:color="auto" w:fill="auto"/>
          </w:tcPr>
          <w:p w14:paraId="06E9C188"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0B22824" w14:textId="77777777" w:rsidR="00253487" w:rsidRPr="00253487" w:rsidRDefault="00253487" w:rsidP="00253487">
            <w:r w:rsidRPr="00253487">
              <w:t>Specify type of multileg reporting to be returned.</w:t>
            </w:r>
          </w:p>
        </w:tc>
      </w:tr>
      <w:tr w:rsidR="00253487" w:rsidRPr="00253487" w14:paraId="57A1F33C" w14:textId="77777777" w:rsidTr="000F73DB">
        <w:tc>
          <w:tcPr>
            <w:tcW w:w="652" w:type="dxa"/>
            <w:shd w:val="clear" w:color="auto" w:fill="auto"/>
          </w:tcPr>
          <w:p w14:paraId="626DCB88" w14:textId="77777777" w:rsidR="00253487" w:rsidRPr="00253487" w:rsidRDefault="00253487" w:rsidP="000F73DB">
            <w:pPr>
              <w:jc w:val="center"/>
            </w:pPr>
            <w:r w:rsidRPr="00253487">
              <w:t>725</w:t>
            </w:r>
          </w:p>
        </w:tc>
        <w:tc>
          <w:tcPr>
            <w:tcW w:w="2750" w:type="dxa"/>
            <w:shd w:val="clear" w:color="auto" w:fill="auto"/>
          </w:tcPr>
          <w:p w14:paraId="29260AA8" w14:textId="77777777" w:rsidR="00253487" w:rsidRPr="00253487" w:rsidRDefault="00253487" w:rsidP="00253487">
            <w:r w:rsidRPr="00253487">
              <w:t>ResponseTransportType</w:t>
            </w:r>
          </w:p>
        </w:tc>
        <w:tc>
          <w:tcPr>
            <w:tcW w:w="811" w:type="dxa"/>
            <w:shd w:val="clear" w:color="auto" w:fill="auto"/>
          </w:tcPr>
          <w:p w14:paraId="3373983D" w14:textId="77777777" w:rsidR="00253487" w:rsidRPr="00253487" w:rsidRDefault="00253487" w:rsidP="000F73DB">
            <w:pPr>
              <w:jc w:val="center"/>
            </w:pPr>
            <w:r w:rsidRPr="00253487">
              <w:t>N</w:t>
            </w:r>
          </w:p>
        </w:tc>
        <w:tc>
          <w:tcPr>
            <w:tcW w:w="4859" w:type="dxa"/>
            <w:shd w:val="clear" w:color="auto" w:fill="auto"/>
          </w:tcPr>
          <w:p w14:paraId="74A42164" w14:textId="77777777" w:rsidR="00253487" w:rsidRPr="00253487" w:rsidRDefault="00253487" w:rsidP="00253487">
            <w:r w:rsidRPr="00253487">
              <w:t>Ability to specify whether the response to the request should be delivered inband or via pre-arranged out-of-band transport.</w:t>
            </w:r>
          </w:p>
        </w:tc>
      </w:tr>
      <w:tr w:rsidR="00253487" w:rsidRPr="00253487" w14:paraId="359F8F12" w14:textId="77777777" w:rsidTr="000F73DB">
        <w:tc>
          <w:tcPr>
            <w:tcW w:w="652" w:type="dxa"/>
            <w:shd w:val="clear" w:color="auto" w:fill="auto"/>
          </w:tcPr>
          <w:p w14:paraId="7AFD3303" w14:textId="77777777" w:rsidR="00253487" w:rsidRPr="00253487" w:rsidRDefault="00253487" w:rsidP="000F73DB">
            <w:pPr>
              <w:jc w:val="center"/>
            </w:pPr>
            <w:r w:rsidRPr="00253487">
              <w:lastRenderedPageBreak/>
              <w:t>726</w:t>
            </w:r>
          </w:p>
        </w:tc>
        <w:tc>
          <w:tcPr>
            <w:tcW w:w="2750" w:type="dxa"/>
            <w:shd w:val="clear" w:color="auto" w:fill="auto"/>
          </w:tcPr>
          <w:p w14:paraId="5E9B01B5" w14:textId="77777777" w:rsidR="00253487" w:rsidRPr="00253487" w:rsidRDefault="00253487" w:rsidP="00253487">
            <w:r w:rsidRPr="00253487">
              <w:t>ResponseDestination</w:t>
            </w:r>
          </w:p>
        </w:tc>
        <w:tc>
          <w:tcPr>
            <w:tcW w:w="811" w:type="dxa"/>
            <w:shd w:val="clear" w:color="auto" w:fill="auto"/>
          </w:tcPr>
          <w:p w14:paraId="7B9D7443" w14:textId="77777777" w:rsidR="00253487" w:rsidRPr="00253487" w:rsidRDefault="00253487" w:rsidP="000F73DB">
            <w:pPr>
              <w:jc w:val="center"/>
            </w:pPr>
            <w:r w:rsidRPr="00253487">
              <w:t>N</w:t>
            </w:r>
          </w:p>
        </w:tc>
        <w:tc>
          <w:tcPr>
            <w:tcW w:w="4859" w:type="dxa"/>
            <w:shd w:val="clear" w:color="auto" w:fill="auto"/>
          </w:tcPr>
          <w:p w14:paraId="628223AD" w14:textId="77777777" w:rsidR="00253487" w:rsidRPr="00253487" w:rsidRDefault="00253487" w:rsidP="00253487">
            <w:r w:rsidRPr="00253487">
              <w:t>URI destination name. Used if ResponseTransportType is out-of-band.</w:t>
            </w:r>
          </w:p>
        </w:tc>
      </w:tr>
      <w:tr w:rsidR="00253487" w:rsidRPr="00253487" w14:paraId="5C9D333C" w14:textId="77777777" w:rsidTr="000F73DB">
        <w:tc>
          <w:tcPr>
            <w:tcW w:w="652" w:type="dxa"/>
            <w:shd w:val="clear" w:color="auto" w:fill="auto"/>
          </w:tcPr>
          <w:p w14:paraId="45407C9B" w14:textId="77777777" w:rsidR="00253487" w:rsidRPr="00253487" w:rsidRDefault="00253487" w:rsidP="000F73DB">
            <w:pPr>
              <w:jc w:val="center"/>
            </w:pPr>
            <w:r w:rsidRPr="00253487">
              <w:t>58</w:t>
            </w:r>
          </w:p>
        </w:tc>
        <w:tc>
          <w:tcPr>
            <w:tcW w:w="2750" w:type="dxa"/>
            <w:shd w:val="clear" w:color="auto" w:fill="auto"/>
          </w:tcPr>
          <w:p w14:paraId="55F922B2" w14:textId="77777777" w:rsidR="00253487" w:rsidRPr="00253487" w:rsidRDefault="00253487" w:rsidP="00253487">
            <w:r w:rsidRPr="00253487">
              <w:t>Text</w:t>
            </w:r>
          </w:p>
        </w:tc>
        <w:tc>
          <w:tcPr>
            <w:tcW w:w="811" w:type="dxa"/>
            <w:shd w:val="clear" w:color="auto" w:fill="auto"/>
          </w:tcPr>
          <w:p w14:paraId="51B4DF14" w14:textId="77777777" w:rsidR="00253487" w:rsidRPr="00253487" w:rsidRDefault="00253487" w:rsidP="000F73DB">
            <w:pPr>
              <w:jc w:val="center"/>
            </w:pPr>
            <w:r w:rsidRPr="00253487">
              <w:t>N</w:t>
            </w:r>
          </w:p>
        </w:tc>
        <w:tc>
          <w:tcPr>
            <w:tcW w:w="4859" w:type="dxa"/>
            <w:shd w:val="clear" w:color="auto" w:fill="auto"/>
          </w:tcPr>
          <w:p w14:paraId="22DEE8FF" w14:textId="77777777" w:rsidR="00253487" w:rsidRPr="00253487" w:rsidRDefault="00253487" w:rsidP="00253487">
            <w:r w:rsidRPr="00253487">
              <w:t>May be used by the executing market to record any execution Details that are particular to that market</w:t>
            </w:r>
          </w:p>
        </w:tc>
      </w:tr>
      <w:tr w:rsidR="00253487" w:rsidRPr="00253487" w14:paraId="36649173" w14:textId="77777777" w:rsidTr="000F73DB">
        <w:tc>
          <w:tcPr>
            <w:tcW w:w="652" w:type="dxa"/>
            <w:shd w:val="clear" w:color="auto" w:fill="auto"/>
          </w:tcPr>
          <w:p w14:paraId="15C37245" w14:textId="77777777" w:rsidR="00253487" w:rsidRPr="00253487" w:rsidRDefault="00253487" w:rsidP="000F73DB">
            <w:pPr>
              <w:jc w:val="center"/>
            </w:pPr>
            <w:r w:rsidRPr="00253487">
              <w:t>354</w:t>
            </w:r>
          </w:p>
        </w:tc>
        <w:tc>
          <w:tcPr>
            <w:tcW w:w="2750" w:type="dxa"/>
            <w:shd w:val="clear" w:color="auto" w:fill="auto"/>
          </w:tcPr>
          <w:p w14:paraId="06038302" w14:textId="77777777" w:rsidR="00253487" w:rsidRPr="00253487" w:rsidRDefault="00253487" w:rsidP="00253487">
            <w:r w:rsidRPr="00253487">
              <w:t>EncodedTextLen</w:t>
            </w:r>
          </w:p>
        </w:tc>
        <w:tc>
          <w:tcPr>
            <w:tcW w:w="811" w:type="dxa"/>
            <w:shd w:val="clear" w:color="auto" w:fill="auto"/>
          </w:tcPr>
          <w:p w14:paraId="4FC59135" w14:textId="77777777" w:rsidR="00253487" w:rsidRPr="00253487" w:rsidRDefault="00253487" w:rsidP="000F73DB">
            <w:pPr>
              <w:jc w:val="center"/>
            </w:pPr>
            <w:r w:rsidRPr="00253487">
              <w:t>N</w:t>
            </w:r>
          </w:p>
        </w:tc>
        <w:tc>
          <w:tcPr>
            <w:tcW w:w="4859" w:type="dxa"/>
            <w:shd w:val="clear" w:color="auto" w:fill="auto"/>
          </w:tcPr>
          <w:p w14:paraId="696081E8" w14:textId="77777777" w:rsidR="00253487" w:rsidRPr="00253487" w:rsidRDefault="00253487" w:rsidP="00253487">
            <w:r w:rsidRPr="00253487">
              <w:t>Must be set if EncodedText field is specified and must immediately precede it.</w:t>
            </w:r>
          </w:p>
        </w:tc>
      </w:tr>
      <w:tr w:rsidR="00253487" w:rsidRPr="00253487" w14:paraId="57E896D2" w14:textId="77777777" w:rsidTr="000F73DB">
        <w:tc>
          <w:tcPr>
            <w:tcW w:w="652" w:type="dxa"/>
            <w:shd w:val="clear" w:color="auto" w:fill="auto"/>
          </w:tcPr>
          <w:p w14:paraId="4B2CBF65" w14:textId="77777777" w:rsidR="00253487" w:rsidRPr="00253487" w:rsidRDefault="00253487" w:rsidP="000F73DB">
            <w:pPr>
              <w:jc w:val="center"/>
            </w:pPr>
            <w:r w:rsidRPr="00253487">
              <w:t>355</w:t>
            </w:r>
          </w:p>
        </w:tc>
        <w:tc>
          <w:tcPr>
            <w:tcW w:w="2750" w:type="dxa"/>
            <w:shd w:val="clear" w:color="auto" w:fill="auto"/>
          </w:tcPr>
          <w:p w14:paraId="0EB75EA2" w14:textId="77777777" w:rsidR="00253487" w:rsidRPr="00253487" w:rsidRDefault="00253487" w:rsidP="00253487">
            <w:r w:rsidRPr="00253487">
              <w:t>EncodedText</w:t>
            </w:r>
          </w:p>
        </w:tc>
        <w:tc>
          <w:tcPr>
            <w:tcW w:w="811" w:type="dxa"/>
            <w:shd w:val="clear" w:color="auto" w:fill="auto"/>
          </w:tcPr>
          <w:p w14:paraId="2BB637A2" w14:textId="77777777" w:rsidR="00253487" w:rsidRPr="00253487" w:rsidRDefault="00253487" w:rsidP="000F73DB">
            <w:pPr>
              <w:jc w:val="center"/>
            </w:pPr>
            <w:r w:rsidRPr="00253487">
              <w:t>N</w:t>
            </w:r>
          </w:p>
        </w:tc>
        <w:tc>
          <w:tcPr>
            <w:tcW w:w="4859" w:type="dxa"/>
            <w:shd w:val="clear" w:color="auto" w:fill="auto"/>
          </w:tcPr>
          <w:p w14:paraId="0880FFF9"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71E5D361" w14:textId="77777777" w:rsidTr="000F73DB">
        <w:tc>
          <w:tcPr>
            <w:tcW w:w="652" w:type="dxa"/>
            <w:tcBorders>
              <w:bottom w:val="single" w:sz="6" w:space="0" w:color="000000"/>
            </w:tcBorders>
            <w:shd w:val="clear" w:color="auto" w:fill="auto"/>
          </w:tcPr>
          <w:p w14:paraId="10EEEC4E" w14:textId="77777777" w:rsidR="00253487" w:rsidRPr="00253487" w:rsidRDefault="00253487" w:rsidP="000F73DB">
            <w:pPr>
              <w:jc w:val="center"/>
            </w:pPr>
            <w:r w:rsidRPr="00253487">
              <w:t>1011</w:t>
            </w:r>
          </w:p>
        </w:tc>
        <w:tc>
          <w:tcPr>
            <w:tcW w:w="2750" w:type="dxa"/>
            <w:tcBorders>
              <w:bottom w:val="single" w:sz="6" w:space="0" w:color="000000"/>
            </w:tcBorders>
            <w:shd w:val="clear" w:color="auto" w:fill="auto"/>
          </w:tcPr>
          <w:p w14:paraId="38EC2309" w14:textId="77777777" w:rsidR="00253487" w:rsidRPr="00253487" w:rsidRDefault="00253487" w:rsidP="00253487">
            <w:r w:rsidRPr="00253487">
              <w:t>MessageEventSource</w:t>
            </w:r>
          </w:p>
        </w:tc>
        <w:tc>
          <w:tcPr>
            <w:tcW w:w="811" w:type="dxa"/>
            <w:tcBorders>
              <w:bottom w:val="single" w:sz="6" w:space="0" w:color="000000"/>
            </w:tcBorders>
            <w:shd w:val="clear" w:color="auto" w:fill="auto"/>
          </w:tcPr>
          <w:p w14:paraId="5608DAA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CB9E07D" w14:textId="77777777" w:rsidR="00253487" w:rsidRPr="00253487" w:rsidRDefault="00253487" w:rsidP="00253487">
            <w:r w:rsidRPr="00253487">
              <w:t>Used to identify the event or source which gave rise to a message</w:t>
            </w:r>
          </w:p>
        </w:tc>
      </w:tr>
      <w:tr w:rsidR="00253487" w:rsidRPr="00253487" w14:paraId="134ED8F2" w14:textId="77777777" w:rsidTr="000F73DB">
        <w:tc>
          <w:tcPr>
            <w:tcW w:w="3402" w:type="dxa"/>
            <w:gridSpan w:val="2"/>
            <w:tcBorders>
              <w:top w:val="single" w:sz="6" w:space="0" w:color="000000"/>
              <w:bottom w:val="double" w:sz="6" w:space="0" w:color="000000"/>
            </w:tcBorders>
            <w:shd w:val="clear" w:color="auto" w:fill="E6E6E6"/>
          </w:tcPr>
          <w:p w14:paraId="18EB2461"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0FDF65B2"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084D29F2" w14:textId="77777777" w:rsidR="00253487" w:rsidRPr="00253487" w:rsidRDefault="00253487" w:rsidP="00253487"/>
        </w:tc>
      </w:tr>
      <w:bookmarkEnd w:id="271"/>
    </w:tbl>
    <w:p w14:paraId="52E57FF3"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19B403B" w14:textId="77777777">
        <w:tc>
          <w:tcPr>
            <w:tcW w:w="9576" w:type="dxa"/>
            <w:tcBorders>
              <w:bottom w:val="nil"/>
            </w:tcBorders>
            <w:shd w:val="pct25" w:color="auto" w:fill="FFFFFF"/>
          </w:tcPr>
          <w:p w14:paraId="496A646B" w14:textId="77777777" w:rsidR="009E3F16" w:rsidRDefault="009E3F16">
            <w:pPr>
              <w:pStyle w:val="Heading5"/>
            </w:pPr>
            <w:r>
              <w:rPr>
                <w:rFonts w:ascii="Times New Roman" w:hAnsi="Times New Roman"/>
                <w:sz w:val="24"/>
              </w:rPr>
              <w:t xml:space="preserve">FIXML Definition for this message – see </w:t>
            </w:r>
            <w:hyperlink r:id="rId64"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33D146E8" w14:textId="77777777">
        <w:tc>
          <w:tcPr>
            <w:tcW w:w="9576" w:type="dxa"/>
            <w:shd w:val="pct12" w:color="auto" w:fill="FFFFFF"/>
          </w:tcPr>
          <w:p w14:paraId="0BFBC55E"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TrdCaptRptReqAck</w:t>
            </w:r>
          </w:p>
          <w:p w14:paraId="54CF67E3"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7E9A0B25" w14:textId="77777777" w:rsidR="009E3F16" w:rsidRDefault="009E3F16">
      <w:pPr>
        <w:pStyle w:val="NormalIndent"/>
        <w:numPr>
          <w:ilvl w:val="12"/>
          <w:numId w:val="0"/>
        </w:numPr>
      </w:pPr>
    </w:p>
    <w:p w14:paraId="76AA749D" w14:textId="77777777" w:rsidR="009E3F16" w:rsidRDefault="009E3F16">
      <w:pPr>
        <w:pStyle w:val="Heading2"/>
      </w:pPr>
      <w:r>
        <w:br w:type="page"/>
      </w:r>
      <w:bookmarkStart w:id="272" w:name="_Toc227925082"/>
      <w:r>
        <w:lastRenderedPageBreak/>
        <w:t>Trade Capture Report</w:t>
      </w:r>
      <w:bookmarkEnd w:id="272"/>
    </w:p>
    <w:p w14:paraId="044893B7" w14:textId="77777777" w:rsidR="009E3F16" w:rsidRDefault="009E3F16">
      <w:r>
        <w:t>The Trade Capture Report message can be:</w:t>
      </w:r>
    </w:p>
    <w:p w14:paraId="6F577D83" w14:textId="77777777" w:rsidR="009E3F16" w:rsidRDefault="009E3F16">
      <w:pPr>
        <w:pStyle w:val="NormalIndent"/>
        <w:numPr>
          <w:ilvl w:val="0"/>
          <w:numId w:val="40"/>
        </w:numPr>
      </w:pPr>
      <w:r>
        <w:t>Used to report trades between counterparties.</w:t>
      </w:r>
    </w:p>
    <w:p w14:paraId="0A7706F9" w14:textId="77777777" w:rsidR="009E3F16" w:rsidRDefault="009E3F16">
      <w:pPr>
        <w:pStyle w:val="NormalIndent"/>
        <w:numPr>
          <w:ilvl w:val="0"/>
          <w:numId w:val="40"/>
        </w:numPr>
      </w:pPr>
      <w:r>
        <w:t>Used to report trades to a trade matching system</w:t>
      </w:r>
    </w:p>
    <w:p w14:paraId="13534604" w14:textId="77777777" w:rsidR="009E3F16" w:rsidRDefault="009E3F16">
      <w:pPr>
        <w:pStyle w:val="NormalIndent"/>
        <w:numPr>
          <w:ilvl w:val="0"/>
          <w:numId w:val="40"/>
        </w:numPr>
      </w:pPr>
      <w:r>
        <w:t>Can be sent unsolicited between counterparties.</w:t>
      </w:r>
    </w:p>
    <w:p w14:paraId="7CB1CCD5" w14:textId="77777777" w:rsidR="009E3F16" w:rsidRDefault="009E3F16">
      <w:pPr>
        <w:pStyle w:val="NormalIndent"/>
        <w:numPr>
          <w:ilvl w:val="0"/>
          <w:numId w:val="40"/>
        </w:numPr>
      </w:pPr>
      <w:r>
        <w:t>Sent as a reply to a Trade Capture Report Request.</w:t>
      </w:r>
    </w:p>
    <w:p w14:paraId="4C0C0F39" w14:textId="77777777" w:rsidR="009E3F16" w:rsidRDefault="009E3F16">
      <w:pPr>
        <w:pStyle w:val="NormalIndent"/>
        <w:numPr>
          <w:ilvl w:val="0"/>
          <w:numId w:val="40"/>
        </w:numPr>
      </w:pPr>
      <w:r>
        <w:t>Can be used to report unmatched and matched trades.</w:t>
      </w:r>
    </w:p>
    <w:p w14:paraId="05B0E3B0" w14:textId="77777777" w:rsidR="009E3F16" w:rsidRDefault="009E3F16"/>
    <w:p w14:paraId="6E1B9294" w14:textId="77777777" w:rsidR="009E3F16" w:rsidRDefault="009E3F16">
      <w:pPr>
        <w:numPr>
          <w:ilvl w:val="12"/>
          <w:numId w:val="0"/>
        </w:numPr>
        <w:jc w:val="center"/>
        <w:outlineLvl w:val="0"/>
      </w:pPr>
      <w:r>
        <w:rPr>
          <w:b/>
          <w:sz w:val="24"/>
        </w:rPr>
        <w:t>Trade Capture Report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5B63BE37"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32D32816" w14:textId="77777777" w:rsidR="00253487" w:rsidRPr="000F73DB" w:rsidRDefault="00253487" w:rsidP="000F73DB">
            <w:pPr>
              <w:jc w:val="center"/>
              <w:rPr>
                <w:b/>
                <w:i/>
              </w:rPr>
            </w:pPr>
            <w:bookmarkStart w:id="273" w:name="Msg_TradeCaptureRepo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69B59241"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75B8C5A4"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4C831259" w14:textId="77777777" w:rsidR="00253487" w:rsidRPr="000F73DB" w:rsidRDefault="00253487" w:rsidP="000F73DB">
            <w:pPr>
              <w:jc w:val="center"/>
              <w:rPr>
                <w:b/>
                <w:i/>
              </w:rPr>
            </w:pPr>
            <w:r w:rsidRPr="000F73DB">
              <w:rPr>
                <w:b/>
                <w:i/>
              </w:rPr>
              <w:t>Comments</w:t>
            </w:r>
          </w:p>
        </w:tc>
      </w:tr>
      <w:tr w:rsidR="00253487" w:rsidRPr="00253487" w14:paraId="3E146E8C" w14:textId="77777777" w:rsidTr="000F73DB">
        <w:tc>
          <w:tcPr>
            <w:tcW w:w="3402" w:type="dxa"/>
            <w:gridSpan w:val="2"/>
            <w:tcBorders>
              <w:top w:val="single" w:sz="6" w:space="0" w:color="000000"/>
              <w:bottom w:val="single" w:sz="6" w:space="0" w:color="000000"/>
            </w:tcBorders>
            <w:shd w:val="clear" w:color="auto" w:fill="E6E6E6"/>
          </w:tcPr>
          <w:p w14:paraId="1C8534AD"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3D428B84"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3CEF2969" w14:textId="77777777" w:rsidR="00253487" w:rsidRPr="00253487" w:rsidRDefault="00253487" w:rsidP="00253487">
            <w:r w:rsidRPr="00253487">
              <w:t>MsgType = AE</w:t>
            </w:r>
          </w:p>
        </w:tc>
      </w:tr>
      <w:tr w:rsidR="00253487" w:rsidRPr="00253487" w14:paraId="3DBC732E" w14:textId="77777777" w:rsidTr="000F73DB">
        <w:tc>
          <w:tcPr>
            <w:tcW w:w="3402" w:type="dxa"/>
            <w:gridSpan w:val="2"/>
            <w:tcBorders>
              <w:top w:val="single" w:sz="6" w:space="0" w:color="000000"/>
              <w:bottom w:val="single" w:sz="6" w:space="0" w:color="000000"/>
            </w:tcBorders>
            <w:shd w:val="clear" w:color="auto" w:fill="E6E6E6"/>
          </w:tcPr>
          <w:p w14:paraId="30E1BCB0" w14:textId="77777777" w:rsidR="00253487" w:rsidRPr="00253487" w:rsidRDefault="00253487" w:rsidP="000F73DB">
            <w:pPr>
              <w:jc w:val="left"/>
            </w:pPr>
            <w:r w:rsidRPr="00253487">
              <w:t>component block  &lt;ApplicationSequenceControl&gt;</w:t>
            </w:r>
          </w:p>
        </w:tc>
        <w:tc>
          <w:tcPr>
            <w:tcW w:w="811" w:type="dxa"/>
            <w:tcBorders>
              <w:top w:val="single" w:sz="6" w:space="0" w:color="000000"/>
              <w:bottom w:val="single" w:sz="6" w:space="0" w:color="000000"/>
            </w:tcBorders>
            <w:shd w:val="clear" w:color="auto" w:fill="E6E6E6"/>
          </w:tcPr>
          <w:p w14:paraId="5F107EE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6E080DE" w14:textId="77777777" w:rsidR="00253487" w:rsidRPr="00253487" w:rsidRDefault="00253487" w:rsidP="00253487"/>
        </w:tc>
      </w:tr>
      <w:tr w:rsidR="00253487" w:rsidRPr="00253487" w14:paraId="0A29372C" w14:textId="77777777" w:rsidTr="000F73DB">
        <w:tc>
          <w:tcPr>
            <w:tcW w:w="652" w:type="dxa"/>
            <w:tcBorders>
              <w:top w:val="single" w:sz="6" w:space="0" w:color="000000"/>
            </w:tcBorders>
            <w:shd w:val="clear" w:color="auto" w:fill="auto"/>
          </w:tcPr>
          <w:p w14:paraId="019B7DD6" w14:textId="77777777" w:rsidR="00253487" w:rsidRPr="00253487" w:rsidRDefault="00253487" w:rsidP="000F73DB">
            <w:pPr>
              <w:jc w:val="center"/>
            </w:pPr>
            <w:r w:rsidRPr="00253487">
              <w:t>571</w:t>
            </w:r>
          </w:p>
        </w:tc>
        <w:tc>
          <w:tcPr>
            <w:tcW w:w="2750" w:type="dxa"/>
            <w:tcBorders>
              <w:top w:val="single" w:sz="6" w:space="0" w:color="000000"/>
            </w:tcBorders>
            <w:shd w:val="clear" w:color="auto" w:fill="auto"/>
          </w:tcPr>
          <w:p w14:paraId="45373137" w14:textId="77777777" w:rsidR="00253487" w:rsidRPr="00253487" w:rsidRDefault="00253487" w:rsidP="00253487">
            <w:r w:rsidRPr="00253487">
              <w:t>TradeReportID</w:t>
            </w:r>
          </w:p>
        </w:tc>
        <w:tc>
          <w:tcPr>
            <w:tcW w:w="811" w:type="dxa"/>
            <w:tcBorders>
              <w:top w:val="single" w:sz="6" w:space="0" w:color="000000"/>
            </w:tcBorders>
            <w:shd w:val="clear" w:color="auto" w:fill="auto"/>
          </w:tcPr>
          <w:p w14:paraId="7167E6D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A0FC5EF" w14:textId="77777777" w:rsidR="00253487" w:rsidRPr="00253487" w:rsidRDefault="00253487" w:rsidP="00253487">
            <w:r w:rsidRPr="00253487">
              <w:t>TradeReportID is conditionally required in a message-chaining model in which a subsequent message may refer to a prior message via TradeReportRefID. The alternative to a message-chain model is an entity-based model in which TradeID is used to identify a trade. In this case, TradeID is required and TradeReportID can be optionally specified.</w:t>
            </w:r>
          </w:p>
        </w:tc>
      </w:tr>
      <w:tr w:rsidR="00253487" w:rsidRPr="00253487" w14:paraId="4CED5B00" w14:textId="77777777" w:rsidTr="000F73DB">
        <w:tc>
          <w:tcPr>
            <w:tcW w:w="652" w:type="dxa"/>
            <w:shd w:val="clear" w:color="auto" w:fill="auto"/>
          </w:tcPr>
          <w:p w14:paraId="6A364230" w14:textId="77777777" w:rsidR="00253487" w:rsidRPr="00253487" w:rsidRDefault="00253487" w:rsidP="000F73DB">
            <w:pPr>
              <w:jc w:val="center"/>
            </w:pPr>
            <w:r w:rsidRPr="00253487">
              <w:t>1003</w:t>
            </w:r>
          </w:p>
        </w:tc>
        <w:tc>
          <w:tcPr>
            <w:tcW w:w="2750" w:type="dxa"/>
            <w:shd w:val="clear" w:color="auto" w:fill="auto"/>
          </w:tcPr>
          <w:p w14:paraId="3E9615E9" w14:textId="77777777" w:rsidR="00253487" w:rsidRPr="00253487" w:rsidRDefault="00253487" w:rsidP="00253487">
            <w:r w:rsidRPr="00253487">
              <w:t>TradeID</w:t>
            </w:r>
          </w:p>
        </w:tc>
        <w:tc>
          <w:tcPr>
            <w:tcW w:w="811" w:type="dxa"/>
            <w:shd w:val="clear" w:color="auto" w:fill="auto"/>
          </w:tcPr>
          <w:p w14:paraId="1ED369C2" w14:textId="77777777" w:rsidR="00253487" w:rsidRPr="00253487" w:rsidRDefault="00253487" w:rsidP="000F73DB">
            <w:pPr>
              <w:jc w:val="center"/>
            </w:pPr>
            <w:r w:rsidRPr="00253487">
              <w:t>N</w:t>
            </w:r>
          </w:p>
        </w:tc>
        <w:tc>
          <w:tcPr>
            <w:tcW w:w="4859" w:type="dxa"/>
            <w:shd w:val="clear" w:color="auto" w:fill="auto"/>
          </w:tcPr>
          <w:p w14:paraId="2F8CF059" w14:textId="77777777" w:rsidR="00253487" w:rsidRPr="00253487" w:rsidRDefault="00253487" w:rsidP="00253487"/>
        </w:tc>
      </w:tr>
      <w:tr w:rsidR="00253487" w:rsidRPr="00253487" w14:paraId="6E164531" w14:textId="77777777" w:rsidTr="000F73DB">
        <w:tc>
          <w:tcPr>
            <w:tcW w:w="652" w:type="dxa"/>
            <w:shd w:val="clear" w:color="auto" w:fill="auto"/>
          </w:tcPr>
          <w:p w14:paraId="48C8F294" w14:textId="77777777" w:rsidR="00253487" w:rsidRPr="00253487" w:rsidRDefault="00253487" w:rsidP="000F73DB">
            <w:pPr>
              <w:jc w:val="center"/>
            </w:pPr>
            <w:r w:rsidRPr="00253487">
              <w:t>1040</w:t>
            </w:r>
          </w:p>
        </w:tc>
        <w:tc>
          <w:tcPr>
            <w:tcW w:w="2750" w:type="dxa"/>
            <w:shd w:val="clear" w:color="auto" w:fill="auto"/>
          </w:tcPr>
          <w:p w14:paraId="600F00F7" w14:textId="77777777" w:rsidR="00253487" w:rsidRPr="00253487" w:rsidRDefault="00253487" w:rsidP="00253487">
            <w:r w:rsidRPr="00253487">
              <w:t>SecondaryTradeID</w:t>
            </w:r>
          </w:p>
        </w:tc>
        <w:tc>
          <w:tcPr>
            <w:tcW w:w="811" w:type="dxa"/>
            <w:shd w:val="clear" w:color="auto" w:fill="auto"/>
          </w:tcPr>
          <w:p w14:paraId="3AA4DE78" w14:textId="77777777" w:rsidR="00253487" w:rsidRPr="00253487" w:rsidRDefault="00253487" w:rsidP="000F73DB">
            <w:pPr>
              <w:jc w:val="center"/>
            </w:pPr>
            <w:r w:rsidRPr="00253487">
              <w:t>N</w:t>
            </w:r>
          </w:p>
        </w:tc>
        <w:tc>
          <w:tcPr>
            <w:tcW w:w="4859" w:type="dxa"/>
            <w:shd w:val="clear" w:color="auto" w:fill="auto"/>
          </w:tcPr>
          <w:p w14:paraId="61F77A28" w14:textId="77777777" w:rsidR="00253487" w:rsidRPr="00253487" w:rsidRDefault="00253487" w:rsidP="00253487"/>
        </w:tc>
      </w:tr>
      <w:tr w:rsidR="00253487" w:rsidRPr="00253487" w14:paraId="39928376" w14:textId="77777777" w:rsidTr="000F73DB">
        <w:tc>
          <w:tcPr>
            <w:tcW w:w="652" w:type="dxa"/>
            <w:shd w:val="clear" w:color="auto" w:fill="auto"/>
          </w:tcPr>
          <w:p w14:paraId="676961E2" w14:textId="77777777" w:rsidR="00253487" w:rsidRPr="00253487" w:rsidRDefault="00253487" w:rsidP="000F73DB">
            <w:pPr>
              <w:jc w:val="center"/>
            </w:pPr>
            <w:r w:rsidRPr="00253487">
              <w:t>1041</w:t>
            </w:r>
          </w:p>
        </w:tc>
        <w:tc>
          <w:tcPr>
            <w:tcW w:w="2750" w:type="dxa"/>
            <w:shd w:val="clear" w:color="auto" w:fill="auto"/>
          </w:tcPr>
          <w:p w14:paraId="50DD0952" w14:textId="77777777" w:rsidR="00253487" w:rsidRPr="00253487" w:rsidRDefault="00253487" w:rsidP="00253487">
            <w:r w:rsidRPr="00253487">
              <w:t>FirmTradeID</w:t>
            </w:r>
          </w:p>
        </w:tc>
        <w:tc>
          <w:tcPr>
            <w:tcW w:w="811" w:type="dxa"/>
            <w:shd w:val="clear" w:color="auto" w:fill="auto"/>
          </w:tcPr>
          <w:p w14:paraId="4ABB700C" w14:textId="77777777" w:rsidR="00253487" w:rsidRPr="00253487" w:rsidRDefault="00253487" w:rsidP="000F73DB">
            <w:pPr>
              <w:jc w:val="center"/>
            </w:pPr>
            <w:r w:rsidRPr="00253487">
              <w:t>N</w:t>
            </w:r>
          </w:p>
        </w:tc>
        <w:tc>
          <w:tcPr>
            <w:tcW w:w="4859" w:type="dxa"/>
            <w:shd w:val="clear" w:color="auto" w:fill="auto"/>
          </w:tcPr>
          <w:p w14:paraId="13C64D5C" w14:textId="77777777" w:rsidR="00253487" w:rsidRPr="00253487" w:rsidRDefault="00253487" w:rsidP="00253487"/>
        </w:tc>
      </w:tr>
      <w:tr w:rsidR="00253487" w:rsidRPr="00253487" w14:paraId="712950FF" w14:textId="77777777" w:rsidTr="000F73DB">
        <w:tc>
          <w:tcPr>
            <w:tcW w:w="652" w:type="dxa"/>
            <w:shd w:val="clear" w:color="auto" w:fill="auto"/>
          </w:tcPr>
          <w:p w14:paraId="44CA12D2" w14:textId="77777777" w:rsidR="00253487" w:rsidRPr="00253487" w:rsidRDefault="00253487" w:rsidP="000F73DB">
            <w:pPr>
              <w:jc w:val="center"/>
            </w:pPr>
            <w:r w:rsidRPr="00253487">
              <w:t>1042</w:t>
            </w:r>
          </w:p>
        </w:tc>
        <w:tc>
          <w:tcPr>
            <w:tcW w:w="2750" w:type="dxa"/>
            <w:shd w:val="clear" w:color="auto" w:fill="auto"/>
          </w:tcPr>
          <w:p w14:paraId="1740CAAC" w14:textId="77777777" w:rsidR="00253487" w:rsidRPr="00253487" w:rsidRDefault="00253487" w:rsidP="00253487">
            <w:r w:rsidRPr="00253487">
              <w:t>SecondaryFirmTradeID</w:t>
            </w:r>
          </w:p>
        </w:tc>
        <w:tc>
          <w:tcPr>
            <w:tcW w:w="811" w:type="dxa"/>
            <w:shd w:val="clear" w:color="auto" w:fill="auto"/>
          </w:tcPr>
          <w:p w14:paraId="2BABEDCB" w14:textId="77777777" w:rsidR="00253487" w:rsidRPr="00253487" w:rsidRDefault="00253487" w:rsidP="000F73DB">
            <w:pPr>
              <w:jc w:val="center"/>
            </w:pPr>
            <w:r w:rsidRPr="00253487">
              <w:t>N</w:t>
            </w:r>
          </w:p>
        </w:tc>
        <w:tc>
          <w:tcPr>
            <w:tcW w:w="4859" w:type="dxa"/>
            <w:shd w:val="clear" w:color="auto" w:fill="auto"/>
          </w:tcPr>
          <w:p w14:paraId="7DCE5F42" w14:textId="77777777" w:rsidR="00253487" w:rsidRPr="00253487" w:rsidRDefault="00253487" w:rsidP="00253487"/>
        </w:tc>
      </w:tr>
      <w:tr w:rsidR="00253487" w:rsidRPr="00253487" w14:paraId="2B6A0DDC" w14:textId="77777777" w:rsidTr="000F73DB">
        <w:tc>
          <w:tcPr>
            <w:tcW w:w="652" w:type="dxa"/>
            <w:shd w:val="clear" w:color="auto" w:fill="auto"/>
          </w:tcPr>
          <w:p w14:paraId="591547BD" w14:textId="77777777" w:rsidR="00253487" w:rsidRPr="00253487" w:rsidRDefault="00253487" w:rsidP="000F73DB">
            <w:pPr>
              <w:jc w:val="center"/>
            </w:pPr>
            <w:r w:rsidRPr="00253487">
              <w:t>487</w:t>
            </w:r>
          </w:p>
        </w:tc>
        <w:tc>
          <w:tcPr>
            <w:tcW w:w="2750" w:type="dxa"/>
            <w:shd w:val="clear" w:color="auto" w:fill="auto"/>
          </w:tcPr>
          <w:p w14:paraId="206DF64D" w14:textId="77777777" w:rsidR="00253487" w:rsidRPr="00253487" w:rsidRDefault="00253487" w:rsidP="00253487">
            <w:r w:rsidRPr="00253487">
              <w:t>TradeReportTransType</w:t>
            </w:r>
          </w:p>
        </w:tc>
        <w:tc>
          <w:tcPr>
            <w:tcW w:w="811" w:type="dxa"/>
            <w:shd w:val="clear" w:color="auto" w:fill="auto"/>
          </w:tcPr>
          <w:p w14:paraId="358EBD3E" w14:textId="77777777" w:rsidR="00253487" w:rsidRPr="00253487" w:rsidRDefault="00253487" w:rsidP="000F73DB">
            <w:pPr>
              <w:jc w:val="center"/>
            </w:pPr>
            <w:r w:rsidRPr="00253487">
              <w:t>N</w:t>
            </w:r>
          </w:p>
        </w:tc>
        <w:tc>
          <w:tcPr>
            <w:tcW w:w="4859" w:type="dxa"/>
            <w:shd w:val="clear" w:color="auto" w:fill="auto"/>
          </w:tcPr>
          <w:p w14:paraId="3FFEC220" w14:textId="77777777" w:rsidR="00253487" w:rsidRPr="00253487" w:rsidRDefault="00253487" w:rsidP="00253487">
            <w:r w:rsidRPr="00253487">
              <w:t>Identifies Trade Report message transaction type.</w:t>
            </w:r>
          </w:p>
        </w:tc>
      </w:tr>
      <w:tr w:rsidR="00253487" w:rsidRPr="00253487" w14:paraId="21B90F29" w14:textId="77777777" w:rsidTr="000F73DB">
        <w:tc>
          <w:tcPr>
            <w:tcW w:w="652" w:type="dxa"/>
            <w:shd w:val="clear" w:color="auto" w:fill="auto"/>
          </w:tcPr>
          <w:p w14:paraId="1EA2684C" w14:textId="77777777" w:rsidR="00253487" w:rsidRPr="00253487" w:rsidRDefault="00253487" w:rsidP="000F73DB">
            <w:pPr>
              <w:jc w:val="center"/>
            </w:pPr>
            <w:r w:rsidRPr="00253487">
              <w:t>856</w:t>
            </w:r>
          </w:p>
        </w:tc>
        <w:tc>
          <w:tcPr>
            <w:tcW w:w="2750" w:type="dxa"/>
            <w:shd w:val="clear" w:color="auto" w:fill="auto"/>
          </w:tcPr>
          <w:p w14:paraId="5787E800" w14:textId="77777777" w:rsidR="00253487" w:rsidRPr="00253487" w:rsidRDefault="00253487" w:rsidP="00253487">
            <w:r w:rsidRPr="00253487">
              <w:t>TradeReportType</w:t>
            </w:r>
          </w:p>
        </w:tc>
        <w:tc>
          <w:tcPr>
            <w:tcW w:w="811" w:type="dxa"/>
            <w:shd w:val="clear" w:color="auto" w:fill="auto"/>
          </w:tcPr>
          <w:p w14:paraId="13DC3147" w14:textId="77777777" w:rsidR="00253487" w:rsidRPr="00253487" w:rsidRDefault="00253487" w:rsidP="000F73DB">
            <w:pPr>
              <w:jc w:val="center"/>
            </w:pPr>
            <w:r w:rsidRPr="00253487">
              <w:t>N</w:t>
            </w:r>
          </w:p>
        </w:tc>
        <w:tc>
          <w:tcPr>
            <w:tcW w:w="4859" w:type="dxa"/>
            <w:shd w:val="clear" w:color="auto" w:fill="auto"/>
          </w:tcPr>
          <w:p w14:paraId="015B2C24" w14:textId="77777777" w:rsidR="00253487" w:rsidRPr="00253487" w:rsidRDefault="00253487" w:rsidP="00253487"/>
        </w:tc>
      </w:tr>
      <w:tr w:rsidR="00253487" w:rsidRPr="00253487" w14:paraId="4AA0AA3C" w14:textId="77777777" w:rsidTr="000F73DB">
        <w:tc>
          <w:tcPr>
            <w:tcW w:w="652" w:type="dxa"/>
            <w:shd w:val="clear" w:color="auto" w:fill="auto"/>
          </w:tcPr>
          <w:p w14:paraId="53876692" w14:textId="77777777" w:rsidR="00253487" w:rsidRPr="00253487" w:rsidRDefault="00253487" w:rsidP="000F73DB">
            <w:pPr>
              <w:jc w:val="center"/>
            </w:pPr>
            <w:r w:rsidRPr="00253487">
              <w:t>939</w:t>
            </w:r>
          </w:p>
        </w:tc>
        <w:tc>
          <w:tcPr>
            <w:tcW w:w="2750" w:type="dxa"/>
            <w:shd w:val="clear" w:color="auto" w:fill="auto"/>
          </w:tcPr>
          <w:p w14:paraId="0C76C9BE" w14:textId="77777777" w:rsidR="00253487" w:rsidRPr="00253487" w:rsidRDefault="00253487" w:rsidP="00253487">
            <w:r w:rsidRPr="00253487">
              <w:t>TrdRptStatus</w:t>
            </w:r>
          </w:p>
        </w:tc>
        <w:tc>
          <w:tcPr>
            <w:tcW w:w="811" w:type="dxa"/>
            <w:shd w:val="clear" w:color="auto" w:fill="auto"/>
          </w:tcPr>
          <w:p w14:paraId="44263FF6" w14:textId="77777777" w:rsidR="00253487" w:rsidRPr="00253487" w:rsidRDefault="00253487" w:rsidP="000F73DB">
            <w:pPr>
              <w:jc w:val="center"/>
            </w:pPr>
            <w:r w:rsidRPr="00253487">
              <w:t>N</w:t>
            </w:r>
          </w:p>
        </w:tc>
        <w:tc>
          <w:tcPr>
            <w:tcW w:w="4859" w:type="dxa"/>
            <w:shd w:val="clear" w:color="auto" w:fill="auto"/>
          </w:tcPr>
          <w:p w14:paraId="0A709437" w14:textId="77777777" w:rsidR="00253487" w:rsidRDefault="00253487" w:rsidP="00253487">
            <w:r w:rsidRPr="00253487">
              <w:t>Status of Trade Report</w:t>
            </w:r>
          </w:p>
          <w:p w14:paraId="1BF2BF46" w14:textId="77777777" w:rsidR="00253487" w:rsidRPr="00253487" w:rsidRDefault="00253487" w:rsidP="00253487">
            <w:r w:rsidRPr="00253487">
              <w:t>In 3 party listed derivatives model used to convey status of a trade to a counterparty. Used specifically in a "claim" model.</w:t>
            </w:r>
          </w:p>
        </w:tc>
      </w:tr>
      <w:tr w:rsidR="00253487" w:rsidRPr="00253487" w14:paraId="175D24E8" w14:textId="77777777" w:rsidTr="000F73DB">
        <w:tc>
          <w:tcPr>
            <w:tcW w:w="652" w:type="dxa"/>
            <w:shd w:val="clear" w:color="auto" w:fill="auto"/>
          </w:tcPr>
          <w:p w14:paraId="10AF966B" w14:textId="77777777" w:rsidR="00253487" w:rsidRPr="00253487" w:rsidRDefault="00253487" w:rsidP="000F73DB">
            <w:pPr>
              <w:jc w:val="center"/>
            </w:pPr>
            <w:r w:rsidRPr="00253487">
              <w:t>568</w:t>
            </w:r>
          </w:p>
        </w:tc>
        <w:tc>
          <w:tcPr>
            <w:tcW w:w="2750" w:type="dxa"/>
            <w:shd w:val="clear" w:color="auto" w:fill="auto"/>
          </w:tcPr>
          <w:p w14:paraId="3B2A3973" w14:textId="77777777" w:rsidR="00253487" w:rsidRPr="00253487" w:rsidRDefault="00253487" w:rsidP="00253487">
            <w:r w:rsidRPr="00253487">
              <w:t>TradeRequestID</w:t>
            </w:r>
          </w:p>
        </w:tc>
        <w:tc>
          <w:tcPr>
            <w:tcW w:w="811" w:type="dxa"/>
            <w:shd w:val="clear" w:color="auto" w:fill="auto"/>
          </w:tcPr>
          <w:p w14:paraId="5DEABB8E" w14:textId="77777777" w:rsidR="00253487" w:rsidRPr="00253487" w:rsidRDefault="00253487" w:rsidP="000F73DB">
            <w:pPr>
              <w:jc w:val="center"/>
            </w:pPr>
            <w:r w:rsidRPr="00253487">
              <w:t>N</w:t>
            </w:r>
          </w:p>
        </w:tc>
        <w:tc>
          <w:tcPr>
            <w:tcW w:w="4859" w:type="dxa"/>
            <w:shd w:val="clear" w:color="auto" w:fill="auto"/>
          </w:tcPr>
          <w:p w14:paraId="112A1B11" w14:textId="77777777" w:rsidR="00253487" w:rsidRPr="00253487" w:rsidRDefault="00253487" w:rsidP="00253487">
            <w:r w:rsidRPr="00253487">
              <w:t>Request ID if the Trade Capture Report is in response to a Trade Capture Report Request</w:t>
            </w:r>
          </w:p>
        </w:tc>
      </w:tr>
      <w:tr w:rsidR="00253487" w:rsidRPr="00253487" w14:paraId="0CF7B39C" w14:textId="77777777" w:rsidTr="000F73DB">
        <w:tc>
          <w:tcPr>
            <w:tcW w:w="652" w:type="dxa"/>
            <w:shd w:val="clear" w:color="auto" w:fill="auto"/>
          </w:tcPr>
          <w:p w14:paraId="6B5DA7ED" w14:textId="77777777" w:rsidR="00253487" w:rsidRPr="00253487" w:rsidRDefault="00253487" w:rsidP="000F73DB">
            <w:pPr>
              <w:jc w:val="center"/>
            </w:pPr>
            <w:r w:rsidRPr="00253487">
              <w:t>828</w:t>
            </w:r>
          </w:p>
        </w:tc>
        <w:tc>
          <w:tcPr>
            <w:tcW w:w="2750" w:type="dxa"/>
            <w:shd w:val="clear" w:color="auto" w:fill="auto"/>
          </w:tcPr>
          <w:p w14:paraId="03003287" w14:textId="77777777" w:rsidR="00253487" w:rsidRPr="00253487" w:rsidRDefault="00253487" w:rsidP="00253487">
            <w:r w:rsidRPr="00253487">
              <w:t>TrdType</w:t>
            </w:r>
          </w:p>
        </w:tc>
        <w:tc>
          <w:tcPr>
            <w:tcW w:w="811" w:type="dxa"/>
            <w:shd w:val="clear" w:color="auto" w:fill="auto"/>
          </w:tcPr>
          <w:p w14:paraId="399F093C" w14:textId="77777777" w:rsidR="00253487" w:rsidRPr="00253487" w:rsidRDefault="00253487" w:rsidP="000F73DB">
            <w:pPr>
              <w:jc w:val="center"/>
            </w:pPr>
            <w:r w:rsidRPr="00253487">
              <w:t>N</w:t>
            </w:r>
          </w:p>
        </w:tc>
        <w:tc>
          <w:tcPr>
            <w:tcW w:w="4859" w:type="dxa"/>
            <w:shd w:val="clear" w:color="auto" w:fill="auto"/>
          </w:tcPr>
          <w:p w14:paraId="25321260" w14:textId="77777777" w:rsidR="00253487" w:rsidRPr="00253487" w:rsidRDefault="00253487" w:rsidP="00253487"/>
        </w:tc>
      </w:tr>
      <w:tr w:rsidR="00253487" w:rsidRPr="00253487" w14:paraId="3E358B27" w14:textId="77777777" w:rsidTr="000F73DB">
        <w:tc>
          <w:tcPr>
            <w:tcW w:w="652" w:type="dxa"/>
            <w:shd w:val="clear" w:color="auto" w:fill="auto"/>
          </w:tcPr>
          <w:p w14:paraId="15B22D22" w14:textId="77777777" w:rsidR="00253487" w:rsidRPr="00253487" w:rsidRDefault="00253487" w:rsidP="000F73DB">
            <w:pPr>
              <w:jc w:val="center"/>
            </w:pPr>
            <w:r w:rsidRPr="00253487">
              <w:t>829</w:t>
            </w:r>
          </w:p>
        </w:tc>
        <w:tc>
          <w:tcPr>
            <w:tcW w:w="2750" w:type="dxa"/>
            <w:shd w:val="clear" w:color="auto" w:fill="auto"/>
          </w:tcPr>
          <w:p w14:paraId="6F7A3370" w14:textId="77777777" w:rsidR="00253487" w:rsidRPr="00253487" w:rsidRDefault="00253487" w:rsidP="00253487">
            <w:r w:rsidRPr="00253487">
              <w:t>TrdSubType</w:t>
            </w:r>
          </w:p>
        </w:tc>
        <w:tc>
          <w:tcPr>
            <w:tcW w:w="811" w:type="dxa"/>
            <w:shd w:val="clear" w:color="auto" w:fill="auto"/>
          </w:tcPr>
          <w:p w14:paraId="3E143178" w14:textId="77777777" w:rsidR="00253487" w:rsidRPr="00253487" w:rsidRDefault="00253487" w:rsidP="000F73DB">
            <w:pPr>
              <w:jc w:val="center"/>
            </w:pPr>
            <w:r w:rsidRPr="00253487">
              <w:t>N</w:t>
            </w:r>
          </w:p>
        </w:tc>
        <w:tc>
          <w:tcPr>
            <w:tcW w:w="4859" w:type="dxa"/>
            <w:shd w:val="clear" w:color="auto" w:fill="auto"/>
          </w:tcPr>
          <w:p w14:paraId="27BAA415" w14:textId="77777777" w:rsidR="00253487" w:rsidRPr="00253487" w:rsidRDefault="00253487" w:rsidP="00253487"/>
        </w:tc>
      </w:tr>
      <w:tr w:rsidR="00253487" w:rsidRPr="00253487" w14:paraId="1C7A987C" w14:textId="77777777" w:rsidTr="000F73DB">
        <w:tc>
          <w:tcPr>
            <w:tcW w:w="652" w:type="dxa"/>
            <w:shd w:val="clear" w:color="auto" w:fill="auto"/>
          </w:tcPr>
          <w:p w14:paraId="2728229F" w14:textId="77777777" w:rsidR="00253487" w:rsidRPr="00253487" w:rsidRDefault="00253487" w:rsidP="000F73DB">
            <w:pPr>
              <w:jc w:val="center"/>
            </w:pPr>
            <w:r w:rsidRPr="00253487">
              <w:t>855</w:t>
            </w:r>
          </w:p>
        </w:tc>
        <w:tc>
          <w:tcPr>
            <w:tcW w:w="2750" w:type="dxa"/>
            <w:shd w:val="clear" w:color="auto" w:fill="auto"/>
          </w:tcPr>
          <w:p w14:paraId="49C5043B" w14:textId="77777777" w:rsidR="00253487" w:rsidRPr="00253487" w:rsidRDefault="00253487" w:rsidP="00253487">
            <w:r w:rsidRPr="00253487">
              <w:t>SecondaryTrdType</w:t>
            </w:r>
          </w:p>
        </w:tc>
        <w:tc>
          <w:tcPr>
            <w:tcW w:w="811" w:type="dxa"/>
            <w:shd w:val="clear" w:color="auto" w:fill="auto"/>
          </w:tcPr>
          <w:p w14:paraId="26401670" w14:textId="77777777" w:rsidR="00253487" w:rsidRPr="00253487" w:rsidRDefault="00253487" w:rsidP="000F73DB">
            <w:pPr>
              <w:jc w:val="center"/>
            </w:pPr>
            <w:r w:rsidRPr="00253487">
              <w:t>N</w:t>
            </w:r>
          </w:p>
        </w:tc>
        <w:tc>
          <w:tcPr>
            <w:tcW w:w="4859" w:type="dxa"/>
            <w:shd w:val="clear" w:color="auto" w:fill="auto"/>
          </w:tcPr>
          <w:p w14:paraId="03A999B6" w14:textId="77777777" w:rsidR="00253487" w:rsidRPr="00253487" w:rsidRDefault="00253487" w:rsidP="00253487"/>
        </w:tc>
      </w:tr>
      <w:tr w:rsidR="00253487" w:rsidRPr="00253487" w14:paraId="13941774" w14:textId="77777777" w:rsidTr="000F73DB">
        <w:tc>
          <w:tcPr>
            <w:tcW w:w="652" w:type="dxa"/>
            <w:shd w:val="clear" w:color="auto" w:fill="auto"/>
          </w:tcPr>
          <w:p w14:paraId="26389DD2" w14:textId="77777777" w:rsidR="00253487" w:rsidRPr="00253487" w:rsidRDefault="00253487" w:rsidP="000F73DB">
            <w:pPr>
              <w:jc w:val="center"/>
            </w:pPr>
            <w:r w:rsidRPr="00253487">
              <w:t>1123</w:t>
            </w:r>
          </w:p>
        </w:tc>
        <w:tc>
          <w:tcPr>
            <w:tcW w:w="2750" w:type="dxa"/>
            <w:shd w:val="clear" w:color="auto" w:fill="auto"/>
          </w:tcPr>
          <w:p w14:paraId="650B53C8" w14:textId="77777777" w:rsidR="00253487" w:rsidRPr="00253487" w:rsidRDefault="00253487" w:rsidP="00253487">
            <w:r w:rsidRPr="00253487">
              <w:t>TradeHandlingInstr</w:t>
            </w:r>
          </w:p>
        </w:tc>
        <w:tc>
          <w:tcPr>
            <w:tcW w:w="811" w:type="dxa"/>
            <w:shd w:val="clear" w:color="auto" w:fill="auto"/>
          </w:tcPr>
          <w:p w14:paraId="7E9A1F55" w14:textId="77777777" w:rsidR="00253487" w:rsidRPr="00253487" w:rsidRDefault="00253487" w:rsidP="000F73DB">
            <w:pPr>
              <w:jc w:val="center"/>
            </w:pPr>
            <w:r w:rsidRPr="00253487">
              <w:t>N</w:t>
            </w:r>
          </w:p>
        </w:tc>
        <w:tc>
          <w:tcPr>
            <w:tcW w:w="4859" w:type="dxa"/>
            <w:shd w:val="clear" w:color="auto" w:fill="auto"/>
          </w:tcPr>
          <w:p w14:paraId="79B0ED7F" w14:textId="77777777" w:rsidR="00253487" w:rsidRPr="00253487" w:rsidRDefault="00253487" w:rsidP="00253487"/>
        </w:tc>
      </w:tr>
      <w:tr w:rsidR="00253487" w:rsidRPr="00253487" w14:paraId="38030E44" w14:textId="77777777" w:rsidTr="000F73DB">
        <w:tc>
          <w:tcPr>
            <w:tcW w:w="652" w:type="dxa"/>
            <w:shd w:val="clear" w:color="auto" w:fill="auto"/>
          </w:tcPr>
          <w:p w14:paraId="3354696D" w14:textId="77777777" w:rsidR="00253487" w:rsidRPr="00253487" w:rsidRDefault="00253487" w:rsidP="000F73DB">
            <w:pPr>
              <w:jc w:val="center"/>
            </w:pPr>
            <w:r w:rsidRPr="00253487">
              <w:t>1124</w:t>
            </w:r>
          </w:p>
        </w:tc>
        <w:tc>
          <w:tcPr>
            <w:tcW w:w="2750" w:type="dxa"/>
            <w:shd w:val="clear" w:color="auto" w:fill="auto"/>
          </w:tcPr>
          <w:p w14:paraId="485D3B7C" w14:textId="77777777" w:rsidR="00253487" w:rsidRPr="00253487" w:rsidRDefault="00253487" w:rsidP="00253487">
            <w:r w:rsidRPr="00253487">
              <w:t>OrigTradeHandlingInstr</w:t>
            </w:r>
          </w:p>
        </w:tc>
        <w:tc>
          <w:tcPr>
            <w:tcW w:w="811" w:type="dxa"/>
            <w:shd w:val="clear" w:color="auto" w:fill="auto"/>
          </w:tcPr>
          <w:p w14:paraId="3BBFE96D" w14:textId="77777777" w:rsidR="00253487" w:rsidRPr="00253487" w:rsidRDefault="00253487" w:rsidP="000F73DB">
            <w:pPr>
              <w:jc w:val="center"/>
            </w:pPr>
            <w:r w:rsidRPr="00253487">
              <w:t>N</w:t>
            </w:r>
          </w:p>
        </w:tc>
        <w:tc>
          <w:tcPr>
            <w:tcW w:w="4859" w:type="dxa"/>
            <w:shd w:val="clear" w:color="auto" w:fill="auto"/>
          </w:tcPr>
          <w:p w14:paraId="4C6ACB38" w14:textId="77777777" w:rsidR="00253487" w:rsidRPr="00253487" w:rsidRDefault="00253487" w:rsidP="00253487"/>
        </w:tc>
      </w:tr>
      <w:tr w:rsidR="00253487" w:rsidRPr="00253487" w14:paraId="6A14742F" w14:textId="77777777" w:rsidTr="000F73DB">
        <w:tc>
          <w:tcPr>
            <w:tcW w:w="652" w:type="dxa"/>
            <w:shd w:val="clear" w:color="auto" w:fill="auto"/>
          </w:tcPr>
          <w:p w14:paraId="68472842" w14:textId="77777777" w:rsidR="00253487" w:rsidRPr="00253487" w:rsidRDefault="00253487" w:rsidP="000F73DB">
            <w:pPr>
              <w:jc w:val="center"/>
            </w:pPr>
            <w:r w:rsidRPr="00253487">
              <w:t>1125</w:t>
            </w:r>
          </w:p>
        </w:tc>
        <w:tc>
          <w:tcPr>
            <w:tcW w:w="2750" w:type="dxa"/>
            <w:shd w:val="clear" w:color="auto" w:fill="auto"/>
          </w:tcPr>
          <w:p w14:paraId="0CE058DA" w14:textId="77777777" w:rsidR="00253487" w:rsidRPr="00253487" w:rsidRDefault="00253487" w:rsidP="00253487">
            <w:r w:rsidRPr="00253487">
              <w:t>OrigTradeDate</w:t>
            </w:r>
          </w:p>
        </w:tc>
        <w:tc>
          <w:tcPr>
            <w:tcW w:w="811" w:type="dxa"/>
            <w:shd w:val="clear" w:color="auto" w:fill="auto"/>
          </w:tcPr>
          <w:p w14:paraId="15BD53C0" w14:textId="77777777" w:rsidR="00253487" w:rsidRPr="00253487" w:rsidRDefault="00253487" w:rsidP="000F73DB">
            <w:pPr>
              <w:jc w:val="center"/>
            </w:pPr>
            <w:r w:rsidRPr="00253487">
              <w:t>N</w:t>
            </w:r>
          </w:p>
        </w:tc>
        <w:tc>
          <w:tcPr>
            <w:tcW w:w="4859" w:type="dxa"/>
            <w:shd w:val="clear" w:color="auto" w:fill="auto"/>
          </w:tcPr>
          <w:p w14:paraId="1B42BB34" w14:textId="77777777" w:rsidR="00253487" w:rsidRPr="00253487" w:rsidRDefault="00253487" w:rsidP="00253487">
            <w:r w:rsidRPr="00253487">
              <w:t>Used to preserve original trade date when original trade is being referenced in a subsequent trade transaction such as a transfer</w:t>
            </w:r>
          </w:p>
        </w:tc>
      </w:tr>
      <w:tr w:rsidR="00253487" w:rsidRPr="00253487" w14:paraId="02D40585" w14:textId="77777777" w:rsidTr="000F73DB">
        <w:tc>
          <w:tcPr>
            <w:tcW w:w="652" w:type="dxa"/>
            <w:shd w:val="clear" w:color="auto" w:fill="auto"/>
          </w:tcPr>
          <w:p w14:paraId="2DBA150E" w14:textId="77777777" w:rsidR="00253487" w:rsidRPr="00253487" w:rsidRDefault="00253487" w:rsidP="000F73DB">
            <w:pPr>
              <w:jc w:val="center"/>
            </w:pPr>
            <w:r w:rsidRPr="00253487">
              <w:t>1126</w:t>
            </w:r>
          </w:p>
        </w:tc>
        <w:tc>
          <w:tcPr>
            <w:tcW w:w="2750" w:type="dxa"/>
            <w:shd w:val="clear" w:color="auto" w:fill="auto"/>
          </w:tcPr>
          <w:p w14:paraId="56C675BA" w14:textId="77777777" w:rsidR="00253487" w:rsidRPr="00253487" w:rsidRDefault="00253487" w:rsidP="00253487">
            <w:r w:rsidRPr="00253487">
              <w:t>OrigTradeID</w:t>
            </w:r>
          </w:p>
        </w:tc>
        <w:tc>
          <w:tcPr>
            <w:tcW w:w="811" w:type="dxa"/>
            <w:shd w:val="clear" w:color="auto" w:fill="auto"/>
          </w:tcPr>
          <w:p w14:paraId="169F50E4" w14:textId="77777777" w:rsidR="00253487" w:rsidRPr="00253487" w:rsidRDefault="00253487" w:rsidP="000F73DB">
            <w:pPr>
              <w:jc w:val="center"/>
            </w:pPr>
            <w:r w:rsidRPr="00253487">
              <w:t>N</w:t>
            </w:r>
          </w:p>
        </w:tc>
        <w:tc>
          <w:tcPr>
            <w:tcW w:w="4859" w:type="dxa"/>
            <w:shd w:val="clear" w:color="auto" w:fill="auto"/>
          </w:tcPr>
          <w:p w14:paraId="78EEF904" w14:textId="77777777" w:rsidR="00253487" w:rsidRPr="00253487" w:rsidRDefault="00253487" w:rsidP="00253487">
            <w:r w:rsidRPr="00253487">
              <w:t>Used to preserve original trade id when original trade is being referenced in a subsequent trade transaction such as a transfer</w:t>
            </w:r>
          </w:p>
        </w:tc>
      </w:tr>
      <w:tr w:rsidR="00253487" w:rsidRPr="00253487" w14:paraId="18F6D7C1" w14:textId="77777777" w:rsidTr="000F73DB">
        <w:tc>
          <w:tcPr>
            <w:tcW w:w="652" w:type="dxa"/>
            <w:shd w:val="clear" w:color="auto" w:fill="auto"/>
          </w:tcPr>
          <w:p w14:paraId="1AE4648F" w14:textId="77777777" w:rsidR="00253487" w:rsidRPr="00253487" w:rsidRDefault="00253487" w:rsidP="000F73DB">
            <w:pPr>
              <w:jc w:val="center"/>
            </w:pPr>
            <w:r w:rsidRPr="00253487">
              <w:t>1127</w:t>
            </w:r>
          </w:p>
        </w:tc>
        <w:tc>
          <w:tcPr>
            <w:tcW w:w="2750" w:type="dxa"/>
            <w:shd w:val="clear" w:color="auto" w:fill="auto"/>
          </w:tcPr>
          <w:p w14:paraId="46F27FFE" w14:textId="77777777" w:rsidR="00253487" w:rsidRPr="00253487" w:rsidRDefault="00253487" w:rsidP="00253487">
            <w:r w:rsidRPr="00253487">
              <w:t>OrigSecondaryTradeID</w:t>
            </w:r>
          </w:p>
        </w:tc>
        <w:tc>
          <w:tcPr>
            <w:tcW w:w="811" w:type="dxa"/>
            <w:shd w:val="clear" w:color="auto" w:fill="auto"/>
          </w:tcPr>
          <w:p w14:paraId="60250D09" w14:textId="77777777" w:rsidR="00253487" w:rsidRPr="00253487" w:rsidRDefault="00253487" w:rsidP="000F73DB">
            <w:pPr>
              <w:jc w:val="center"/>
            </w:pPr>
            <w:r w:rsidRPr="00253487">
              <w:t>N</w:t>
            </w:r>
          </w:p>
        </w:tc>
        <w:tc>
          <w:tcPr>
            <w:tcW w:w="4859" w:type="dxa"/>
            <w:shd w:val="clear" w:color="auto" w:fill="auto"/>
          </w:tcPr>
          <w:p w14:paraId="08720357" w14:textId="77777777" w:rsidR="00253487" w:rsidRPr="00253487" w:rsidRDefault="00253487" w:rsidP="00253487">
            <w:r w:rsidRPr="00253487">
              <w:t>Used to preserve original secondary trade id when original trade is being referenced in a subsequent trade transaction such as a transfer</w:t>
            </w:r>
          </w:p>
        </w:tc>
      </w:tr>
      <w:tr w:rsidR="00253487" w:rsidRPr="00253487" w14:paraId="147686DD" w14:textId="77777777" w:rsidTr="000F73DB">
        <w:tc>
          <w:tcPr>
            <w:tcW w:w="652" w:type="dxa"/>
            <w:shd w:val="clear" w:color="auto" w:fill="auto"/>
          </w:tcPr>
          <w:p w14:paraId="50BFD4F7" w14:textId="77777777" w:rsidR="00253487" w:rsidRPr="00253487" w:rsidRDefault="00253487" w:rsidP="000F73DB">
            <w:pPr>
              <w:jc w:val="center"/>
            </w:pPr>
            <w:r w:rsidRPr="00253487">
              <w:t>830</w:t>
            </w:r>
          </w:p>
        </w:tc>
        <w:tc>
          <w:tcPr>
            <w:tcW w:w="2750" w:type="dxa"/>
            <w:shd w:val="clear" w:color="auto" w:fill="auto"/>
          </w:tcPr>
          <w:p w14:paraId="6A59D701" w14:textId="77777777" w:rsidR="00253487" w:rsidRPr="00253487" w:rsidRDefault="00253487" w:rsidP="00253487">
            <w:r w:rsidRPr="00253487">
              <w:t>TransferReason</w:t>
            </w:r>
          </w:p>
        </w:tc>
        <w:tc>
          <w:tcPr>
            <w:tcW w:w="811" w:type="dxa"/>
            <w:shd w:val="clear" w:color="auto" w:fill="auto"/>
          </w:tcPr>
          <w:p w14:paraId="139A21F3" w14:textId="77777777" w:rsidR="00253487" w:rsidRPr="00253487" w:rsidRDefault="00253487" w:rsidP="000F73DB">
            <w:pPr>
              <w:jc w:val="center"/>
            </w:pPr>
            <w:r w:rsidRPr="00253487">
              <w:t>N</w:t>
            </w:r>
          </w:p>
        </w:tc>
        <w:tc>
          <w:tcPr>
            <w:tcW w:w="4859" w:type="dxa"/>
            <w:shd w:val="clear" w:color="auto" w:fill="auto"/>
          </w:tcPr>
          <w:p w14:paraId="1B151FED" w14:textId="77777777" w:rsidR="00253487" w:rsidRPr="00253487" w:rsidRDefault="00253487" w:rsidP="00253487"/>
        </w:tc>
      </w:tr>
      <w:tr w:rsidR="00253487" w:rsidRPr="00253487" w14:paraId="1AA689EF" w14:textId="77777777" w:rsidTr="000F73DB">
        <w:tc>
          <w:tcPr>
            <w:tcW w:w="652" w:type="dxa"/>
            <w:shd w:val="clear" w:color="auto" w:fill="auto"/>
          </w:tcPr>
          <w:p w14:paraId="222095DE" w14:textId="77777777" w:rsidR="00253487" w:rsidRPr="00253487" w:rsidRDefault="00253487" w:rsidP="000F73DB">
            <w:pPr>
              <w:jc w:val="center"/>
            </w:pPr>
            <w:r w:rsidRPr="00253487">
              <w:t>150</w:t>
            </w:r>
          </w:p>
        </w:tc>
        <w:tc>
          <w:tcPr>
            <w:tcW w:w="2750" w:type="dxa"/>
            <w:shd w:val="clear" w:color="auto" w:fill="auto"/>
          </w:tcPr>
          <w:p w14:paraId="5722275C" w14:textId="77777777" w:rsidR="00253487" w:rsidRPr="00253487" w:rsidRDefault="00253487" w:rsidP="00253487">
            <w:r w:rsidRPr="00253487">
              <w:t>ExecType</w:t>
            </w:r>
          </w:p>
        </w:tc>
        <w:tc>
          <w:tcPr>
            <w:tcW w:w="811" w:type="dxa"/>
            <w:shd w:val="clear" w:color="auto" w:fill="auto"/>
          </w:tcPr>
          <w:p w14:paraId="544CD9B9" w14:textId="77777777" w:rsidR="00253487" w:rsidRPr="00253487" w:rsidRDefault="00253487" w:rsidP="000F73DB">
            <w:pPr>
              <w:jc w:val="center"/>
            </w:pPr>
            <w:r w:rsidRPr="00253487">
              <w:t>N</w:t>
            </w:r>
          </w:p>
        </w:tc>
        <w:tc>
          <w:tcPr>
            <w:tcW w:w="4859" w:type="dxa"/>
            <w:shd w:val="clear" w:color="auto" w:fill="auto"/>
          </w:tcPr>
          <w:p w14:paraId="23497E3A" w14:textId="77777777" w:rsidR="00253487" w:rsidRDefault="00253487" w:rsidP="00253487">
            <w:r w:rsidRPr="00253487">
              <w:t>Type of Execution being reported:</w:t>
            </w:r>
          </w:p>
          <w:p w14:paraId="557C3FC0" w14:textId="77777777" w:rsidR="00253487" w:rsidRPr="00253487" w:rsidRDefault="00253487" w:rsidP="00253487">
            <w:r w:rsidRPr="00253487">
              <w:t>Uses subset of ExecType for Trade Capture Reports</w:t>
            </w:r>
          </w:p>
        </w:tc>
      </w:tr>
      <w:tr w:rsidR="00253487" w:rsidRPr="00253487" w14:paraId="25A3D3ED" w14:textId="77777777" w:rsidTr="000F73DB">
        <w:tc>
          <w:tcPr>
            <w:tcW w:w="652" w:type="dxa"/>
            <w:shd w:val="clear" w:color="auto" w:fill="auto"/>
          </w:tcPr>
          <w:p w14:paraId="02065FDC" w14:textId="77777777" w:rsidR="00253487" w:rsidRPr="00253487" w:rsidRDefault="00253487" w:rsidP="000F73DB">
            <w:pPr>
              <w:jc w:val="center"/>
            </w:pPr>
            <w:r w:rsidRPr="00253487">
              <w:t>748</w:t>
            </w:r>
          </w:p>
        </w:tc>
        <w:tc>
          <w:tcPr>
            <w:tcW w:w="2750" w:type="dxa"/>
            <w:shd w:val="clear" w:color="auto" w:fill="auto"/>
          </w:tcPr>
          <w:p w14:paraId="499819B8" w14:textId="77777777" w:rsidR="00253487" w:rsidRPr="00253487" w:rsidRDefault="00253487" w:rsidP="00253487">
            <w:r w:rsidRPr="00253487">
              <w:t>TotNumTradeReports</w:t>
            </w:r>
          </w:p>
        </w:tc>
        <w:tc>
          <w:tcPr>
            <w:tcW w:w="811" w:type="dxa"/>
            <w:shd w:val="clear" w:color="auto" w:fill="auto"/>
          </w:tcPr>
          <w:p w14:paraId="6B1F746C" w14:textId="77777777" w:rsidR="00253487" w:rsidRPr="00253487" w:rsidRDefault="00253487" w:rsidP="000F73DB">
            <w:pPr>
              <w:jc w:val="center"/>
            </w:pPr>
            <w:r w:rsidRPr="00253487">
              <w:t>N</w:t>
            </w:r>
          </w:p>
        </w:tc>
        <w:tc>
          <w:tcPr>
            <w:tcW w:w="4859" w:type="dxa"/>
            <w:shd w:val="clear" w:color="auto" w:fill="auto"/>
          </w:tcPr>
          <w:p w14:paraId="30C23624" w14:textId="77777777" w:rsidR="00253487" w:rsidRPr="00253487" w:rsidRDefault="00253487" w:rsidP="00253487">
            <w:r w:rsidRPr="00253487">
              <w:t>Number of trade reports returned - if this report is part of a response to a Trade Capture Report Request</w:t>
            </w:r>
          </w:p>
        </w:tc>
      </w:tr>
      <w:tr w:rsidR="00253487" w:rsidRPr="00253487" w14:paraId="6F16B1CA" w14:textId="77777777" w:rsidTr="000F73DB">
        <w:tc>
          <w:tcPr>
            <w:tcW w:w="652" w:type="dxa"/>
            <w:shd w:val="clear" w:color="auto" w:fill="auto"/>
          </w:tcPr>
          <w:p w14:paraId="19060491" w14:textId="77777777" w:rsidR="00253487" w:rsidRPr="00253487" w:rsidRDefault="00253487" w:rsidP="000F73DB">
            <w:pPr>
              <w:jc w:val="center"/>
            </w:pPr>
            <w:r w:rsidRPr="00253487">
              <w:t>912</w:t>
            </w:r>
          </w:p>
        </w:tc>
        <w:tc>
          <w:tcPr>
            <w:tcW w:w="2750" w:type="dxa"/>
            <w:shd w:val="clear" w:color="auto" w:fill="auto"/>
          </w:tcPr>
          <w:p w14:paraId="16E9DD82" w14:textId="77777777" w:rsidR="00253487" w:rsidRPr="00253487" w:rsidRDefault="00253487" w:rsidP="00253487">
            <w:r w:rsidRPr="00253487">
              <w:t>LastRptRequested</w:t>
            </w:r>
          </w:p>
        </w:tc>
        <w:tc>
          <w:tcPr>
            <w:tcW w:w="811" w:type="dxa"/>
            <w:shd w:val="clear" w:color="auto" w:fill="auto"/>
          </w:tcPr>
          <w:p w14:paraId="24E38BDC" w14:textId="77777777" w:rsidR="00253487" w:rsidRPr="00253487" w:rsidRDefault="00253487" w:rsidP="000F73DB">
            <w:pPr>
              <w:jc w:val="center"/>
            </w:pPr>
            <w:r w:rsidRPr="00253487">
              <w:t>N</w:t>
            </w:r>
          </w:p>
        </w:tc>
        <w:tc>
          <w:tcPr>
            <w:tcW w:w="4859" w:type="dxa"/>
            <w:shd w:val="clear" w:color="auto" w:fill="auto"/>
          </w:tcPr>
          <w:p w14:paraId="48794346" w14:textId="77777777" w:rsidR="00253487" w:rsidRPr="00253487" w:rsidRDefault="00253487" w:rsidP="00253487">
            <w:r w:rsidRPr="00253487">
              <w:t>Indicates if this is the last report in the response to a Trade Capture Report Request</w:t>
            </w:r>
          </w:p>
        </w:tc>
      </w:tr>
      <w:tr w:rsidR="00253487" w:rsidRPr="00253487" w14:paraId="234E8FB1" w14:textId="77777777" w:rsidTr="000F73DB">
        <w:tc>
          <w:tcPr>
            <w:tcW w:w="652" w:type="dxa"/>
            <w:shd w:val="clear" w:color="auto" w:fill="auto"/>
          </w:tcPr>
          <w:p w14:paraId="54AF78A9" w14:textId="77777777" w:rsidR="00253487" w:rsidRPr="00253487" w:rsidRDefault="00253487" w:rsidP="000F73DB">
            <w:pPr>
              <w:jc w:val="center"/>
            </w:pPr>
            <w:r w:rsidRPr="00253487">
              <w:t>325</w:t>
            </w:r>
          </w:p>
        </w:tc>
        <w:tc>
          <w:tcPr>
            <w:tcW w:w="2750" w:type="dxa"/>
            <w:shd w:val="clear" w:color="auto" w:fill="auto"/>
          </w:tcPr>
          <w:p w14:paraId="6AB4C2FC" w14:textId="77777777" w:rsidR="00253487" w:rsidRPr="00253487" w:rsidRDefault="00253487" w:rsidP="00253487">
            <w:r w:rsidRPr="00253487">
              <w:t>UnsolicitedIndicator</w:t>
            </w:r>
          </w:p>
        </w:tc>
        <w:tc>
          <w:tcPr>
            <w:tcW w:w="811" w:type="dxa"/>
            <w:shd w:val="clear" w:color="auto" w:fill="auto"/>
          </w:tcPr>
          <w:p w14:paraId="33A92459" w14:textId="77777777" w:rsidR="00253487" w:rsidRPr="00253487" w:rsidRDefault="00253487" w:rsidP="000F73DB">
            <w:pPr>
              <w:jc w:val="center"/>
            </w:pPr>
            <w:r w:rsidRPr="00253487">
              <w:t>N</w:t>
            </w:r>
          </w:p>
        </w:tc>
        <w:tc>
          <w:tcPr>
            <w:tcW w:w="4859" w:type="dxa"/>
            <w:shd w:val="clear" w:color="auto" w:fill="auto"/>
          </w:tcPr>
          <w:p w14:paraId="7AE44C43" w14:textId="77777777" w:rsidR="00253487" w:rsidRPr="00253487" w:rsidRDefault="00253487" w:rsidP="00253487">
            <w:r w:rsidRPr="00253487">
              <w:t>Set to 'Y' if message is sent as a result of a subscription request or out of band configuration as opposed to a Position Request.</w:t>
            </w:r>
          </w:p>
        </w:tc>
      </w:tr>
      <w:tr w:rsidR="00253487" w:rsidRPr="00253487" w14:paraId="18602FF7" w14:textId="77777777" w:rsidTr="000F73DB">
        <w:tc>
          <w:tcPr>
            <w:tcW w:w="652" w:type="dxa"/>
            <w:shd w:val="clear" w:color="auto" w:fill="auto"/>
          </w:tcPr>
          <w:p w14:paraId="17EB3BC4" w14:textId="77777777" w:rsidR="00253487" w:rsidRPr="00253487" w:rsidRDefault="00253487" w:rsidP="000F73DB">
            <w:pPr>
              <w:jc w:val="center"/>
            </w:pPr>
            <w:r w:rsidRPr="00253487">
              <w:t>263</w:t>
            </w:r>
          </w:p>
        </w:tc>
        <w:tc>
          <w:tcPr>
            <w:tcW w:w="2750" w:type="dxa"/>
            <w:shd w:val="clear" w:color="auto" w:fill="auto"/>
          </w:tcPr>
          <w:p w14:paraId="3660861A" w14:textId="77777777" w:rsidR="00253487" w:rsidRPr="00253487" w:rsidRDefault="00253487" w:rsidP="00253487">
            <w:r w:rsidRPr="00253487">
              <w:t>SubscriptionRequestType</w:t>
            </w:r>
          </w:p>
        </w:tc>
        <w:tc>
          <w:tcPr>
            <w:tcW w:w="811" w:type="dxa"/>
            <w:shd w:val="clear" w:color="auto" w:fill="auto"/>
          </w:tcPr>
          <w:p w14:paraId="30055A41" w14:textId="77777777" w:rsidR="00253487" w:rsidRPr="00253487" w:rsidRDefault="00253487" w:rsidP="000F73DB">
            <w:pPr>
              <w:jc w:val="center"/>
            </w:pPr>
            <w:r w:rsidRPr="00253487">
              <w:t>N</w:t>
            </w:r>
          </w:p>
        </w:tc>
        <w:tc>
          <w:tcPr>
            <w:tcW w:w="4859" w:type="dxa"/>
            <w:shd w:val="clear" w:color="auto" w:fill="auto"/>
          </w:tcPr>
          <w:p w14:paraId="58643C0A" w14:textId="77777777" w:rsidR="00253487" w:rsidRPr="00253487" w:rsidRDefault="00253487" w:rsidP="00253487">
            <w:r w:rsidRPr="00253487">
              <w:t>Used to subscribe / unsubscribe for trade capture reports. If the field is absent, the value 0 will be the default</w:t>
            </w:r>
          </w:p>
        </w:tc>
      </w:tr>
      <w:tr w:rsidR="00253487" w:rsidRPr="00253487" w14:paraId="530E18ED" w14:textId="77777777" w:rsidTr="000F73DB">
        <w:tc>
          <w:tcPr>
            <w:tcW w:w="652" w:type="dxa"/>
            <w:shd w:val="clear" w:color="auto" w:fill="auto"/>
          </w:tcPr>
          <w:p w14:paraId="3D1CD286" w14:textId="77777777" w:rsidR="00253487" w:rsidRPr="00253487" w:rsidRDefault="00253487" w:rsidP="000F73DB">
            <w:pPr>
              <w:jc w:val="center"/>
            </w:pPr>
            <w:r w:rsidRPr="00253487">
              <w:t>572</w:t>
            </w:r>
          </w:p>
        </w:tc>
        <w:tc>
          <w:tcPr>
            <w:tcW w:w="2750" w:type="dxa"/>
            <w:shd w:val="clear" w:color="auto" w:fill="auto"/>
          </w:tcPr>
          <w:p w14:paraId="15C53693" w14:textId="77777777" w:rsidR="00253487" w:rsidRPr="00253487" w:rsidRDefault="00253487" w:rsidP="00253487">
            <w:r w:rsidRPr="00253487">
              <w:t>TradeReportRefID</w:t>
            </w:r>
          </w:p>
        </w:tc>
        <w:tc>
          <w:tcPr>
            <w:tcW w:w="811" w:type="dxa"/>
            <w:shd w:val="clear" w:color="auto" w:fill="auto"/>
          </w:tcPr>
          <w:p w14:paraId="49CB5B5A" w14:textId="77777777" w:rsidR="00253487" w:rsidRPr="00253487" w:rsidRDefault="00253487" w:rsidP="000F73DB">
            <w:pPr>
              <w:jc w:val="center"/>
            </w:pPr>
            <w:r w:rsidRPr="00253487">
              <w:t>N</w:t>
            </w:r>
          </w:p>
        </w:tc>
        <w:tc>
          <w:tcPr>
            <w:tcW w:w="4859" w:type="dxa"/>
            <w:shd w:val="clear" w:color="auto" w:fill="auto"/>
          </w:tcPr>
          <w:p w14:paraId="197C5D25" w14:textId="5F097A26" w:rsidR="00253487" w:rsidRPr="00253487" w:rsidRDefault="00253487" w:rsidP="00253487">
            <w:r w:rsidRPr="00253487">
              <w:t xml:space="preserve">The TradeReportID that is being referenced for some action, such as correction or </w:t>
            </w:r>
            <w:del w:id="274" w:author="Administrator" w:date="2011-08-18T10:53:00Z">
              <w:r w:rsidR="00E57446" w:rsidRPr="00E57446">
                <w:delText>cancelation</w:delText>
              </w:r>
            </w:del>
            <w:ins w:id="275" w:author="Administrator" w:date="2011-08-18T10:53:00Z">
              <w:r w:rsidRPr="00253487">
                <w:t>cancellation</w:t>
              </w:r>
            </w:ins>
          </w:p>
        </w:tc>
      </w:tr>
      <w:tr w:rsidR="00253487" w:rsidRPr="00253487" w14:paraId="4E913153" w14:textId="77777777" w:rsidTr="000F73DB">
        <w:tc>
          <w:tcPr>
            <w:tcW w:w="652" w:type="dxa"/>
            <w:shd w:val="clear" w:color="auto" w:fill="auto"/>
          </w:tcPr>
          <w:p w14:paraId="5EDF16AF" w14:textId="77777777" w:rsidR="00253487" w:rsidRPr="00253487" w:rsidRDefault="00253487" w:rsidP="000F73DB">
            <w:pPr>
              <w:jc w:val="center"/>
            </w:pPr>
            <w:r w:rsidRPr="00253487">
              <w:t>881</w:t>
            </w:r>
          </w:p>
        </w:tc>
        <w:tc>
          <w:tcPr>
            <w:tcW w:w="2750" w:type="dxa"/>
            <w:shd w:val="clear" w:color="auto" w:fill="auto"/>
          </w:tcPr>
          <w:p w14:paraId="2F762891" w14:textId="77777777" w:rsidR="00253487" w:rsidRPr="00253487" w:rsidRDefault="00253487" w:rsidP="00253487">
            <w:r w:rsidRPr="00253487">
              <w:t>SecondaryTradeReportRefID</w:t>
            </w:r>
          </w:p>
        </w:tc>
        <w:tc>
          <w:tcPr>
            <w:tcW w:w="811" w:type="dxa"/>
            <w:shd w:val="clear" w:color="auto" w:fill="auto"/>
          </w:tcPr>
          <w:p w14:paraId="62FF1937" w14:textId="77777777" w:rsidR="00253487" w:rsidRPr="00253487" w:rsidRDefault="00253487" w:rsidP="000F73DB">
            <w:pPr>
              <w:jc w:val="center"/>
            </w:pPr>
            <w:r w:rsidRPr="00253487">
              <w:t>N</w:t>
            </w:r>
          </w:p>
        </w:tc>
        <w:tc>
          <w:tcPr>
            <w:tcW w:w="4859" w:type="dxa"/>
            <w:shd w:val="clear" w:color="auto" w:fill="auto"/>
          </w:tcPr>
          <w:p w14:paraId="6F774B50" w14:textId="77777777" w:rsidR="00253487" w:rsidRPr="00253487" w:rsidRDefault="00253487" w:rsidP="00253487">
            <w:r w:rsidRPr="00253487">
              <w:t>(Deprecated in FIX.5.0)</w:t>
            </w:r>
          </w:p>
        </w:tc>
      </w:tr>
      <w:tr w:rsidR="00253487" w:rsidRPr="00253487" w14:paraId="38995EFD" w14:textId="77777777" w:rsidTr="000F73DB">
        <w:tc>
          <w:tcPr>
            <w:tcW w:w="652" w:type="dxa"/>
            <w:shd w:val="clear" w:color="auto" w:fill="auto"/>
          </w:tcPr>
          <w:p w14:paraId="331E2155" w14:textId="77777777" w:rsidR="00253487" w:rsidRPr="00253487" w:rsidRDefault="00253487" w:rsidP="000F73DB">
            <w:pPr>
              <w:jc w:val="center"/>
            </w:pPr>
            <w:r w:rsidRPr="00253487">
              <w:t>818</w:t>
            </w:r>
          </w:p>
        </w:tc>
        <w:tc>
          <w:tcPr>
            <w:tcW w:w="2750" w:type="dxa"/>
            <w:shd w:val="clear" w:color="auto" w:fill="auto"/>
          </w:tcPr>
          <w:p w14:paraId="25F18E1A" w14:textId="77777777" w:rsidR="00253487" w:rsidRPr="00253487" w:rsidRDefault="00253487" w:rsidP="00253487">
            <w:r w:rsidRPr="00253487">
              <w:t>SecondaryTradeReportID</w:t>
            </w:r>
          </w:p>
        </w:tc>
        <w:tc>
          <w:tcPr>
            <w:tcW w:w="811" w:type="dxa"/>
            <w:shd w:val="clear" w:color="auto" w:fill="auto"/>
          </w:tcPr>
          <w:p w14:paraId="3EE53537" w14:textId="77777777" w:rsidR="00253487" w:rsidRPr="00253487" w:rsidRDefault="00253487" w:rsidP="000F73DB">
            <w:pPr>
              <w:jc w:val="center"/>
            </w:pPr>
            <w:r w:rsidRPr="00253487">
              <w:t>N</w:t>
            </w:r>
          </w:p>
        </w:tc>
        <w:tc>
          <w:tcPr>
            <w:tcW w:w="4859" w:type="dxa"/>
            <w:shd w:val="clear" w:color="auto" w:fill="auto"/>
          </w:tcPr>
          <w:p w14:paraId="7A375A8A" w14:textId="77777777" w:rsidR="00253487" w:rsidRPr="00253487" w:rsidRDefault="00253487" w:rsidP="00253487">
            <w:r w:rsidRPr="00253487">
              <w:t>(Deprecated in FIX.5.0)</w:t>
            </w:r>
          </w:p>
        </w:tc>
      </w:tr>
      <w:tr w:rsidR="00253487" w:rsidRPr="00253487" w14:paraId="25FD6FAD" w14:textId="77777777" w:rsidTr="000F73DB">
        <w:tc>
          <w:tcPr>
            <w:tcW w:w="652" w:type="dxa"/>
            <w:shd w:val="clear" w:color="auto" w:fill="auto"/>
          </w:tcPr>
          <w:p w14:paraId="6EDDD750" w14:textId="77777777" w:rsidR="00253487" w:rsidRPr="00253487" w:rsidRDefault="00253487" w:rsidP="000F73DB">
            <w:pPr>
              <w:jc w:val="center"/>
            </w:pPr>
            <w:r w:rsidRPr="00253487">
              <w:t>820</w:t>
            </w:r>
          </w:p>
        </w:tc>
        <w:tc>
          <w:tcPr>
            <w:tcW w:w="2750" w:type="dxa"/>
            <w:shd w:val="clear" w:color="auto" w:fill="auto"/>
          </w:tcPr>
          <w:p w14:paraId="4F9A1C3C" w14:textId="77777777" w:rsidR="00253487" w:rsidRPr="00253487" w:rsidRDefault="00253487" w:rsidP="00253487">
            <w:r w:rsidRPr="00253487">
              <w:t>TradeLinkID</w:t>
            </w:r>
          </w:p>
        </w:tc>
        <w:tc>
          <w:tcPr>
            <w:tcW w:w="811" w:type="dxa"/>
            <w:shd w:val="clear" w:color="auto" w:fill="auto"/>
          </w:tcPr>
          <w:p w14:paraId="663A1385" w14:textId="77777777" w:rsidR="00253487" w:rsidRPr="00253487" w:rsidRDefault="00253487" w:rsidP="000F73DB">
            <w:pPr>
              <w:jc w:val="center"/>
            </w:pPr>
            <w:r w:rsidRPr="00253487">
              <w:t>N</w:t>
            </w:r>
          </w:p>
        </w:tc>
        <w:tc>
          <w:tcPr>
            <w:tcW w:w="4859" w:type="dxa"/>
            <w:shd w:val="clear" w:color="auto" w:fill="auto"/>
          </w:tcPr>
          <w:p w14:paraId="5D0BBA78" w14:textId="77777777" w:rsidR="00253487" w:rsidRPr="00253487" w:rsidRDefault="00253487" w:rsidP="00253487">
            <w:r w:rsidRPr="00253487">
              <w:t>Used to associate a group of trades together. Useful for average price calculations.</w:t>
            </w:r>
          </w:p>
        </w:tc>
      </w:tr>
      <w:tr w:rsidR="00253487" w:rsidRPr="00253487" w14:paraId="3952BA4B" w14:textId="77777777" w:rsidTr="000F73DB">
        <w:tc>
          <w:tcPr>
            <w:tcW w:w="652" w:type="dxa"/>
            <w:shd w:val="clear" w:color="auto" w:fill="auto"/>
          </w:tcPr>
          <w:p w14:paraId="06B210C6" w14:textId="77777777" w:rsidR="00253487" w:rsidRPr="00253487" w:rsidRDefault="00253487" w:rsidP="000F73DB">
            <w:pPr>
              <w:jc w:val="center"/>
            </w:pPr>
            <w:r w:rsidRPr="00253487">
              <w:t>880</w:t>
            </w:r>
          </w:p>
        </w:tc>
        <w:tc>
          <w:tcPr>
            <w:tcW w:w="2750" w:type="dxa"/>
            <w:shd w:val="clear" w:color="auto" w:fill="auto"/>
          </w:tcPr>
          <w:p w14:paraId="783A35FF" w14:textId="77777777" w:rsidR="00253487" w:rsidRPr="00253487" w:rsidRDefault="00253487" w:rsidP="00253487">
            <w:r w:rsidRPr="00253487">
              <w:t>TrdMatchID</w:t>
            </w:r>
          </w:p>
        </w:tc>
        <w:tc>
          <w:tcPr>
            <w:tcW w:w="811" w:type="dxa"/>
            <w:shd w:val="clear" w:color="auto" w:fill="auto"/>
          </w:tcPr>
          <w:p w14:paraId="6C366F12" w14:textId="77777777" w:rsidR="00253487" w:rsidRPr="00253487" w:rsidRDefault="00253487" w:rsidP="000F73DB">
            <w:pPr>
              <w:jc w:val="center"/>
            </w:pPr>
            <w:r w:rsidRPr="00253487">
              <w:t>N</w:t>
            </w:r>
          </w:p>
        </w:tc>
        <w:tc>
          <w:tcPr>
            <w:tcW w:w="4859" w:type="dxa"/>
            <w:shd w:val="clear" w:color="auto" w:fill="auto"/>
          </w:tcPr>
          <w:p w14:paraId="7F4FF40E" w14:textId="77777777" w:rsidR="00253487" w:rsidRPr="00253487" w:rsidRDefault="00253487" w:rsidP="00253487"/>
        </w:tc>
      </w:tr>
      <w:tr w:rsidR="00253487" w:rsidRPr="00253487" w14:paraId="5AE9ED9F" w14:textId="77777777" w:rsidTr="000F73DB">
        <w:tc>
          <w:tcPr>
            <w:tcW w:w="652" w:type="dxa"/>
            <w:shd w:val="clear" w:color="auto" w:fill="auto"/>
          </w:tcPr>
          <w:p w14:paraId="35C196CE" w14:textId="77777777" w:rsidR="00253487" w:rsidRPr="00253487" w:rsidRDefault="00253487" w:rsidP="000F73DB">
            <w:pPr>
              <w:jc w:val="center"/>
            </w:pPr>
            <w:r w:rsidRPr="00253487">
              <w:t>17</w:t>
            </w:r>
          </w:p>
        </w:tc>
        <w:tc>
          <w:tcPr>
            <w:tcW w:w="2750" w:type="dxa"/>
            <w:shd w:val="clear" w:color="auto" w:fill="auto"/>
          </w:tcPr>
          <w:p w14:paraId="5EC32238" w14:textId="77777777" w:rsidR="00253487" w:rsidRPr="00253487" w:rsidRDefault="00253487" w:rsidP="00253487">
            <w:r w:rsidRPr="00253487">
              <w:t>ExecID</w:t>
            </w:r>
          </w:p>
        </w:tc>
        <w:tc>
          <w:tcPr>
            <w:tcW w:w="811" w:type="dxa"/>
            <w:shd w:val="clear" w:color="auto" w:fill="auto"/>
          </w:tcPr>
          <w:p w14:paraId="7F049FD2" w14:textId="77777777" w:rsidR="00253487" w:rsidRPr="00253487" w:rsidRDefault="00253487" w:rsidP="000F73DB">
            <w:pPr>
              <w:jc w:val="center"/>
            </w:pPr>
            <w:r w:rsidRPr="00253487">
              <w:t>N</w:t>
            </w:r>
          </w:p>
        </w:tc>
        <w:tc>
          <w:tcPr>
            <w:tcW w:w="4859" w:type="dxa"/>
            <w:shd w:val="clear" w:color="auto" w:fill="auto"/>
          </w:tcPr>
          <w:p w14:paraId="6F74478D" w14:textId="77777777" w:rsidR="00253487" w:rsidRPr="00253487" w:rsidRDefault="00253487" w:rsidP="00253487">
            <w:r w:rsidRPr="00253487">
              <w:t>Market (Exchange) assigned Execution Identifier</w:t>
            </w:r>
          </w:p>
        </w:tc>
      </w:tr>
      <w:tr w:rsidR="00253487" w:rsidRPr="00253487" w14:paraId="3DA6E7CA" w14:textId="77777777" w:rsidTr="000F73DB">
        <w:tc>
          <w:tcPr>
            <w:tcW w:w="652" w:type="dxa"/>
            <w:shd w:val="clear" w:color="auto" w:fill="auto"/>
          </w:tcPr>
          <w:p w14:paraId="5B4DE146" w14:textId="77777777" w:rsidR="00253487" w:rsidRPr="00253487" w:rsidRDefault="00253487" w:rsidP="000F73DB">
            <w:pPr>
              <w:jc w:val="center"/>
            </w:pPr>
            <w:r w:rsidRPr="00253487">
              <w:t>527</w:t>
            </w:r>
          </w:p>
        </w:tc>
        <w:tc>
          <w:tcPr>
            <w:tcW w:w="2750" w:type="dxa"/>
            <w:shd w:val="clear" w:color="auto" w:fill="auto"/>
          </w:tcPr>
          <w:p w14:paraId="55C82593" w14:textId="77777777" w:rsidR="00253487" w:rsidRPr="00253487" w:rsidRDefault="00253487" w:rsidP="00253487">
            <w:r w:rsidRPr="00253487">
              <w:t>SecondaryExecID</w:t>
            </w:r>
          </w:p>
        </w:tc>
        <w:tc>
          <w:tcPr>
            <w:tcW w:w="811" w:type="dxa"/>
            <w:shd w:val="clear" w:color="auto" w:fill="auto"/>
          </w:tcPr>
          <w:p w14:paraId="7A566EDC" w14:textId="77777777" w:rsidR="00253487" w:rsidRPr="00253487" w:rsidRDefault="00253487" w:rsidP="000F73DB">
            <w:pPr>
              <w:jc w:val="center"/>
            </w:pPr>
            <w:r w:rsidRPr="00253487">
              <w:t>N</w:t>
            </w:r>
          </w:p>
        </w:tc>
        <w:tc>
          <w:tcPr>
            <w:tcW w:w="4859" w:type="dxa"/>
            <w:shd w:val="clear" w:color="auto" w:fill="auto"/>
          </w:tcPr>
          <w:p w14:paraId="60E7F4CB" w14:textId="77777777" w:rsidR="00253487" w:rsidRPr="00253487" w:rsidRDefault="00253487" w:rsidP="00253487"/>
        </w:tc>
      </w:tr>
      <w:tr w:rsidR="00253487" w:rsidRPr="00253487" w14:paraId="14CA171F" w14:textId="77777777" w:rsidTr="000F73DB">
        <w:tc>
          <w:tcPr>
            <w:tcW w:w="652" w:type="dxa"/>
            <w:shd w:val="clear" w:color="auto" w:fill="auto"/>
          </w:tcPr>
          <w:p w14:paraId="4716F445" w14:textId="77777777" w:rsidR="00253487" w:rsidRPr="00253487" w:rsidRDefault="00253487" w:rsidP="000F73DB">
            <w:pPr>
              <w:jc w:val="center"/>
            </w:pPr>
            <w:r w:rsidRPr="00253487">
              <w:t>378</w:t>
            </w:r>
          </w:p>
        </w:tc>
        <w:tc>
          <w:tcPr>
            <w:tcW w:w="2750" w:type="dxa"/>
            <w:shd w:val="clear" w:color="auto" w:fill="auto"/>
          </w:tcPr>
          <w:p w14:paraId="56A5C445" w14:textId="77777777" w:rsidR="00253487" w:rsidRPr="00253487" w:rsidRDefault="00253487" w:rsidP="00253487">
            <w:r w:rsidRPr="00253487">
              <w:t>ExecRestatementReason</w:t>
            </w:r>
          </w:p>
        </w:tc>
        <w:tc>
          <w:tcPr>
            <w:tcW w:w="811" w:type="dxa"/>
            <w:shd w:val="clear" w:color="auto" w:fill="auto"/>
          </w:tcPr>
          <w:p w14:paraId="306776AA" w14:textId="77777777" w:rsidR="00253487" w:rsidRPr="00253487" w:rsidRDefault="00253487" w:rsidP="000F73DB">
            <w:pPr>
              <w:jc w:val="center"/>
            </w:pPr>
            <w:r w:rsidRPr="00253487">
              <w:t>N</w:t>
            </w:r>
          </w:p>
        </w:tc>
        <w:tc>
          <w:tcPr>
            <w:tcW w:w="4859" w:type="dxa"/>
            <w:shd w:val="clear" w:color="auto" w:fill="auto"/>
          </w:tcPr>
          <w:p w14:paraId="0C402B4E" w14:textId="77777777" w:rsidR="00253487" w:rsidRPr="00253487" w:rsidRDefault="00253487" w:rsidP="00253487">
            <w:r w:rsidRPr="00253487">
              <w:t>Reason for restatement</w:t>
            </w:r>
          </w:p>
        </w:tc>
      </w:tr>
      <w:tr w:rsidR="00253487" w:rsidRPr="00253487" w14:paraId="54122336" w14:textId="77777777" w:rsidTr="000F73DB">
        <w:tc>
          <w:tcPr>
            <w:tcW w:w="652" w:type="dxa"/>
            <w:shd w:val="clear" w:color="auto" w:fill="auto"/>
          </w:tcPr>
          <w:p w14:paraId="27E5B430" w14:textId="77777777" w:rsidR="00253487" w:rsidRPr="00253487" w:rsidRDefault="00253487" w:rsidP="000F73DB">
            <w:pPr>
              <w:jc w:val="center"/>
            </w:pPr>
            <w:r w:rsidRPr="00253487">
              <w:t>570</w:t>
            </w:r>
          </w:p>
        </w:tc>
        <w:tc>
          <w:tcPr>
            <w:tcW w:w="2750" w:type="dxa"/>
            <w:shd w:val="clear" w:color="auto" w:fill="auto"/>
          </w:tcPr>
          <w:p w14:paraId="323E6A8F" w14:textId="77777777" w:rsidR="00253487" w:rsidRPr="00253487" w:rsidRDefault="00253487" w:rsidP="00253487">
            <w:r w:rsidRPr="00253487">
              <w:t>PreviouslyReported</w:t>
            </w:r>
          </w:p>
        </w:tc>
        <w:tc>
          <w:tcPr>
            <w:tcW w:w="811" w:type="dxa"/>
            <w:shd w:val="clear" w:color="auto" w:fill="auto"/>
          </w:tcPr>
          <w:p w14:paraId="1F8AB09D" w14:textId="77777777" w:rsidR="00253487" w:rsidRPr="00253487" w:rsidRDefault="00253487" w:rsidP="000F73DB">
            <w:pPr>
              <w:jc w:val="center"/>
            </w:pPr>
            <w:r w:rsidRPr="00253487">
              <w:t>N</w:t>
            </w:r>
          </w:p>
        </w:tc>
        <w:tc>
          <w:tcPr>
            <w:tcW w:w="4859" w:type="dxa"/>
            <w:shd w:val="clear" w:color="auto" w:fill="auto"/>
          </w:tcPr>
          <w:p w14:paraId="26A64783" w14:textId="77777777" w:rsidR="00253487" w:rsidRPr="00253487" w:rsidRDefault="00253487" w:rsidP="00253487">
            <w:r w:rsidRPr="00253487">
              <w:t>Indicates if the trade capture report was previously reported to the counterparty</w:t>
            </w:r>
          </w:p>
        </w:tc>
      </w:tr>
      <w:tr w:rsidR="00253487" w:rsidRPr="00253487" w14:paraId="7F051ACF" w14:textId="77777777" w:rsidTr="000F73DB">
        <w:tc>
          <w:tcPr>
            <w:tcW w:w="652" w:type="dxa"/>
            <w:tcBorders>
              <w:bottom w:val="single" w:sz="6" w:space="0" w:color="000000"/>
            </w:tcBorders>
            <w:shd w:val="clear" w:color="auto" w:fill="auto"/>
          </w:tcPr>
          <w:p w14:paraId="56DDB86A" w14:textId="77777777" w:rsidR="00253487" w:rsidRPr="00253487" w:rsidRDefault="00253487" w:rsidP="000F73DB">
            <w:pPr>
              <w:jc w:val="center"/>
            </w:pPr>
            <w:r w:rsidRPr="00253487">
              <w:t>423</w:t>
            </w:r>
          </w:p>
        </w:tc>
        <w:tc>
          <w:tcPr>
            <w:tcW w:w="2750" w:type="dxa"/>
            <w:tcBorders>
              <w:bottom w:val="single" w:sz="6" w:space="0" w:color="000000"/>
            </w:tcBorders>
            <w:shd w:val="clear" w:color="auto" w:fill="auto"/>
          </w:tcPr>
          <w:p w14:paraId="12F8A6A2" w14:textId="77777777" w:rsidR="00253487" w:rsidRPr="00253487" w:rsidRDefault="00253487" w:rsidP="00253487">
            <w:r w:rsidRPr="00253487">
              <w:t>PriceType</w:t>
            </w:r>
          </w:p>
        </w:tc>
        <w:tc>
          <w:tcPr>
            <w:tcW w:w="811" w:type="dxa"/>
            <w:tcBorders>
              <w:bottom w:val="single" w:sz="6" w:space="0" w:color="000000"/>
            </w:tcBorders>
            <w:shd w:val="clear" w:color="auto" w:fill="auto"/>
          </w:tcPr>
          <w:p w14:paraId="681D4C72"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70AA913" w14:textId="77777777" w:rsidR="00253487" w:rsidRPr="00253487" w:rsidRDefault="00253487" w:rsidP="00253487">
            <w:r w:rsidRPr="00253487">
              <w:t>Can be used to indicate cabinet trade pricing</w:t>
            </w:r>
          </w:p>
        </w:tc>
      </w:tr>
      <w:tr w:rsidR="00253487" w:rsidRPr="00253487" w14:paraId="04D321D7" w14:textId="77777777" w:rsidTr="000F73DB">
        <w:tc>
          <w:tcPr>
            <w:tcW w:w="3402" w:type="dxa"/>
            <w:gridSpan w:val="2"/>
            <w:tcBorders>
              <w:top w:val="single" w:sz="6" w:space="0" w:color="000000"/>
              <w:bottom w:val="single" w:sz="6" w:space="0" w:color="000000"/>
            </w:tcBorders>
            <w:shd w:val="clear" w:color="auto" w:fill="E6E6E6"/>
          </w:tcPr>
          <w:p w14:paraId="01E28066" w14:textId="77777777" w:rsidR="00253487" w:rsidRPr="00253487" w:rsidRDefault="00253487" w:rsidP="000F73DB">
            <w:pPr>
              <w:jc w:val="left"/>
            </w:pPr>
            <w:r w:rsidRPr="00253487">
              <w:t>component block  &lt;RootParties&gt;</w:t>
            </w:r>
          </w:p>
        </w:tc>
        <w:tc>
          <w:tcPr>
            <w:tcW w:w="811" w:type="dxa"/>
            <w:tcBorders>
              <w:top w:val="single" w:sz="6" w:space="0" w:color="000000"/>
              <w:bottom w:val="single" w:sz="6" w:space="0" w:color="000000"/>
            </w:tcBorders>
            <w:shd w:val="clear" w:color="auto" w:fill="E6E6E6"/>
          </w:tcPr>
          <w:p w14:paraId="69646CA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CA8DA7F" w14:textId="77777777" w:rsidR="00253487" w:rsidRPr="00253487" w:rsidRDefault="00253487" w:rsidP="00253487">
            <w:r w:rsidRPr="00253487">
              <w:t>Insert here the set of "Root Parties" fields defined in "common components of application messages" Used for acting parties that applies to the whole message, not individual legs, sides, etc..</w:t>
            </w:r>
          </w:p>
        </w:tc>
      </w:tr>
      <w:tr w:rsidR="00253487" w:rsidRPr="00253487" w14:paraId="37464503" w14:textId="77777777" w:rsidTr="000F73DB">
        <w:tc>
          <w:tcPr>
            <w:tcW w:w="652" w:type="dxa"/>
            <w:tcBorders>
              <w:top w:val="single" w:sz="6" w:space="0" w:color="000000"/>
            </w:tcBorders>
            <w:shd w:val="clear" w:color="auto" w:fill="auto"/>
          </w:tcPr>
          <w:p w14:paraId="32C5F791" w14:textId="77777777" w:rsidR="00253487" w:rsidRPr="00253487" w:rsidRDefault="00253487" w:rsidP="000F73DB">
            <w:pPr>
              <w:jc w:val="center"/>
            </w:pPr>
            <w:r w:rsidRPr="00253487">
              <w:t>1015</w:t>
            </w:r>
          </w:p>
        </w:tc>
        <w:tc>
          <w:tcPr>
            <w:tcW w:w="2750" w:type="dxa"/>
            <w:tcBorders>
              <w:top w:val="single" w:sz="6" w:space="0" w:color="000000"/>
            </w:tcBorders>
            <w:shd w:val="clear" w:color="auto" w:fill="auto"/>
          </w:tcPr>
          <w:p w14:paraId="6FB753EF" w14:textId="77777777" w:rsidR="00253487" w:rsidRPr="00253487" w:rsidRDefault="00253487" w:rsidP="00253487">
            <w:r w:rsidRPr="00253487">
              <w:t>AsOfIndicator</w:t>
            </w:r>
          </w:p>
        </w:tc>
        <w:tc>
          <w:tcPr>
            <w:tcW w:w="811" w:type="dxa"/>
            <w:tcBorders>
              <w:top w:val="single" w:sz="6" w:space="0" w:color="000000"/>
            </w:tcBorders>
            <w:shd w:val="clear" w:color="auto" w:fill="auto"/>
          </w:tcPr>
          <w:p w14:paraId="671BE4FE"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42CD724" w14:textId="77777777" w:rsidR="00253487" w:rsidRPr="00253487" w:rsidRDefault="00253487" w:rsidP="00253487">
            <w:r w:rsidRPr="00253487">
              <w:t>Indicates if the trade is an outtrade from a previous day.</w:t>
            </w:r>
          </w:p>
        </w:tc>
      </w:tr>
      <w:tr w:rsidR="00253487" w:rsidRPr="00253487" w14:paraId="14CCDCAB" w14:textId="77777777" w:rsidTr="000F73DB">
        <w:tc>
          <w:tcPr>
            <w:tcW w:w="652" w:type="dxa"/>
            <w:shd w:val="clear" w:color="auto" w:fill="auto"/>
          </w:tcPr>
          <w:p w14:paraId="1DD26221" w14:textId="77777777" w:rsidR="00253487" w:rsidRPr="00253487" w:rsidRDefault="00253487" w:rsidP="000F73DB">
            <w:pPr>
              <w:jc w:val="center"/>
            </w:pPr>
            <w:r w:rsidRPr="00253487">
              <w:t>716</w:t>
            </w:r>
          </w:p>
        </w:tc>
        <w:tc>
          <w:tcPr>
            <w:tcW w:w="2750" w:type="dxa"/>
            <w:shd w:val="clear" w:color="auto" w:fill="auto"/>
          </w:tcPr>
          <w:p w14:paraId="2B0B3DE4" w14:textId="77777777" w:rsidR="00253487" w:rsidRPr="00253487" w:rsidRDefault="00253487" w:rsidP="00253487">
            <w:r w:rsidRPr="00253487">
              <w:t>SettlSessID</w:t>
            </w:r>
          </w:p>
        </w:tc>
        <w:tc>
          <w:tcPr>
            <w:tcW w:w="811" w:type="dxa"/>
            <w:shd w:val="clear" w:color="auto" w:fill="auto"/>
          </w:tcPr>
          <w:p w14:paraId="69522C9E" w14:textId="77777777" w:rsidR="00253487" w:rsidRPr="00253487" w:rsidRDefault="00253487" w:rsidP="000F73DB">
            <w:pPr>
              <w:jc w:val="center"/>
            </w:pPr>
            <w:r w:rsidRPr="00253487">
              <w:t>N</w:t>
            </w:r>
          </w:p>
        </w:tc>
        <w:tc>
          <w:tcPr>
            <w:tcW w:w="4859" w:type="dxa"/>
            <w:shd w:val="clear" w:color="auto" w:fill="auto"/>
          </w:tcPr>
          <w:p w14:paraId="10868C9B" w14:textId="77777777" w:rsidR="00253487" w:rsidRPr="00253487" w:rsidRDefault="00253487" w:rsidP="00253487"/>
        </w:tc>
      </w:tr>
      <w:tr w:rsidR="00253487" w:rsidRPr="00253487" w14:paraId="776A3C82" w14:textId="77777777" w:rsidTr="000F73DB">
        <w:tc>
          <w:tcPr>
            <w:tcW w:w="652" w:type="dxa"/>
            <w:shd w:val="clear" w:color="auto" w:fill="auto"/>
          </w:tcPr>
          <w:p w14:paraId="123A551B" w14:textId="77777777" w:rsidR="00253487" w:rsidRPr="00253487" w:rsidRDefault="00253487" w:rsidP="000F73DB">
            <w:pPr>
              <w:jc w:val="center"/>
            </w:pPr>
            <w:r w:rsidRPr="00253487">
              <w:t>717</w:t>
            </w:r>
          </w:p>
        </w:tc>
        <w:tc>
          <w:tcPr>
            <w:tcW w:w="2750" w:type="dxa"/>
            <w:shd w:val="clear" w:color="auto" w:fill="auto"/>
          </w:tcPr>
          <w:p w14:paraId="62DF9D23" w14:textId="77777777" w:rsidR="00253487" w:rsidRPr="00253487" w:rsidRDefault="00253487" w:rsidP="00253487">
            <w:r w:rsidRPr="00253487">
              <w:t>SettlSessSubID</w:t>
            </w:r>
          </w:p>
        </w:tc>
        <w:tc>
          <w:tcPr>
            <w:tcW w:w="811" w:type="dxa"/>
            <w:shd w:val="clear" w:color="auto" w:fill="auto"/>
          </w:tcPr>
          <w:p w14:paraId="379C27A0" w14:textId="77777777" w:rsidR="00253487" w:rsidRPr="00253487" w:rsidRDefault="00253487" w:rsidP="000F73DB">
            <w:pPr>
              <w:jc w:val="center"/>
            </w:pPr>
            <w:r w:rsidRPr="00253487">
              <w:t>N</w:t>
            </w:r>
          </w:p>
        </w:tc>
        <w:tc>
          <w:tcPr>
            <w:tcW w:w="4859" w:type="dxa"/>
            <w:shd w:val="clear" w:color="auto" w:fill="auto"/>
          </w:tcPr>
          <w:p w14:paraId="7CA8EBC7" w14:textId="77777777" w:rsidR="00253487" w:rsidRPr="00253487" w:rsidRDefault="00253487" w:rsidP="00253487"/>
        </w:tc>
      </w:tr>
      <w:tr w:rsidR="00253487" w:rsidRPr="00253487" w14:paraId="6D9D75C4" w14:textId="77777777" w:rsidTr="000F73DB">
        <w:tc>
          <w:tcPr>
            <w:tcW w:w="652" w:type="dxa"/>
            <w:shd w:val="clear" w:color="auto" w:fill="auto"/>
          </w:tcPr>
          <w:p w14:paraId="41A033F3" w14:textId="77777777" w:rsidR="00253487" w:rsidRPr="00253487" w:rsidRDefault="00253487" w:rsidP="000F73DB">
            <w:pPr>
              <w:jc w:val="center"/>
            </w:pPr>
            <w:r w:rsidRPr="00253487">
              <w:t>1430</w:t>
            </w:r>
          </w:p>
        </w:tc>
        <w:tc>
          <w:tcPr>
            <w:tcW w:w="2750" w:type="dxa"/>
            <w:shd w:val="clear" w:color="auto" w:fill="auto"/>
          </w:tcPr>
          <w:p w14:paraId="39F5BA55" w14:textId="77777777" w:rsidR="00253487" w:rsidRPr="00253487" w:rsidRDefault="00253487" w:rsidP="00253487">
            <w:r w:rsidRPr="00253487">
              <w:t>VenueType</w:t>
            </w:r>
          </w:p>
        </w:tc>
        <w:tc>
          <w:tcPr>
            <w:tcW w:w="811" w:type="dxa"/>
            <w:shd w:val="clear" w:color="auto" w:fill="auto"/>
          </w:tcPr>
          <w:p w14:paraId="22FA2C8B" w14:textId="77777777" w:rsidR="00253487" w:rsidRPr="00253487" w:rsidRDefault="00253487" w:rsidP="000F73DB">
            <w:pPr>
              <w:jc w:val="center"/>
            </w:pPr>
            <w:r w:rsidRPr="00253487">
              <w:t>N</w:t>
            </w:r>
          </w:p>
        </w:tc>
        <w:tc>
          <w:tcPr>
            <w:tcW w:w="4859" w:type="dxa"/>
            <w:shd w:val="clear" w:color="auto" w:fill="auto"/>
          </w:tcPr>
          <w:p w14:paraId="728B85EB" w14:textId="77777777" w:rsidR="00253487" w:rsidRPr="00253487" w:rsidRDefault="00253487" w:rsidP="00253487"/>
        </w:tc>
      </w:tr>
      <w:tr w:rsidR="00253487" w:rsidRPr="00253487" w14:paraId="36720FC8" w14:textId="77777777" w:rsidTr="000F73DB">
        <w:tc>
          <w:tcPr>
            <w:tcW w:w="652" w:type="dxa"/>
            <w:shd w:val="clear" w:color="auto" w:fill="auto"/>
          </w:tcPr>
          <w:p w14:paraId="4CBBC189" w14:textId="77777777" w:rsidR="00253487" w:rsidRPr="00253487" w:rsidRDefault="00253487" w:rsidP="000F73DB">
            <w:pPr>
              <w:jc w:val="center"/>
            </w:pPr>
            <w:r w:rsidRPr="00253487">
              <w:t>1300</w:t>
            </w:r>
          </w:p>
        </w:tc>
        <w:tc>
          <w:tcPr>
            <w:tcW w:w="2750" w:type="dxa"/>
            <w:shd w:val="clear" w:color="auto" w:fill="auto"/>
          </w:tcPr>
          <w:p w14:paraId="59FC7CCF" w14:textId="77777777" w:rsidR="00253487" w:rsidRPr="00253487" w:rsidRDefault="00253487" w:rsidP="00253487">
            <w:r w:rsidRPr="00253487">
              <w:t>MarketSegmentID</w:t>
            </w:r>
          </w:p>
        </w:tc>
        <w:tc>
          <w:tcPr>
            <w:tcW w:w="811" w:type="dxa"/>
            <w:shd w:val="clear" w:color="auto" w:fill="auto"/>
          </w:tcPr>
          <w:p w14:paraId="464CFB73" w14:textId="77777777" w:rsidR="00253487" w:rsidRPr="00253487" w:rsidRDefault="00253487" w:rsidP="000F73DB">
            <w:pPr>
              <w:jc w:val="center"/>
            </w:pPr>
            <w:r w:rsidRPr="00253487">
              <w:t>N</w:t>
            </w:r>
          </w:p>
        </w:tc>
        <w:tc>
          <w:tcPr>
            <w:tcW w:w="4859" w:type="dxa"/>
            <w:shd w:val="clear" w:color="auto" w:fill="auto"/>
          </w:tcPr>
          <w:p w14:paraId="125733FC" w14:textId="77777777" w:rsidR="00253487" w:rsidRPr="00253487" w:rsidRDefault="00253487" w:rsidP="00253487"/>
        </w:tc>
      </w:tr>
      <w:tr w:rsidR="00253487" w:rsidRPr="00253487" w14:paraId="30335942" w14:textId="77777777" w:rsidTr="000F73DB">
        <w:tc>
          <w:tcPr>
            <w:tcW w:w="652" w:type="dxa"/>
            <w:tcBorders>
              <w:bottom w:val="single" w:sz="6" w:space="0" w:color="000000"/>
            </w:tcBorders>
            <w:shd w:val="clear" w:color="auto" w:fill="auto"/>
          </w:tcPr>
          <w:p w14:paraId="50D43F33" w14:textId="77777777" w:rsidR="00253487" w:rsidRPr="00253487" w:rsidRDefault="00253487" w:rsidP="000F73DB">
            <w:pPr>
              <w:jc w:val="center"/>
            </w:pPr>
            <w:r w:rsidRPr="00253487">
              <w:t>1301</w:t>
            </w:r>
          </w:p>
        </w:tc>
        <w:tc>
          <w:tcPr>
            <w:tcW w:w="2750" w:type="dxa"/>
            <w:tcBorders>
              <w:bottom w:val="single" w:sz="6" w:space="0" w:color="000000"/>
            </w:tcBorders>
            <w:shd w:val="clear" w:color="auto" w:fill="auto"/>
          </w:tcPr>
          <w:p w14:paraId="798975AB" w14:textId="77777777" w:rsidR="00253487" w:rsidRPr="00253487" w:rsidRDefault="00253487" w:rsidP="00253487">
            <w:r w:rsidRPr="00253487">
              <w:t>MarketID</w:t>
            </w:r>
          </w:p>
        </w:tc>
        <w:tc>
          <w:tcPr>
            <w:tcW w:w="811" w:type="dxa"/>
            <w:tcBorders>
              <w:bottom w:val="single" w:sz="6" w:space="0" w:color="000000"/>
            </w:tcBorders>
            <w:shd w:val="clear" w:color="auto" w:fill="auto"/>
          </w:tcPr>
          <w:p w14:paraId="297421C6"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7407E1F" w14:textId="77777777" w:rsidR="00253487" w:rsidRPr="00253487" w:rsidRDefault="00253487" w:rsidP="00253487"/>
        </w:tc>
      </w:tr>
      <w:tr w:rsidR="00253487" w:rsidRPr="00253487" w14:paraId="323F7D43" w14:textId="77777777" w:rsidTr="000F73DB">
        <w:tc>
          <w:tcPr>
            <w:tcW w:w="3402" w:type="dxa"/>
            <w:gridSpan w:val="2"/>
            <w:tcBorders>
              <w:top w:val="single" w:sz="6" w:space="0" w:color="000000"/>
              <w:bottom w:val="single" w:sz="6" w:space="0" w:color="000000"/>
            </w:tcBorders>
            <w:shd w:val="clear" w:color="auto" w:fill="E6E6E6"/>
          </w:tcPr>
          <w:p w14:paraId="3CF40554"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787D44E0"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78C82BA6" w14:textId="77777777" w:rsidR="00253487" w:rsidRPr="00253487" w:rsidRDefault="00253487" w:rsidP="00253487">
            <w:r w:rsidRPr="00253487">
              <w:t>Insert here the set of "Instrument" (symbology) fields defined in "Common Components of Application Messages"</w:t>
            </w:r>
          </w:p>
        </w:tc>
      </w:tr>
      <w:tr w:rsidR="00253487" w:rsidRPr="00253487" w14:paraId="502BC8F6" w14:textId="77777777" w:rsidTr="000F73DB">
        <w:tc>
          <w:tcPr>
            <w:tcW w:w="3402" w:type="dxa"/>
            <w:gridSpan w:val="2"/>
            <w:tcBorders>
              <w:top w:val="single" w:sz="6" w:space="0" w:color="000000"/>
              <w:bottom w:val="single" w:sz="6" w:space="0" w:color="000000"/>
            </w:tcBorders>
            <w:shd w:val="clear" w:color="auto" w:fill="E6E6E6"/>
          </w:tcPr>
          <w:p w14:paraId="48B533DA"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6A931B1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8834CF3" w14:textId="77777777" w:rsidR="00253487" w:rsidRPr="00253487" w:rsidRDefault="00253487" w:rsidP="00253487">
            <w:r w:rsidRPr="00253487">
              <w:t>Insert here the set of "FinancingDetails" fields defined in "Common Components of Application Messages"</w:t>
            </w:r>
          </w:p>
        </w:tc>
      </w:tr>
      <w:tr w:rsidR="00253487" w:rsidRPr="00253487" w14:paraId="5D85B6B0" w14:textId="77777777" w:rsidTr="000F73DB">
        <w:tc>
          <w:tcPr>
            <w:tcW w:w="652" w:type="dxa"/>
            <w:tcBorders>
              <w:top w:val="single" w:sz="6" w:space="0" w:color="000000"/>
              <w:bottom w:val="single" w:sz="6" w:space="0" w:color="000000"/>
            </w:tcBorders>
            <w:shd w:val="clear" w:color="auto" w:fill="auto"/>
          </w:tcPr>
          <w:p w14:paraId="3AC97888" w14:textId="77777777" w:rsidR="00253487" w:rsidRPr="00253487" w:rsidRDefault="00253487" w:rsidP="000F73DB">
            <w:pPr>
              <w:jc w:val="center"/>
            </w:pPr>
            <w:r w:rsidRPr="00253487">
              <w:t>854</w:t>
            </w:r>
          </w:p>
        </w:tc>
        <w:tc>
          <w:tcPr>
            <w:tcW w:w="2750" w:type="dxa"/>
            <w:tcBorders>
              <w:top w:val="single" w:sz="6" w:space="0" w:color="000000"/>
              <w:bottom w:val="single" w:sz="6" w:space="0" w:color="000000"/>
            </w:tcBorders>
            <w:shd w:val="clear" w:color="auto" w:fill="auto"/>
          </w:tcPr>
          <w:p w14:paraId="5E21DA36" w14:textId="77777777" w:rsidR="00253487" w:rsidRPr="00253487" w:rsidRDefault="00253487" w:rsidP="00253487">
            <w:r w:rsidRPr="00253487">
              <w:t>QtyType</w:t>
            </w:r>
          </w:p>
        </w:tc>
        <w:tc>
          <w:tcPr>
            <w:tcW w:w="811" w:type="dxa"/>
            <w:tcBorders>
              <w:top w:val="single" w:sz="6" w:space="0" w:color="000000"/>
              <w:bottom w:val="single" w:sz="6" w:space="0" w:color="000000"/>
            </w:tcBorders>
            <w:shd w:val="clear" w:color="auto" w:fill="auto"/>
          </w:tcPr>
          <w:p w14:paraId="53BD3D8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1DEE642C" w14:textId="77777777" w:rsidR="00253487" w:rsidRPr="00253487" w:rsidRDefault="00253487" w:rsidP="00253487"/>
        </w:tc>
      </w:tr>
      <w:tr w:rsidR="00253487" w:rsidRPr="00253487" w14:paraId="7E1BA44A" w14:textId="77777777" w:rsidTr="000F73DB">
        <w:tc>
          <w:tcPr>
            <w:tcW w:w="3402" w:type="dxa"/>
            <w:gridSpan w:val="2"/>
            <w:tcBorders>
              <w:top w:val="single" w:sz="6" w:space="0" w:color="000000"/>
              <w:bottom w:val="single" w:sz="6" w:space="0" w:color="000000"/>
            </w:tcBorders>
            <w:shd w:val="clear" w:color="auto" w:fill="E6E6E6"/>
          </w:tcPr>
          <w:p w14:paraId="6DBE5B72" w14:textId="77777777" w:rsidR="00253487" w:rsidRPr="00253487" w:rsidRDefault="00253487" w:rsidP="000F73DB">
            <w:pPr>
              <w:jc w:val="left"/>
            </w:pPr>
            <w:r w:rsidRPr="00253487">
              <w:t>component block  &lt;YieldData&gt;</w:t>
            </w:r>
          </w:p>
        </w:tc>
        <w:tc>
          <w:tcPr>
            <w:tcW w:w="811" w:type="dxa"/>
            <w:tcBorders>
              <w:top w:val="single" w:sz="6" w:space="0" w:color="000000"/>
              <w:bottom w:val="single" w:sz="6" w:space="0" w:color="000000"/>
            </w:tcBorders>
            <w:shd w:val="clear" w:color="auto" w:fill="E6E6E6"/>
          </w:tcPr>
          <w:p w14:paraId="3AC718A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308A7D7" w14:textId="77777777" w:rsidR="00253487" w:rsidRPr="00253487" w:rsidRDefault="00253487" w:rsidP="00253487">
            <w:r w:rsidRPr="00253487">
              <w:t>Insert here the set of "YieldData" fields defined in "Common Components of Application Messages"</w:t>
            </w:r>
          </w:p>
        </w:tc>
      </w:tr>
      <w:tr w:rsidR="00253487" w:rsidRPr="00253487" w14:paraId="3EFB224D" w14:textId="77777777" w:rsidTr="000F73DB">
        <w:tc>
          <w:tcPr>
            <w:tcW w:w="3402" w:type="dxa"/>
            <w:gridSpan w:val="2"/>
            <w:tcBorders>
              <w:top w:val="single" w:sz="6" w:space="0" w:color="000000"/>
              <w:bottom w:val="single" w:sz="6" w:space="0" w:color="000000"/>
            </w:tcBorders>
            <w:shd w:val="clear" w:color="auto" w:fill="E6E6E6"/>
          </w:tcPr>
          <w:p w14:paraId="057AAC24"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4E2A91D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22A61EA" w14:textId="77777777" w:rsidR="00253487" w:rsidRPr="00253487" w:rsidRDefault="00253487" w:rsidP="00253487"/>
        </w:tc>
      </w:tr>
      <w:tr w:rsidR="00253487" w:rsidRPr="00253487" w14:paraId="5E11DDD2" w14:textId="77777777" w:rsidTr="000F73DB">
        <w:tc>
          <w:tcPr>
            <w:tcW w:w="652" w:type="dxa"/>
            <w:tcBorders>
              <w:top w:val="single" w:sz="6" w:space="0" w:color="000000"/>
            </w:tcBorders>
            <w:shd w:val="clear" w:color="auto" w:fill="auto"/>
          </w:tcPr>
          <w:p w14:paraId="435FCB13" w14:textId="77777777" w:rsidR="00253487" w:rsidRPr="00253487" w:rsidRDefault="00253487" w:rsidP="000F73DB">
            <w:pPr>
              <w:jc w:val="center"/>
            </w:pPr>
            <w:r w:rsidRPr="00253487">
              <w:t>822</w:t>
            </w:r>
          </w:p>
        </w:tc>
        <w:tc>
          <w:tcPr>
            <w:tcW w:w="2750" w:type="dxa"/>
            <w:tcBorders>
              <w:top w:val="single" w:sz="6" w:space="0" w:color="000000"/>
            </w:tcBorders>
            <w:shd w:val="clear" w:color="auto" w:fill="auto"/>
          </w:tcPr>
          <w:p w14:paraId="4CFE6F58" w14:textId="77777777" w:rsidR="00253487" w:rsidRPr="00253487" w:rsidRDefault="00253487" w:rsidP="00253487">
            <w:r w:rsidRPr="00253487">
              <w:t>UnderlyingTradingSessionID</w:t>
            </w:r>
          </w:p>
        </w:tc>
        <w:tc>
          <w:tcPr>
            <w:tcW w:w="811" w:type="dxa"/>
            <w:tcBorders>
              <w:top w:val="single" w:sz="6" w:space="0" w:color="000000"/>
            </w:tcBorders>
            <w:shd w:val="clear" w:color="auto" w:fill="auto"/>
          </w:tcPr>
          <w:p w14:paraId="58025BD5"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D89E48D" w14:textId="77777777" w:rsidR="00253487" w:rsidRPr="00253487" w:rsidRDefault="00253487" w:rsidP="00253487"/>
        </w:tc>
      </w:tr>
      <w:tr w:rsidR="00253487" w:rsidRPr="00253487" w14:paraId="6806C2AB" w14:textId="77777777" w:rsidTr="000F73DB">
        <w:tc>
          <w:tcPr>
            <w:tcW w:w="652" w:type="dxa"/>
            <w:shd w:val="clear" w:color="auto" w:fill="auto"/>
          </w:tcPr>
          <w:p w14:paraId="6E77B101" w14:textId="77777777" w:rsidR="00253487" w:rsidRPr="00253487" w:rsidRDefault="00253487" w:rsidP="000F73DB">
            <w:pPr>
              <w:jc w:val="center"/>
            </w:pPr>
            <w:r w:rsidRPr="00253487">
              <w:t>823</w:t>
            </w:r>
          </w:p>
        </w:tc>
        <w:tc>
          <w:tcPr>
            <w:tcW w:w="2750" w:type="dxa"/>
            <w:shd w:val="clear" w:color="auto" w:fill="auto"/>
          </w:tcPr>
          <w:p w14:paraId="00CE6CE7" w14:textId="77777777" w:rsidR="00253487" w:rsidRPr="00253487" w:rsidRDefault="00253487" w:rsidP="00253487">
            <w:r w:rsidRPr="00253487">
              <w:t>UnderlyingTradingSessionSubID</w:t>
            </w:r>
          </w:p>
        </w:tc>
        <w:tc>
          <w:tcPr>
            <w:tcW w:w="811" w:type="dxa"/>
            <w:shd w:val="clear" w:color="auto" w:fill="auto"/>
          </w:tcPr>
          <w:p w14:paraId="0A347F03" w14:textId="77777777" w:rsidR="00253487" w:rsidRPr="00253487" w:rsidRDefault="00253487" w:rsidP="000F73DB">
            <w:pPr>
              <w:jc w:val="center"/>
            </w:pPr>
            <w:r w:rsidRPr="00253487">
              <w:t>N</w:t>
            </w:r>
          </w:p>
        </w:tc>
        <w:tc>
          <w:tcPr>
            <w:tcW w:w="4859" w:type="dxa"/>
            <w:shd w:val="clear" w:color="auto" w:fill="auto"/>
          </w:tcPr>
          <w:p w14:paraId="1AF94633" w14:textId="77777777" w:rsidR="00253487" w:rsidRPr="00253487" w:rsidRDefault="00253487" w:rsidP="00253487"/>
        </w:tc>
      </w:tr>
      <w:tr w:rsidR="00253487" w:rsidRPr="00253487" w14:paraId="234B367F" w14:textId="77777777" w:rsidTr="000F73DB">
        <w:tc>
          <w:tcPr>
            <w:tcW w:w="652" w:type="dxa"/>
            <w:shd w:val="clear" w:color="auto" w:fill="auto"/>
          </w:tcPr>
          <w:p w14:paraId="6666FBCA" w14:textId="77777777" w:rsidR="00253487" w:rsidRPr="00253487" w:rsidRDefault="00253487" w:rsidP="000F73DB">
            <w:pPr>
              <w:jc w:val="center"/>
            </w:pPr>
            <w:r w:rsidRPr="00253487">
              <w:t>32</w:t>
            </w:r>
          </w:p>
        </w:tc>
        <w:tc>
          <w:tcPr>
            <w:tcW w:w="2750" w:type="dxa"/>
            <w:shd w:val="clear" w:color="auto" w:fill="auto"/>
          </w:tcPr>
          <w:p w14:paraId="17D6587D" w14:textId="77777777" w:rsidR="00253487" w:rsidRPr="00253487" w:rsidRDefault="00253487" w:rsidP="00253487">
            <w:r w:rsidRPr="00253487">
              <w:t>LastQty</w:t>
            </w:r>
          </w:p>
        </w:tc>
        <w:tc>
          <w:tcPr>
            <w:tcW w:w="811" w:type="dxa"/>
            <w:shd w:val="clear" w:color="auto" w:fill="auto"/>
          </w:tcPr>
          <w:p w14:paraId="150D80AA" w14:textId="77777777" w:rsidR="00253487" w:rsidRPr="00253487" w:rsidRDefault="00253487" w:rsidP="000F73DB">
            <w:pPr>
              <w:jc w:val="center"/>
            </w:pPr>
            <w:r w:rsidRPr="00253487">
              <w:t>Y</w:t>
            </w:r>
          </w:p>
        </w:tc>
        <w:tc>
          <w:tcPr>
            <w:tcW w:w="4859" w:type="dxa"/>
            <w:shd w:val="clear" w:color="auto" w:fill="auto"/>
          </w:tcPr>
          <w:p w14:paraId="420DB7A6" w14:textId="77777777" w:rsidR="00253487" w:rsidRPr="00253487" w:rsidRDefault="00253487" w:rsidP="00253487">
            <w:r w:rsidRPr="00253487">
              <w:t>Trade Quantity.</w:t>
            </w:r>
          </w:p>
        </w:tc>
      </w:tr>
      <w:tr w:rsidR="00253487" w:rsidRPr="00253487" w14:paraId="605A0893" w14:textId="77777777" w:rsidTr="000F73DB">
        <w:tc>
          <w:tcPr>
            <w:tcW w:w="652" w:type="dxa"/>
            <w:shd w:val="clear" w:color="auto" w:fill="auto"/>
          </w:tcPr>
          <w:p w14:paraId="17765BCA" w14:textId="77777777" w:rsidR="00253487" w:rsidRPr="00253487" w:rsidRDefault="00253487" w:rsidP="000F73DB">
            <w:pPr>
              <w:jc w:val="center"/>
            </w:pPr>
            <w:r w:rsidRPr="00253487">
              <w:t>31</w:t>
            </w:r>
          </w:p>
        </w:tc>
        <w:tc>
          <w:tcPr>
            <w:tcW w:w="2750" w:type="dxa"/>
            <w:shd w:val="clear" w:color="auto" w:fill="auto"/>
          </w:tcPr>
          <w:p w14:paraId="32AC09F5" w14:textId="77777777" w:rsidR="00253487" w:rsidRPr="00253487" w:rsidRDefault="00253487" w:rsidP="00253487">
            <w:r w:rsidRPr="00253487">
              <w:t>LastPx</w:t>
            </w:r>
          </w:p>
        </w:tc>
        <w:tc>
          <w:tcPr>
            <w:tcW w:w="811" w:type="dxa"/>
            <w:shd w:val="clear" w:color="auto" w:fill="auto"/>
          </w:tcPr>
          <w:p w14:paraId="0D06D0FA" w14:textId="77777777" w:rsidR="00253487" w:rsidRPr="00253487" w:rsidRDefault="00253487" w:rsidP="000F73DB">
            <w:pPr>
              <w:jc w:val="center"/>
            </w:pPr>
            <w:r w:rsidRPr="00253487">
              <w:t>Y</w:t>
            </w:r>
          </w:p>
        </w:tc>
        <w:tc>
          <w:tcPr>
            <w:tcW w:w="4859" w:type="dxa"/>
            <w:shd w:val="clear" w:color="auto" w:fill="auto"/>
          </w:tcPr>
          <w:p w14:paraId="598BB98C" w14:textId="77777777" w:rsidR="00253487" w:rsidRPr="00253487" w:rsidRDefault="00253487" w:rsidP="00253487">
            <w:r w:rsidRPr="00253487">
              <w:t>Trade Price.</w:t>
            </w:r>
          </w:p>
        </w:tc>
      </w:tr>
      <w:tr w:rsidR="00253487" w:rsidRPr="00253487" w14:paraId="590F4BE7" w14:textId="77777777" w:rsidTr="000F73DB">
        <w:tc>
          <w:tcPr>
            <w:tcW w:w="652" w:type="dxa"/>
            <w:shd w:val="clear" w:color="auto" w:fill="auto"/>
          </w:tcPr>
          <w:p w14:paraId="7907CBA3" w14:textId="77777777" w:rsidR="00253487" w:rsidRPr="00253487" w:rsidRDefault="00253487" w:rsidP="000F73DB">
            <w:pPr>
              <w:jc w:val="center"/>
            </w:pPr>
            <w:r w:rsidRPr="00253487">
              <w:t>1056</w:t>
            </w:r>
          </w:p>
        </w:tc>
        <w:tc>
          <w:tcPr>
            <w:tcW w:w="2750" w:type="dxa"/>
            <w:shd w:val="clear" w:color="auto" w:fill="auto"/>
          </w:tcPr>
          <w:p w14:paraId="3B1C1D0F" w14:textId="77777777" w:rsidR="00253487" w:rsidRPr="00253487" w:rsidRDefault="00253487" w:rsidP="00253487">
            <w:r w:rsidRPr="00253487">
              <w:t>CalculatedCcyLastQty</w:t>
            </w:r>
          </w:p>
        </w:tc>
        <w:tc>
          <w:tcPr>
            <w:tcW w:w="811" w:type="dxa"/>
            <w:shd w:val="clear" w:color="auto" w:fill="auto"/>
          </w:tcPr>
          <w:p w14:paraId="40939134" w14:textId="77777777" w:rsidR="00253487" w:rsidRPr="00253487" w:rsidRDefault="00253487" w:rsidP="000F73DB">
            <w:pPr>
              <w:jc w:val="center"/>
            </w:pPr>
            <w:r w:rsidRPr="00253487">
              <w:t>N</w:t>
            </w:r>
          </w:p>
        </w:tc>
        <w:tc>
          <w:tcPr>
            <w:tcW w:w="4859" w:type="dxa"/>
            <w:shd w:val="clear" w:color="auto" w:fill="auto"/>
          </w:tcPr>
          <w:p w14:paraId="7836600A" w14:textId="77777777" w:rsidR="00253487" w:rsidRPr="00253487" w:rsidRDefault="00253487" w:rsidP="00253487"/>
        </w:tc>
      </w:tr>
      <w:tr w:rsidR="00253487" w:rsidRPr="00253487" w14:paraId="60CC2860" w14:textId="77777777" w:rsidTr="000F73DB">
        <w:tc>
          <w:tcPr>
            <w:tcW w:w="652" w:type="dxa"/>
            <w:shd w:val="clear" w:color="auto" w:fill="auto"/>
          </w:tcPr>
          <w:p w14:paraId="3ADFC8E4" w14:textId="77777777" w:rsidR="00253487" w:rsidRPr="00253487" w:rsidRDefault="00253487" w:rsidP="000F73DB">
            <w:pPr>
              <w:jc w:val="center"/>
            </w:pPr>
            <w:r w:rsidRPr="00253487">
              <w:t>15</w:t>
            </w:r>
          </w:p>
        </w:tc>
        <w:tc>
          <w:tcPr>
            <w:tcW w:w="2750" w:type="dxa"/>
            <w:shd w:val="clear" w:color="auto" w:fill="auto"/>
          </w:tcPr>
          <w:p w14:paraId="362AA2DA" w14:textId="77777777" w:rsidR="00253487" w:rsidRPr="00253487" w:rsidRDefault="00253487" w:rsidP="00253487">
            <w:r w:rsidRPr="00253487">
              <w:t>Currency</w:t>
            </w:r>
          </w:p>
        </w:tc>
        <w:tc>
          <w:tcPr>
            <w:tcW w:w="811" w:type="dxa"/>
            <w:shd w:val="clear" w:color="auto" w:fill="auto"/>
          </w:tcPr>
          <w:p w14:paraId="1CB65EBD" w14:textId="77777777" w:rsidR="00253487" w:rsidRPr="00253487" w:rsidRDefault="00253487" w:rsidP="000F73DB">
            <w:pPr>
              <w:jc w:val="center"/>
            </w:pPr>
            <w:r w:rsidRPr="00253487">
              <w:t>N</w:t>
            </w:r>
          </w:p>
        </w:tc>
        <w:tc>
          <w:tcPr>
            <w:tcW w:w="4859" w:type="dxa"/>
            <w:shd w:val="clear" w:color="auto" w:fill="auto"/>
          </w:tcPr>
          <w:p w14:paraId="1B5D2E76" w14:textId="77777777" w:rsidR="00253487" w:rsidRPr="00253487" w:rsidRDefault="00253487" w:rsidP="00253487">
            <w:r w:rsidRPr="00253487">
              <w:t>Primary currency of the specified currency pair. Used to qualify LastQty and GrossTradeAmout</w:t>
            </w:r>
          </w:p>
        </w:tc>
      </w:tr>
      <w:tr w:rsidR="00253487" w:rsidRPr="00253487" w14:paraId="457B0C74" w14:textId="77777777" w:rsidTr="000F73DB">
        <w:tc>
          <w:tcPr>
            <w:tcW w:w="652" w:type="dxa"/>
            <w:shd w:val="clear" w:color="auto" w:fill="auto"/>
          </w:tcPr>
          <w:p w14:paraId="1335DDF8" w14:textId="77777777" w:rsidR="00253487" w:rsidRPr="00253487" w:rsidRDefault="00253487" w:rsidP="000F73DB">
            <w:pPr>
              <w:jc w:val="center"/>
            </w:pPr>
            <w:r w:rsidRPr="00253487">
              <w:t>120</w:t>
            </w:r>
          </w:p>
        </w:tc>
        <w:tc>
          <w:tcPr>
            <w:tcW w:w="2750" w:type="dxa"/>
            <w:shd w:val="clear" w:color="auto" w:fill="auto"/>
          </w:tcPr>
          <w:p w14:paraId="14912693" w14:textId="77777777" w:rsidR="00253487" w:rsidRPr="00253487" w:rsidRDefault="00253487" w:rsidP="00253487">
            <w:r w:rsidRPr="00253487">
              <w:t>SettlCurrency</w:t>
            </w:r>
          </w:p>
        </w:tc>
        <w:tc>
          <w:tcPr>
            <w:tcW w:w="811" w:type="dxa"/>
            <w:shd w:val="clear" w:color="auto" w:fill="auto"/>
          </w:tcPr>
          <w:p w14:paraId="1F8180B7" w14:textId="77777777" w:rsidR="00253487" w:rsidRPr="00253487" w:rsidRDefault="00253487" w:rsidP="000F73DB">
            <w:pPr>
              <w:jc w:val="center"/>
            </w:pPr>
            <w:r w:rsidRPr="00253487">
              <w:t>N</w:t>
            </w:r>
          </w:p>
        </w:tc>
        <w:tc>
          <w:tcPr>
            <w:tcW w:w="4859" w:type="dxa"/>
            <w:shd w:val="clear" w:color="auto" w:fill="auto"/>
          </w:tcPr>
          <w:p w14:paraId="46339F82" w14:textId="77777777" w:rsidR="00253487" w:rsidRPr="00253487" w:rsidRDefault="00253487" w:rsidP="00253487">
            <w:r w:rsidRPr="00253487">
              <w:t>Contra currency of the deal. Used to qualify CalculatedCcyLastQty</w:t>
            </w:r>
          </w:p>
        </w:tc>
      </w:tr>
      <w:tr w:rsidR="00253487" w:rsidRPr="00253487" w14:paraId="6CA1363E" w14:textId="77777777" w:rsidTr="000F73DB">
        <w:tc>
          <w:tcPr>
            <w:tcW w:w="652" w:type="dxa"/>
            <w:shd w:val="clear" w:color="auto" w:fill="auto"/>
          </w:tcPr>
          <w:p w14:paraId="1C9989E5" w14:textId="77777777" w:rsidR="00253487" w:rsidRPr="00253487" w:rsidRDefault="00253487" w:rsidP="000F73DB">
            <w:pPr>
              <w:jc w:val="center"/>
            </w:pPr>
            <w:r w:rsidRPr="00253487">
              <w:t>669</w:t>
            </w:r>
          </w:p>
        </w:tc>
        <w:tc>
          <w:tcPr>
            <w:tcW w:w="2750" w:type="dxa"/>
            <w:shd w:val="clear" w:color="auto" w:fill="auto"/>
          </w:tcPr>
          <w:p w14:paraId="494BE22B" w14:textId="77777777" w:rsidR="00253487" w:rsidRPr="00253487" w:rsidRDefault="00253487" w:rsidP="00253487">
            <w:r w:rsidRPr="00253487">
              <w:t>LastParPx</w:t>
            </w:r>
          </w:p>
        </w:tc>
        <w:tc>
          <w:tcPr>
            <w:tcW w:w="811" w:type="dxa"/>
            <w:shd w:val="clear" w:color="auto" w:fill="auto"/>
          </w:tcPr>
          <w:p w14:paraId="7F306C80" w14:textId="77777777" w:rsidR="00253487" w:rsidRPr="00253487" w:rsidRDefault="00253487" w:rsidP="000F73DB">
            <w:pPr>
              <w:jc w:val="center"/>
            </w:pPr>
            <w:r w:rsidRPr="00253487">
              <w:t>N</w:t>
            </w:r>
          </w:p>
        </w:tc>
        <w:tc>
          <w:tcPr>
            <w:tcW w:w="4859" w:type="dxa"/>
            <w:shd w:val="clear" w:color="auto" w:fill="auto"/>
          </w:tcPr>
          <w:p w14:paraId="7FBF6561" w14:textId="77777777" w:rsidR="00253487" w:rsidRPr="00253487" w:rsidRDefault="00253487" w:rsidP="00253487">
            <w:r w:rsidRPr="00253487">
              <w:t>Last price expressed in percent-of-par. Conditionally required for Fixed Income trades when LastPx is expressed in Yield, Spread, Discount or any other price type that is not percent-of-par.</w:t>
            </w:r>
          </w:p>
        </w:tc>
      </w:tr>
      <w:tr w:rsidR="00253487" w:rsidRPr="00253487" w14:paraId="612CFA51" w14:textId="77777777" w:rsidTr="000F73DB">
        <w:tc>
          <w:tcPr>
            <w:tcW w:w="652" w:type="dxa"/>
            <w:shd w:val="clear" w:color="auto" w:fill="auto"/>
          </w:tcPr>
          <w:p w14:paraId="7FAADA09" w14:textId="77777777" w:rsidR="00253487" w:rsidRPr="00253487" w:rsidRDefault="00253487" w:rsidP="000F73DB">
            <w:pPr>
              <w:jc w:val="center"/>
            </w:pPr>
            <w:r w:rsidRPr="00253487">
              <w:t>194</w:t>
            </w:r>
          </w:p>
        </w:tc>
        <w:tc>
          <w:tcPr>
            <w:tcW w:w="2750" w:type="dxa"/>
            <w:shd w:val="clear" w:color="auto" w:fill="auto"/>
          </w:tcPr>
          <w:p w14:paraId="587B92AA" w14:textId="77777777" w:rsidR="00253487" w:rsidRPr="00253487" w:rsidRDefault="00253487" w:rsidP="00253487">
            <w:r w:rsidRPr="00253487">
              <w:t>LastSpotRate</w:t>
            </w:r>
          </w:p>
        </w:tc>
        <w:tc>
          <w:tcPr>
            <w:tcW w:w="811" w:type="dxa"/>
            <w:shd w:val="clear" w:color="auto" w:fill="auto"/>
          </w:tcPr>
          <w:p w14:paraId="17B6664B" w14:textId="77777777" w:rsidR="00253487" w:rsidRPr="00253487" w:rsidRDefault="00253487" w:rsidP="000F73DB">
            <w:pPr>
              <w:jc w:val="center"/>
            </w:pPr>
            <w:r w:rsidRPr="00253487">
              <w:t>N</w:t>
            </w:r>
          </w:p>
        </w:tc>
        <w:tc>
          <w:tcPr>
            <w:tcW w:w="4859" w:type="dxa"/>
            <w:shd w:val="clear" w:color="auto" w:fill="auto"/>
          </w:tcPr>
          <w:p w14:paraId="4B7EF940" w14:textId="77777777" w:rsidR="00253487" w:rsidRPr="00253487" w:rsidRDefault="00253487" w:rsidP="00253487">
            <w:r w:rsidRPr="00253487">
              <w:t>Applicable for F/X orders</w:t>
            </w:r>
          </w:p>
        </w:tc>
      </w:tr>
      <w:tr w:rsidR="00253487" w:rsidRPr="00253487" w14:paraId="63626D0A" w14:textId="77777777" w:rsidTr="000F73DB">
        <w:tc>
          <w:tcPr>
            <w:tcW w:w="652" w:type="dxa"/>
            <w:shd w:val="clear" w:color="auto" w:fill="auto"/>
          </w:tcPr>
          <w:p w14:paraId="158BEF1D" w14:textId="77777777" w:rsidR="00253487" w:rsidRPr="00253487" w:rsidRDefault="00253487" w:rsidP="000F73DB">
            <w:pPr>
              <w:jc w:val="center"/>
            </w:pPr>
            <w:r w:rsidRPr="00253487">
              <w:t>195</w:t>
            </w:r>
          </w:p>
        </w:tc>
        <w:tc>
          <w:tcPr>
            <w:tcW w:w="2750" w:type="dxa"/>
            <w:shd w:val="clear" w:color="auto" w:fill="auto"/>
          </w:tcPr>
          <w:p w14:paraId="3460DE6A" w14:textId="77777777" w:rsidR="00253487" w:rsidRPr="00253487" w:rsidRDefault="00253487" w:rsidP="00253487">
            <w:r w:rsidRPr="00253487">
              <w:t>LastForwardPoints</w:t>
            </w:r>
          </w:p>
        </w:tc>
        <w:tc>
          <w:tcPr>
            <w:tcW w:w="811" w:type="dxa"/>
            <w:shd w:val="clear" w:color="auto" w:fill="auto"/>
          </w:tcPr>
          <w:p w14:paraId="034148CD" w14:textId="77777777" w:rsidR="00253487" w:rsidRPr="00253487" w:rsidRDefault="00253487" w:rsidP="000F73DB">
            <w:pPr>
              <w:jc w:val="center"/>
            </w:pPr>
            <w:r w:rsidRPr="00253487">
              <w:t>N</w:t>
            </w:r>
          </w:p>
        </w:tc>
        <w:tc>
          <w:tcPr>
            <w:tcW w:w="4859" w:type="dxa"/>
            <w:shd w:val="clear" w:color="auto" w:fill="auto"/>
          </w:tcPr>
          <w:p w14:paraId="7A928E1A" w14:textId="77777777" w:rsidR="00253487" w:rsidRPr="00253487" w:rsidRDefault="00253487" w:rsidP="00253487">
            <w:r w:rsidRPr="00253487">
              <w:t>Applicable for F/X orders</w:t>
            </w:r>
          </w:p>
        </w:tc>
      </w:tr>
      <w:tr w:rsidR="00253487" w:rsidRPr="00253487" w14:paraId="36C87C94" w14:textId="77777777" w:rsidTr="000F73DB">
        <w:tc>
          <w:tcPr>
            <w:tcW w:w="652" w:type="dxa"/>
            <w:shd w:val="clear" w:color="auto" w:fill="auto"/>
          </w:tcPr>
          <w:p w14:paraId="51FDF146" w14:textId="77777777" w:rsidR="00253487" w:rsidRPr="00253487" w:rsidRDefault="00253487" w:rsidP="000F73DB">
            <w:pPr>
              <w:jc w:val="center"/>
            </w:pPr>
            <w:r w:rsidRPr="00253487">
              <w:t>1071</w:t>
            </w:r>
          </w:p>
        </w:tc>
        <w:tc>
          <w:tcPr>
            <w:tcW w:w="2750" w:type="dxa"/>
            <w:shd w:val="clear" w:color="auto" w:fill="auto"/>
          </w:tcPr>
          <w:p w14:paraId="161DDFB3" w14:textId="77777777" w:rsidR="00253487" w:rsidRPr="00253487" w:rsidRDefault="00253487" w:rsidP="00253487">
            <w:r w:rsidRPr="00253487">
              <w:t>LastSwapPoints</w:t>
            </w:r>
          </w:p>
        </w:tc>
        <w:tc>
          <w:tcPr>
            <w:tcW w:w="811" w:type="dxa"/>
            <w:shd w:val="clear" w:color="auto" w:fill="auto"/>
          </w:tcPr>
          <w:p w14:paraId="131BA4A1" w14:textId="77777777" w:rsidR="00253487" w:rsidRPr="00253487" w:rsidRDefault="00253487" w:rsidP="000F73DB">
            <w:pPr>
              <w:jc w:val="center"/>
            </w:pPr>
            <w:r w:rsidRPr="00253487">
              <w:t>N</w:t>
            </w:r>
          </w:p>
        </w:tc>
        <w:tc>
          <w:tcPr>
            <w:tcW w:w="4859" w:type="dxa"/>
            <w:shd w:val="clear" w:color="auto" w:fill="auto"/>
          </w:tcPr>
          <w:p w14:paraId="26877CB9" w14:textId="77777777" w:rsidR="00253487" w:rsidRPr="00253487" w:rsidRDefault="00253487" w:rsidP="00253487"/>
        </w:tc>
      </w:tr>
      <w:tr w:rsidR="00253487" w:rsidRPr="00253487" w14:paraId="784BCA26" w14:textId="77777777" w:rsidTr="000F73DB">
        <w:tc>
          <w:tcPr>
            <w:tcW w:w="652" w:type="dxa"/>
            <w:shd w:val="clear" w:color="auto" w:fill="auto"/>
          </w:tcPr>
          <w:p w14:paraId="44601C85" w14:textId="77777777" w:rsidR="00253487" w:rsidRPr="00253487" w:rsidRDefault="00253487" w:rsidP="000F73DB">
            <w:pPr>
              <w:jc w:val="center"/>
            </w:pPr>
            <w:r w:rsidRPr="00253487">
              <w:t>30</w:t>
            </w:r>
          </w:p>
        </w:tc>
        <w:tc>
          <w:tcPr>
            <w:tcW w:w="2750" w:type="dxa"/>
            <w:shd w:val="clear" w:color="auto" w:fill="auto"/>
          </w:tcPr>
          <w:p w14:paraId="36330397" w14:textId="77777777" w:rsidR="00253487" w:rsidRPr="00253487" w:rsidRDefault="00253487" w:rsidP="00253487">
            <w:r w:rsidRPr="00253487">
              <w:t>LastMkt</w:t>
            </w:r>
          </w:p>
        </w:tc>
        <w:tc>
          <w:tcPr>
            <w:tcW w:w="811" w:type="dxa"/>
            <w:shd w:val="clear" w:color="auto" w:fill="auto"/>
          </w:tcPr>
          <w:p w14:paraId="5E1D998F" w14:textId="77777777" w:rsidR="00253487" w:rsidRPr="00253487" w:rsidRDefault="00253487" w:rsidP="000F73DB">
            <w:pPr>
              <w:jc w:val="center"/>
            </w:pPr>
            <w:r w:rsidRPr="00253487">
              <w:t>N</w:t>
            </w:r>
          </w:p>
        </w:tc>
        <w:tc>
          <w:tcPr>
            <w:tcW w:w="4859" w:type="dxa"/>
            <w:shd w:val="clear" w:color="auto" w:fill="auto"/>
          </w:tcPr>
          <w:p w14:paraId="3098FDC2" w14:textId="77777777" w:rsidR="00253487" w:rsidRPr="00253487" w:rsidRDefault="00253487" w:rsidP="00253487"/>
        </w:tc>
      </w:tr>
      <w:tr w:rsidR="00253487" w:rsidRPr="00253487" w14:paraId="5A0D4C22" w14:textId="77777777" w:rsidTr="000F73DB">
        <w:tc>
          <w:tcPr>
            <w:tcW w:w="652" w:type="dxa"/>
            <w:shd w:val="clear" w:color="auto" w:fill="auto"/>
          </w:tcPr>
          <w:p w14:paraId="0E97095F" w14:textId="77777777" w:rsidR="00253487" w:rsidRPr="00253487" w:rsidRDefault="00253487" w:rsidP="000F73DB">
            <w:pPr>
              <w:jc w:val="center"/>
            </w:pPr>
            <w:r w:rsidRPr="00253487">
              <w:t>75</w:t>
            </w:r>
          </w:p>
        </w:tc>
        <w:tc>
          <w:tcPr>
            <w:tcW w:w="2750" w:type="dxa"/>
            <w:shd w:val="clear" w:color="auto" w:fill="auto"/>
          </w:tcPr>
          <w:p w14:paraId="534F34D6" w14:textId="77777777" w:rsidR="00253487" w:rsidRPr="00253487" w:rsidRDefault="00253487" w:rsidP="00253487">
            <w:r w:rsidRPr="00253487">
              <w:t>TradeDate</w:t>
            </w:r>
          </w:p>
        </w:tc>
        <w:tc>
          <w:tcPr>
            <w:tcW w:w="811" w:type="dxa"/>
            <w:shd w:val="clear" w:color="auto" w:fill="auto"/>
          </w:tcPr>
          <w:p w14:paraId="20AADFD8" w14:textId="77777777" w:rsidR="00253487" w:rsidRPr="00253487" w:rsidRDefault="00253487" w:rsidP="000F73DB">
            <w:pPr>
              <w:jc w:val="center"/>
            </w:pPr>
            <w:r w:rsidRPr="00253487">
              <w:t>N</w:t>
            </w:r>
          </w:p>
        </w:tc>
        <w:tc>
          <w:tcPr>
            <w:tcW w:w="4859" w:type="dxa"/>
            <w:shd w:val="clear" w:color="auto" w:fill="auto"/>
          </w:tcPr>
          <w:p w14:paraId="565A1CBC" w14:textId="77777777" w:rsidR="00253487" w:rsidRPr="00253487" w:rsidRDefault="00253487" w:rsidP="00253487">
            <w:r w:rsidRPr="00253487">
              <w:t>Used when reporting other than current day trades.</w:t>
            </w:r>
          </w:p>
        </w:tc>
      </w:tr>
      <w:tr w:rsidR="00253487" w:rsidRPr="00253487" w14:paraId="05CBC3F2" w14:textId="77777777" w:rsidTr="000F73DB">
        <w:tc>
          <w:tcPr>
            <w:tcW w:w="652" w:type="dxa"/>
            <w:shd w:val="clear" w:color="auto" w:fill="auto"/>
          </w:tcPr>
          <w:p w14:paraId="4B2EAD83" w14:textId="77777777" w:rsidR="00253487" w:rsidRPr="00253487" w:rsidRDefault="00253487" w:rsidP="000F73DB">
            <w:pPr>
              <w:jc w:val="center"/>
            </w:pPr>
            <w:r w:rsidRPr="00253487">
              <w:t>715</w:t>
            </w:r>
          </w:p>
        </w:tc>
        <w:tc>
          <w:tcPr>
            <w:tcW w:w="2750" w:type="dxa"/>
            <w:shd w:val="clear" w:color="auto" w:fill="auto"/>
          </w:tcPr>
          <w:p w14:paraId="58C3496A" w14:textId="77777777" w:rsidR="00253487" w:rsidRPr="00253487" w:rsidRDefault="00253487" w:rsidP="00253487">
            <w:r w:rsidRPr="00253487">
              <w:t>ClearingBusinessDate</w:t>
            </w:r>
          </w:p>
        </w:tc>
        <w:tc>
          <w:tcPr>
            <w:tcW w:w="811" w:type="dxa"/>
            <w:shd w:val="clear" w:color="auto" w:fill="auto"/>
          </w:tcPr>
          <w:p w14:paraId="56E444A5" w14:textId="77777777" w:rsidR="00253487" w:rsidRPr="00253487" w:rsidRDefault="00253487" w:rsidP="000F73DB">
            <w:pPr>
              <w:jc w:val="center"/>
            </w:pPr>
            <w:r w:rsidRPr="00253487">
              <w:t>N</w:t>
            </w:r>
          </w:p>
        </w:tc>
        <w:tc>
          <w:tcPr>
            <w:tcW w:w="4859" w:type="dxa"/>
            <w:shd w:val="clear" w:color="auto" w:fill="auto"/>
          </w:tcPr>
          <w:p w14:paraId="0E2A3F51" w14:textId="77777777" w:rsidR="00253487" w:rsidRPr="00253487" w:rsidRDefault="00253487" w:rsidP="00253487"/>
        </w:tc>
      </w:tr>
      <w:tr w:rsidR="00253487" w:rsidRPr="00253487" w14:paraId="2D4C2337" w14:textId="77777777" w:rsidTr="000F73DB">
        <w:tc>
          <w:tcPr>
            <w:tcW w:w="652" w:type="dxa"/>
            <w:tcBorders>
              <w:bottom w:val="single" w:sz="6" w:space="0" w:color="000000"/>
            </w:tcBorders>
            <w:shd w:val="clear" w:color="auto" w:fill="auto"/>
          </w:tcPr>
          <w:p w14:paraId="7528D342" w14:textId="77777777" w:rsidR="00253487" w:rsidRPr="00253487" w:rsidRDefault="00253487" w:rsidP="000F73DB">
            <w:pPr>
              <w:jc w:val="center"/>
            </w:pPr>
            <w:r w:rsidRPr="00253487">
              <w:t>6</w:t>
            </w:r>
          </w:p>
        </w:tc>
        <w:tc>
          <w:tcPr>
            <w:tcW w:w="2750" w:type="dxa"/>
            <w:tcBorders>
              <w:bottom w:val="single" w:sz="6" w:space="0" w:color="000000"/>
            </w:tcBorders>
            <w:shd w:val="clear" w:color="auto" w:fill="auto"/>
          </w:tcPr>
          <w:p w14:paraId="3A3D7B98" w14:textId="77777777" w:rsidR="00253487" w:rsidRPr="00253487" w:rsidRDefault="00253487" w:rsidP="00253487">
            <w:r w:rsidRPr="00253487">
              <w:t>AvgPx</w:t>
            </w:r>
          </w:p>
        </w:tc>
        <w:tc>
          <w:tcPr>
            <w:tcW w:w="811" w:type="dxa"/>
            <w:tcBorders>
              <w:bottom w:val="single" w:sz="6" w:space="0" w:color="000000"/>
            </w:tcBorders>
            <w:shd w:val="clear" w:color="auto" w:fill="auto"/>
          </w:tcPr>
          <w:p w14:paraId="63BB505B"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406A09B" w14:textId="77777777" w:rsidR="00253487" w:rsidRPr="00253487" w:rsidRDefault="00253487" w:rsidP="00253487">
            <w:r w:rsidRPr="00253487">
              <w:t>Average Price - if present then the LastPx will contain the original price on the execution</w:t>
            </w:r>
          </w:p>
        </w:tc>
      </w:tr>
      <w:tr w:rsidR="00253487" w:rsidRPr="00253487" w14:paraId="12480A7B" w14:textId="77777777" w:rsidTr="000F73DB">
        <w:tc>
          <w:tcPr>
            <w:tcW w:w="3402" w:type="dxa"/>
            <w:gridSpan w:val="2"/>
            <w:tcBorders>
              <w:top w:val="single" w:sz="6" w:space="0" w:color="000000"/>
              <w:bottom w:val="single" w:sz="6" w:space="0" w:color="000000"/>
            </w:tcBorders>
            <w:shd w:val="clear" w:color="auto" w:fill="E6E6E6"/>
          </w:tcPr>
          <w:p w14:paraId="5CEFC4B4"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755A116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B5B2285"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3274C77E" w14:textId="77777777" w:rsidTr="000F73DB">
        <w:tc>
          <w:tcPr>
            <w:tcW w:w="652" w:type="dxa"/>
            <w:tcBorders>
              <w:top w:val="single" w:sz="6" w:space="0" w:color="000000"/>
              <w:bottom w:val="single" w:sz="6" w:space="0" w:color="000000"/>
            </w:tcBorders>
            <w:shd w:val="clear" w:color="auto" w:fill="auto"/>
          </w:tcPr>
          <w:p w14:paraId="70C6D311" w14:textId="77777777" w:rsidR="00253487" w:rsidRPr="00253487" w:rsidRDefault="00253487" w:rsidP="000F73DB">
            <w:pPr>
              <w:jc w:val="center"/>
            </w:pPr>
            <w:r w:rsidRPr="00253487">
              <w:t>819</w:t>
            </w:r>
          </w:p>
        </w:tc>
        <w:tc>
          <w:tcPr>
            <w:tcW w:w="2750" w:type="dxa"/>
            <w:tcBorders>
              <w:top w:val="single" w:sz="6" w:space="0" w:color="000000"/>
              <w:bottom w:val="single" w:sz="6" w:space="0" w:color="000000"/>
            </w:tcBorders>
            <w:shd w:val="clear" w:color="auto" w:fill="auto"/>
          </w:tcPr>
          <w:p w14:paraId="169C30D5" w14:textId="77777777" w:rsidR="00253487" w:rsidRPr="00253487" w:rsidRDefault="00253487" w:rsidP="00253487">
            <w:r w:rsidRPr="00253487">
              <w:t>AvgPxIndicator</w:t>
            </w:r>
          </w:p>
        </w:tc>
        <w:tc>
          <w:tcPr>
            <w:tcW w:w="811" w:type="dxa"/>
            <w:tcBorders>
              <w:top w:val="single" w:sz="6" w:space="0" w:color="000000"/>
              <w:bottom w:val="single" w:sz="6" w:space="0" w:color="000000"/>
            </w:tcBorders>
            <w:shd w:val="clear" w:color="auto" w:fill="auto"/>
          </w:tcPr>
          <w:p w14:paraId="010A266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7D6F509E" w14:textId="77777777" w:rsidR="00253487" w:rsidRPr="00253487" w:rsidRDefault="00253487" w:rsidP="00253487">
            <w:r w:rsidRPr="00253487">
              <w:t>Average Pricing indicator</w:t>
            </w:r>
          </w:p>
        </w:tc>
      </w:tr>
      <w:tr w:rsidR="00253487" w:rsidRPr="00253487" w14:paraId="244FABA3" w14:textId="77777777" w:rsidTr="000F73DB">
        <w:tc>
          <w:tcPr>
            <w:tcW w:w="3402" w:type="dxa"/>
            <w:gridSpan w:val="2"/>
            <w:tcBorders>
              <w:top w:val="single" w:sz="6" w:space="0" w:color="000000"/>
              <w:bottom w:val="single" w:sz="6" w:space="0" w:color="000000"/>
            </w:tcBorders>
            <w:shd w:val="clear" w:color="auto" w:fill="E6E6E6"/>
          </w:tcPr>
          <w:p w14:paraId="45160929" w14:textId="77777777" w:rsidR="00253487" w:rsidRPr="00253487" w:rsidRDefault="00253487" w:rsidP="000F73DB">
            <w:pPr>
              <w:jc w:val="left"/>
            </w:pPr>
            <w:r w:rsidRPr="00253487">
              <w:t>component block  &lt;PositionAmountData&gt;</w:t>
            </w:r>
          </w:p>
        </w:tc>
        <w:tc>
          <w:tcPr>
            <w:tcW w:w="811" w:type="dxa"/>
            <w:tcBorders>
              <w:top w:val="single" w:sz="6" w:space="0" w:color="000000"/>
              <w:bottom w:val="single" w:sz="6" w:space="0" w:color="000000"/>
            </w:tcBorders>
            <w:shd w:val="clear" w:color="auto" w:fill="E6E6E6"/>
          </w:tcPr>
          <w:p w14:paraId="796A424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C7EB76C" w14:textId="77777777" w:rsidR="00253487" w:rsidRPr="00253487" w:rsidRDefault="00253487" w:rsidP="00253487">
            <w:r w:rsidRPr="00253487">
              <w:t>Insert here here the set of "Position Amount Data" fields defined in "Common Components of Application Messages"</w:t>
            </w:r>
          </w:p>
        </w:tc>
      </w:tr>
      <w:tr w:rsidR="00253487" w:rsidRPr="00253487" w14:paraId="37F7F290" w14:textId="77777777" w:rsidTr="000F73DB">
        <w:tc>
          <w:tcPr>
            <w:tcW w:w="652" w:type="dxa"/>
            <w:tcBorders>
              <w:top w:val="single" w:sz="6" w:space="0" w:color="000000"/>
            </w:tcBorders>
            <w:shd w:val="clear" w:color="auto" w:fill="auto"/>
          </w:tcPr>
          <w:p w14:paraId="1F785A5E" w14:textId="77777777" w:rsidR="00253487" w:rsidRPr="00253487" w:rsidRDefault="00253487" w:rsidP="000F73DB">
            <w:pPr>
              <w:jc w:val="center"/>
            </w:pPr>
            <w:r w:rsidRPr="00253487">
              <w:t>442</w:t>
            </w:r>
          </w:p>
        </w:tc>
        <w:tc>
          <w:tcPr>
            <w:tcW w:w="2750" w:type="dxa"/>
            <w:tcBorders>
              <w:top w:val="single" w:sz="6" w:space="0" w:color="000000"/>
            </w:tcBorders>
            <w:shd w:val="clear" w:color="auto" w:fill="auto"/>
          </w:tcPr>
          <w:p w14:paraId="672F8CEE" w14:textId="77777777" w:rsidR="00253487" w:rsidRPr="00253487" w:rsidRDefault="00253487" w:rsidP="00253487">
            <w:r w:rsidRPr="00253487">
              <w:t>MultiLegReportingType</w:t>
            </w:r>
          </w:p>
        </w:tc>
        <w:tc>
          <w:tcPr>
            <w:tcW w:w="811" w:type="dxa"/>
            <w:tcBorders>
              <w:top w:val="single" w:sz="6" w:space="0" w:color="000000"/>
            </w:tcBorders>
            <w:shd w:val="clear" w:color="auto" w:fill="auto"/>
          </w:tcPr>
          <w:p w14:paraId="263E7CED"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64B4A3E" w14:textId="77777777" w:rsidR="00253487" w:rsidRDefault="00253487" w:rsidP="00253487">
            <w:r w:rsidRPr="00253487">
              <w:t>Type of report if multileg instrument.</w:t>
            </w:r>
          </w:p>
          <w:p w14:paraId="516C0490" w14:textId="77777777" w:rsidR="00253487" w:rsidRPr="00253487" w:rsidRDefault="00253487" w:rsidP="00253487">
            <w:r w:rsidRPr="00253487">
              <w:t>Provided to support a scenario for trades of multileg instruments between two parties.</w:t>
            </w:r>
          </w:p>
        </w:tc>
      </w:tr>
      <w:tr w:rsidR="00253487" w:rsidRPr="00253487" w14:paraId="67CB2FE1" w14:textId="77777777" w:rsidTr="000F73DB">
        <w:tc>
          <w:tcPr>
            <w:tcW w:w="652" w:type="dxa"/>
            <w:tcBorders>
              <w:bottom w:val="single" w:sz="6" w:space="0" w:color="000000"/>
            </w:tcBorders>
            <w:shd w:val="clear" w:color="auto" w:fill="auto"/>
          </w:tcPr>
          <w:p w14:paraId="3E214785" w14:textId="77777777" w:rsidR="00253487" w:rsidRPr="00253487" w:rsidRDefault="00253487" w:rsidP="000F73DB">
            <w:pPr>
              <w:jc w:val="center"/>
            </w:pPr>
            <w:r w:rsidRPr="00253487">
              <w:t>824</w:t>
            </w:r>
          </w:p>
        </w:tc>
        <w:tc>
          <w:tcPr>
            <w:tcW w:w="2750" w:type="dxa"/>
            <w:tcBorders>
              <w:bottom w:val="single" w:sz="6" w:space="0" w:color="000000"/>
            </w:tcBorders>
            <w:shd w:val="clear" w:color="auto" w:fill="auto"/>
          </w:tcPr>
          <w:p w14:paraId="1DC17E8D" w14:textId="77777777" w:rsidR="00253487" w:rsidRPr="00253487" w:rsidRDefault="00253487" w:rsidP="00253487">
            <w:r w:rsidRPr="00253487">
              <w:t>TradeLegRefID</w:t>
            </w:r>
          </w:p>
        </w:tc>
        <w:tc>
          <w:tcPr>
            <w:tcW w:w="811" w:type="dxa"/>
            <w:tcBorders>
              <w:bottom w:val="single" w:sz="6" w:space="0" w:color="000000"/>
            </w:tcBorders>
            <w:shd w:val="clear" w:color="auto" w:fill="auto"/>
          </w:tcPr>
          <w:p w14:paraId="2320BAC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9A9DF59" w14:textId="77777777" w:rsidR="00253487" w:rsidRDefault="00253487" w:rsidP="00253487">
            <w:r w:rsidRPr="00253487">
              <w:t>Reference to the leg of a multileg instrument to which this trade refers</w:t>
            </w:r>
          </w:p>
          <w:p w14:paraId="44EA339F" w14:textId="77777777" w:rsidR="00253487" w:rsidRPr="00253487" w:rsidRDefault="00253487" w:rsidP="00253487">
            <w:r w:rsidRPr="00253487">
              <w:t>Used when MultiLegReportingType = 2 (Single Leg of a Multileg security)</w:t>
            </w:r>
          </w:p>
        </w:tc>
      </w:tr>
      <w:tr w:rsidR="00253487" w:rsidRPr="00253487" w14:paraId="152DFC20" w14:textId="77777777" w:rsidTr="000F73DB">
        <w:tc>
          <w:tcPr>
            <w:tcW w:w="3402" w:type="dxa"/>
            <w:gridSpan w:val="2"/>
            <w:tcBorders>
              <w:top w:val="single" w:sz="6" w:space="0" w:color="000000"/>
              <w:bottom w:val="single" w:sz="6" w:space="0" w:color="000000"/>
            </w:tcBorders>
            <w:shd w:val="clear" w:color="auto" w:fill="E6E6E6"/>
          </w:tcPr>
          <w:p w14:paraId="78F8B1C3" w14:textId="77777777" w:rsidR="00253487" w:rsidRPr="00253487" w:rsidRDefault="00253487" w:rsidP="000F73DB">
            <w:pPr>
              <w:jc w:val="left"/>
            </w:pPr>
            <w:r w:rsidRPr="00253487">
              <w:t>component block  &lt;TrdInstrmtLegGrp&gt;</w:t>
            </w:r>
          </w:p>
        </w:tc>
        <w:tc>
          <w:tcPr>
            <w:tcW w:w="811" w:type="dxa"/>
            <w:tcBorders>
              <w:top w:val="single" w:sz="6" w:space="0" w:color="000000"/>
              <w:bottom w:val="single" w:sz="6" w:space="0" w:color="000000"/>
            </w:tcBorders>
            <w:shd w:val="clear" w:color="auto" w:fill="E6E6E6"/>
          </w:tcPr>
          <w:p w14:paraId="77C87CA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163D5FB" w14:textId="77777777" w:rsidR="00253487" w:rsidRDefault="00253487" w:rsidP="00253487">
            <w:r w:rsidRPr="00253487">
              <w:t>Number of legs</w:t>
            </w:r>
          </w:p>
          <w:p w14:paraId="4E14F5FE" w14:textId="77777777" w:rsidR="00253487" w:rsidRPr="00253487" w:rsidRDefault="00253487" w:rsidP="00253487">
            <w:r w:rsidRPr="00253487">
              <w:t>Identifies a Multi-leg Execution if present and non-zero.</w:t>
            </w:r>
          </w:p>
        </w:tc>
      </w:tr>
      <w:tr w:rsidR="00253487" w:rsidRPr="00253487" w14:paraId="0EEB3E9E" w14:textId="77777777" w:rsidTr="000F73DB">
        <w:tc>
          <w:tcPr>
            <w:tcW w:w="652" w:type="dxa"/>
            <w:tcBorders>
              <w:top w:val="single" w:sz="6" w:space="0" w:color="000000"/>
              <w:bottom w:val="single" w:sz="6" w:space="0" w:color="000000"/>
            </w:tcBorders>
            <w:shd w:val="clear" w:color="auto" w:fill="auto"/>
          </w:tcPr>
          <w:p w14:paraId="202E0BDA" w14:textId="77777777" w:rsidR="00253487" w:rsidRPr="00253487" w:rsidRDefault="00253487" w:rsidP="000F73DB">
            <w:pPr>
              <w:jc w:val="center"/>
            </w:pPr>
            <w:r w:rsidRPr="00253487">
              <w:t>60</w:t>
            </w:r>
          </w:p>
        </w:tc>
        <w:tc>
          <w:tcPr>
            <w:tcW w:w="2750" w:type="dxa"/>
            <w:tcBorders>
              <w:top w:val="single" w:sz="6" w:space="0" w:color="000000"/>
              <w:bottom w:val="single" w:sz="6" w:space="0" w:color="000000"/>
            </w:tcBorders>
            <w:shd w:val="clear" w:color="auto" w:fill="auto"/>
          </w:tcPr>
          <w:p w14:paraId="218974D3" w14:textId="77777777" w:rsidR="00253487" w:rsidRPr="00253487" w:rsidRDefault="00253487" w:rsidP="00253487">
            <w:r w:rsidRPr="00253487">
              <w:t>TransactTime</w:t>
            </w:r>
          </w:p>
        </w:tc>
        <w:tc>
          <w:tcPr>
            <w:tcW w:w="811" w:type="dxa"/>
            <w:tcBorders>
              <w:top w:val="single" w:sz="6" w:space="0" w:color="000000"/>
              <w:bottom w:val="single" w:sz="6" w:space="0" w:color="000000"/>
            </w:tcBorders>
            <w:shd w:val="clear" w:color="auto" w:fill="auto"/>
          </w:tcPr>
          <w:p w14:paraId="3153993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6F28E522" w14:textId="77777777" w:rsidR="00253487" w:rsidRPr="00253487" w:rsidRDefault="00253487" w:rsidP="00253487">
            <w:r w:rsidRPr="00253487">
              <w:t>Time the transaction represented by this Trade Capture Report occurred. Execution Time of trade. Also describes the time of block trades.</w:t>
            </w:r>
          </w:p>
        </w:tc>
      </w:tr>
      <w:tr w:rsidR="00253487" w:rsidRPr="00253487" w14:paraId="7D54F9F4" w14:textId="77777777" w:rsidTr="000F73DB">
        <w:tc>
          <w:tcPr>
            <w:tcW w:w="3402" w:type="dxa"/>
            <w:gridSpan w:val="2"/>
            <w:tcBorders>
              <w:top w:val="single" w:sz="6" w:space="0" w:color="000000"/>
              <w:bottom w:val="single" w:sz="6" w:space="0" w:color="000000"/>
            </w:tcBorders>
            <w:shd w:val="clear" w:color="auto" w:fill="E6E6E6"/>
          </w:tcPr>
          <w:p w14:paraId="71CDF136" w14:textId="77777777" w:rsidR="00253487" w:rsidRPr="00253487" w:rsidRDefault="00253487" w:rsidP="000F73DB">
            <w:pPr>
              <w:jc w:val="left"/>
            </w:pPr>
            <w:r w:rsidRPr="00253487">
              <w:t>component block  &lt;TrdRegTimestamps&gt;</w:t>
            </w:r>
          </w:p>
        </w:tc>
        <w:tc>
          <w:tcPr>
            <w:tcW w:w="811" w:type="dxa"/>
            <w:tcBorders>
              <w:top w:val="single" w:sz="6" w:space="0" w:color="000000"/>
              <w:bottom w:val="single" w:sz="6" w:space="0" w:color="000000"/>
            </w:tcBorders>
            <w:shd w:val="clear" w:color="auto" w:fill="E6E6E6"/>
          </w:tcPr>
          <w:p w14:paraId="04AB9F3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70747A9" w14:textId="77777777" w:rsidR="00253487" w:rsidRPr="00253487" w:rsidRDefault="00253487" w:rsidP="00253487"/>
        </w:tc>
      </w:tr>
      <w:tr w:rsidR="00253487" w:rsidRPr="00253487" w14:paraId="4496279A" w14:textId="77777777" w:rsidTr="000F73DB">
        <w:tc>
          <w:tcPr>
            <w:tcW w:w="652" w:type="dxa"/>
            <w:tcBorders>
              <w:top w:val="single" w:sz="6" w:space="0" w:color="000000"/>
            </w:tcBorders>
            <w:shd w:val="clear" w:color="auto" w:fill="auto"/>
          </w:tcPr>
          <w:p w14:paraId="4006047F" w14:textId="77777777" w:rsidR="00253487" w:rsidRPr="00253487" w:rsidRDefault="00253487" w:rsidP="000F73DB">
            <w:pPr>
              <w:jc w:val="center"/>
            </w:pPr>
            <w:r w:rsidRPr="00253487">
              <w:t>63</w:t>
            </w:r>
          </w:p>
        </w:tc>
        <w:tc>
          <w:tcPr>
            <w:tcW w:w="2750" w:type="dxa"/>
            <w:tcBorders>
              <w:top w:val="single" w:sz="6" w:space="0" w:color="000000"/>
            </w:tcBorders>
            <w:shd w:val="clear" w:color="auto" w:fill="auto"/>
          </w:tcPr>
          <w:p w14:paraId="41E7438B" w14:textId="77777777" w:rsidR="00253487" w:rsidRPr="00253487" w:rsidRDefault="00253487" w:rsidP="00253487">
            <w:r w:rsidRPr="00253487">
              <w:t>SettlType</w:t>
            </w:r>
          </w:p>
        </w:tc>
        <w:tc>
          <w:tcPr>
            <w:tcW w:w="811" w:type="dxa"/>
            <w:tcBorders>
              <w:top w:val="single" w:sz="6" w:space="0" w:color="000000"/>
            </w:tcBorders>
            <w:shd w:val="clear" w:color="auto" w:fill="auto"/>
          </w:tcPr>
          <w:p w14:paraId="6017094E"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ECCDF0F" w14:textId="77777777" w:rsidR="00253487" w:rsidRPr="00253487" w:rsidRDefault="00253487" w:rsidP="00253487"/>
        </w:tc>
      </w:tr>
      <w:tr w:rsidR="00253487" w:rsidRPr="00253487" w14:paraId="5EF9A31F" w14:textId="77777777" w:rsidTr="000F73DB">
        <w:tc>
          <w:tcPr>
            <w:tcW w:w="652" w:type="dxa"/>
            <w:shd w:val="clear" w:color="auto" w:fill="auto"/>
          </w:tcPr>
          <w:p w14:paraId="4F7A212D" w14:textId="77777777" w:rsidR="00253487" w:rsidRPr="00253487" w:rsidRDefault="00253487" w:rsidP="000F73DB">
            <w:pPr>
              <w:jc w:val="center"/>
            </w:pPr>
            <w:r w:rsidRPr="00253487">
              <w:t>64</w:t>
            </w:r>
          </w:p>
        </w:tc>
        <w:tc>
          <w:tcPr>
            <w:tcW w:w="2750" w:type="dxa"/>
            <w:shd w:val="clear" w:color="auto" w:fill="auto"/>
          </w:tcPr>
          <w:p w14:paraId="1B579A36" w14:textId="77777777" w:rsidR="00253487" w:rsidRPr="00253487" w:rsidRDefault="00253487" w:rsidP="00253487">
            <w:r w:rsidRPr="00253487">
              <w:t>SettlDate</w:t>
            </w:r>
          </w:p>
        </w:tc>
        <w:tc>
          <w:tcPr>
            <w:tcW w:w="811" w:type="dxa"/>
            <w:shd w:val="clear" w:color="auto" w:fill="auto"/>
          </w:tcPr>
          <w:p w14:paraId="0AC3BB73" w14:textId="77777777" w:rsidR="00253487" w:rsidRPr="00253487" w:rsidRDefault="00253487" w:rsidP="000F73DB">
            <w:pPr>
              <w:jc w:val="center"/>
            </w:pPr>
            <w:r w:rsidRPr="00253487">
              <w:t>N</w:t>
            </w:r>
          </w:p>
        </w:tc>
        <w:tc>
          <w:tcPr>
            <w:tcW w:w="4859" w:type="dxa"/>
            <w:shd w:val="clear" w:color="auto" w:fill="auto"/>
          </w:tcPr>
          <w:p w14:paraId="11FAD63D" w14:textId="77777777" w:rsidR="00253487" w:rsidRPr="00253487" w:rsidRDefault="00253487" w:rsidP="00253487">
            <w:r w:rsidRPr="00253487">
              <w:t>Takes precedence over SettlType value and conditionally required/omitted for specific SettlType values.</w:t>
            </w:r>
          </w:p>
        </w:tc>
      </w:tr>
      <w:tr w:rsidR="00253487" w:rsidRPr="00253487" w14:paraId="14003C25" w14:textId="77777777" w:rsidTr="000F73DB">
        <w:tc>
          <w:tcPr>
            <w:tcW w:w="652" w:type="dxa"/>
            <w:shd w:val="clear" w:color="auto" w:fill="auto"/>
          </w:tcPr>
          <w:p w14:paraId="29F3C89C" w14:textId="77777777" w:rsidR="00253487" w:rsidRPr="00253487" w:rsidRDefault="00253487" w:rsidP="000F73DB">
            <w:pPr>
              <w:jc w:val="center"/>
            </w:pPr>
            <w:r w:rsidRPr="00253487">
              <w:t>987</w:t>
            </w:r>
          </w:p>
        </w:tc>
        <w:tc>
          <w:tcPr>
            <w:tcW w:w="2750" w:type="dxa"/>
            <w:shd w:val="clear" w:color="auto" w:fill="auto"/>
          </w:tcPr>
          <w:p w14:paraId="0863D52D" w14:textId="77777777" w:rsidR="00253487" w:rsidRPr="00253487" w:rsidRDefault="00253487" w:rsidP="00253487">
            <w:r w:rsidRPr="00253487">
              <w:t>UnderlyingSettlementDate</w:t>
            </w:r>
          </w:p>
        </w:tc>
        <w:tc>
          <w:tcPr>
            <w:tcW w:w="811" w:type="dxa"/>
            <w:shd w:val="clear" w:color="auto" w:fill="auto"/>
          </w:tcPr>
          <w:p w14:paraId="78F5E447" w14:textId="77777777" w:rsidR="00253487" w:rsidRPr="00253487" w:rsidRDefault="00253487" w:rsidP="000F73DB">
            <w:pPr>
              <w:jc w:val="center"/>
            </w:pPr>
            <w:r w:rsidRPr="00253487">
              <w:t>N</w:t>
            </w:r>
          </w:p>
        </w:tc>
        <w:tc>
          <w:tcPr>
            <w:tcW w:w="4859" w:type="dxa"/>
            <w:shd w:val="clear" w:color="auto" w:fill="auto"/>
          </w:tcPr>
          <w:p w14:paraId="0C437C32" w14:textId="77777777" w:rsidR="00253487" w:rsidRPr="00253487" w:rsidRDefault="00253487" w:rsidP="00253487">
            <w:r w:rsidRPr="00253487">
              <w:t>The settlement date for the underlying instrument of a derivatives security.</w:t>
            </w:r>
          </w:p>
        </w:tc>
      </w:tr>
      <w:tr w:rsidR="00253487" w:rsidRPr="00253487" w14:paraId="70543BB4" w14:textId="77777777" w:rsidTr="000F73DB">
        <w:tc>
          <w:tcPr>
            <w:tcW w:w="652" w:type="dxa"/>
            <w:shd w:val="clear" w:color="auto" w:fill="auto"/>
          </w:tcPr>
          <w:p w14:paraId="681010D6" w14:textId="77777777" w:rsidR="00253487" w:rsidRPr="00253487" w:rsidRDefault="00253487" w:rsidP="000F73DB">
            <w:pPr>
              <w:jc w:val="center"/>
            </w:pPr>
            <w:r w:rsidRPr="00253487">
              <w:t>573</w:t>
            </w:r>
          </w:p>
        </w:tc>
        <w:tc>
          <w:tcPr>
            <w:tcW w:w="2750" w:type="dxa"/>
            <w:shd w:val="clear" w:color="auto" w:fill="auto"/>
          </w:tcPr>
          <w:p w14:paraId="4B62C0D3" w14:textId="77777777" w:rsidR="00253487" w:rsidRPr="00253487" w:rsidRDefault="00253487" w:rsidP="00253487">
            <w:r w:rsidRPr="00253487">
              <w:t>MatchStatus</w:t>
            </w:r>
          </w:p>
        </w:tc>
        <w:tc>
          <w:tcPr>
            <w:tcW w:w="811" w:type="dxa"/>
            <w:shd w:val="clear" w:color="auto" w:fill="auto"/>
          </w:tcPr>
          <w:p w14:paraId="268C4BC0" w14:textId="77777777" w:rsidR="00253487" w:rsidRPr="00253487" w:rsidRDefault="00253487" w:rsidP="000F73DB">
            <w:pPr>
              <w:jc w:val="center"/>
            </w:pPr>
            <w:r w:rsidRPr="00253487">
              <w:t>N</w:t>
            </w:r>
          </w:p>
        </w:tc>
        <w:tc>
          <w:tcPr>
            <w:tcW w:w="4859" w:type="dxa"/>
            <w:shd w:val="clear" w:color="auto" w:fill="auto"/>
          </w:tcPr>
          <w:p w14:paraId="6F42CA35" w14:textId="77777777" w:rsidR="00253487" w:rsidRPr="00253487" w:rsidRDefault="00253487" w:rsidP="00253487"/>
        </w:tc>
      </w:tr>
      <w:tr w:rsidR="00253487" w:rsidRPr="00253487" w14:paraId="212A49FF" w14:textId="77777777" w:rsidTr="000F73DB">
        <w:tc>
          <w:tcPr>
            <w:tcW w:w="652" w:type="dxa"/>
            <w:tcBorders>
              <w:bottom w:val="single" w:sz="6" w:space="0" w:color="000000"/>
            </w:tcBorders>
            <w:shd w:val="clear" w:color="auto" w:fill="auto"/>
          </w:tcPr>
          <w:p w14:paraId="6A834A52" w14:textId="77777777" w:rsidR="00253487" w:rsidRPr="00253487" w:rsidRDefault="00253487" w:rsidP="000F73DB">
            <w:pPr>
              <w:jc w:val="center"/>
            </w:pPr>
            <w:r w:rsidRPr="00253487">
              <w:t>574</w:t>
            </w:r>
          </w:p>
        </w:tc>
        <w:tc>
          <w:tcPr>
            <w:tcW w:w="2750" w:type="dxa"/>
            <w:tcBorders>
              <w:bottom w:val="single" w:sz="6" w:space="0" w:color="000000"/>
            </w:tcBorders>
            <w:shd w:val="clear" w:color="auto" w:fill="auto"/>
          </w:tcPr>
          <w:p w14:paraId="49C71537" w14:textId="77777777" w:rsidR="00253487" w:rsidRPr="00253487" w:rsidRDefault="00253487" w:rsidP="00253487">
            <w:r w:rsidRPr="00253487">
              <w:t>MatchType</w:t>
            </w:r>
          </w:p>
        </w:tc>
        <w:tc>
          <w:tcPr>
            <w:tcW w:w="811" w:type="dxa"/>
            <w:tcBorders>
              <w:bottom w:val="single" w:sz="6" w:space="0" w:color="000000"/>
            </w:tcBorders>
            <w:shd w:val="clear" w:color="auto" w:fill="auto"/>
          </w:tcPr>
          <w:p w14:paraId="7585A842"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394DE8B" w14:textId="77777777" w:rsidR="00253487" w:rsidRPr="00253487" w:rsidRDefault="00253487" w:rsidP="00253487"/>
        </w:tc>
      </w:tr>
      <w:tr w:rsidR="00253487" w:rsidRPr="00253487" w14:paraId="6EE089DB" w14:textId="77777777" w:rsidTr="000F73DB">
        <w:tc>
          <w:tcPr>
            <w:tcW w:w="3402" w:type="dxa"/>
            <w:gridSpan w:val="2"/>
            <w:tcBorders>
              <w:top w:val="single" w:sz="6" w:space="0" w:color="000000"/>
              <w:bottom w:val="single" w:sz="6" w:space="0" w:color="000000"/>
            </w:tcBorders>
            <w:shd w:val="clear" w:color="auto" w:fill="E6E6E6"/>
          </w:tcPr>
          <w:p w14:paraId="6E658AC2" w14:textId="77777777" w:rsidR="00253487" w:rsidRPr="00253487" w:rsidRDefault="00253487" w:rsidP="000F73DB">
            <w:pPr>
              <w:jc w:val="left"/>
            </w:pPr>
            <w:r w:rsidRPr="00253487">
              <w:t>component block  &lt;TrdCapRptSideGrp&gt;</w:t>
            </w:r>
          </w:p>
        </w:tc>
        <w:tc>
          <w:tcPr>
            <w:tcW w:w="811" w:type="dxa"/>
            <w:tcBorders>
              <w:top w:val="single" w:sz="6" w:space="0" w:color="000000"/>
              <w:bottom w:val="single" w:sz="6" w:space="0" w:color="000000"/>
            </w:tcBorders>
            <w:shd w:val="clear" w:color="auto" w:fill="E6E6E6"/>
          </w:tcPr>
          <w:p w14:paraId="48892D7C"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51A2D55F" w14:textId="77777777" w:rsidR="00253487" w:rsidRPr="00253487" w:rsidRDefault="00253487" w:rsidP="00253487">
            <w:r w:rsidRPr="00253487">
              <w:t>Number of sides</w:t>
            </w:r>
          </w:p>
        </w:tc>
      </w:tr>
      <w:tr w:rsidR="00253487" w:rsidRPr="00253487" w14:paraId="31F3696B" w14:textId="77777777" w:rsidTr="000F73DB">
        <w:tc>
          <w:tcPr>
            <w:tcW w:w="652" w:type="dxa"/>
            <w:tcBorders>
              <w:top w:val="single" w:sz="6" w:space="0" w:color="000000"/>
            </w:tcBorders>
            <w:shd w:val="clear" w:color="auto" w:fill="auto"/>
          </w:tcPr>
          <w:p w14:paraId="3715896D" w14:textId="77777777" w:rsidR="00253487" w:rsidRPr="00253487" w:rsidRDefault="00253487" w:rsidP="000F73DB">
            <w:pPr>
              <w:jc w:val="center"/>
            </w:pPr>
            <w:r w:rsidRPr="00253487">
              <w:t>1188</w:t>
            </w:r>
          </w:p>
        </w:tc>
        <w:tc>
          <w:tcPr>
            <w:tcW w:w="2750" w:type="dxa"/>
            <w:tcBorders>
              <w:top w:val="single" w:sz="6" w:space="0" w:color="000000"/>
            </w:tcBorders>
            <w:shd w:val="clear" w:color="auto" w:fill="auto"/>
          </w:tcPr>
          <w:p w14:paraId="5045DF9B" w14:textId="77777777" w:rsidR="00253487" w:rsidRPr="00253487" w:rsidRDefault="00253487" w:rsidP="00253487">
            <w:r w:rsidRPr="00253487">
              <w:t>Volatility</w:t>
            </w:r>
          </w:p>
        </w:tc>
        <w:tc>
          <w:tcPr>
            <w:tcW w:w="811" w:type="dxa"/>
            <w:tcBorders>
              <w:top w:val="single" w:sz="6" w:space="0" w:color="000000"/>
            </w:tcBorders>
            <w:shd w:val="clear" w:color="auto" w:fill="auto"/>
          </w:tcPr>
          <w:p w14:paraId="23A02250"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1512B35" w14:textId="77777777" w:rsidR="00253487" w:rsidRPr="00253487" w:rsidRDefault="00253487" w:rsidP="00253487"/>
        </w:tc>
      </w:tr>
      <w:tr w:rsidR="00253487" w:rsidRPr="00253487" w14:paraId="06568A26" w14:textId="77777777" w:rsidTr="000F73DB">
        <w:tc>
          <w:tcPr>
            <w:tcW w:w="652" w:type="dxa"/>
            <w:shd w:val="clear" w:color="auto" w:fill="auto"/>
          </w:tcPr>
          <w:p w14:paraId="62200D8E" w14:textId="77777777" w:rsidR="00253487" w:rsidRPr="00253487" w:rsidRDefault="00253487" w:rsidP="000F73DB">
            <w:pPr>
              <w:jc w:val="center"/>
            </w:pPr>
            <w:r w:rsidRPr="00253487">
              <w:t>1380</w:t>
            </w:r>
          </w:p>
        </w:tc>
        <w:tc>
          <w:tcPr>
            <w:tcW w:w="2750" w:type="dxa"/>
            <w:shd w:val="clear" w:color="auto" w:fill="auto"/>
          </w:tcPr>
          <w:p w14:paraId="02B4D8B5" w14:textId="77777777" w:rsidR="00253487" w:rsidRPr="00253487" w:rsidRDefault="00253487" w:rsidP="00253487">
            <w:r w:rsidRPr="00253487">
              <w:t>DividendYield</w:t>
            </w:r>
          </w:p>
        </w:tc>
        <w:tc>
          <w:tcPr>
            <w:tcW w:w="811" w:type="dxa"/>
            <w:shd w:val="clear" w:color="auto" w:fill="auto"/>
          </w:tcPr>
          <w:p w14:paraId="6EEA3C3E" w14:textId="77777777" w:rsidR="00253487" w:rsidRPr="00253487" w:rsidRDefault="00253487" w:rsidP="000F73DB">
            <w:pPr>
              <w:jc w:val="center"/>
            </w:pPr>
            <w:r w:rsidRPr="00253487">
              <w:t>N</w:t>
            </w:r>
          </w:p>
        </w:tc>
        <w:tc>
          <w:tcPr>
            <w:tcW w:w="4859" w:type="dxa"/>
            <w:shd w:val="clear" w:color="auto" w:fill="auto"/>
          </w:tcPr>
          <w:p w14:paraId="2B1601F9" w14:textId="77777777" w:rsidR="00253487" w:rsidRPr="00253487" w:rsidRDefault="00253487" w:rsidP="00253487"/>
        </w:tc>
      </w:tr>
      <w:tr w:rsidR="00253487" w:rsidRPr="00253487" w14:paraId="47AEB48D" w14:textId="77777777" w:rsidTr="000F73DB">
        <w:tc>
          <w:tcPr>
            <w:tcW w:w="652" w:type="dxa"/>
            <w:shd w:val="clear" w:color="auto" w:fill="auto"/>
          </w:tcPr>
          <w:p w14:paraId="40FE7B5E" w14:textId="77777777" w:rsidR="00253487" w:rsidRPr="00253487" w:rsidRDefault="00253487" w:rsidP="000F73DB">
            <w:pPr>
              <w:jc w:val="center"/>
            </w:pPr>
            <w:r w:rsidRPr="00253487">
              <w:t>1190</w:t>
            </w:r>
          </w:p>
        </w:tc>
        <w:tc>
          <w:tcPr>
            <w:tcW w:w="2750" w:type="dxa"/>
            <w:shd w:val="clear" w:color="auto" w:fill="auto"/>
          </w:tcPr>
          <w:p w14:paraId="7DCF9B63" w14:textId="77777777" w:rsidR="00253487" w:rsidRPr="00253487" w:rsidRDefault="00253487" w:rsidP="00253487">
            <w:r w:rsidRPr="00253487">
              <w:t>RiskFreeRate</w:t>
            </w:r>
          </w:p>
        </w:tc>
        <w:tc>
          <w:tcPr>
            <w:tcW w:w="811" w:type="dxa"/>
            <w:shd w:val="clear" w:color="auto" w:fill="auto"/>
          </w:tcPr>
          <w:p w14:paraId="208927CB" w14:textId="77777777" w:rsidR="00253487" w:rsidRPr="00253487" w:rsidRDefault="00253487" w:rsidP="000F73DB">
            <w:pPr>
              <w:jc w:val="center"/>
            </w:pPr>
            <w:r w:rsidRPr="00253487">
              <w:t>N</w:t>
            </w:r>
          </w:p>
        </w:tc>
        <w:tc>
          <w:tcPr>
            <w:tcW w:w="4859" w:type="dxa"/>
            <w:shd w:val="clear" w:color="auto" w:fill="auto"/>
          </w:tcPr>
          <w:p w14:paraId="48C84FEB" w14:textId="77777777" w:rsidR="00253487" w:rsidRPr="00253487" w:rsidRDefault="00253487" w:rsidP="00253487"/>
        </w:tc>
      </w:tr>
      <w:tr w:rsidR="00253487" w:rsidRPr="00253487" w14:paraId="0976A38E" w14:textId="77777777" w:rsidTr="000F73DB">
        <w:tc>
          <w:tcPr>
            <w:tcW w:w="652" w:type="dxa"/>
            <w:shd w:val="clear" w:color="auto" w:fill="auto"/>
          </w:tcPr>
          <w:p w14:paraId="14515852" w14:textId="77777777" w:rsidR="00253487" w:rsidRPr="00253487" w:rsidRDefault="00253487" w:rsidP="000F73DB">
            <w:pPr>
              <w:jc w:val="center"/>
            </w:pPr>
            <w:r w:rsidRPr="00253487">
              <w:t>1382</w:t>
            </w:r>
          </w:p>
        </w:tc>
        <w:tc>
          <w:tcPr>
            <w:tcW w:w="2750" w:type="dxa"/>
            <w:shd w:val="clear" w:color="auto" w:fill="auto"/>
          </w:tcPr>
          <w:p w14:paraId="0FB60620" w14:textId="77777777" w:rsidR="00253487" w:rsidRPr="00253487" w:rsidRDefault="00253487" w:rsidP="00253487">
            <w:r w:rsidRPr="00253487">
              <w:t>CurrencyRatio</w:t>
            </w:r>
          </w:p>
        </w:tc>
        <w:tc>
          <w:tcPr>
            <w:tcW w:w="811" w:type="dxa"/>
            <w:shd w:val="clear" w:color="auto" w:fill="auto"/>
          </w:tcPr>
          <w:p w14:paraId="5515C647" w14:textId="77777777" w:rsidR="00253487" w:rsidRPr="00253487" w:rsidRDefault="00253487" w:rsidP="000F73DB">
            <w:pPr>
              <w:jc w:val="center"/>
            </w:pPr>
            <w:r w:rsidRPr="00253487">
              <w:t>N</w:t>
            </w:r>
          </w:p>
        </w:tc>
        <w:tc>
          <w:tcPr>
            <w:tcW w:w="4859" w:type="dxa"/>
            <w:shd w:val="clear" w:color="auto" w:fill="auto"/>
          </w:tcPr>
          <w:p w14:paraId="3F6464AA" w14:textId="77777777" w:rsidR="00253487" w:rsidRPr="00253487" w:rsidRDefault="00253487" w:rsidP="00253487"/>
        </w:tc>
      </w:tr>
      <w:tr w:rsidR="00253487" w:rsidRPr="00253487" w14:paraId="40B55CB4" w14:textId="77777777" w:rsidTr="000F73DB">
        <w:tc>
          <w:tcPr>
            <w:tcW w:w="652" w:type="dxa"/>
            <w:tcBorders>
              <w:bottom w:val="single" w:sz="6" w:space="0" w:color="000000"/>
            </w:tcBorders>
            <w:shd w:val="clear" w:color="auto" w:fill="auto"/>
          </w:tcPr>
          <w:p w14:paraId="276D313D" w14:textId="77777777" w:rsidR="00253487" w:rsidRPr="00253487" w:rsidRDefault="00253487" w:rsidP="000F73DB">
            <w:pPr>
              <w:jc w:val="center"/>
            </w:pPr>
            <w:r w:rsidRPr="00253487">
              <w:t>797</w:t>
            </w:r>
          </w:p>
        </w:tc>
        <w:tc>
          <w:tcPr>
            <w:tcW w:w="2750" w:type="dxa"/>
            <w:tcBorders>
              <w:bottom w:val="single" w:sz="6" w:space="0" w:color="000000"/>
            </w:tcBorders>
            <w:shd w:val="clear" w:color="auto" w:fill="auto"/>
          </w:tcPr>
          <w:p w14:paraId="2306C2E9" w14:textId="77777777" w:rsidR="00253487" w:rsidRPr="00253487" w:rsidRDefault="00253487" w:rsidP="00253487">
            <w:r w:rsidRPr="00253487">
              <w:t>CopyMsgIndicator</w:t>
            </w:r>
          </w:p>
        </w:tc>
        <w:tc>
          <w:tcPr>
            <w:tcW w:w="811" w:type="dxa"/>
            <w:tcBorders>
              <w:bottom w:val="single" w:sz="6" w:space="0" w:color="000000"/>
            </w:tcBorders>
            <w:shd w:val="clear" w:color="auto" w:fill="auto"/>
          </w:tcPr>
          <w:p w14:paraId="55701EA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95443AF" w14:textId="77777777" w:rsidR="00253487" w:rsidRPr="00253487" w:rsidRDefault="00253487" w:rsidP="00253487">
            <w:r w:rsidRPr="00253487">
              <w:t>Indicates drop copy.</w:t>
            </w:r>
          </w:p>
        </w:tc>
      </w:tr>
      <w:tr w:rsidR="00253487" w:rsidRPr="00253487" w14:paraId="2786E0B6" w14:textId="77777777" w:rsidTr="000F73DB">
        <w:tc>
          <w:tcPr>
            <w:tcW w:w="3402" w:type="dxa"/>
            <w:gridSpan w:val="2"/>
            <w:tcBorders>
              <w:top w:val="single" w:sz="6" w:space="0" w:color="000000"/>
              <w:bottom w:val="single" w:sz="6" w:space="0" w:color="000000"/>
            </w:tcBorders>
            <w:shd w:val="clear" w:color="auto" w:fill="E6E6E6"/>
          </w:tcPr>
          <w:p w14:paraId="08B22DDA" w14:textId="77777777" w:rsidR="00253487" w:rsidRPr="00253487" w:rsidRDefault="00253487" w:rsidP="000F73DB">
            <w:pPr>
              <w:jc w:val="left"/>
            </w:pPr>
            <w:r w:rsidRPr="00253487">
              <w:t>component block  &lt;TrdRepIndicatorsGrp&gt;</w:t>
            </w:r>
          </w:p>
        </w:tc>
        <w:tc>
          <w:tcPr>
            <w:tcW w:w="811" w:type="dxa"/>
            <w:tcBorders>
              <w:top w:val="single" w:sz="6" w:space="0" w:color="000000"/>
              <w:bottom w:val="single" w:sz="6" w:space="0" w:color="000000"/>
            </w:tcBorders>
            <w:shd w:val="clear" w:color="auto" w:fill="E6E6E6"/>
          </w:tcPr>
          <w:p w14:paraId="3695AA1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6ABCA91" w14:textId="77777777" w:rsidR="00253487" w:rsidRPr="00253487" w:rsidRDefault="00253487" w:rsidP="00253487">
            <w:r w:rsidRPr="00253487">
              <w:t>Number of trade reporting indicators following</w:t>
            </w:r>
          </w:p>
        </w:tc>
      </w:tr>
      <w:tr w:rsidR="00253487" w:rsidRPr="00253487" w14:paraId="345DE337" w14:textId="77777777" w:rsidTr="000F73DB">
        <w:tc>
          <w:tcPr>
            <w:tcW w:w="652" w:type="dxa"/>
            <w:tcBorders>
              <w:top w:val="single" w:sz="6" w:space="0" w:color="000000"/>
            </w:tcBorders>
            <w:shd w:val="clear" w:color="auto" w:fill="auto"/>
          </w:tcPr>
          <w:p w14:paraId="7C677D41" w14:textId="77777777" w:rsidR="00253487" w:rsidRPr="00253487" w:rsidRDefault="00253487" w:rsidP="000F73DB">
            <w:pPr>
              <w:jc w:val="center"/>
            </w:pPr>
            <w:r w:rsidRPr="00253487">
              <w:t>852</w:t>
            </w:r>
          </w:p>
        </w:tc>
        <w:tc>
          <w:tcPr>
            <w:tcW w:w="2750" w:type="dxa"/>
            <w:tcBorders>
              <w:top w:val="single" w:sz="6" w:space="0" w:color="000000"/>
            </w:tcBorders>
            <w:shd w:val="clear" w:color="auto" w:fill="auto"/>
          </w:tcPr>
          <w:p w14:paraId="293D3055" w14:textId="77777777" w:rsidR="00253487" w:rsidRPr="00253487" w:rsidRDefault="00253487" w:rsidP="00253487">
            <w:r w:rsidRPr="00253487">
              <w:t>PublishTrdIndicator</w:t>
            </w:r>
          </w:p>
        </w:tc>
        <w:tc>
          <w:tcPr>
            <w:tcW w:w="811" w:type="dxa"/>
            <w:tcBorders>
              <w:top w:val="single" w:sz="6" w:space="0" w:color="000000"/>
            </w:tcBorders>
            <w:shd w:val="clear" w:color="auto" w:fill="auto"/>
          </w:tcPr>
          <w:p w14:paraId="2B740153"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C639BD4" w14:textId="77777777" w:rsidR="00253487" w:rsidRPr="00253487" w:rsidRDefault="00253487" w:rsidP="00253487">
            <w:r w:rsidRPr="00253487">
              <w:t>(Deprecated in FIX.5.0)</w:t>
            </w:r>
          </w:p>
        </w:tc>
      </w:tr>
      <w:tr w:rsidR="00253487" w:rsidRPr="00253487" w14:paraId="701EE009" w14:textId="77777777" w:rsidTr="000F73DB">
        <w:tc>
          <w:tcPr>
            <w:tcW w:w="652" w:type="dxa"/>
            <w:shd w:val="clear" w:color="auto" w:fill="auto"/>
          </w:tcPr>
          <w:p w14:paraId="10E28E99" w14:textId="77777777" w:rsidR="00253487" w:rsidRPr="00253487" w:rsidRDefault="00253487" w:rsidP="000F73DB">
            <w:pPr>
              <w:jc w:val="center"/>
            </w:pPr>
            <w:r w:rsidRPr="00253487">
              <w:t>1390</w:t>
            </w:r>
          </w:p>
        </w:tc>
        <w:tc>
          <w:tcPr>
            <w:tcW w:w="2750" w:type="dxa"/>
            <w:shd w:val="clear" w:color="auto" w:fill="auto"/>
          </w:tcPr>
          <w:p w14:paraId="5E854059" w14:textId="77777777" w:rsidR="00253487" w:rsidRPr="00253487" w:rsidRDefault="00253487" w:rsidP="00253487">
            <w:r w:rsidRPr="00253487">
              <w:t>TradePublishIndicator</w:t>
            </w:r>
          </w:p>
        </w:tc>
        <w:tc>
          <w:tcPr>
            <w:tcW w:w="811" w:type="dxa"/>
            <w:shd w:val="clear" w:color="auto" w:fill="auto"/>
          </w:tcPr>
          <w:p w14:paraId="39027C16" w14:textId="77777777" w:rsidR="00253487" w:rsidRPr="00253487" w:rsidRDefault="00253487" w:rsidP="000F73DB">
            <w:pPr>
              <w:jc w:val="center"/>
            </w:pPr>
            <w:r w:rsidRPr="00253487">
              <w:t>N</w:t>
            </w:r>
          </w:p>
        </w:tc>
        <w:tc>
          <w:tcPr>
            <w:tcW w:w="4859" w:type="dxa"/>
            <w:shd w:val="clear" w:color="auto" w:fill="auto"/>
          </w:tcPr>
          <w:p w14:paraId="2F5F2518" w14:textId="77777777" w:rsidR="00253487" w:rsidRPr="00253487" w:rsidRDefault="00253487" w:rsidP="00253487"/>
        </w:tc>
      </w:tr>
      <w:tr w:rsidR="00253487" w:rsidRPr="00253487" w14:paraId="7A12F5C0" w14:textId="77777777" w:rsidTr="000F73DB">
        <w:tc>
          <w:tcPr>
            <w:tcW w:w="652" w:type="dxa"/>
            <w:shd w:val="clear" w:color="auto" w:fill="auto"/>
          </w:tcPr>
          <w:p w14:paraId="6B859CB2" w14:textId="77777777" w:rsidR="00253487" w:rsidRPr="00253487" w:rsidRDefault="00253487" w:rsidP="000F73DB">
            <w:pPr>
              <w:jc w:val="center"/>
            </w:pPr>
            <w:r w:rsidRPr="00253487">
              <w:t>853</w:t>
            </w:r>
          </w:p>
        </w:tc>
        <w:tc>
          <w:tcPr>
            <w:tcW w:w="2750" w:type="dxa"/>
            <w:shd w:val="clear" w:color="auto" w:fill="auto"/>
          </w:tcPr>
          <w:p w14:paraId="7FD95A5D" w14:textId="77777777" w:rsidR="00253487" w:rsidRPr="00253487" w:rsidRDefault="00253487" w:rsidP="00253487">
            <w:r w:rsidRPr="00253487">
              <w:t>ShortSaleReason</w:t>
            </w:r>
          </w:p>
        </w:tc>
        <w:tc>
          <w:tcPr>
            <w:tcW w:w="811" w:type="dxa"/>
            <w:shd w:val="clear" w:color="auto" w:fill="auto"/>
          </w:tcPr>
          <w:p w14:paraId="506C8BCF" w14:textId="77777777" w:rsidR="00253487" w:rsidRPr="00253487" w:rsidRDefault="00253487" w:rsidP="000F73DB">
            <w:pPr>
              <w:jc w:val="center"/>
            </w:pPr>
            <w:r w:rsidRPr="00253487">
              <w:t>N</w:t>
            </w:r>
          </w:p>
        </w:tc>
        <w:tc>
          <w:tcPr>
            <w:tcW w:w="4859" w:type="dxa"/>
            <w:shd w:val="clear" w:color="auto" w:fill="auto"/>
          </w:tcPr>
          <w:p w14:paraId="6F3C5EEF" w14:textId="77777777" w:rsidR="00253487" w:rsidRPr="00253487" w:rsidRDefault="00253487" w:rsidP="00253487"/>
        </w:tc>
      </w:tr>
      <w:tr w:rsidR="00253487" w:rsidRPr="00253487" w14:paraId="3DD95804" w14:textId="77777777" w:rsidTr="000F73DB">
        <w:tc>
          <w:tcPr>
            <w:tcW w:w="652" w:type="dxa"/>
            <w:shd w:val="clear" w:color="auto" w:fill="auto"/>
          </w:tcPr>
          <w:p w14:paraId="446ABB90" w14:textId="77777777" w:rsidR="00253487" w:rsidRPr="00253487" w:rsidRDefault="00253487" w:rsidP="000F73DB">
            <w:pPr>
              <w:jc w:val="center"/>
            </w:pPr>
            <w:r w:rsidRPr="00253487">
              <w:t>994</w:t>
            </w:r>
          </w:p>
        </w:tc>
        <w:tc>
          <w:tcPr>
            <w:tcW w:w="2750" w:type="dxa"/>
            <w:shd w:val="clear" w:color="auto" w:fill="auto"/>
          </w:tcPr>
          <w:p w14:paraId="4DAA640B" w14:textId="77777777" w:rsidR="00253487" w:rsidRPr="00253487" w:rsidRDefault="00253487" w:rsidP="00253487">
            <w:r w:rsidRPr="00253487">
              <w:t>TierCode</w:t>
            </w:r>
          </w:p>
        </w:tc>
        <w:tc>
          <w:tcPr>
            <w:tcW w:w="811" w:type="dxa"/>
            <w:shd w:val="clear" w:color="auto" w:fill="auto"/>
          </w:tcPr>
          <w:p w14:paraId="1CCCE6F2" w14:textId="77777777" w:rsidR="00253487" w:rsidRPr="00253487" w:rsidRDefault="00253487" w:rsidP="000F73DB">
            <w:pPr>
              <w:jc w:val="center"/>
            </w:pPr>
            <w:r w:rsidRPr="00253487">
              <w:t>N</w:t>
            </w:r>
          </w:p>
        </w:tc>
        <w:tc>
          <w:tcPr>
            <w:tcW w:w="4859" w:type="dxa"/>
            <w:shd w:val="clear" w:color="auto" w:fill="auto"/>
          </w:tcPr>
          <w:p w14:paraId="7BC4896F" w14:textId="77777777" w:rsidR="00253487" w:rsidRPr="00253487" w:rsidRDefault="00253487" w:rsidP="00253487">
            <w:r w:rsidRPr="00253487">
              <w:t>Indicates the algorithm (tier) used to match a trade</w:t>
            </w:r>
          </w:p>
        </w:tc>
      </w:tr>
      <w:tr w:rsidR="00253487" w:rsidRPr="00253487" w14:paraId="61B9D75A" w14:textId="77777777" w:rsidTr="000F73DB">
        <w:tc>
          <w:tcPr>
            <w:tcW w:w="652" w:type="dxa"/>
            <w:shd w:val="clear" w:color="auto" w:fill="auto"/>
          </w:tcPr>
          <w:p w14:paraId="5612727C" w14:textId="77777777" w:rsidR="00253487" w:rsidRPr="00253487" w:rsidRDefault="00253487" w:rsidP="000F73DB">
            <w:pPr>
              <w:jc w:val="center"/>
            </w:pPr>
            <w:r w:rsidRPr="00253487">
              <w:t>1011</w:t>
            </w:r>
          </w:p>
        </w:tc>
        <w:tc>
          <w:tcPr>
            <w:tcW w:w="2750" w:type="dxa"/>
            <w:shd w:val="clear" w:color="auto" w:fill="auto"/>
          </w:tcPr>
          <w:p w14:paraId="1CBEE181" w14:textId="77777777" w:rsidR="00253487" w:rsidRPr="00253487" w:rsidRDefault="00253487" w:rsidP="00253487">
            <w:r w:rsidRPr="00253487">
              <w:t>MessageEventSource</w:t>
            </w:r>
          </w:p>
        </w:tc>
        <w:tc>
          <w:tcPr>
            <w:tcW w:w="811" w:type="dxa"/>
            <w:shd w:val="clear" w:color="auto" w:fill="auto"/>
          </w:tcPr>
          <w:p w14:paraId="61DDDF43" w14:textId="77777777" w:rsidR="00253487" w:rsidRPr="00253487" w:rsidRDefault="00253487" w:rsidP="000F73DB">
            <w:pPr>
              <w:jc w:val="center"/>
            </w:pPr>
            <w:r w:rsidRPr="00253487">
              <w:t>N</w:t>
            </w:r>
          </w:p>
        </w:tc>
        <w:tc>
          <w:tcPr>
            <w:tcW w:w="4859" w:type="dxa"/>
            <w:shd w:val="clear" w:color="auto" w:fill="auto"/>
          </w:tcPr>
          <w:p w14:paraId="17CAFF89" w14:textId="77777777" w:rsidR="00253487" w:rsidRPr="00253487" w:rsidRDefault="00253487" w:rsidP="00253487">
            <w:r w:rsidRPr="00253487">
              <w:t>Used to identify the event or source which gave rise to a message</w:t>
            </w:r>
          </w:p>
        </w:tc>
      </w:tr>
      <w:tr w:rsidR="00253487" w:rsidRPr="00253487" w14:paraId="5EB6EDEF" w14:textId="77777777" w:rsidTr="000F73DB">
        <w:tc>
          <w:tcPr>
            <w:tcW w:w="652" w:type="dxa"/>
            <w:shd w:val="clear" w:color="auto" w:fill="auto"/>
          </w:tcPr>
          <w:p w14:paraId="31877475" w14:textId="77777777" w:rsidR="00253487" w:rsidRPr="00253487" w:rsidRDefault="00253487" w:rsidP="000F73DB">
            <w:pPr>
              <w:jc w:val="center"/>
            </w:pPr>
            <w:r w:rsidRPr="00253487">
              <w:t>779</w:t>
            </w:r>
          </w:p>
        </w:tc>
        <w:tc>
          <w:tcPr>
            <w:tcW w:w="2750" w:type="dxa"/>
            <w:shd w:val="clear" w:color="auto" w:fill="auto"/>
          </w:tcPr>
          <w:p w14:paraId="348B8166" w14:textId="77777777" w:rsidR="00253487" w:rsidRPr="00253487" w:rsidRDefault="00253487" w:rsidP="00253487">
            <w:r w:rsidRPr="00253487">
              <w:t>LastUpdateTime</w:t>
            </w:r>
          </w:p>
        </w:tc>
        <w:tc>
          <w:tcPr>
            <w:tcW w:w="811" w:type="dxa"/>
            <w:shd w:val="clear" w:color="auto" w:fill="auto"/>
          </w:tcPr>
          <w:p w14:paraId="66EFF82D" w14:textId="77777777" w:rsidR="00253487" w:rsidRPr="00253487" w:rsidRDefault="00253487" w:rsidP="000F73DB">
            <w:pPr>
              <w:jc w:val="center"/>
            </w:pPr>
            <w:r w:rsidRPr="00253487">
              <w:t>N</w:t>
            </w:r>
          </w:p>
        </w:tc>
        <w:tc>
          <w:tcPr>
            <w:tcW w:w="4859" w:type="dxa"/>
            <w:shd w:val="clear" w:color="auto" w:fill="auto"/>
          </w:tcPr>
          <w:p w14:paraId="1F10B330" w14:textId="77777777" w:rsidR="00253487" w:rsidRPr="00253487" w:rsidRDefault="00253487" w:rsidP="00253487">
            <w:r w:rsidRPr="00253487">
              <w:t>Used to indicate reports after a specific time</w:t>
            </w:r>
          </w:p>
        </w:tc>
      </w:tr>
      <w:tr w:rsidR="00253487" w:rsidRPr="00253487" w14:paraId="47CC22FB" w14:textId="77777777" w:rsidTr="000F73DB">
        <w:tc>
          <w:tcPr>
            <w:tcW w:w="652" w:type="dxa"/>
            <w:shd w:val="clear" w:color="auto" w:fill="auto"/>
          </w:tcPr>
          <w:p w14:paraId="2AD2DE31" w14:textId="77777777" w:rsidR="00253487" w:rsidRPr="00253487" w:rsidRDefault="00253487" w:rsidP="000F73DB">
            <w:pPr>
              <w:jc w:val="center"/>
            </w:pPr>
            <w:r w:rsidRPr="00253487">
              <w:t>991</w:t>
            </w:r>
          </w:p>
        </w:tc>
        <w:tc>
          <w:tcPr>
            <w:tcW w:w="2750" w:type="dxa"/>
            <w:shd w:val="clear" w:color="auto" w:fill="auto"/>
          </w:tcPr>
          <w:p w14:paraId="76A2B4A5" w14:textId="77777777" w:rsidR="00253487" w:rsidRPr="00253487" w:rsidRDefault="00253487" w:rsidP="00253487">
            <w:r w:rsidRPr="00253487">
              <w:t>RndPx</w:t>
            </w:r>
          </w:p>
        </w:tc>
        <w:tc>
          <w:tcPr>
            <w:tcW w:w="811" w:type="dxa"/>
            <w:shd w:val="clear" w:color="auto" w:fill="auto"/>
          </w:tcPr>
          <w:p w14:paraId="5AF91CA5" w14:textId="77777777" w:rsidR="00253487" w:rsidRPr="00253487" w:rsidRDefault="00253487" w:rsidP="000F73DB">
            <w:pPr>
              <w:jc w:val="center"/>
            </w:pPr>
            <w:r w:rsidRPr="00253487">
              <w:t>N</w:t>
            </w:r>
          </w:p>
        </w:tc>
        <w:tc>
          <w:tcPr>
            <w:tcW w:w="4859" w:type="dxa"/>
            <w:shd w:val="clear" w:color="auto" w:fill="auto"/>
          </w:tcPr>
          <w:p w14:paraId="21CCC5C7" w14:textId="77777777" w:rsidR="00253487" w:rsidRPr="00253487" w:rsidRDefault="00253487" w:rsidP="00253487">
            <w:r w:rsidRPr="00253487">
              <w:t>Specifies the rounded price to quoted precision.</w:t>
            </w:r>
          </w:p>
        </w:tc>
      </w:tr>
      <w:tr w:rsidR="00253487" w:rsidRPr="00253487" w14:paraId="4E0B2F01" w14:textId="77777777" w:rsidTr="000F73DB">
        <w:tc>
          <w:tcPr>
            <w:tcW w:w="652" w:type="dxa"/>
            <w:shd w:val="clear" w:color="auto" w:fill="auto"/>
          </w:tcPr>
          <w:p w14:paraId="7D66E028" w14:textId="77777777" w:rsidR="00253487" w:rsidRPr="00253487" w:rsidRDefault="00253487" w:rsidP="000F73DB">
            <w:pPr>
              <w:jc w:val="center"/>
            </w:pPr>
            <w:r w:rsidRPr="00253487">
              <w:t>1132</w:t>
            </w:r>
          </w:p>
        </w:tc>
        <w:tc>
          <w:tcPr>
            <w:tcW w:w="2750" w:type="dxa"/>
            <w:shd w:val="clear" w:color="auto" w:fill="auto"/>
          </w:tcPr>
          <w:p w14:paraId="6EB24ABA" w14:textId="77777777" w:rsidR="00253487" w:rsidRPr="00253487" w:rsidRDefault="00253487" w:rsidP="00253487">
            <w:r w:rsidRPr="00253487">
              <w:t>TZTransactTime</w:t>
            </w:r>
          </w:p>
        </w:tc>
        <w:tc>
          <w:tcPr>
            <w:tcW w:w="811" w:type="dxa"/>
            <w:shd w:val="clear" w:color="auto" w:fill="auto"/>
          </w:tcPr>
          <w:p w14:paraId="48E9A680" w14:textId="77777777" w:rsidR="00253487" w:rsidRPr="00253487" w:rsidRDefault="00253487" w:rsidP="000F73DB">
            <w:pPr>
              <w:jc w:val="center"/>
            </w:pPr>
            <w:r w:rsidRPr="00253487">
              <w:t>N</w:t>
            </w:r>
          </w:p>
        </w:tc>
        <w:tc>
          <w:tcPr>
            <w:tcW w:w="4859" w:type="dxa"/>
            <w:shd w:val="clear" w:color="auto" w:fill="auto"/>
          </w:tcPr>
          <w:p w14:paraId="46A549C0" w14:textId="77777777" w:rsidR="00253487" w:rsidRPr="00253487" w:rsidRDefault="00253487" w:rsidP="00253487"/>
        </w:tc>
      </w:tr>
      <w:tr w:rsidR="00253487" w:rsidRPr="00253487" w14:paraId="51B6ECAA" w14:textId="77777777" w:rsidTr="000F73DB">
        <w:tc>
          <w:tcPr>
            <w:tcW w:w="652" w:type="dxa"/>
            <w:shd w:val="clear" w:color="auto" w:fill="auto"/>
          </w:tcPr>
          <w:p w14:paraId="1E17148E" w14:textId="77777777" w:rsidR="00253487" w:rsidRPr="00253487" w:rsidRDefault="00253487" w:rsidP="000F73DB">
            <w:pPr>
              <w:jc w:val="center"/>
            </w:pPr>
            <w:r w:rsidRPr="00253487">
              <w:t>1134</w:t>
            </w:r>
          </w:p>
        </w:tc>
        <w:tc>
          <w:tcPr>
            <w:tcW w:w="2750" w:type="dxa"/>
            <w:shd w:val="clear" w:color="auto" w:fill="auto"/>
          </w:tcPr>
          <w:p w14:paraId="767C413B" w14:textId="77777777" w:rsidR="00253487" w:rsidRPr="00253487" w:rsidRDefault="00253487" w:rsidP="00253487">
            <w:r w:rsidRPr="00253487">
              <w:t>ReportedPxDiff</w:t>
            </w:r>
          </w:p>
        </w:tc>
        <w:tc>
          <w:tcPr>
            <w:tcW w:w="811" w:type="dxa"/>
            <w:shd w:val="clear" w:color="auto" w:fill="auto"/>
          </w:tcPr>
          <w:p w14:paraId="17DF76BD" w14:textId="77777777" w:rsidR="00253487" w:rsidRPr="00253487" w:rsidRDefault="00253487" w:rsidP="000F73DB">
            <w:pPr>
              <w:jc w:val="center"/>
            </w:pPr>
            <w:r w:rsidRPr="00253487">
              <w:t>N</w:t>
            </w:r>
          </w:p>
        </w:tc>
        <w:tc>
          <w:tcPr>
            <w:tcW w:w="4859" w:type="dxa"/>
            <w:shd w:val="clear" w:color="auto" w:fill="auto"/>
          </w:tcPr>
          <w:p w14:paraId="72DADF56" w14:textId="77777777" w:rsidR="00253487" w:rsidRPr="00253487" w:rsidRDefault="00253487" w:rsidP="00253487">
            <w:r w:rsidRPr="00253487">
              <w:t>The reason(s) for the price difference should be stated by using field (Tag 828 ) TrdType and, if required, field (Tag 829) TrdSubType as well</w:t>
            </w:r>
          </w:p>
        </w:tc>
      </w:tr>
      <w:tr w:rsidR="00253487" w:rsidRPr="00253487" w14:paraId="4B60182B" w14:textId="77777777" w:rsidTr="000F73DB">
        <w:tc>
          <w:tcPr>
            <w:tcW w:w="652" w:type="dxa"/>
            <w:shd w:val="clear" w:color="auto" w:fill="auto"/>
          </w:tcPr>
          <w:p w14:paraId="71A20A80" w14:textId="77777777" w:rsidR="00253487" w:rsidRPr="00253487" w:rsidRDefault="00253487" w:rsidP="000F73DB">
            <w:pPr>
              <w:jc w:val="center"/>
            </w:pPr>
            <w:r w:rsidRPr="00253487">
              <w:t>381</w:t>
            </w:r>
          </w:p>
        </w:tc>
        <w:tc>
          <w:tcPr>
            <w:tcW w:w="2750" w:type="dxa"/>
            <w:shd w:val="clear" w:color="auto" w:fill="auto"/>
          </w:tcPr>
          <w:p w14:paraId="7079BB0C" w14:textId="77777777" w:rsidR="00253487" w:rsidRPr="00253487" w:rsidRDefault="00253487" w:rsidP="00253487">
            <w:r w:rsidRPr="00253487">
              <w:t>GrossTradeAmt</w:t>
            </w:r>
          </w:p>
        </w:tc>
        <w:tc>
          <w:tcPr>
            <w:tcW w:w="811" w:type="dxa"/>
            <w:shd w:val="clear" w:color="auto" w:fill="auto"/>
          </w:tcPr>
          <w:p w14:paraId="0909A097" w14:textId="77777777" w:rsidR="00253487" w:rsidRPr="00253487" w:rsidRDefault="00253487" w:rsidP="000F73DB">
            <w:pPr>
              <w:jc w:val="center"/>
            </w:pPr>
            <w:r w:rsidRPr="00253487">
              <w:t>N</w:t>
            </w:r>
          </w:p>
        </w:tc>
        <w:tc>
          <w:tcPr>
            <w:tcW w:w="4859" w:type="dxa"/>
            <w:shd w:val="clear" w:color="auto" w:fill="auto"/>
          </w:tcPr>
          <w:p w14:paraId="5162839E" w14:textId="77777777" w:rsidR="00253487" w:rsidRPr="00253487" w:rsidRDefault="00253487" w:rsidP="00253487">
            <w:r w:rsidRPr="00253487">
              <w:t>(LastQty(32) * LastPx(31) or LastParPx(669)) For Fixed Income, LastParPx(669) is used when LastPx(31) is not expressed as "percent of par" price.</w:t>
            </w:r>
          </w:p>
        </w:tc>
      </w:tr>
      <w:tr w:rsidR="00253487" w:rsidRPr="00253487" w14:paraId="5DA7940E" w14:textId="77777777" w:rsidTr="000F73DB">
        <w:tc>
          <w:tcPr>
            <w:tcW w:w="652" w:type="dxa"/>
            <w:shd w:val="clear" w:color="auto" w:fill="auto"/>
          </w:tcPr>
          <w:p w14:paraId="408C064F" w14:textId="77777777" w:rsidR="00253487" w:rsidRPr="00253487" w:rsidRDefault="00253487" w:rsidP="000F73DB">
            <w:pPr>
              <w:jc w:val="center"/>
            </w:pPr>
            <w:r w:rsidRPr="00253487">
              <w:t>1328</w:t>
            </w:r>
          </w:p>
        </w:tc>
        <w:tc>
          <w:tcPr>
            <w:tcW w:w="2750" w:type="dxa"/>
            <w:shd w:val="clear" w:color="auto" w:fill="auto"/>
          </w:tcPr>
          <w:p w14:paraId="56DAD2A0" w14:textId="77777777" w:rsidR="00253487" w:rsidRPr="00253487" w:rsidRDefault="00253487" w:rsidP="00253487">
            <w:r w:rsidRPr="00253487">
              <w:t>RejectText</w:t>
            </w:r>
          </w:p>
        </w:tc>
        <w:tc>
          <w:tcPr>
            <w:tcW w:w="811" w:type="dxa"/>
            <w:shd w:val="clear" w:color="auto" w:fill="auto"/>
          </w:tcPr>
          <w:p w14:paraId="23CF1A5F" w14:textId="77777777" w:rsidR="00253487" w:rsidRPr="00253487" w:rsidRDefault="00253487" w:rsidP="000F73DB">
            <w:pPr>
              <w:jc w:val="center"/>
            </w:pPr>
            <w:r w:rsidRPr="00253487">
              <w:t>N</w:t>
            </w:r>
          </w:p>
        </w:tc>
        <w:tc>
          <w:tcPr>
            <w:tcW w:w="4859" w:type="dxa"/>
            <w:shd w:val="clear" w:color="auto" w:fill="auto"/>
          </w:tcPr>
          <w:p w14:paraId="5B33649C" w14:textId="77777777" w:rsidR="00253487" w:rsidRPr="00253487" w:rsidRDefault="00253487" w:rsidP="00253487"/>
        </w:tc>
      </w:tr>
      <w:tr w:rsidR="00253487" w:rsidRPr="00253487" w14:paraId="2D743B93" w14:textId="77777777" w:rsidTr="000F73DB">
        <w:tc>
          <w:tcPr>
            <w:tcW w:w="652" w:type="dxa"/>
            <w:tcBorders>
              <w:bottom w:val="single" w:sz="6" w:space="0" w:color="000000"/>
            </w:tcBorders>
            <w:shd w:val="clear" w:color="auto" w:fill="auto"/>
          </w:tcPr>
          <w:p w14:paraId="00E7BFB2" w14:textId="77777777" w:rsidR="00253487" w:rsidRPr="00253487" w:rsidRDefault="00253487" w:rsidP="000F73DB">
            <w:pPr>
              <w:jc w:val="center"/>
            </w:pPr>
            <w:r w:rsidRPr="00253487">
              <w:t>1329</w:t>
            </w:r>
          </w:p>
        </w:tc>
        <w:tc>
          <w:tcPr>
            <w:tcW w:w="2750" w:type="dxa"/>
            <w:tcBorders>
              <w:bottom w:val="single" w:sz="6" w:space="0" w:color="000000"/>
            </w:tcBorders>
            <w:shd w:val="clear" w:color="auto" w:fill="auto"/>
          </w:tcPr>
          <w:p w14:paraId="55B1C4A3" w14:textId="77777777" w:rsidR="00253487" w:rsidRPr="00253487" w:rsidRDefault="00253487" w:rsidP="00253487">
            <w:r w:rsidRPr="00253487">
              <w:t>FeeMultiplier</w:t>
            </w:r>
          </w:p>
        </w:tc>
        <w:tc>
          <w:tcPr>
            <w:tcW w:w="811" w:type="dxa"/>
            <w:tcBorders>
              <w:bottom w:val="single" w:sz="6" w:space="0" w:color="000000"/>
            </w:tcBorders>
            <w:shd w:val="clear" w:color="auto" w:fill="auto"/>
          </w:tcPr>
          <w:p w14:paraId="1FD18B2B"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4D4A96B" w14:textId="77777777" w:rsidR="00253487" w:rsidRPr="00253487" w:rsidRDefault="00253487" w:rsidP="00253487"/>
        </w:tc>
      </w:tr>
      <w:tr w:rsidR="00253487" w:rsidRPr="00253487" w14:paraId="3514CA82" w14:textId="77777777" w:rsidTr="000F73DB">
        <w:tc>
          <w:tcPr>
            <w:tcW w:w="3402" w:type="dxa"/>
            <w:gridSpan w:val="2"/>
            <w:tcBorders>
              <w:top w:val="single" w:sz="6" w:space="0" w:color="000000"/>
              <w:bottom w:val="double" w:sz="6" w:space="0" w:color="000000"/>
            </w:tcBorders>
            <w:shd w:val="clear" w:color="auto" w:fill="E6E6E6"/>
          </w:tcPr>
          <w:p w14:paraId="5F1E37BD"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254D367D"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1E30114F" w14:textId="77777777" w:rsidR="00253487" w:rsidRPr="00253487" w:rsidRDefault="00253487" w:rsidP="00253487"/>
        </w:tc>
      </w:tr>
      <w:bookmarkEnd w:id="273"/>
    </w:tbl>
    <w:p w14:paraId="79A9A9A6"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77AFCBDD" w14:textId="77777777">
        <w:tc>
          <w:tcPr>
            <w:tcW w:w="9576" w:type="dxa"/>
            <w:tcBorders>
              <w:bottom w:val="nil"/>
            </w:tcBorders>
            <w:shd w:val="pct25" w:color="auto" w:fill="FFFFFF"/>
          </w:tcPr>
          <w:p w14:paraId="7CDE4FFE" w14:textId="77777777" w:rsidR="009E3F16" w:rsidRDefault="009E3F16">
            <w:pPr>
              <w:pStyle w:val="Heading5"/>
            </w:pPr>
            <w:r>
              <w:rPr>
                <w:rFonts w:ascii="Times New Roman" w:hAnsi="Times New Roman"/>
                <w:sz w:val="24"/>
              </w:rPr>
              <w:t xml:space="preserve">FIXML Definition for this message – see </w:t>
            </w:r>
            <w:hyperlink r:id="rId65"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328DBD75" w14:textId="77777777">
        <w:tc>
          <w:tcPr>
            <w:tcW w:w="9576" w:type="dxa"/>
            <w:shd w:val="pct12" w:color="auto" w:fill="FFFFFF"/>
          </w:tcPr>
          <w:p w14:paraId="2E2CE296"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TrdCaptRpt</w:t>
            </w:r>
          </w:p>
          <w:p w14:paraId="0AFD4D5E"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02A9EEB9" w14:textId="77777777" w:rsidR="009E3F16" w:rsidRDefault="009E3F16"/>
    <w:p w14:paraId="4C37F20B" w14:textId="77777777" w:rsidR="009E3F16" w:rsidRDefault="009E3F16">
      <w:pPr>
        <w:pStyle w:val="Heading2"/>
      </w:pPr>
      <w:r>
        <w:br w:type="page"/>
      </w:r>
      <w:bookmarkStart w:id="276" w:name="_Toc227925083"/>
      <w:r>
        <w:t>Trade Capture Report Ack</w:t>
      </w:r>
      <w:bookmarkEnd w:id="276"/>
    </w:p>
    <w:p w14:paraId="194D6ABD" w14:textId="77777777" w:rsidR="009E3F16" w:rsidRDefault="009E3F16">
      <w:r>
        <w:t>The Trade Capture Report Ack message can be:</w:t>
      </w:r>
    </w:p>
    <w:p w14:paraId="4A049DDD" w14:textId="77777777" w:rsidR="009E3F16" w:rsidRDefault="009E3F16">
      <w:pPr>
        <w:pStyle w:val="NormalIndent"/>
        <w:numPr>
          <w:ilvl w:val="0"/>
          <w:numId w:val="41"/>
        </w:numPr>
      </w:pPr>
      <w:r>
        <w:t>Used to acknowledge trade capture reports received from a counterparty</w:t>
      </w:r>
    </w:p>
    <w:p w14:paraId="2E2912E2" w14:textId="77777777" w:rsidR="009E3F16" w:rsidRDefault="009E3F16">
      <w:pPr>
        <w:pStyle w:val="NormalIndent"/>
        <w:numPr>
          <w:ilvl w:val="0"/>
          <w:numId w:val="41"/>
        </w:numPr>
      </w:pPr>
      <w:r>
        <w:t>Used to reject a trade capture report received from a counterparty</w:t>
      </w:r>
    </w:p>
    <w:p w14:paraId="78C63BA5" w14:textId="77777777" w:rsidR="009E3F16" w:rsidRDefault="009E3F16"/>
    <w:p w14:paraId="67EB1715" w14:textId="77777777" w:rsidR="009E3F16" w:rsidRDefault="009E3F16">
      <w:pPr>
        <w:numPr>
          <w:ilvl w:val="12"/>
          <w:numId w:val="0"/>
        </w:numPr>
        <w:jc w:val="center"/>
        <w:outlineLvl w:val="0"/>
      </w:pPr>
      <w:r>
        <w:rPr>
          <w:b/>
          <w:sz w:val="24"/>
        </w:rPr>
        <w:t>Trade Capture Report Ack</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056AEA8C"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40E1816E" w14:textId="77777777" w:rsidR="00253487" w:rsidRPr="000F73DB" w:rsidRDefault="00253487" w:rsidP="000F73DB">
            <w:pPr>
              <w:jc w:val="center"/>
              <w:rPr>
                <w:b/>
                <w:i/>
              </w:rPr>
            </w:pPr>
            <w:bookmarkStart w:id="277" w:name="Msg_TradeCaptureReportAck"/>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262F3C05"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7D1E443C"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0D2CA963" w14:textId="77777777" w:rsidR="00253487" w:rsidRPr="000F73DB" w:rsidRDefault="00253487" w:rsidP="000F73DB">
            <w:pPr>
              <w:jc w:val="center"/>
              <w:rPr>
                <w:b/>
                <w:i/>
              </w:rPr>
            </w:pPr>
            <w:r w:rsidRPr="000F73DB">
              <w:rPr>
                <w:b/>
                <w:i/>
              </w:rPr>
              <w:t>Comments</w:t>
            </w:r>
          </w:p>
        </w:tc>
      </w:tr>
      <w:tr w:rsidR="00253487" w:rsidRPr="00253487" w14:paraId="588790A2" w14:textId="77777777" w:rsidTr="000F73DB">
        <w:tc>
          <w:tcPr>
            <w:tcW w:w="3402" w:type="dxa"/>
            <w:gridSpan w:val="2"/>
            <w:tcBorders>
              <w:top w:val="single" w:sz="6" w:space="0" w:color="000000"/>
              <w:bottom w:val="single" w:sz="6" w:space="0" w:color="000000"/>
            </w:tcBorders>
            <w:shd w:val="clear" w:color="auto" w:fill="E6E6E6"/>
          </w:tcPr>
          <w:p w14:paraId="71B4BD72"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3DD4AE48"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232EE157" w14:textId="77777777" w:rsidR="00253487" w:rsidRPr="00253487" w:rsidRDefault="00253487" w:rsidP="00253487">
            <w:r w:rsidRPr="00253487">
              <w:t>MsgType = AR</w:t>
            </w:r>
          </w:p>
        </w:tc>
      </w:tr>
      <w:tr w:rsidR="00253487" w:rsidRPr="00253487" w14:paraId="3FF21149" w14:textId="77777777" w:rsidTr="000F73DB">
        <w:tc>
          <w:tcPr>
            <w:tcW w:w="652" w:type="dxa"/>
            <w:tcBorders>
              <w:top w:val="single" w:sz="6" w:space="0" w:color="000000"/>
            </w:tcBorders>
            <w:shd w:val="clear" w:color="auto" w:fill="auto"/>
          </w:tcPr>
          <w:p w14:paraId="63C4825F" w14:textId="77777777" w:rsidR="00253487" w:rsidRPr="00253487" w:rsidRDefault="00253487" w:rsidP="000F73DB">
            <w:pPr>
              <w:jc w:val="center"/>
            </w:pPr>
            <w:r w:rsidRPr="00253487">
              <w:t>571</w:t>
            </w:r>
          </w:p>
        </w:tc>
        <w:tc>
          <w:tcPr>
            <w:tcW w:w="2750" w:type="dxa"/>
            <w:tcBorders>
              <w:top w:val="single" w:sz="6" w:space="0" w:color="000000"/>
            </w:tcBorders>
            <w:shd w:val="clear" w:color="auto" w:fill="auto"/>
          </w:tcPr>
          <w:p w14:paraId="04CA6975" w14:textId="77777777" w:rsidR="00253487" w:rsidRPr="00253487" w:rsidRDefault="00253487" w:rsidP="00253487">
            <w:r w:rsidRPr="00253487">
              <w:t>TradeReportID</w:t>
            </w:r>
          </w:p>
        </w:tc>
        <w:tc>
          <w:tcPr>
            <w:tcW w:w="811" w:type="dxa"/>
            <w:tcBorders>
              <w:top w:val="single" w:sz="6" w:space="0" w:color="000000"/>
            </w:tcBorders>
            <w:shd w:val="clear" w:color="auto" w:fill="auto"/>
          </w:tcPr>
          <w:p w14:paraId="643C530B"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94AA6E8" w14:textId="77777777" w:rsidR="00253487" w:rsidRPr="00253487" w:rsidRDefault="00253487" w:rsidP="00253487">
            <w:r w:rsidRPr="00253487">
              <w:t>Unique identifier for the Trade Capture Report</w:t>
            </w:r>
          </w:p>
        </w:tc>
      </w:tr>
      <w:tr w:rsidR="00253487" w:rsidRPr="00253487" w14:paraId="628ECAAA" w14:textId="77777777" w:rsidTr="000F73DB">
        <w:tc>
          <w:tcPr>
            <w:tcW w:w="652" w:type="dxa"/>
            <w:shd w:val="clear" w:color="auto" w:fill="auto"/>
          </w:tcPr>
          <w:p w14:paraId="448DF2DD" w14:textId="77777777" w:rsidR="00253487" w:rsidRPr="00253487" w:rsidRDefault="00253487" w:rsidP="000F73DB">
            <w:pPr>
              <w:jc w:val="center"/>
            </w:pPr>
            <w:r w:rsidRPr="00253487">
              <w:t>1003</w:t>
            </w:r>
          </w:p>
        </w:tc>
        <w:tc>
          <w:tcPr>
            <w:tcW w:w="2750" w:type="dxa"/>
            <w:shd w:val="clear" w:color="auto" w:fill="auto"/>
          </w:tcPr>
          <w:p w14:paraId="14AADDDB" w14:textId="77777777" w:rsidR="00253487" w:rsidRPr="00253487" w:rsidRDefault="00253487" w:rsidP="00253487">
            <w:r w:rsidRPr="00253487">
              <w:t>TradeID</w:t>
            </w:r>
          </w:p>
        </w:tc>
        <w:tc>
          <w:tcPr>
            <w:tcW w:w="811" w:type="dxa"/>
            <w:shd w:val="clear" w:color="auto" w:fill="auto"/>
          </w:tcPr>
          <w:p w14:paraId="7A0DDEAA" w14:textId="77777777" w:rsidR="00253487" w:rsidRPr="00253487" w:rsidRDefault="00253487" w:rsidP="000F73DB">
            <w:pPr>
              <w:jc w:val="center"/>
            </w:pPr>
            <w:r w:rsidRPr="00253487">
              <w:t>N</w:t>
            </w:r>
          </w:p>
        </w:tc>
        <w:tc>
          <w:tcPr>
            <w:tcW w:w="4859" w:type="dxa"/>
            <w:shd w:val="clear" w:color="auto" w:fill="auto"/>
          </w:tcPr>
          <w:p w14:paraId="0124243C" w14:textId="77777777" w:rsidR="00253487" w:rsidRPr="00253487" w:rsidRDefault="00253487" w:rsidP="00253487"/>
        </w:tc>
      </w:tr>
      <w:tr w:rsidR="00253487" w:rsidRPr="00253487" w14:paraId="255ABF19" w14:textId="77777777" w:rsidTr="000F73DB">
        <w:tc>
          <w:tcPr>
            <w:tcW w:w="652" w:type="dxa"/>
            <w:shd w:val="clear" w:color="auto" w:fill="auto"/>
          </w:tcPr>
          <w:p w14:paraId="1B01D6CB" w14:textId="77777777" w:rsidR="00253487" w:rsidRPr="00253487" w:rsidRDefault="00253487" w:rsidP="000F73DB">
            <w:pPr>
              <w:jc w:val="center"/>
            </w:pPr>
            <w:r w:rsidRPr="00253487">
              <w:t>1040</w:t>
            </w:r>
          </w:p>
        </w:tc>
        <w:tc>
          <w:tcPr>
            <w:tcW w:w="2750" w:type="dxa"/>
            <w:shd w:val="clear" w:color="auto" w:fill="auto"/>
          </w:tcPr>
          <w:p w14:paraId="3099F26E" w14:textId="77777777" w:rsidR="00253487" w:rsidRPr="00253487" w:rsidRDefault="00253487" w:rsidP="00253487">
            <w:r w:rsidRPr="00253487">
              <w:t>SecondaryTradeID</w:t>
            </w:r>
          </w:p>
        </w:tc>
        <w:tc>
          <w:tcPr>
            <w:tcW w:w="811" w:type="dxa"/>
            <w:shd w:val="clear" w:color="auto" w:fill="auto"/>
          </w:tcPr>
          <w:p w14:paraId="1CF620C8" w14:textId="77777777" w:rsidR="00253487" w:rsidRPr="00253487" w:rsidRDefault="00253487" w:rsidP="000F73DB">
            <w:pPr>
              <w:jc w:val="center"/>
            </w:pPr>
            <w:r w:rsidRPr="00253487">
              <w:t>N</w:t>
            </w:r>
          </w:p>
        </w:tc>
        <w:tc>
          <w:tcPr>
            <w:tcW w:w="4859" w:type="dxa"/>
            <w:shd w:val="clear" w:color="auto" w:fill="auto"/>
          </w:tcPr>
          <w:p w14:paraId="295462B0" w14:textId="77777777" w:rsidR="00253487" w:rsidRPr="00253487" w:rsidRDefault="00253487" w:rsidP="00253487"/>
        </w:tc>
      </w:tr>
      <w:tr w:rsidR="00253487" w:rsidRPr="00253487" w14:paraId="0FFA0610" w14:textId="77777777" w:rsidTr="000F73DB">
        <w:tc>
          <w:tcPr>
            <w:tcW w:w="652" w:type="dxa"/>
            <w:shd w:val="clear" w:color="auto" w:fill="auto"/>
          </w:tcPr>
          <w:p w14:paraId="2561EEA9" w14:textId="77777777" w:rsidR="00253487" w:rsidRPr="00253487" w:rsidRDefault="00253487" w:rsidP="000F73DB">
            <w:pPr>
              <w:jc w:val="center"/>
            </w:pPr>
            <w:r w:rsidRPr="00253487">
              <w:t>1041</w:t>
            </w:r>
          </w:p>
        </w:tc>
        <w:tc>
          <w:tcPr>
            <w:tcW w:w="2750" w:type="dxa"/>
            <w:shd w:val="clear" w:color="auto" w:fill="auto"/>
          </w:tcPr>
          <w:p w14:paraId="390D954C" w14:textId="77777777" w:rsidR="00253487" w:rsidRPr="00253487" w:rsidRDefault="00253487" w:rsidP="00253487">
            <w:r w:rsidRPr="00253487">
              <w:t>FirmTradeID</w:t>
            </w:r>
          </w:p>
        </w:tc>
        <w:tc>
          <w:tcPr>
            <w:tcW w:w="811" w:type="dxa"/>
            <w:shd w:val="clear" w:color="auto" w:fill="auto"/>
          </w:tcPr>
          <w:p w14:paraId="59255E86" w14:textId="77777777" w:rsidR="00253487" w:rsidRPr="00253487" w:rsidRDefault="00253487" w:rsidP="000F73DB">
            <w:pPr>
              <w:jc w:val="center"/>
            </w:pPr>
            <w:r w:rsidRPr="00253487">
              <w:t>N</w:t>
            </w:r>
          </w:p>
        </w:tc>
        <w:tc>
          <w:tcPr>
            <w:tcW w:w="4859" w:type="dxa"/>
            <w:shd w:val="clear" w:color="auto" w:fill="auto"/>
          </w:tcPr>
          <w:p w14:paraId="09A81353" w14:textId="77777777" w:rsidR="00253487" w:rsidRPr="00253487" w:rsidRDefault="00253487" w:rsidP="00253487"/>
        </w:tc>
      </w:tr>
      <w:tr w:rsidR="00253487" w:rsidRPr="00253487" w14:paraId="21B616C4" w14:textId="77777777" w:rsidTr="000F73DB">
        <w:tc>
          <w:tcPr>
            <w:tcW w:w="652" w:type="dxa"/>
            <w:shd w:val="clear" w:color="auto" w:fill="auto"/>
          </w:tcPr>
          <w:p w14:paraId="05C73C0E" w14:textId="77777777" w:rsidR="00253487" w:rsidRPr="00253487" w:rsidRDefault="00253487" w:rsidP="000F73DB">
            <w:pPr>
              <w:jc w:val="center"/>
            </w:pPr>
            <w:r w:rsidRPr="00253487">
              <w:t>1042</w:t>
            </w:r>
          </w:p>
        </w:tc>
        <w:tc>
          <w:tcPr>
            <w:tcW w:w="2750" w:type="dxa"/>
            <w:shd w:val="clear" w:color="auto" w:fill="auto"/>
          </w:tcPr>
          <w:p w14:paraId="475786F4" w14:textId="77777777" w:rsidR="00253487" w:rsidRPr="00253487" w:rsidRDefault="00253487" w:rsidP="00253487">
            <w:r w:rsidRPr="00253487">
              <w:t>SecondaryFirmTradeID</w:t>
            </w:r>
          </w:p>
        </w:tc>
        <w:tc>
          <w:tcPr>
            <w:tcW w:w="811" w:type="dxa"/>
            <w:shd w:val="clear" w:color="auto" w:fill="auto"/>
          </w:tcPr>
          <w:p w14:paraId="03E11C61" w14:textId="77777777" w:rsidR="00253487" w:rsidRPr="00253487" w:rsidRDefault="00253487" w:rsidP="000F73DB">
            <w:pPr>
              <w:jc w:val="center"/>
            </w:pPr>
            <w:r w:rsidRPr="00253487">
              <w:t>N</w:t>
            </w:r>
          </w:p>
        </w:tc>
        <w:tc>
          <w:tcPr>
            <w:tcW w:w="4859" w:type="dxa"/>
            <w:shd w:val="clear" w:color="auto" w:fill="auto"/>
          </w:tcPr>
          <w:p w14:paraId="6E0A71A1" w14:textId="77777777" w:rsidR="00253487" w:rsidRPr="00253487" w:rsidRDefault="00253487" w:rsidP="00253487"/>
        </w:tc>
      </w:tr>
      <w:tr w:rsidR="00253487" w:rsidRPr="00253487" w14:paraId="58451BDD" w14:textId="77777777" w:rsidTr="000F73DB">
        <w:tc>
          <w:tcPr>
            <w:tcW w:w="652" w:type="dxa"/>
            <w:shd w:val="clear" w:color="auto" w:fill="auto"/>
          </w:tcPr>
          <w:p w14:paraId="6194189F" w14:textId="77777777" w:rsidR="00253487" w:rsidRPr="00253487" w:rsidRDefault="00253487" w:rsidP="000F73DB">
            <w:pPr>
              <w:jc w:val="center"/>
            </w:pPr>
            <w:r w:rsidRPr="00253487">
              <w:t>487</w:t>
            </w:r>
          </w:p>
        </w:tc>
        <w:tc>
          <w:tcPr>
            <w:tcW w:w="2750" w:type="dxa"/>
            <w:shd w:val="clear" w:color="auto" w:fill="auto"/>
          </w:tcPr>
          <w:p w14:paraId="0981672E" w14:textId="77777777" w:rsidR="00253487" w:rsidRPr="00253487" w:rsidRDefault="00253487" w:rsidP="00253487">
            <w:r w:rsidRPr="00253487">
              <w:t>TradeReportTransType</w:t>
            </w:r>
          </w:p>
        </w:tc>
        <w:tc>
          <w:tcPr>
            <w:tcW w:w="811" w:type="dxa"/>
            <w:shd w:val="clear" w:color="auto" w:fill="auto"/>
          </w:tcPr>
          <w:p w14:paraId="445FF3E7" w14:textId="77777777" w:rsidR="00253487" w:rsidRPr="00253487" w:rsidRDefault="00253487" w:rsidP="000F73DB">
            <w:pPr>
              <w:jc w:val="center"/>
            </w:pPr>
            <w:r w:rsidRPr="00253487">
              <w:t>N</w:t>
            </w:r>
          </w:p>
        </w:tc>
        <w:tc>
          <w:tcPr>
            <w:tcW w:w="4859" w:type="dxa"/>
            <w:shd w:val="clear" w:color="auto" w:fill="auto"/>
          </w:tcPr>
          <w:p w14:paraId="301CB47E" w14:textId="77777777" w:rsidR="00253487" w:rsidRPr="00253487" w:rsidRDefault="00253487" w:rsidP="00253487">
            <w:r w:rsidRPr="00253487">
              <w:t>Identifies Trade Report message transaction type.</w:t>
            </w:r>
          </w:p>
        </w:tc>
      </w:tr>
      <w:tr w:rsidR="00253487" w:rsidRPr="00253487" w14:paraId="7C94DDEB" w14:textId="77777777" w:rsidTr="000F73DB">
        <w:tc>
          <w:tcPr>
            <w:tcW w:w="652" w:type="dxa"/>
            <w:shd w:val="clear" w:color="auto" w:fill="auto"/>
          </w:tcPr>
          <w:p w14:paraId="6E4AE22C" w14:textId="77777777" w:rsidR="00253487" w:rsidRPr="00253487" w:rsidRDefault="00253487" w:rsidP="000F73DB">
            <w:pPr>
              <w:jc w:val="center"/>
            </w:pPr>
            <w:r w:rsidRPr="00253487">
              <w:t>856</w:t>
            </w:r>
          </w:p>
        </w:tc>
        <w:tc>
          <w:tcPr>
            <w:tcW w:w="2750" w:type="dxa"/>
            <w:shd w:val="clear" w:color="auto" w:fill="auto"/>
          </w:tcPr>
          <w:p w14:paraId="49D3999C" w14:textId="77777777" w:rsidR="00253487" w:rsidRPr="00253487" w:rsidRDefault="00253487" w:rsidP="00253487">
            <w:r w:rsidRPr="00253487">
              <w:t>TradeReportType</w:t>
            </w:r>
          </w:p>
        </w:tc>
        <w:tc>
          <w:tcPr>
            <w:tcW w:w="811" w:type="dxa"/>
            <w:shd w:val="clear" w:color="auto" w:fill="auto"/>
          </w:tcPr>
          <w:p w14:paraId="55B8D79A" w14:textId="77777777" w:rsidR="00253487" w:rsidRPr="00253487" w:rsidRDefault="00253487" w:rsidP="000F73DB">
            <w:pPr>
              <w:jc w:val="center"/>
            </w:pPr>
            <w:r w:rsidRPr="00253487">
              <w:t>N</w:t>
            </w:r>
          </w:p>
        </w:tc>
        <w:tc>
          <w:tcPr>
            <w:tcW w:w="4859" w:type="dxa"/>
            <w:shd w:val="clear" w:color="auto" w:fill="auto"/>
          </w:tcPr>
          <w:p w14:paraId="2F34184C" w14:textId="77777777" w:rsidR="00253487" w:rsidRPr="00253487" w:rsidRDefault="00253487" w:rsidP="00253487">
            <w:r w:rsidRPr="00253487">
              <w:t>Indicates action to take on trade</w:t>
            </w:r>
          </w:p>
        </w:tc>
      </w:tr>
      <w:tr w:rsidR="00253487" w:rsidRPr="00253487" w14:paraId="3F85FDBD" w14:textId="77777777" w:rsidTr="000F73DB">
        <w:tc>
          <w:tcPr>
            <w:tcW w:w="652" w:type="dxa"/>
            <w:shd w:val="clear" w:color="auto" w:fill="auto"/>
          </w:tcPr>
          <w:p w14:paraId="7612770E" w14:textId="77777777" w:rsidR="00253487" w:rsidRPr="00253487" w:rsidRDefault="00253487" w:rsidP="000F73DB">
            <w:pPr>
              <w:jc w:val="center"/>
            </w:pPr>
            <w:r w:rsidRPr="00253487">
              <w:t>828</w:t>
            </w:r>
          </w:p>
        </w:tc>
        <w:tc>
          <w:tcPr>
            <w:tcW w:w="2750" w:type="dxa"/>
            <w:shd w:val="clear" w:color="auto" w:fill="auto"/>
          </w:tcPr>
          <w:p w14:paraId="3D6E4980" w14:textId="77777777" w:rsidR="00253487" w:rsidRPr="00253487" w:rsidRDefault="00253487" w:rsidP="00253487">
            <w:r w:rsidRPr="00253487">
              <w:t>TrdType</w:t>
            </w:r>
          </w:p>
        </w:tc>
        <w:tc>
          <w:tcPr>
            <w:tcW w:w="811" w:type="dxa"/>
            <w:shd w:val="clear" w:color="auto" w:fill="auto"/>
          </w:tcPr>
          <w:p w14:paraId="4B067F41" w14:textId="77777777" w:rsidR="00253487" w:rsidRPr="00253487" w:rsidRDefault="00253487" w:rsidP="000F73DB">
            <w:pPr>
              <w:jc w:val="center"/>
            </w:pPr>
            <w:r w:rsidRPr="00253487">
              <w:t>N</w:t>
            </w:r>
          </w:p>
        </w:tc>
        <w:tc>
          <w:tcPr>
            <w:tcW w:w="4859" w:type="dxa"/>
            <w:shd w:val="clear" w:color="auto" w:fill="auto"/>
          </w:tcPr>
          <w:p w14:paraId="534CAC97" w14:textId="77777777" w:rsidR="00253487" w:rsidRPr="00253487" w:rsidRDefault="00253487" w:rsidP="00253487"/>
        </w:tc>
      </w:tr>
      <w:tr w:rsidR="00253487" w:rsidRPr="00253487" w14:paraId="0214A101" w14:textId="77777777" w:rsidTr="000F73DB">
        <w:tc>
          <w:tcPr>
            <w:tcW w:w="652" w:type="dxa"/>
            <w:shd w:val="clear" w:color="auto" w:fill="auto"/>
          </w:tcPr>
          <w:p w14:paraId="1264102F" w14:textId="77777777" w:rsidR="00253487" w:rsidRPr="00253487" w:rsidRDefault="00253487" w:rsidP="000F73DB">
            <w:pPr>
              <w:jc w:val="center"/>
            </w:pPr>
            <w:r w:rsidRPr="00253487">
              <w:t>829</w:t>
            </w:r>
          </w:p>
        </w:tc>
        <w:tc>
          <w:tcPr>
            <w:tcW w:w="2750" w:type="dxa"/>
            <w:shd w:val="clear" w:color="auto" w:fill="auto"/>
          </w:tcPr>
          <w:p w14:paraId="23CD8A5B" w14:textId="77777777" w:rsidR="00253487" w:rsidRPr="00253487" w:rsidRDefault="00253487" w:rsidP="00253487">
            <w:r w:rsidRPr="00253487">
              <w:t>TrdSubType</w:t>
            </w:r>
          </w:p>
        </w:tc>
        <w:tc>
          <w:tcPr>
            <w:tcW w:w="811" w:type="dxa"/>
            <w:shd w:val="clear" w:color="auto" w:fill="auto"/>
          </w:tcPr>
          <w:p w14:paraId="1F419024" w14:textId="77777777" w:rsidR="00253487" w:rsidRPr="00253487" w:rsidRDefault="00253487" w:rsidP="000F73DB">
            <w:pPr>
              <w:jc w:val="center"/>
            </w:pPr>
            <w:r w:rsidRPr="00253487">
              <w:t>N</w:t>
            </w:r>
          </w:p>
        </w:tc>
        <w:tc>
          <w:tcPr>
            <w:tcW w:w="4859" w:type="dxa"/>
            <w:shd w:val="clear" w:color="auto" w:fill="auto"/>
          </w:tcPr>
          <w:p w14:paraId="314368B4" w14:textId="77777777" w:rsidR="00253487" w:rsidRPr="00253487" w:rsidRDefault="00253487" w:rsidP="00253487"/>
        </w:tc>
      </w:tr>
      <w:tr w:rsidR="00253487" w:rsidRPr="00253487" w14:paraId="5D0284BF" w14:textId="77777777" w:rsidTr="000F73DB">
        <w:tc>
          <w:tcPr>
            <w:tcW w:w="652" w:type="dxa"/>
            <w:shd w:val="clear" w:color="auto" w:fill="auto"/>
          </w:tcPr>
          <w:p w14:paraId="6C714E25" w14:textId="77777777" w:rsidR="00253487" w:rsidRPr="00253487" w:rsidRDefault="00253487" w:rsidP="000F73DB">
            <w:pPr>
              <w:jc w:val="center"/>
            </w:pPr>
            <w:r w:rsidRPr="00253487">
              <w:t>855</w:t>
            </w:r>
          </w:p>
        </w:tc>
        <w:tc>
          <w:tcPr>
            <w:tcW w:w="2750" w:type="dxa"/>
            <w:shd w:val="clear" w:color="auto" w:fill="auto"/>
          </w:tcPr>
          <w:p w14:paraId="51CFD6C8" w14:textId="77777777" w:rsidR="00253487" w:rsidRPr="00253487" w:rsidRDefault="00253487" w:rsidP="00253487">
            <w:r w:rsidRPr="00253487">
              <w:t>SecondaryTrdType</w:t>
            </w:r>
          </w:p>
        </w:tc>
        <w:tc>
          <w:tcPr>
            <w:tcW w:w="811" w:type="dxa"/>
            <w:shd w:val="clear" w:color="auto" w:fill="auto"/>
          </w:tcPr>
          <w:p w14:paraId="2D6F9272" w14:textId="77777777" w:rsidR="00253487" w:rsidRPr="00253487" w:rsidRDefault="00253487" w:rsidP="000F73DB">
            <w:pPr>
              <w:jc w:val="center"/>
            </w:pPr>
            <w:r w:rsidRPr="00253487">
              <w:t>N</w:t>
            </w:r>
          </w:p>
        </w:tc>
        <w:tc>
          <w:tcPr>
            <w:tcW w:w="4859" w:type="dxa"/>
            <w:shd w:val="clear" w:color="auto" w:fill="auto"/>
          </w:tcPr>
          <w:p w14:paraId="2C51E673" w14:textId="77777777" w:rsidR="00253487" w:rsidRPr="00253487" w:rsidRDefault="00253487" w:rsidP="00253487"/>
        </w:tc>
      </w:tr>
      <w:tr w:rsidR="00253487" w:rsidRPr="00253487" w14:paraId="37C5C8D3" w14:textId="77777777" w:rsidTr="000F73DB">
        <w:tc>
          <w:tcPr>
            <w:tcW w:w="652" w:type="dxa"/>
            <w:shd w:val="clear" w:color="auto" w:fill="auto"/>
          </w:tcPr>
          <w:p w14:paraId="44AB6B5A" w14:textId="77777777" w:rsidR="00253487" w:rsidRPr="00253487" w:rsidRDefault="00253487" w:rsidP="000F73DB">
            <w:pPr>
              <w:jc w:val="center"/>
            </w:pPr>
            <w:r w:rsidRPr="00253487">
              <w:t>1123</w:t>
            </w:r>
          </w:p>
        </w:tc>
        <w:tc>
          <w:tcPr>
            <w:tcW w:w="2750" w:type="dxa"/>
            <w:shd w:val="clear" w:color="auto" w:fill="auto"/>
          </w:tcPr>
          <w:p w14:paraId="7F423EF9" w14:textId="77777777" w:rsidR="00253487" w:rsidRPr="00253487" w:rsidRDefault="00253487" w:rsidP="00253487">
            <w:r w:rsidRPr="00253487">
              <w:t>TradeHandlingInstr</w:t>
            </w:r>
          </w:p>
        </w:tc>
        <w:tc>
          <w:tcPr>
            <w:tcW w:w="811" w:type="dxa"/>
            <w:shd w:val="clear" w:color="auto" w:fill="auto"/>
          </w:tcPr>
          <w:p w14:paraId="2B76CA26" w14:textId="77777777" w:rsidR="00253487" w:rsidRPr="00253487" w:rsidRDefault="00253487" w:rsidP="000F73DB">
            <w:pPr>
              <w:jc w:val="center"/>
            </w:pPr>
            <w:r w:rsidRPr="00253487">
              <w:t>N</w:t>
            </w:r>
          </w:p>
        </w:tc>
        <w:tc>
          <w:tcPr>
            <w:tcW w:w="4859" w:type="dxa"/>
            <w:shd w:val="clear" w:color="auto" w:fill="auto"/>
          </w:tcPr>
          <w:p w14:paraId="0735D8AB" w14:textId="77777777" w:rsidR="00253487" w:rsidRPr="00253487" w:rsidRDefault="00253487" w:rsidP="00253487"/>
        </w:tc>
      </w:tr>
      <w:tr w:rsidR="00253487" w:rsidRPr="00253487" w14:paraId="05342244" w14:textId="77777777" w:rsidTr="000F73DB">
        <w:tc>
          <w:tcPr>
            <w:tcW w:w="652" w:type="dxa"/>
            <w:shd w:val="clear" w:color="auto" w:fill="auto"/>
          </w:tcPr>
          <w:p w14:paraId="39B6230A" w14:textId="77777777" w:rsidR="00253487" w:rsidRPr="00253487" w:rsidRDefault="00253487" w:rsidP="000F73DB">
            <w:pPr>
              <w:jc w:val="center"/>
            </w:pPr>
            <w:r w:rsidRPr="00253487">
              <w:t>1124</w:t>
            </w:r>
          </w:p>
        </w:tc>
        <w:tc>
          <w:tcPr>
            <w:tcW w:w="2750" w:type="dxa"/>
            <w:shd w:val="clear" w:color="auto" w:fill="auto"/>
          </w:tcPr>
          <w:p w14:paraId="1B6B0F0D" w14:textId="77777777" w:rsidR="00253487" w:rsidRPr="00253487" w:rsidRDefault="00253487" w:rsidP="00253487">
            <w:r w:rsidRPr="00253487">
              <w:t>OrigTradeHandlingInstr</w:t>
            </w:r>
          </w:p>
        </w:tc>
        <w:tc>
          <w:tcPr>
            <w:tcW w:w="811" w:type="dxa"/>
            <w:shd w:val="clear" w:color="auto" w:fill="auto"/>
          </w:tcPr>
          <w:p w14:paraId="752D2615" w14:textId="77777777" w:rsidR="00253487" w:rsidRPr="00253487" w:rsidRDefault="00253487" w:rsidP="000F73DB">
            <w:pPr>
              <w:jc w:val="center"/>
            </w:pPr>
            <w:r w:rsidRPr="00253487">
              <w:t>N</w:t>
            </w:r>
          </w:p>
        </w:tc>
        <w:tc>
          <w:tcPr>
            <w:tcW w:w="4859" w:type="dxa"/>
            <w:shd w:val="clear" w:color="auto" w:fill="auto"/>
          </w:tcPr>
          <w:p w14:paraId="601AF4F4" w14:textId="77777777" w:rsidR="00253487" w:rsidRPr="00253487" w:rsidRDefault="00253487" w:rsidP="00253487"/>
        </w:tc>
      </w:tr>
      <w:tr w:rsidR="00253487" w:rsidRPr="00253487" w14:paraId="253EB02E" w14:textId="77777777" w:rsidTr="000F73DB">
        <w:tc>
          <w:tcPr>
            <w:tcW w:w="652" w:type="dxa"/>
            <w:shd w:val="clear" w:color="auto" w:fill="auto"/>
          </w:tcPr>
          <w:p w14:paraId="3C133437" w14:textId="77777777" w:rsidR="00253487" w:rsidRPr="00253487" w:rsidRDefault="00253487" w:rsidP="000F73DB">
            <w:pPr>
              <w:jc w:val="center"/>
            </w:pPr>
            <w:r w:rsidRPr="00253487">
              <w:t>1125</w:t>
            </w:r>
          </w:p>
        </w:tc>
        <w:tc>
          <w:tcPr>
            <w:tcW w:w="2750" w:type="dxa"/>
            <w:shd w:val="clear" w:color="auto" w:fill="auto"/>
          </w:tcPr>
          <w:p w14:paraId="47C6ED95" w14:textId="77777777" w:rsidR="00253487" w:rsidRPr="00253487" w:rsidRDefault="00253487" w:rsidP="00253487">
            <w:r w:rsidRPr="00253487">
              <w:t>OrigTradeDate</w:t>
            </w:r>
          </w:p>
        </w:tc>
        <w:tc>
          <w:tcPr>
            <w:tcW w:w="811" w:type="dxa"/>
            <w:shd w:val="clear" w:color="auto" w:fill="auto"/>
          </w:tcPr>
          <w:p w14:paraId="35955189" w14:textId="77777777" w:rsidR="00253487" w:rsidRPr="00253487" w:rsidRDefault="00253487" w:rsidP="000F73DB">
            <w:pPr>
              <w:jc w:val="center"/>
            </w:pPr>
            <w:r w:rsidRPr="00253487">
              <w:t>N</w:t>
            </w:r>
          </w:p>
        </w:tc>
        <w:tc>
          <w:tcPr>
            <w:tcW w:w="4859" w:type="dxa"/>
            <w:shd w:val="clear" w:color="auto" w:fill="auto"/>
          </w:tcPr>
          <w:p w14:paraId="3C65B788" w14:textId="77777777" w:rsidR="00253487" w:rsidRPr="00253487" w:rsidRDefault="00253487" w:rsidP="00253487">
            <w:r w:rsidRPr="00253487">
              <w:t>Used to preserve original trade date when original trade is being referenced in a subsequent trade transaction such as a transfer</w:t>
            </w:r>
          </w:p>
        </w:tc>
      </w:tr>
      <w:tr w:rsidR="00253487" w:rsidRPr="00253487" w14:paraId="5BB7C5E8" w14:textId="77777777" w:rsidTr="000F73DB">
        <w:tc>
          <w:tcPr>
            <w:tcW w:w="652" w:type="dxa"/>
            <w:shd w:val="clear" w:color="auto" w:fill="auto"/>
          </w:tcPr>
          <w:p w14:paraId="70F98B08" w14:textId="77777777" w:rsidR="00253487" w:rsidRPr="00253487" w:rsidRDefault="00253487" w:rsidP="000F73DB">
            <w:pPr>
              <w:jc w:val="center"/>
            </w:pPr>
            <w:r w:rsidRPr="00253487">
              <w:t>1126</w:t>
            </w:r>
          </w:p>
        </w:tc>
        <w:tc>
          <w:tcPr>
            <w:tcW w:w="2750" w:type="dxa"/>
            <w:shd w:val="clear" w:color="auto" w:fill="auto"/>
          </w:tcPr>
          <w:p w14:paraId="3057A632" w14:textId="77777777" w:rsidR="00253487" w:rsidRPr="00253487" w:rsidRDefault="00253487" w:rsidP="00253487">
            <w:r w:rsidRPr="00253487">
              <w:t>OrigTradeID</w:t>
            </w:r>
          </w:p>
        </w:tc>
        <w:tc>
          <w:tcPr>
            <w:tcW w:w="811" w:type="dxa"/>
            <w:shd w:val="clear" w:color="auto" w:fill="auto"/>
          </w:tcPr>
          <w:p w14:paraId="2D8FA268" w14:textId="77777777" w:rsidR="00253487" w:rsidRPr="00253487" w:rsidRDefault="00253487" w:rsidP="000F73DB">
            <w:pPr>
              <w:jc w:val="center"/>
            </w:pPr>
            <w:r w:rsidRPr="00253487">
              <w:t>N</w:t>
            </w:r>
          </w:p>
        </w:tc>
        <w:tc>
          <w:tcPr>
            <w:tcW w:w="4859" w:type="dxa"/>
            <w:shd w:val="clear" w:color="auto" w:fill="auto"/>
          </w:tcPr>
          <w:p w14:paraId="7A564C3D" w14:textId="77777777" w:rsidR="00253487" w:rsidRPr="00253487" w:rsidRDefault="00253487" w:rsidP="00253487">
            <w:r w:rsidRPr="00253487">
              <w:t>Used to preserve original trade id when original trade is being referenced in a subsequent trade transaction such as a transfer</w:t>
            </w:r>
          </w:p>
        </w:tc>
      </w:tr>
      <w:tr w:rsidR="00253487" w:rsidRPr="00253487" w14:paraId="082385B4" w14:textId="77777777" w:rsidTr="000F73DB">
        <w:tc>
          <w:tcPr>
            <w:tcW w:w="652" w:type="dxa"/>
            <w:shd w:val="clear" w:color="auto" w:fill="auto"/>
          </w:tcPr>
          <w:p w14:paraId="343037F6" w14:textId="77777777" w:rsidR="00253487" w:rsidRPr="00253487" w:rsidRDefault="00253487" w:rsidP="000F73DB">
            <w:pPr>
              <w:jc w:val="center"/>
            </w:pPr>
            <w:r w:rsidRPr="00253487">
              <w:t>1127</w:t>
            </w:r>
          </w:p>
        </w:tc>
        <w:tc>
          <w:tcPr>
            <w:tcW w:w="2750" w:type="dxa"/>
            <w:shd w:val="clear" w:color="auto" w:fill="auto"/>
          </w:tcPr>
          <w:p w14:paraId="38DFBAAD" w14:textId="77777777" w:rsidR="00253487" w:rsidRPr="00253487" w:rsidRDefault="00253487" w:rsidP="00253487">
            <w:r w:rsidRPr="00253487">
              <w:t>OrigSecondaryTradeID</w:t>
            </w:r>
          </w:p>
        </w:tc>
        <w:tc>
          <w:tcPr>
            <w:tcW w:w="811" w:type="dxa"/>
            <w:shd w:val="clear" w:color="auto" w:fill="auto"/>
          </w:tcPr>
          <w:p w14:paraId="7A093E4F" w14:textId="77777777" w:rsidR="00253487" w:rsidRPr="00253487" w:rsidRDefault="00253487" w:rsidP="000F73DB">
            <w:pPr>
              <w:jc w:val="center"/>
            </w:pPr>
            <w:r w:rsidRPr="00253487">
              <w:t>N</w:t>
            </w:r>
          </w:p>
        </w:tc>
        <w:tc>
          <w:tcPr>
            <w:tcW w:w="4859" w:type="dxa"/>
            <w:shd w:val="clear" w:color="auto" w:fill="auto"/>
          </w:tcPr>
          <w:p w14:paraId="4FA85722" w14:textId="77777777" w:rsidR="00253487" w:rsidRPr="00253487" w:rsidRDefault="00253487" w:rsidP="00253487">
            <w:r w:rsidRPr="00253487">
              <w:t>Used to preserve original secondary trade id when original trade is being referenced in a subsequent trade transaction such as a transfer</w:t>
            </w:r>
          </w:p>
        </w:tc>
      </w:tr>
      <w:tr w:rsidR="00253487" w:rsidRPr="00253487" w14:paraId="225184BA" w14:textId="77777777" w:rsidTr="000F73DB">
        <w:tc>
          <w:tcPr>
            <w:tcW w:w="652" w:type="dxa"/>
            <w:tcBorders>
              <w:bottom w:val="single" w:sz="6" w:space="0" w:color="000000"/>
            </w:tcBorders>
            <w:shd w:val="clear" w:color="auto" w:fill="auto"/>
          </w:tcPr>
          <w:p w14:paraId="55CCEF67" w14:textId="77777777" w:rsidR="00253487" w:rsidRPr="00253487" w:rsidRDefault="00253487" w:rsidP="000F73DB">
            <w:pPr>
              <w:jc w:val="center"/>
            </w:pPr>
            <w:r w:rsidRPr="00253487">
              <w:t>830</w:t>
            </w:r>
          </w:p>
        </w:tc>
        <w:tc>
          <w:tcPr>
            <w:tcW w:w="2750" w:type="dxa"/>
            <w:tcBorders>
              <w:bottom w:val="single" w:sz="6" w:space="0" w:color="000000"/>
            </w:tcBorders>
            <w:shd w:val="clear" w:color="auto" w:fill="auto"/>
          </w:tcPr>
          <w:p w14:paraId="32093848" w14:textId="77777777" w:rsidR="00253487" w:rsidRPr="00253487" w:rsidRDefault="00253487" w:rsidP="00253487">
            <w:r w:rsidRPr="00253487">
              <w:t>TransferReason</w:t>
            </w:r>
          </w:p>
        </w:tc>
        <w:tc>
          <w:tcPr>
            <w:tcW w:w="811" w:type="dxa"/>
            <w:tcBorders>
              <w:bottom w:val="single" w:sz="6" w:space="0" w:color="000000"/>
            </w:tcBorders>
            <w:shd w:val="clear" w:color="auto" w:fill="auto"/>
          </w:tcPr>
          <w:p w14:paraId="26C0F148"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2F529CD" w14:textId="77777777" w:rsidR="00253487" w:rsidRPr="00253487" w:rsidRDefault="00253487" w:rsidP="00253487"/>
        </w:tc>
      </w:tr>
      <w:tr w:rsidR="00253487" w:rsidRPr="00253487" w14:paraId="204E7E10" w14:textId="77777777" w:rsidTr="000F73DB">
        <w:tc>
          <w:tcPr>
            <w:tcW w:w="3402" w:type="dxa"/>
            <w:gridSpan w:val="2"/>
            <w:tcBorders>
              <w:top w:val="single" w:sz="6" w:space="0" w:color="000000"/>
              <w:bottom w:val="single" w:sz="6" w:space="0" w:color="000000"/>
            </w:tcBorders>
            <w:shd w:val="clear" w:color="auto" w:fill="E6E6E6"/>
          </w:tcPr>
          <w:p w14:paraId="2C5D9296" w14:textId="77777777" w:rsidR="00253487" w:rsidRPr="00253487" w:rsidRDefault="00253487" w:rsidP="000F73DB">
            <w:pPr>
              <w:jc w:val="left"/>
            </w:pPr>
            <w:r w:rsidRPr="00253487">
              <w:t>component block  &lt;RootParties&gt;</w:t>
            </w:r>
          </w:p>
        </w:tc>
        <w:tc>
          <w:tcPr>
            <w:tcW w:w="811" w:type="dxa"/>
            <w:tcBorders>
              <w:top w:val="single" w:sz="6" w:space="0" w:color="000000"/>
              <w:bottom w:val="single" w:sz="6" w:space="0" w:color="000000"/>
            </w:tcBorders>
            <w:shd w:val="clear" w:color="auto" w:fill="E6E6E6"/>
          </w:tcPr>
          <w:p w14:paraId="1CCD551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C472476" w14:textId="77777777" w:rsidR="00253487" w:rsidRPr="00253487" w:rsidRDefault="00253487" w:rsidP="00253487">
            <w:r w:rsidRPr="00253487">
              <w:t>Insert here the set of "Root Parties" (firm identification) fields defined in "common components of application messages" Range of values on report:</w:t>
            </w:r>
          </w:p>
        </w:tc>
      </w:tr>
      <w:tr w:rsidR="00253487" w:rsidRPr="00253487" w14:paraId="3827DF0C" w14:textId="77777777" w:rsidTr="000F73DB">
        <w:tc>
          <w:tcPr>
            <w:tcW w:w="652" w:type="dxa"/>
            <w:tcBorders>
              <w:top w:val="single" w:sz="6" w:space="0" w:color="000000"/>
            </w:tcBorders>
            <w:shd w:val="clear" w:color="auto" w:fill="auto"/>
          </w:tcPr>
          <w:p w14:paraId="7E46F251" w14:textId="77777777" w:rsidR="00253487" w:rsidRPr="00253487" w:rsidRDefault="00253487" w:rsidP="000F73DB">
            <w:pPr>
              <w:jc w:val="center"/>
            </w:pPr>
            <w:r w:rsidRPr="00253487">
              <w:t>150</w:t>
            </w:r>
          </w:p>
        </w:tc>
        <w:tc>
          <w:tcPr>
            <w:tcW w:w="2750" w:type="dxa"/>
            <w:tcBorders>
              <w:top w:val="single" w:sz="6" w:space="0" w:color="000000"/>
            </w:tcBorders>
            <w:shd w:val="clear" w:color="auto" w:fill="auto"/>
          </w:tcPr>
          <w:p w14:paraId="02CB0AB6" w14:textId="77777777" w:rsidR="00253487" w:rsidRPr="00253487" w:rsidRDefault="00253487" w:rsidP="00253487">
            <w:r w:rsidRPr="00253487">
              <w:t>ExecType</w:t>
            </w:r>
          </w:p>
        </w:tc>
        <w:tc>
          <w:tcPr>
            <w:tcW w:w="811" w:type="dxa"/>
            <w:tcBorders>
              <w:top w:val="single" w:sz="6" w:space="0" w:color="000000"/>
            </w:tcBorders>
            <w:shd w:val="clear" w:color="auto" w:fill="auto"/>
          </w:tcPr>
          <w:p w14:paraId="42669034"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3B6FB8C" w14:textId="77777777" w:rsidR="00253487" w:rsidRDefault="00253487" w:rsidP="00253487">
            <w:r w:rsidRPr="00253487">
              <w:t>Type of Execution being reported:</w:t>
            </w:r>
          </w:p>
          <w:p w14:paraId="4DDD26D7" w14:textId="77777777" w:rsidR="00253487" w:rsidRPr="00253487" w:rsidRDefault="00253487" w:rsidP="00253487">
            <w:r w:rsidRPr="00253487">
              <w:t>Uses subset of ExecType for Trade Capture Reports</w:t>
            </w:r>
          </w:p>
        </w:tc>
      </w:tr>
      <w:tr w:rsidR="00253487" w:rsidRPr="00253487" w14:paraId="54B35E0F" w14:textId="77777777" w:rsidTr="000F73DB">
        <w:tc>
          <w:tcPr>
            <w:tcW w:w="652" w:type="dxa"/>
            <w:shd w:val="clear" w:color="auto" w:fill="auto"/>
          </w:tcPr>
          <w:p w14:paraId="6CA49A23" w14:textId="77777777" w:rsidR="00253487" w:rsidRPr="00253487" w:rsidRDefault="00253487" w:rsidP="000F73DB">
            <w:pPr>
              <w:jc w:val="center"/>
            </w:pPr>
            <w:r w:rsidRPr="00253487">
              <w:t>572</w:t>
            </w:r>
          </w:p>
        </w:tc>
        <w:tc>
          <w:tcPr>
            <w:tcW w:w="2750" w:type="dxa"/>
            <w:shd w:val="clear" w:color="auto" w:fill="auto"/>
          </w:tcPr>
          <w:p w14:paraId="01BA1533" w14:textId="77777777" w:rsidR="00253487" w:rsidRPr="00253487" w:rsidRDefault="00253487" w:rsidP="00253487">
            <w:r w:rsidRPr="00253487">
              <w:t>TradeReportRefID</w:t>
            </w:r>
          </w:p>
        </w:tc>
        <w:tc>
          <w:tcPr>
            <w:tcW w:w="811" w:type="dxa"/>
            <w:shd w:val="clear" w:color="auto" w:fill="auto"/>
          </w:tcPr>
          <w:p w14:paraId="5ACBE8F8" w14:textId="77777777" w:rsidR="00253487" w:rsidRPr="00253487" w:rsidRDefault="00253487" w:rsidP="000F73DB">
            <w:pPr>
              <w:jc w:val="center"/>
            </w:pPr>
            <w:r w:rsidRPr="00253487">
              <w:t>N</w:t>
            </w:r>
          </w:p>
        </w:tc>
        <w:tc>
          <w:tcPr>
            <w:tcW w:w="4859" w:type="dxa"/>
            <w:shd w:val="clear" w:color="auto" w:fill="auto"/>
          </w:tcPr>
          <w:p w14:paraId="5BB548B6" w14:textId="099FE404" w:rsidR="00253487" w:rsidRPr="00253487" w:rsidRDefault="00253487" w:rsidP="00253487">
            <w:r w:rsidRPr="00253487">
              <w:t xml:space="preserve">The TradeReportID that is being referenced for some action, such as correction or </w:t>
            </w:r>
            <w:del w:id="278" w:author="Administrator" w:date="2011-08-18T10:53:00Z">
              <w:r w:rsidR="00E57446" w:rsidRPr="00E57446">
                <w:delText>cancelation</w:delText>
              </w:r>
            </w:del>
            <w:ins w:id="279" w:author="Administrator" w:date="2011-08-18T10:53:00Z">
              <w:r w:rsidRPr="00253487">
                <w:t>cancellation</w:t>
              </w:r>
            </w:ins>
          </w:p>
        </w:tc>
      </w:tr>
      <w:tr w:rsidR="00253487" w:rsidRPr="00253487" w14:paraId="7DB27F63" w14:textId="77777777" w:rsidTr="000F73DB">
        <w:tc>
          <w:tcPr>
            <w:tcW w:w="652" w:type="dxa"/>
            <w:shd w:val="clear" w:color="auto" w:fill="auto"/>
          </w:tcPr>
          <w:p w14:paraId="002C4D87" w14:textId="77777777" w:rsidR="00253487" w:rsidRPr="00253487" w:rsidRDefault="00253487" w:rsidP="000F73DB">
            <w:pPr>
              <w:jc w:val="center"/>
            </w:pPr>
            <w:r w:rsidRPr="00253487">
              <w:t>881</w:t>
            </w:r>
          </w:p>
        </w:tc>
        <w:tc>
          <w:tcPr>
            <w:tcW w:w="2750" w:type="dxa"/>
            <w:shd w:val="clear" w:color="auto" w:fill="auto"/>
          </w:tcPr>
          <w:p w14:paraId="3EA6F2FC" w14:textId="77777777" w:rsidR="00253487" w:rsidRPr="00253487" w:rsidRDefault="00253487" w:rsidP="00253487">
            <w:r w:rsidRPr="00253487">
              <w:t>SecondaryTradeReportRefID</w:t>
            </w:r>
          </w:p>
        </w:tc>
        <w:tc>
          <w:tcPr>
            <w:tcW w:w="811" w:type="dxa"/>
            <w:shd w:val="clear" w:color="auto" w:fill="auto"/>
          </w:tcPr>
          <w:p w14:paraId="25C47734" w14:textId="77777777" w:rsidR="00253487" w:rsidRPr="00253487" w:rsidRDefault="00253487" w:rsidP="000F73DB">
            <w:pPr>
              <w:jc w:val="center"/>
            </w:pPr>
            <w:r w:rsidRPr="00253487">
              <w:t>N</w:t>
            </w:r>
          </w:p>
        </w:tc>
        <w:tc>
          <w:tcPr>
            <w:tcW w:w="4859" w:type="dxa"/>
            <w:shd w:val="clear" w:color="auto" w:fill="auto"/>
          </w:tcPr>
          <w:p w14:paraId="7D1DDCF4" w14:textId="55FB299F" w:rsidR="00253487" w:rsidRPr="00253487" w:rsidRDefault="00253487" w:rsidP="00253487">
            <w:r w:rsidRPr="00253487">
              <w:t xml:space="preserve">(Deprecated in FIX.5.0)The SecondaryTradeReportID that is being referenced for some action, such as correction or </w:t>
            </w:r>
            <w:del w:id="280" w:author="Administrator" w:date="2011-08-18T10:53:00Z">
              <w:r w:rsidR="00E57446" w:rsidRPr="00E57446">
                <w:delText>cancelation</w:delText>
              </w:r>
            </w:del>
            <w:ins w:id="281" w:author="Administrator" w:date="2011-08-18T10:53:00Z">
              <w:r w:rsidRPr="00253487">
                <w:t>cancellation</w:t>
              </w:r>
            </w:ins>
          </w:p>
        </w:tc>
      </w:tr>
      <w:tr w:rsidR="00253487" w:rsidRPr="00253487" w14:paraId="299A335E" w14:textId="77777777" w:rsidTr="000F73DB">
        <w:tc>
          <w:tcPr>
            <w:tcW w:w="652" w:type="dxa"/>
            <w:shd w:val="clear" w:color="auto" w:fill="auto"/>
          </w:tcPr>
          <w:p w14:paraId="43CDF7D2" w14:textId="77777777" w:rsidR="00253487" w:rsidRPr="00253487" w:rsidRDefault="00253487" w:rsidP="000F73DB">
            <w:pPr>
              <w:jc w:val="center"/>
            </w:pPr>
            <w:r w:rsidRPr="00253487">
              <w:t>939</w:t>
            </w:r>
          </w:p>
        </w:tc>
        <w:tc>
          <w:tcPr>
            <w:tcW w:w="2750" w:type="dxa"/>
            <w:shd w:val="clear" w:color="auto" w:fill="auto"/>
          </w:tcPr>
          <w:p w14:paraId="4FA8FAB2" w14:textId="77777777" w:rsidR="00253487" w:rsidRPr="00253487" w:rsidRDefault="00253487" w:rsidP="00253487">
            <w:r w:rsidRPr="00253487">
              <w:t>TrdRptStatus</w:t>
            </w:r>
          </w:p>
        </w:tc>
        <w:tc>
          <w:tcPr>
            <w:tcW w:w="811" w:type="dxa"/>
            <w:shd w:val="clear" w:color="auto" w:fill="auto"/>
          </w:tcPr>
          <w:p w14:paraId="20A65C7A" w14:textId="77777777" w:rsidR="00253487" w:rsidRPr="00253487" w:rsidRDefault="00253487" w:rsidP="000F73DB">
            <w:pPr>
              <w:jc w:val="center"/>
            </w:pPr>
            <w:r w:rsidRPr="00253487">
              <w:t>N</w:t>
            </w:r>
          </w:p>
        </w:tc>
        <w:tc>
          <w:tcPr>
            <w:tcW w:w="4859" w:type="dxa"/>
            <w:shd w:val="clear" w:color="auto" w:fill="auto"/>
          </w:tcPr>
          <w:p w14:paraId="293677AF" w14:textId="77777777" w:rsidR="00253487" w:rsidRPr="00253487" w:rsidRDefault="00253487" w:rsidP="00253487">
            <w:r w:rsidRPr="00253487">
              <w:t>Status of Trade Report</w:t>
            </w:r>
          </w:p>
        </w:tc>
      </w:tr>
      <w:tr w:rsidR="00253487" w:rsidRPr="00253487" w14:paraId="50A6EBC8" w14:textId="77777777" w:rsidTr="000F73DB">
        <w:tc>
          <w:tcPr>
            <w:tcW w:w="652" w:type="dxa"/>
            <w:shd w:val="clear" w:color="auto" w:fill="auto"/>
          </w:tcPr>
          <w:p w14:paraId="1BB158DE" w14:textId="77777777" w:rsidR="00253487" w:rsidRPr="00253487" w:rsidRDefault="00253487" w:rsidP="000F73DB">
            <w:pPr>
              <w:jc w:val="center"/>
            </w:pPr>
            <w:r w:rsidRPr="00253487">
              <w:t>751</w:t>
            </w:r>
          </w:p>
        </w:tc>
        <w:tc>
          <w:tcPr>
            <w:tcW w:w="2750" w:type="dxa"/>
            <w:shd w:val="clear" w:color="auto" w:fill="auto"/>
          </w:tcPr>
          <w:p w14:paraId="7DAB0D91" w14:textId="77777777" w:rsidR="00253487" w:rsidRPr="00253487" w:rsidRDefault="00253487" w:rsidP="00253487">
            <w:r w:rsidRPr="00253487">
              <w:t>TradeReportRejectReason</w:t>
            </w:r>
          </w:p>
        </w:tc>
        <w:tc>
          <w:tcPr>
            <w:tcW w:w="811" w:type="dxa"/>
            <w:shd w:val="clear" w:color="auto" w:fill="auto"/>
          </w:tcPr>
          <w:p w14:paraId="26347A79" w14:textId="77777777" w:rsidR="00253487" w:rsidRPr="00253487" w:rsidRDefault="00253487" w:rsidP="000F73DB">
            <w:pPr>
              <w:jc w:val="center"/>
            </w:pPr>
            <w:r w:rsidRPr="00253487">
              <w:t>N</w:t>
            </w:r>
          </w:p>
        </w:tc>
        <w:tc>
          <w:tcPr>
            <w:tcW w:w="4859" w:type="dxa"/>
            <w:shd w:val="clear" w:color="auto" w:fill="auto"/>
          </w:tcPr>
          <w:p w14:paraId="464B451B" w14:textId="77777777" w:rsidR="00253487" w:rsidRPr="00253487" w:rsidRDefault="00253487" w:rsidP="00253487">
            <w:r w:rsidRPr="00253487">
              <w:t>Reason for Rejection of Trade Report</w:t>
            </w:r>
          </w:p>
        </w:tc>
      </w:tr>
      <w:tr w:rsidR="00253487" w:rsidRPr="00253487" w14:paraId="6DF84F3F" w14:textId="77777777" w:rsidTr="000F73DB">
        <w:tc>
          <w:tcPr>
            <w:tcW w:w="652" w:type="dxa"/>
            <w:shd w:val="clear" w:color="auto" w:fill="auto"/>
          </w:tcPr>
          <w:p w14:paraId="2EB042BB" w14:textId="77777777" w:rsidR="00253487" w:rsidRPr="00253487" w:rsidRDefault="00253487" w:rsidP="000F73DB">
            <w:pPr>
              <w:jc w:val="center"/>
            </w:pPr>
            <w:r w:rsidRPr="00253487">
              <w:t>818</w:t>
            </w:r>
          </w:p>
        </w:tc>
        <w:tc>
          <w:tcPr>
            <w:tcW w:w="2750" w:type="dxa"/>
            <w:shd w:val="clear" w:color="auto" w:fill="auto"/>
          </w:tcPr>
          <w:p w14:paraId="3AFCC910" w14:textId="77777777" w:rsidR="00253487" w:rsidRPr="00253487" w:rsidRDefault="00253487" w:rsidP="00253487">
            <w:r w:rsidRPr="00253487">
              <w:t>SecondaryTradeReportID</w:t>
            </w:r>
          </w:p>
        </w:tc>
        <w:tc>
          <w:tcPr>
            <w:tcW w:w="811" w:type="dxa"/>
            <w:shd w:val="clear" w:color="auto" w:fill="auto"/>
          </w:tcPr>
          <w:p w14:paraId="0EBA4F72" w14:textId="77777777" w:rsidR="00253487" w:rsidRPr="00253487" w:rsidRDefault="00253487" w:rsidP="000F73DB">
            <w:pPr>
              <w:jc w:val="center"/>
            </w:pPr>
            <w:r w:rsidRPr="00253487">
              <w:t>N</w:t>
            </w:r>
          </w:p>
        </w:tc>
        <w:tc>
          <w:tcPr>
            <w:tcW w:w="4859" w:type="dxa"/>
            <w:shd w:val="clear" w:color="auto" w:fill="auto"/>
          </w:tcPr>
          <w:p w14:paraId="1C8679B8" w14:textId="77777777" w:rsidR="00253487" w:rsidRPr="00253487" w:rsidRDefault="00253487" w:rsidP="00253487">
            <w:r w:rsidRPr="00253487">
              <w:t>(Deprecated in FIX.5.0)</w:t>
            </w:r>
          </w:p>
        </w:tc>
      </w:tr>
      <w:tr w:rsidR="00253487" w:rsidRPr="00253487" w14:paraId="266D1C57" w14:textId="77777777" w:rsidTr="000F73DB">
        <w:tc>
          <w:tcPr>
            <w:tcW w:w="652" w:type="dxa"/>
            <w:shd w:val="clear" w:color="auto" w:fill="auto"/>
          </w:tcPr>
          <w:p w14:paraId="6A05280F" w14:textId="77777777" w:rsidR="00253487" w:rsidRPr="00253487" w:rsidRDefault="00253487" w:rsidP="000F73DB">
            <w:pPr>
              <w:jc w:val="center"/>
            </w:pPr>
            <w:r w:rsidRPr="00253487">
              <w:t>263</w:t>
            </w:r>
          </w:p>
        </w:tc>
        <w:tc>
          <w:tcPr>
            <w:tcW w:w="2750" w:type="dxa"/>
            <w:shd w:val="clear" w:color="auto" w:fill="auto"/>
          </w:tcPr>
          <w:p w14:paraId="62DEB12C" w14:textId="77777777" w:rsidR="00253487" w:rsidRPr="00253487" w:rsidRDefault="00253487" w:rsidP="00253487">
            <w:r w:rsidRPr="00253487">
              <w:t>SubscriptionRequestType</w:t>
            </w:r>
          </w:p>
        </w:tc>
        <w:tc>
          <w:tcPr>
            <w:tcW w:w="811" w:type="dxa"/>
            <w:shd w:val="clear" w:color="auto" w:fill="auto"/>
          </w:tcPr>
          <w:p w14:paraId="143FCA24" w14:textId="77777777" w:rsidR="00253487" w:rsidRPr="00253487" w:rsidRDefault="00253487" w:rsidP="000F73DB">
            <w:pPr>
              <w:jc w:val="center"/>
            </w:pPr>
            <w:r w:rsidRPr="00253487">
              <w:t>N</w:t>
            </w:r>
          </w:p>
        </w:tc>
        <w:tc>
          <w:tcPr>
            <w:tcW w:w="4859" w:type="dxa"/>
            <w:shd w:val="clear" w:color="auto" w:fill="auto"/>
          </w:tcPr>
          <w:p w14:paraId="6E3A82CB" w14:textId="77777777" w:rsidR="00253487" w:rsidRDefault="00253487" w:rsidP="00253487">
            <w:r w:rsidRPr="00253487">
              <w:t>Used to subscribe / unsubscribe for trade capture reports</w:t>
            </w:r>
          </w:p>
          <w:p w14:paraId="55B89D08" w14:textId="77777777" w:rsidR="00253487" w:rsidRPr="00253487" w:rsidRDefault="00253487" w:rsidP="00253487">
            <w:r w:rsidRPr="00253487">
              <w:t>If the field is absent, the value 0 will be the default</w:t>
            </w:r>
          </w:p>
        </w:tc>
      </w:tr>
      <w:tr w:rsidR="00253487" w:rsidRPr="00253487" w14:paraId="364A5A99" w14:textId="77777777" w:rsidTr="000F73DB">
        <w:tc>
          <w:tcPr>
            <w:tcW w:w="652" w:type="dxa"/>
            <w:shd w:val="clear" w:color="auto" w:fill="auto"/>
          </w:tcPr>
          <w:p w14:paraId="42E506AE" w14:textId="77777777" w:rsidR="00253487" w:rsidRPr="00253487" w:rsidRDefault="00253487" w:rsidP="000F73DB">
            <w:pPr>
              <w:jc w:val="center"/>
            </w:pPr>
            <w:r w:rsidRPr="00253487">
              <w:t>820</w:t>
            </w:r>
          </w:p>
        </w:tc>
        <w:tc>
          <w:tcPr>
            <w:tcW w:w="2750" w:type="dxa"/>
            <w:shd w:val="clear" w:color="auto" w:fill="auto"/>
          </w:tcPr>
          <w:p w14:paraId="673E0937" w14:textId="77777777" w:rsidR="00253487" w:rsidRPr="00253487" w:rsidRDefault="00253487" w:rsidP="00253487">
            <w:r w:rsidRPr="00253487">
              <w:t>TradeLinkID</w:t>
            </w:r>
          </w:p>
        </w:tc>
        <w:tc>
          <w:tcPr>
            <w:tcW w:w="811" w:type="dxa"/>
            <w:shd w:val="clear" w:color="auto" w:fill="auto"/>
          </w:tcPr>
          <w:p w14:paraId="51F4722C" w14:textId="77777777" w:rsidR="00253487" w:rsidRPr="00253487" w:rsidRDefault="00253487" w:rsidP="000F73DB">
            <w:pPr>
              <w:jc w:val="center"/>
            </w:pPr>
            <w:r w:rsidRPr="00253487">
              <w:t>N</w:t>
            </w:r>
          </w:p>
        </w:tc>
        <w:tc>
          <w:tcPr>
            <w:tcW w:w="4859" w:type="dxa"/>
            <w:shd w:val="clear" w:color="auto" w:fill="auto"/>
          </w:tcPr>
          <w:p w14:paraId="29CCF11B" w14:textId="77777777" w:rsidR="00253487" w:rsidRPr="00253487" w:rsidRDefault="00253487" w:rsidP="00253487">
            <w:r w:rsidRPr="00253487">
              <w:t>Used to associate a group of trades together. Useful for average price calculations.</w:t>
            </w:r>
          </w:p>
        </w:tc>
      </w:tr>
      <w:tr w:rsidR="00253487" w:rsidRPr="00253487" w14:paraId="1716FB97" w14:textId="77777777" w:rsidTr="000F73DB">
        <w:tc>
          <w:tcPr>
            <w:tcW w:w="652" w:type="dxa"/>
            <w:shd w:val="clear" w:color="auto" w:fill="auto"/>
          </w:tcPr>
          <w:p w14:paraId="5D82657D" w14:textId="77777777" w:rsidR="00253487" w:rsidRPr="00253487" w:rsidRDefault="00253487" w:rsidP="000F73DB">
            <w:pPr>
              <w:jc w:val="center"/>
            </w:pPr>
            <w:r w:rsidRPr="00253487">
              <w:t>880</w:t>
            </w:r>
          </w:p>
        </w:tc>
        <w:tc>
          <w:tcPr>
            <w:tcW w:w="2750" w:type="dxa"/>
            <w:shd w:val="clear" w:color="auto" w:fill="auto"/>
          </w:tcPr>
          <w:p w14:paraId="6E7C584E" w14:textId="77777777" w:rsidR="00253487" w:rsidRPr="00253487" w:rsidRDefault="00253487" w:rsidP="00253487">
            <w:r w:rsidRPr="00253487">
              <w:t>TrdMatchID</w:t>
            </w:r>
          </w:p>
        </w:tc>
        <w:tc>
          <w:tcPr>
            <w:tcW w:w="811" w:type="dxa"/>
            <w:shd w:val="clear" w:color="auto" w:fill="auto"/>
          </w:tcPr>
          <w:p w14:paraId="335497C1" w14:textId="77777777" w:rsidR="00253487" w:rsidRPr="00253487" w:rsidRDefault="00253487" w:rsidP="000F73DB">
            <w:pPr>
              <w:jc w:val="center"/>
            </w:pPr>
            <w:r w:rsidRPr="00253487">
              <w:t>N</w:t>
            </w:r>
          </w:p>
        </w:tc>
        <w:tc>
          <w:tcPr>
            <w:tcW w:w="4859" w:type="dxa"/>
            <w:shd w:val="clear" w:color="auto" w:fill="auto"/>
          </w:tcPr>
          <w:p w14:paraId="4F4EA4D9" w14:textId="77777777" w:rsidR="00253487" w:rsidRPr="00253487" w:rsidRDefault="00253487" w:rsidP="00253487"/>
        </w:tc>
      </w:tr>
      <w:tr w:rsidR="00253487" w:rsidRPr="00253487" w14:paraId="5C42081B" w14:textId="77777777" w:rsidTr="000F73DB">
        <w:tc>
          <w:tcPr>
            <w:tcW w:w="652" w:type="dxa"/>
            <w:shd w:val="clear" w:color="auto" w:fill="auto"/>
          </w:tcPr>
          <w:p w14:paraId="67BE92C4" w14:textId="77777777" w:rsidR="00253487" w:rsidRPr="00253487" w:rsidRDefault="00253487" w:rsidP="000F73DB">
            <w:pPr>
              <w:jc w:val="center"/>
            </w:pPr>
            <w:r w:rsidRPr="00253487">
              <w:t>17</w:t>
            </w:r>
          </w:p>
        </w:tc>
        <w:tc>
          <w:tcPr>
            <w:tcW w:w="2750" w:type="dxa"/>
            <w:shd w:val="clear" w:color="auto" w:fill="auto"/>
          </w:tcPr>
          <w:p w14:paraId="15114AEA" w14:textId="77777777" w:rsidR="00253487" w:rsidRPr="00253487" w:rsidRDefault="00253487" w:rsidP="00253487">
            <w:r w:rsidRPr="00253487">
              <w:t>ExecID</w:t>
            </w:r>
          </w:p>
        </w:tc>
        <w:tc>
          <w:tcPr>
            <w:tcW w:w="811" w:type="dxa"/>
            <w:shd w:val="clear" w:color="auto" w:fill="auto"/>
          </w:tcPr>
          <w:p w14:paraId="5373A116" w14:textId="77777777" w:rsidR="00253487" w:rsidRPr="00253487" w:rsidRDefault="00253487" w:rsidP="000F73DB">
            <w:pPr>
              <w:jc w:val="center"/>
            </w:pPr>
            <w:r w:rsidRPr="00253487">
              <w:t>N</w:t>
            </w:r>
          </w:p>
        </w:tc>
        <w:tc>
          <w:tcPr>
            <w:tcW w:w="4859" w:type="dxa"/>
            <w:shd w:val="clear" w:color="auto" w:fill="auto"/>
          </w:tcPr>
          <w:p w14:paraId="15F7BE08" w14:textId="77777777" w:rsidR="00253487" w:rsidRPr="00253487" w:rsidRDefault="00253487" w:rsidP="00253487">
            <w:r w:rsidRPr="00253487">
              <w:t>Exchanged assigned Execution ID (Trade Identifier)</w:t>
            </w:r>
          </w:p>
        </w:tc>
      </w:tr>
      <w:tr w:rsidR="00253487" w:rsidRPr="00253487" w14:paraId="4EAAE101" w14:textId="77777777" w:rsidTr="000F73DB">
        <w:tc>
          <w:tcPr>
            <w:tcW w:w="652" w:type="dxa"/>
            <w:shd w:val="clear" w:color="auto" w:fill="auto"/>
          </w:tcPr>
          <w:p w14:paraId="6C3DCD6C" w14:textId="77777777" w:rsidR="00253487" w:rsidRPr="00253487" w:rsidRDefault="00253487" w:rsidP="000F73DB">
            <w:pPr>
              <w:jc w:val="center"/>
            </w:pPr>
            <w:r w:rsidRPr="00253487">
              <w:t>527</w:t>
            </w:r>
          </w:p>
        </w:tc>
        <w:tc>
          <w:tcPr>
            <w:tcW w:w="2750" w:type="dxa"/>
            <w:shd w:val="clear" w:color="auto" w:fill="auto"/>
          </w:tcPr>
          <w:p w14:paraId="19FE8B5E" w14:textId="77777777" w:rsidR="00253487" w:rsidRPr="00253487" w:rsidRDefault="00253487" w:rsidP="00253487">
            <w:r w:rsidRPr="00253487">
              <w:t>SecondaryExecID</w:t>
            </w:r>
          </w:p>
        </w:tc>
        <w:tc>
          <w:tcPr>
            <w:tcW w:w="811" w:type="dxa"/>
            <w:shd w:val="clear" w:color="auto" w:fill="auto"/>
          </w:tcPr>
          <w:p w14:paraId="5535549D" w14:textId="77777777" w:rsidR="00253487" w:rsidRPr="00253487" w:rsidRDefault="00253487" w:rsidP="000F73DB">
            <w:pPr>
              <w:jc w:val="center"/>
            </w:pPr>
            <w:r w:rsidRPr="00253487">
              <w:t>N</w:t>
            </w:r>
          </w:p>
        </w:tc>
        <w:tc>
          <w:tcPr>
            <w:tcW w:w="4859" w:type="dxa"/>
            <w:shd w:val="clear" w:color="auto" w:fill="auto"/>
          </w:tcPr>
          <w:p w14:paraId="79FBDF1A" w14:textId="77777777" w:rsidR="00253487" w:rsidRPr="00253487" w:rsidRDefault="00253487" w:rsidP="00253487"/>
        </w:tc>
      </w:tr>
      <w:tr w:rsidR="00253487" w:rsidRPr="00253487" w14:paraId="29256D99" w14:textId="77777777" w:rsidTr="000F73DB">
        <w:tc>
          <w:tcPr>
            <w:tcW w:w="652" w:type="dxa"/>
            <w:shd w:val="clear" w:color="auto" w:fill="auto"/>
          </w:tcPr>
          <w:p w14:paraId="0C86C73F" w14:textId="77777777" w:rsidR="00253487" w:rsidRPr="00253487" w:rsidRDefault="00253487" w:rsidP="000F73DB">
            <w:pPr>
              <w:jc w:val="center"/>
            </w:pPr>
            <w:r w:rsidRPr="00253487">
              <w:t>378</w:t>
            </w:r>
          </w:p>
        </w:tc>
        <w:tc>
          <w:tcPr>
            <w:tcW w:w="2750" w:type="dxa"/>
            <w:shd w:val="clear" w:color="auto" w:fill="auto"/>
          </w:tcPr>
          <w:p w14:paraId="2996743C" w14:textId="77777777" w:rsidR="00253487" w:rsidRPr="00253487" w:rsidRDefault="00253487" w:rsidP="00253487">
            <w:r w:rsidRPr="00253487">
              <w:t>ExecRestatementReason</w:t>
            </w:r>
          </w:p>
        </w:tc>
        <w:tc>
          <w:tcPr>
            <w:tcW w:w="811" w:type="dxa"/>
            <w:shd w:val="clear" w:color="auto" w:fill="auto"/>
          </w:tcPr>
          <w:p w14:paraId="0BF5EC0E" w14:textId="77777777" w:rsidR="00253487" w:rsidRPr="00253487" w:rsidRDefault="00253487" w:rsidP="000F73DB">
            <w:pPr>
              <w:jc w:val="center"/>
            </w:pPr>
            <w:r w:rsidRPr="00253487">
              <w:t>N</w:t>
            </w:r>
          </w:p>
        </w:tc>
        <w:tc>
          <w:tcPr>
            <w:tcW w:w="4859" w:type="dxa"/>
            <w:shd w:val="clear" w:color="auto" w:fill="auto"/>
          </w:tcPr>
          <w:p w14:paraId="746D88C9" w14:textId="77777777" w:rsidR="00253487" w:rsidRPr="00253487" w:rsidRDefault="00253487" w:rsidP="00253487"/>
        </w:tc>
      </w:tr>
      <w:tr w:rsidR="00253487" w:rsidRPr="00253487" w14:paraId="34297624" w14:textId="77777777" w:rsidTr="000F73DB">
        <w:tc>
          <w:tcPr>
            <w:tcW w:w="652" w:type="dxa"/>
            <w:shd w:val="clear" w:color="auto" w:fill="auto"/>
          </w:tcPr>
          <w:p w14:paraId="1BEA53B0" w14:textId="77777777" w:rsidR="00253487" w:rsidRPr="00253487" w:rsidRDefault="00253487" w:rsidP="000F73DB">
            <w:pPr>
              <w:jc w:val="center"/>
            </w:pPr>
            <w:r w:rsidRPr="00253487">
              <w:t>570</w:t>
            </w:r>
          </w:p>
        </w:tc>
        <w:tc>
          <w:tcPr>
            <w:tcW w:w="2750" w:type="dxa"/>
            <w:shd w:val="clear" w:color="auto" w:fill="auto"/>
          </w:tcPr>
          <w:p w14:paraId="079936E5" w14:textId="77777777" w:rsidR="00253487" w:rsidRPr="00253487" w:rsidRDefault="00253487" w:rsidP="00253487">
            <w:r w:rsidRPr="00253487">
              <w:t>PreviouslyReported</w:t>
            </w:r>
          </w:p>
        </w:tc>
        <w:tc>
          <w:tcPr>
            <w:tcW w:w="811" w:type="dxa"/>
            <w:shd w:val="clear" w:color="auto" w:fill="auto"/>
          </w:tcPr>
          <w:p w14:paraId="1BDBAC43" w14:textId="77777777" w:rsidR="00253487" w:rsidRPr="00253487" w:rsidRDefault="00253487" w:rsidP="000F73DB">
            <w:pPr>
              <w:jc w:val="center"/>
            </w:pPr>
            <w:r w:rsidRPr="00253487">
              <w:t>N</w:t>
            </w:r>
          </w:p>
        </w:tc>
        <w:tc>
          <w:tcPr>
            <w:tcW w:w="4859" w:type="dxa"/>
            <w:shd w:val="clear" w:color="auto" w:fill="auto"/>
          </w:tcPr>
          <w:p w14:paraId="556C3B3D" w14:textId="77777777" w:rsidR="00253487" w:rsidRPr="00253487" w:rsidRDefault="00253487" w:rsidP="00253487"/>
        </w:tc>
      </w:tr>
      <w:tr w:rsidR="00253487" w:rsidRPr="00253487" w14:paraId="2A7DC098" w14:textId="77777777" w:rsidTr="000F73DB">
        <w:tc>
          <w:tcPr>
            <w:tcW w:w="652" w:type="dxa"/>
            <w:shd w:val="clear" w:color="auto" w:fill="auto"/>
          </w:tcPr>
          <w:p w14:paraId="35A61AE5" w14:textId="77777777" w:rsidR="00253487" w:rsidRPr="00253487" w:rsidRDefault="00253487" w:rsidP="000F73DB">
            <w:pPr>
              <w:jc w:val="center"/>
            </w:pPr>
            <w:r w:rsidRPr="00253487">
              <w:t>423</w:t>
            </w:r>
          </w:p>
        </w:tc>
        <w:tc>
          <w:tcPr>
            <w:tcW w:w="2750" w:type="dxa"/>
            <w:shd w:val="clear" w:color="auto" w:fill="auto"/>
          </w:tcPr>
          <w:p w14:paraId="40629889" w14:textId="77777777" w:rsidR="00253487" w:rsidRPr="00253487" w:rsidRDefault="00253487" w:rsidP="00253487">
            <w:r w:rsidRPr="00253487">
              <w:t>PriceType</w:t>
            </w:r>
          </w:p>
        </w:tc>
        <w:tc>
          <w:tcPr>
            <w:tcW w:w="811" w:type="dxa"/>
            <w:shd w:val="clear" w:color="auto" w:fill="auto"/>
          </w:tcPr>
          <w:p w14:paraId="21829557" w14:textId="77777777" w:rsidR="00253487" w:rsidRPr="00253487" w:rsidRDefault="00253487" w:rsidP="000F73DB">
            <w:pPr>
              <w:jc w:val="center"/>
            </w:pPr>
            <w:r w:rsidRPr="00253487">
              <w:t>N</w:t>
            </w:r>
          </w:p>
        </w:tc>
        <w:tc>
          <w:tcPr>
            <w:tcW w:w="4859" w:type="dxa"/>
            <w:shd w:val="clear" w:color="auto" w:fill="auto"/>
          </w:tcPr>
          <w:p w14:paraId="29A7EEB8" w14:textId="77777777" w:rsidR="00253487" w:rsidRPr="00253487" w:rsidRDefault="00253487" w:rsidP="00253487"/>
        </w:tc>
      </w:tr>
      <w:tr w:rsidR="00253487" w:rsidRPr="00253487" w14:paraId="7A906A95" w14:textId="77777777" w:rsidTr="000F73DB">
        <w:tc>
          <w:tcPr>
            <w:tcW w:w="652" w:type="dxa"/>
            <w:shd w:val="clear" w:color="auto" w:fill="auto"/>
          </w:tcPr>
          <w:p w14:paraId="35524017" w14:textId="77777777" w:rsidR="00253487" w:rsidRPr="00253487" w:rsidRDefault="00253487" w:rsidP="000F73DB">
            <w:pPr>
              <w:jc w:val="center"/>
            </w:pPr>
            <w:r w:rsidRPr="00253487">
              <w:t>822</w:t>
            </w:r>
          </w:p>
        </w:tc>
        <w:tc>
          <w:tcPr>
            <w:tcW w:w="2750" w:type="dxa"/>
            <w:shd w:val="clear" w:color="auto" w:fill="auto"/>
          </w:tcPr>
          <w:p w14:paraId="2F718707" w14:textId="77777777" w:rsidR="00253487" w:rsidRPr="00253487" w:rsidRDefault="00253487" w:rsidP="00253487">
            <w:r w:rsidRPr="00253487">
              <w:t>UnderlyingTradingSessionID</w:t>
            </w:r>
          </w:p>
        </w:tc>
        <w:tc>
          <w:tcPr>
            <w:tcW w:w="811" w:type="dxa"/>
            <w:shd w:val="clear" w:color="auto" w:fill="auto"/>
          </w:tcPr>
          <w:p w14:paraId="3155D4C3" w14:textId="77777777" w:rsidR="00253487" w:rsidRPr="00253487" w:rsidRDefault="00253487" w:rsidP="000F73DB">
            <w:pPr>
              <w:jc w:val="center"/>
            </w:pPr>
            <w:r w:rsidRPr="00253487">
              <w:t>N</w:t>
            </w:r>
          </w:p>
        </w:tc>
        <w:tc>
          <w:tcPr>
            <w:tcW w:w="4859" w:type="dxa"/>
            <w:shd w:val="clear" w:color="auto" w:fill="auto"/>
          </w:tcPr>
          <w:p w14:paraId="44CFFFAD" w14:textId="77777777" w:rsidR="00253487" w:rsidRPr="00253487" w:rsidRDefault="00253487" w:rsidP="00253487"/>
        </w:tc>
      </w:tr>
      <w:tr w:rsidR="00253487" w:rsidRPr="00253487" w14:paraId="53AED039" w14:textId="77777777" w:rsidTr="000F73DB">
        <w:tc>
          <w:tcPr>
            <w:tcW w:w="652" w:type="dxa"/>
            <w:shd w:val="clear" w:color="auto" w:fill="auto"/>
          </w:tcPr>
          <w:p w14:paraId="1155D510" w14:textId="77777777" w:rsidR="00253487" w:rsidRPr="00253487" w:rsidRDefault="00253487" w:rsidP="000F73DB">
            <w:pPr>
              <w:jc w:val="center"/>
            </w:pPr>
            <w:r w:rsidRPr="00253487">
              <w:t>823</w:t>
            </w:r>
          </w:p>
        </w:tc>
        <w:tc>
          <w:tcPr>
            <w:tcW w:w="2750" w:type="dxa"/>
            <w:shd w:val="clear" w:color="auto" w:fill="auto"/>
          </w:tcPr>
          <w:p w14:paraId="24DB6EE7" w14:textId="77777777" w:rsidR="00253487" w:rsidRPr="00253487" w:rsidRDefault="00253487" w:rsidP="00253487">
            <w:r w:rsidRPr="00253487">
              <w:t>UnderlyingTradingSessionSubID</w:t>
            </w:r>
          </w:p>
        </w:tc>
        <w:tc>
          <w:tcPr>
            <w:tcW w:w="811" w:type="dxa"/>
            <w:shd w:val="clear" w:color="auto" w:fill="auto"/>
          </w:tcPr>
          <w:p w14:paraId="113A4E37" w14:textId="77777777" w:rsidR="00253487" w:rsidRPr="00253487" w:rsidRDefault="00253487" w:rsidP="000F73DB">
            <w:pPr>
              <w:jc w:val="center"/>
            </w:pPr>
            <w:r w:rsidRPr="00253487">
              <w:t>N</w:t>
            </w:r>
          </w:p>
        </w:tc>
        <w:tc>
          <w:tcPr>
            <w:tcW w:w="4859" w:type="dxa"/>
            <w:shd w:val="clear" w:color="auto" w:fill="auto"/>
          </w:tcPr>
          <w:p w14:paraId="04D75399" w14:textId="77777777" w:rsidR="00253487" w:rsidRPr="00253487" w:rsidRDefault="00253487" w:rsidP="00253487"/>
        </w:tc>
      </w:tr>
      <w:tr w:rsidR="00253487" w:rsidRPr="00253487" w14:paraId="2A5F7F7A" w14:textId="77777777" w:rsidTr="000F73DB">
        <w:tc>
          <w:tcPr>
            <w:tcW w:w="652" w:type="dxa"/>
            <w:shd w:val="clear" w:color="auto" w:fill="auto"/>
          </w:tcPr>
          <w:p w14:paraId="74770B06" w14:textId="77777777" w:rsidR="00253487" w:rsidRPr="00253487" w:rsidRDefault="00253487" w:rsidP="000F73DB">
            <w:pPr>
              <w:jc w:val="center"/>
            </w:pPr>
            <w:r w:rsidRPr="00253487">
              <w:t>716</w:t>
            </w:r>
          </w:p>
        </w:tc>
        <w:tc>
          <w:tcPr>
            <w:tcW w:w="2750" w:type="dxa"/>
            <w:shd w:val="clear" w:color="auto" w:fill="auto"/>
          </w:tcPr>
          <w:p w14:paraId="15EEC9BD" w14:textId="77777777" w:rsidR="00253487" w:rsidRPr="00253487" w:rsidRDefault="00253487" w:rsidP="00253487">
            <w:r w:rsidRPr="00253487">
              <w:t>SettlSessID</w:t>
            </w:r>
          </w:p>
        </w:tc>
        <w:tc>
          <w:tcPr>
            <w:tcW w:w="811" w:type="dxa"/>
            <w:shd w:val="clear" w:color="auto" w:fill="auto"/>
          </w:tcPr>
          <w:p w14:paraId="04BE0226" w14:textId="77777777" w:rsidR="00253487" w:rsidRPr="00253487" w:rsidRDefault="00253487" w:rsidP="000F73DB">
            <w:pPr>
              <w:jc w:val="center"/>
            </w:pPr>
            <w:r w:rsidRPr="00253487">
              <w:t>N</w:t>
            </w:r>
          </w:p>
        </w:tc>
        <w:tc>
          <w:tcPr>
            <w:tcW w:w="4859" w:type="dxa"/>
            <w:shd w:val="clear" w:color="auto" w:fill="auto"/>
          </w:tcPr>
          <w:p w14:paraId="08651EE9" w14:textId="77777777" w:rsidR="00253487" w:rsidRPr="00253487" w:rsidRDefault="00253487" w:rsidP="00253487"/>
        </w:tc>
      </w:tr>
      <w:tr w:rsidR="00253487" w:rsidRPr="00253487" w14:paraId="601DD581" w14:textId="77777777" w:rsidTr="000F73DB">
        <w:tc>
          <w:tcPr>
            <w:tcW w:w="652" w:type="dxa"/>
            <w:shd w:val="clear" w:color="auto" w:fill="auto"/>
          </w:tcPr>
          <w:p w14:paraId="2CAA32F4" w14:textId="77777777" w:rsidR="00253487" w:rsidRPr="00253487" w:rsidRDefault="00253487" w:rsidP="000F73DB">
            <w:pPr>
              <w:jc w:val="center"/>
            </w:pPr>
            <w:r w:rsidRPr="00253487">
              <w:t>717</w:t>
            </w:r>
          </w:p>
        </w:tc>
        <w:tc>
          <w:tcPr>
            <w:tcW w:w="2750" w:type="dxa"/>
            <w:shd w:val="clear" w:color="auto" w:fill="auto"/>
          </w:tcPr>
          <w:p w14:paraId="187186FF" w14:textId="77777777" w:rsidR="00253487" w:rsidRPr="00253487" w:rsidRDefault="00253487" w:rsidP="00253487">
            <w:r w:rsidRPr="00253487">
              <w:t>SettlSessSubID</w:t>
            </w:r>
          </w:p>
        </w:tc>
        <w:tc>
          <w:tcPr>
            <w:tcW w:w="811" w:type="dxa"/>
            <w:shd w:val="clear" w:color="auto" w:fill="auto"/>
          </w:tcPr>
          <w:p w14:paraId="56549BA2" w14:textId="77777777" w:rsidR="00253487" w:rsidRPr="00253487" w:rsidRDefault="00253487" w:rsidP="000F73DB">
            <w:pPr>
              <w:jc w:val="center"/>
            </w:pPr>
            <w:r w:rsidRPr="00253487">
              <w:t>N</w:t>
            </w:r>
          </w:p>
        </w:tc>
        <w:tc>
          <w:tcPr>
            <w:tcW w:w="4859" w:type="dxa"/>
            <w:shd w:val="clear" w:color="auto" w:fill="auto"/>
          </w:tcPr>
          <w:p w14:paraId="06E37C22" w14:textId="77777777" w:rsidR="00253487" w:rsidRPr="00253487" w:rsidRDefault="00253487" w:rsidP="00253487"/>
        </w:tc>
      </w:tr>
      <w:tr w:rsidR="00253487" w:rsidRPr="00253487" w14:paraId="61BF2E1A" w14:textId="77777777" w:rsidTr="000F73DB">
        <w:tc>
          <w:tcPr>
            <w:tcW w:w="652" w:type="dxa"/>
            <w:shd w:val="clear" w:color="auto" w:fill="auto"/>
          </w:tcPr>
          <w:p w14:paraId="739495B2" w14:textId="77777777" w:rsidR="00253487" w:rsidRPr="00253487" w:rsidRDefault="00253487" w:rsidP="000F73DB">
            <w:pPr>
              <w:jc w:val="center"/>
            </w:pPr>
            <w:r w:rsidRPr="00253487">
              <w:t>854</w:t>
            </w:r>
          </w:p>
        </w:tc>
        <w:tc>
          <w:tcPr>
            <w:tcW w:w="2750" w:type="dxa"/>
            <w:shd w:val="clear" w:color="auto" w:fill="auto"/>
          </w:tcPr>
          <w:p w14:paraId="263FB3B8" w14:textId="77777777" w:rsidR="00253487" w:rsidRPr="00253487" w:rsidRDefault="00253487" w:rsidP="00253487">
            <w:r w:rsidRPr="00253487">
              <w:t>QtyType</w:t>
            </w:r>
          </w:p>
        </w:tc>
        <w:tc>
          <w:tcPr>
            <w:tcW w:w="811" w:type="dxa"/>
            <w:shd w:val="clear" w:color="auto" w:fill="auto"/>
          </w:tcPr>
          <w:p w14:paraId="74DE5C9A" w14:textId="77777777" w:rsidR="00253487" w:rsidRPr="00253487" w:rsidRDefault="00253487" w:rsidP="000F73DB">
            <w:pPr>
              <w:jc w:val="center"/>
            </w:pPr>
            <w:r w:rsidRPr="00253487">
              <w:t>N</w:t>
            </w:r>
          </w:p>
        </w:tc>
        <w:tc>
          <w:tcPr>
            <w:tcW w:w="4859" w:type="dxa"/>
            <w:shd w:val="clear" w:color="auto" w:fill="auto"/>
          </w:tcPr>
          <w:p w14:paraId="11937A15" w14:textId="77777777" w:rsidR="00253487" w:rsidRPr="00253487" w:rsidRDefault="00253487" w:rsidP="00253487"/>
        </w:tc>
      </w:tr>
      <w:tr w:rsidR="00253487" w:rsidRPr="00253487" w14:paraId="24998F27" w14:textId="77777777" w:rsidTr="000F73DB">
        <w:tc>
          <w:tcPr>
            <w:tcW w:w="652" w:type="dxa"/>
            <w:shd w:val="clear" w:color="auto" w:fill="auto"/>
          </w:tcPr>
          <w:p w14:paraId="7E58774E" w14:textId="77777777" w:rsidR="00253487" w:rsidRPr="00253487" w:rsidRDefault="00253487" w:rsidP="000F73DB">
            <w:pPr>
              <w:jc w:val="center"/>
            </w:pPr>
            <w:r w:rsidRPr="00253487">
              <w:t>32</w:t>
            </w:r>
          </w:p>
        </w:tc>
        <w:tc>
          <w:tcPr>
            <w:tcW w:w="2750" w:type="dxa"/>
            <w:shd w:val="clear" w:color="auto" w:fill="auto"/>
          </w:tcPr>
          <w:p w14:paraId="22E5DFB4" w14:textId="77777777" w:rsidR="00253487" w:rsidRPr="00253487" w:rsidRDefault="00253487" w:rsidP="00253487">
            <w:r w:rsidRPr="00253487">
              <w:t>LastQty</w:t>
            </w:r>
          </w:p>
        </w:tc>
        <w:tc>
          <w:tcPr>
            <w:tcW w:w="811" w:type="dxa"/>
            <w:shd w:val="clear" w:color="auto" w:fill="auto"/>
          </w:tcPr>
          <w:p w14:paraId="67C3B350" w14:textId="77777777" w:rsidR="00253487" w:rsidRPr="00253487" w:rsidRDefault="00253487" w:rsidP="000F73DB">
            <w:pPr>
              <w:jc w:val="center"/>
            </w:pPr>
            <w:r w:rsidRPr="00253487">
              <w:t>N</w:t>
            </w:r>
          </w:p>
        </w:tc>
        <w:tc>
          <w:tcPr>
            <w:tcW w:w="4859" w:type="dxa"/>
            <w:shd w:val="clear" w:color="auto" w:fill="auto"/>
          </w:tcPr>
          <w:p w14:paraId="59C2E35F" w14:textId="77777777" w:rsidR="00253487" w:rsidRPr="00253487" w:rsidRDefault="00253487" w:rsidP="00253487"/>
        </w:tc>
      </w:tr>
      <w:tr w:rsidR="00253487" w:rsidRPr="00253487" w14:paraId="3A142F15" w14:textId="77777777" w:rsidTr="000F73DB">
        <w:tc>
          <w:tcPr>
            <w:tcW w:w="652" w:type="dxa"/>
            <w:shd w:val="clear" w:color="auto" w:fill="auto"/>
          </w:tcPr>
          <w:p w14:paraId="32158444" w14:textId="77777777" w:rsidR="00253487" w:rsidRPr="00253487" w:rsidRDefault="00253487" w:rsidP="000F73DB">
            <w:pPr>
              <w:jc w:val="center"/>
            </w:pPr>
            <w:r w:rsidRPr="00253487">
              <w:t>31</w:t>
            </w:r>
          </w:p>
        </w:tc>
        <w:tc>
          <w:tcPr>
            <w:tcW w:w="2750" w:type="dxa"/>
            <w:shd w:val="clear" w:color="auto" w:fill="auto"/>
          </w:tcPr>
          <w:p w14:paraId="7E7FE7E9" w14:textId="77777777" w:rsidR="00253487" w:rsidRPr="00253487" w:rsidRDefault="00253487" w:rsidP="00253487">
            <w:r w:rsidRPr="00253487">
              <w:t>LastPx</w:t>
            </w:r>
          </w:p>
        </w:tc>
        <w:tc>
          <w:tcPr>
            <w:tcW w:w="811" w:type="dxa"/>
            <w:shd w:val="clear" w:color="auto" w:fill="auto"/>
          </w:tcPr>
          <w:p w14:paraId="0BF0D33A" w14:textId="77777777" w:rsidR="00253487" w:rsidRPr="00253487" w:rsidRDefault="00253487" w:rsidP="000F73DB">
            <w:pPr>
              <w:jc w:val="center"/>
            </w:pPr>
            <w:r w:rsidRPr="00253487">
              <w:t>N</w:t>
            </w:r>
          </w:p>
        </w:tc>
        <w:tc>
          <w:tcPr>
            <w:tcW w:w="4859" w:type="dxa"/>
            <w:shd w:val="clear" w:color="auto" w:fill="auto"/>
          </w:tcPr>
          <w:p w14:paraId="30E41C08" w14:textId="77777777" w:rsidR="00253487" w:rsidRPr="00253487" w:rsidRDefault="00253487" w:rsidP="00253487"/>
        </w:tc>
      </w:tr>
      <w:tr w:rsidR="00253487" w:rsidRPr="00253487" w14:paraId="110B0AE7" w14:textId="77777777" w:rsidTr="000F73DB">
        <w:tc>
          <w:tcPr>
            <w:tcW w:w="652" w:type="dxa"/>
            <w:shd w:val="clear" w:color="auto" w:fill="auto"/>
          </w:tcPr>
          <w:p w14:paraId="335EF9BE" w14:textId="77777777" w:rsidR="00253487" w:rsidRPr="00253487" w:rsidRDefault="00253487" w:rsidP="000F73DB">
            <w:pPr>
              <w:jc w:val="center"/>
            </w:pPr>
            <w:r w:rsidRPr="00253487">
              <w:t>1430</w:t>
            </w:r>
          </w:p>
        </w:tc>
        <w:tc>
          <w:tcPr>
            <w:tcW w:w="2750" w:type="dxa"/>
            <w:shd w:val="clear" w:color="auto" w:fill="auto"/>
          </w:tcPr>
          <w:p w14:paraId="5D9FC1F1" w14:textId="77777777" w:rsidR="00253487" w:rsidRPr="00253487" w:rsidRDefault="00253487" w:rsidP="00253487">
            <w:r w:rsidRPr="00253487">
              <w:t>VenueType</w:t>
            </w:r>
          </w:p>
        </w:tc>
        <w:tc>
          <w:tcPr>
            <w:tcW w:w="811" w:type="dxa"/>
            <w:shd w:val="clear" w:color="auto" w:fill="auto"/>
          </w:tcPr>
          <w:p w14:paraId="54E0252C" w14:textId="77777777" w:rsidR="00253487" w:rsidRPr="00253487" w:rsidRDefault="00253487" w:rsidP="000F73DB">
            <w:pPr>
              <w:jc w:val="center"/>
            </w:pPr>
            <w:r w:rsidRPr="00253487">
              <w:t>N</w:t>
            </w:r>
          </w:p>
        </w:tc>
        <w:tc>
          <w:tcPr>
            <w:tcW w:w="4859" w:type="dxa"/>
            <w:shd w:val="clear" w:color="auto" w:fill="auto"/>
          </w:tcPr>
          <w:p w14:paraId="35FEF508" w14:textId="77777777" w:rsidR="00253487" w:rsidRPr="00253487" w:rsidRDefault="00253487" w:rsidP="00253487"/>
        </w:tc>
      </w:tr>
      <w:tr w:rsidR="00253487" w:rsidRPr="00253487" w14:paraId="489D4E25" w14:textId="77777777" w:rsidTr="000F73DB">
        <w:tc>
          <w:tcPr>
            <w:tcW w:w="652" w:type="dxa"/>
            <w:shd w:val="clear" w:color="auto" w:fill="auto"/>
          </w:tcPr>
          <w:p w14:paraId="6FADEEF8" w14:textId="77777777" w:rsidR="00253487" w:rsidRPr="00253487" w:rsidRDefault="00253487" w:rsidP="000F73DB">
            <w:pPr>
              <w:jc w:val="center"/>
            </w:pPr>
            <w:r w:rsidRPr="00253487">
              <w:t>1300</w:t>
            </w:r>
          </w:p>
        </w:tc>
        <w:tc>
          <w:tcPr>
            <w:tcW w:w="2750" w:type="dxa"/>
            <w:shd w:val="clear" w:color="auto" w:fill="auto"/>
          </w:tcPr>
          <w:p w14:paraId="7EB5A2FD" w14:textId="77777777" w:rsidR="00253487" w:rsidRPr="00253487" w:rsidRDefault="00253487" w:rsidP="00253487">
            <w:r w:rsidRPr="00253487">
              <w:t>MarketSegmentID</w:t>
            </w:r>
          </w:p>
        </w:tc>
        <w:tc>
          <w:tcPr>
            <w:tcW w:w="811" w:type="dxa"/>
            <w:shd w:val="clear" w:color="auto" w:fill="auto"/>
          </w:tcPr>
          <w:p w14:paraId="193AD0B4" w14:textId="77777777" w:rsidR="00253487" w:rsidRPr="00253487" w:rsidRDefault="00253487" w:rsidP="000F73DB">
            <w:pPr>
              <w:jc w:val="center"/>
            </w:pPr>
            <w:r w:rsidRPr="00253487">
              <w:t>N</w:t>
            </w:r>
          </w:p>
        </w:tc>
        <w:tc>
          <w:tcPr>
            <w:tcW w:w="4859" w:type="dxa"/>
            <w:shd w:val="clear" w:color="auto" w:fill="auto"/>
          </w:tcPr>
          <w:p w14:paraId="0065488F" w14:textId="77777777" w:rsidR="00253487" w:rsidRPr="00253487" w:rsidRDefault="00253487" w:rsidP="00253487"/>
        </w:tc>
      </w:tr>
      <w:tr w:rsidR="00253487" w:rsidRPr="00253487" w14:paraId="786198F3" w14:textId="77777777" w:rsidTr="000F73DB">
        <w:tc>
          <w:tcPr>
            <w:tcW w:w="652" w:type="dxa"/>
            <w:tcBorders>
              <w:bottom w:val="single" w:sz="6" w:space="0" w:color="000000"/>
            </w:tcBorders>
            <w:shd w:val="clear" w:color="auto" w:fill="auto"/>
          </w:tcPr>
          <w:p w14:paraId="55CBC41F" w14:textId="77777777" w:rsidR="00253487" w:rsidRPr="00253487" w:rsidRDefault="00253487" w:rsidP="000F73DB">
            <w:pPr>
              <w:jc w:val="center"/>
            </w:pPr>
            <w:r w:rsidRPr="00253487">
              <w:t>1301</w:t>
            </w:r>
          </w:p>
        </w:tc>
        <w:tc>
          <w:tcPr>
            <w:tcW w:w="2750" w:type="dxa"/>
            <w:tcBorders>
              <w:bottom w:val="single" w:sz="6" w:space="0" w:color="000000"/>
            </w:tcBorders>
            <w:shd w:val="clear" w:color="auto" w:fill="auto"/>
          </w:tcPr>
          <w:p w14:paraId="052FC9F5" w14:textId="77777777" w:rsidR="00253487" w:rsidRPr="00253487" w:rsidRDefault="00253487" w:rsidP="00253487">
            <w:r w:rsidRPr="00253487">
              <w:t>MarketID</w:t>
            </w:r>
          </w:p>
        </w:tc>
        <w:tc>
          <w:tcPr>
            <w:tcW w:w="811" w:type="dxa"/>
            <w:tcBorders>
              <w:bottom w:val="single" w:sz="6" w:space="0" w:color="000000"/>
            </w:tcBorders>
            <w:shd w:val="clear" w:color="auto" w:fill="auto"/>
          </w:tcPr>
          <w:p w14:paraId="156376AD"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3CC86F1" w14:textId="77777777" w:rsidR="00253487" w:rsidRPr="00253487" w:rsidRDefault="00253487" w:rsidP="00253487"/>
        </w:tc>
      </w:tr>
      <w:tr w:rsidR="00253487" w:rsidRPr="00253487" w14:paraId="23CBEA16" w14:textId="77777777" w:rsidTr="000F73DB">
        <w:tc>
          <w:tcPr>
            <w:tcW w:w="3402" w:type="dxa"/>
            <w:gridSpan w:val="2"/>
            <w:tcBorders>
              <w:top w:val="single" w:sz="6" w:space="0" w:color="000000"/>
              <w:bottom w:val="single" w:sz="6" w:space="0" w:color="000000"/>
            </w:tcBorders>
            <w:shd w:val="clear" w:color="auto" w:fill="E6E6E6"/>
          </w:tcPr>
          <w:p w14:paraId="53359478"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498D928A"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573B94E5" w14:textId="77777777" w:rsidR="00253487" w:rsidRPr="00253487" w:rsidRDefault="00253487" w:rsidP="00253487">
            <w:r w:rsidRPr="00253487">
              <w:t>Insert here the set of "Instrument" (symbology) fields defined in "Common Components of Application Messages"</w:t>
            </w:r>
          </w:p>
        </w:tc>
      </w:tr>
      <w:tr w:rsidR="00253487" w:rsidRPr="00253487" w14:paraId="19C4DF97" w14:textId="77777777" w:rsidTr="000F73DB">
        <w:tc>
          <w:tcPr>
            <w:tcW w:w="652" w:type="dxa"/>
            <w:tcBorders>
              <w:top w:val="single" w:sz="6" w:space="0" w:color="000000"/>
            </w:tcBorders>
            <w:shd w:val="clear" w:color="auto" w:fill="auto"/>
          </w:tcPr>
          <w:p w14:paraId="60E0201D" w14:textId="77777777" w:rsidR="00253487" w:rsidRPr="00253487" w:rsidRDefault="00253487" w:rsidP="000F73DB">
            <w:pPr>
              <w:jc w:val="center"/>
            </w:pPr>
            <w:r w:rsidRPr="00253487">
              <w:t>669</w:t>
            </w:r>
          </w:p>
        </w:tc>
        <w:tc>
          <w:tcPr>
            <w:tcW w:w="2750" w:type="dxa"/>
            <w:tcBorders>
              <w:top w:val="single" w:sz="6" w:space="0" w:color="000000"/>
            </w:tcBorders>
            <w:shd w:val="clear" w:color="auto" w:fill="auto"/>
          </w:tcPr>
          <w:p w14:paraId="113CD560" w14:textId="77777777" w:rsidR="00253487" w:rsidRPr="00253487" w:rsidRDefault="00253487" w:rsidP="00253487">
            <w:r w:rsidRPr="00253487">
              <w:t>LastParPx</w:t>
            </w:r>
          </w:p>
        </w:tc>
        <w:tc>
          <w:tcPr>
            <w:tcW w:w="811" w:type="dxa"/>
            <w:tcBorders>
              <w:top w:val="single" w:sz="6" w:space="0" w:color="000000"/>
            </w:tcBorders>
            <w:shd w:val="clear" w:color="auto" w:fill="auto"/>
          </w:tcPr>
          <w:p w14:paraId="65D2795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68725E0" w14:textId="77777777" w:rsidR="00253487" w:rsidRPr="00253487" w:rsidRDefault="00253487" w:rsidP="00253487"/>
        </w:tc>
      </w:tr>
      <w:tr w:rsidR="00253487" w:rsidRPr="00253487" w14:paraId="28AFFAB7" w14:textId="77777777" w:rsidTr="000F73DB">
        <w:tc>
          <w:tcPr>
            <w:tcW w:w="652" w:type="dxa"/>
            <w:shd w:val="clear" w:color="auto" w:fill="auto"/>
          </w:tcPr>
          <w:p w14:paraId="30C255D5" w14:textId="77777777" w:rsidR="00253487" w:rsidRPr="00253487" w:rsidRDefault="00253487" w:rsidP="000F73DB">
            <w:pPr>
              <w:jc w:val="center"/>
            </w:pPr>
            <w:r w:rsidRPr="00253487">
              <w:t>1056</w:t>
            </w:r>
          </w:p>
        </w:tc>
        <w:tc>
          <w:tcPr>
            <w:tcW w:w="2750" w:type="dxa"/>
            <w:shd w:val="clear" w:color="auto" w:fill="auto"/>
          </w:tcPr>
          <w:p w14:paraId="2A63AC24" w14:textId="77777777" w:rsidR="00253487" w:rsidRPr="00253487" w:rsidRDefault="00253487" w:rsidP="00253487">
            <w:r w:rsidRPr="00253487">
              <w:t>CalculatedCcyLastQty</w:t>
            </w:r>
          </w:p>
        </w:tc>
        <w:tc>
          <w:tcPr>
            <w:tcW w:w="811" w:type="dxa"/>
            <w:shd w:val="clear" w:color="auto" w:fill="auto"/>
          </w:tcPr>
          <w:p w14:paraId="4CCF99CC" w14:textId="77777777" w:rsidR="00253487" w:rsidRPr="00253487" w:rsidRDefault="00253487" w:rsidP="000F73DB">
            <w:pPr>
              <w:jc w:val="center"/>
            </w:pPr>
            <w:r w:rsidRPr="00253487">
              <w:t>N</w:t>
            </w:r>
          </w:p>
        </w:tc>
        <w:tc>
          <w:tcPr>
            <w:tcW w:w="4859" w:type="dxa"/>
            <w:shd w:val="clear" w:color="auto" w:fill="auto"/>
          </w:tcPr>
          <w:p w14:paraId="534C1434" w14:textId="77777777" w:rsidR="00253487" w:rsidRPr="00253487" w:rsidRDefault="00253487" w:rsidP="00253487"/>
        </w:tc>
      </w:tr>
      <w:tr w:rsidR="00253487" w:rsidRPr="00253487" w14:paraId="448AEFF8" w14:textId="77777777" w:rsidTr="000F73DB">
        <w:tc>
          <w:tcPr>
            <w:tcW w:w="652" w:type="dxa"/>
            <w:shd w:val="clear" w:color="auto" w:fill="auto"/>
          </w:tcPr>
          <w:p w14:paraId="02320092" w14:textId="77777777" w:rsidR="00253487" w:rsidRPr="00253487" w:rsidRDefault="00253487" w:rsidP="000F73DB">
            <w:pPr>
              <w:jc w:val="center"/>
            </w:pPr>
            <w:r w:rsidRPr="00253487">
              <w:t>1071</w:t>
            </w:r>
          </w:p>
        </w:tc>
        <w:tc>
          <w:tcPr>
            <w:tcW w:w="2750" w:type="dxa"/>
            <w:shd w:val="clear" w:color="auto" w:fill="auto"/>
          </w:tcPr>
          <w:p w14:paraId="534C9C75" w14:textId="77777777" w:rsidR="00253487" w:rsidRPr="00253487" w:rsidRDefault="00253487" w:rsidP="00253487">
            <w:r w:rsidRPr="00253487">
              <w:t>LastSwapPoints</w:t>
            </w:r>
          </w:p>
        </w:tc>
        <w:tc>
          <w:tcPr>
            <w:tcW w:w="811" w:type="dxa"/>
            <w:shd w:val="clear" w:color="auto" w:fill="auto"/>
          </w:tcPr>
          <w:p w14:paraId="3D1B0FEB" w14:textId="77777777" w:rsidR="00253487" w:rsidRPr="00253487" w:rsidRDefault="00253487" w:rsidP="000F73DB">
            <w:pPr>
              <w:jc w:val="center"/>
            </w:pPr>
            <w:r w:rsidRPr="00253487">
              <w:t>N</w:t>
            </w:r>
          </w:p>
        </w:tc>
        <w:tc>
          <w:tcPr>
            <w:tcW w:w="4859" w:type="dxa"/>
            <w:shd w:val="clear" w:color="auto" w:fill="auto"/>
          </w:tcPr>
          <w:p w14:paraId="523E8BED" w14:textId="77777777" w:rsidR="00253487" w:rsidRPr="00253487" w:rsidRDefault="00253487" w:rsidP="00253487"/>
        </w:tc>
      </w:tr>
      <w:tr w:rsidR="00253487" w:rsidRPr="00253487" w14:paraId="3CC1216E" w14:textId="77777777" w:rsidTr="000F73DB">
        <w:tc>
          <w:tcPr>
            <w:tcW w:w="652" w:type="dxa"/>
            <w:shd w:val="clear" w:color="auto" w:fill="auto"/>
          </w:tcPr>
          <w:p w14:paraId="2124D403" w14:textId="77777777" w:rsidR="00253487" w:rsidRPr="00253487" w:rsidRDefault="00253487" w:rsidP="000F73DB">
            <w:pPr>
              <w:jc w:val="center"/>
            </w:pPr>
            <w:r w:rsidRPr="00253487">
              <w:t>15</w:t>
            </w:r>
          </w:p>
        </w:tc>
        <w:tc>
          <w:tcPr>
            <w:tcW w:w="2750" w:type="dxa"/>
            <w:shd w:val="clear" w:color="auto" w:fill="auto"/>
          </w:tcPr>
          <w:p w14:paraId="1CE6458B" w14:textId="77777777" w:rsidR="00253487" w:rsidRPr="00253487" w:rsidRDefault="00253487" w:rsidP="00253487">
            <w:r w:rsidRPr="00253487">
              <w:t>Currency</w:t>
            </w:r>
          </w:p>
        </w:tc>
        <w:tc>
          <w:tcPr>
            <w:tcW w:w="811" w:type="dxa"/>
            <w:shd w:val="clear" w:color="auto" w:fill="auto"/>
          </w:tcPr>
          <w:p w14:paraId="49069FCA" w14:textId="77777777" w:rsidR="00253487" w:rsidRPr="00253487" w:rsidRDefault="00253487" w:rsidP="000F73DB">
            <w:pPr>
              <w:jc w:val="center"/>
            </w:pPr>
            <w:r w:rsidRPr="00253487">
              <w:t>N</w:t>
            </w:r>
          </w:p>
        </w:tc>
        <w:tc>
          <w:tcPr>
            <w:tcW w:w="4859" w:type="dxa"/>
            <w:shd w:val="clear" w:color="auto" w:fill="auto"/>
          </w:tcPr>
          <w:p w14:paraId="1E2CEE5D" w14:textId="77777777" w:rsidR="00253487" w:rsidRPr="00253487" w:rsidRDefault="00253487" w:rsidP="00253487">
            <w:r w:rsidRPr="00253487">
              <w:t>Primary currency of the specified currency pair. Used to qualify LastQty and GrossTradeAmout</w:t>
            </w:r>
          </w:p>
        </w:tc>
      </w:tr>
      <w:tr w:rsidR="00253487" w:rsidRPr="00253487" w14:paraId="6CC208D5" w14:textId="77777777" w:rsidTr="000F73DB">
        <w:tc>
          <w:tcPr>
            <w:tcW w:w="652" w:type="dxa"/>
            <w:shd w:val="clear" w:color="auto" w:fill="auto"/>
          </w:tcPr>
          <w:p w14:paraId="582C42EA" w14:textId="77777777" w:rsidR="00253487" w:rsidRPr="00253487" w:rsidRDefault="00253487" w:rsidP="000F73DB">
            <w:pPr>
              <w:jc w:val="center"/>
            </w:pPr>
            <w:r w:rsidRPr="00253487">
              <w:t>120</w:t>
            </w:r>
          </w:p>
        </w:tc>
        <w:tc>
          <w:tcPr>
            <w:tcW w:w="2750" w:type="dxa"/>
            <w:shd w:val="clear" w:color="auto" w:fill="auto"/>
          </w:tcPr>
          <w:p w14:paraId="350FEF90" w14:textId="77777777" w:rsidR="00253487" w:rsidRPr="00253487" w:rsidRDefault="00253487" w:rsidP="00253487">
            <w:r w:rsidRPr="00253487">
              <w:t>SettlCurrency</w:t>
            </w:r>
          </w:p>
        </w:tc>
        <w:tc>
          <w:tcPr>
            <w:tcW w:w="811" w:type="dxa"/>
            <w:shd w:val="clear" w:color="auto" w:fill="auto"/>
          </w:tcPr>
          <w:p w14:paraId="3F663803" w14:textId="77777777" w:rsidR="00253487" w:rsidRPr="00253487" w:rsidRDefault="00253487" w:rsidP="000F73DB">
            <w:pPr>
              <w:jc w:val="center"/>
            </w:pPr>
            <w:r w:rsidRPr="00253487">
              <w:t>N</w:t>
            </w:r>
          </w:p>
        </w:tc>
        <w:tc>
          <w:tcPr>
            <w:tcW w:w="4859" w:type="dxa"/>
            <w:shd w:val="clear" w:color="auto" w:fill="auto"/>
          </w:tcPr>
          <w:p w14:paraId="4F7F969E" w14:textId="77777777" w:rsidR="00253487" w:rsidRPr="00253487" w:rsidRDefault="00253487" w:rsidP="00253487">
            <w:r w:rsidRPr="00253487">
              <w:t>Contra currency of the deal. Used to qualify CalculatedCcyLastQty</w:t>
            </w:r>
          </w:p>
        </w:tc>
      </w:tr>
      <w:tr w:rsidR="00253487" w:rsidRPr="00253487" w14:paraId="1D553049" w14:textId="77777777" w:rsidTr="000F73DB">
        <w:tc>
          <w:tcPr>
            <w:tcW w:w="652" w:type="dxa"/>
            <w:shd w:val="clear" w:color="auto" w:fill="auto"/>
          </w:tcPr>
          <w:p w14:paraId="6AD9C09F" w14:textId="77777777" w:rsidR="00253487" w:rsidRPr="00253487" w:rsidRDefault="00253487" w:rsidP="000F73DB">
            <w:pPr>
              <w:jc w:val="center"/>
            </w:pPr>
            <w:r w:rsidRPr="00253487">
              <w:t>194</w:t>
            </w:r>
          </w:p>
        </w:tc>
        <w:tc>
          <w:tcPr>
            <w:tcW w:w="2750" w:type="dxa"/>
            <w:shd w:val="clear" w:color="auto" w:fill="auto"/>
          </w:tcPr>
          <w:p w14:paraId="3EBF8DAC" w14:textId="77777777" w:rsidR="00253487" w:rsidRPr="00253487" w:rsidRDefault="00253487" w:rsidP="00253487">
            <w:r w:rsidRPr="00253487">
              <w:t>LastSpotRate</w:t>
            </w:r>
          </w:p>
        </w:tc>
        <w:tc>
          <w:tcPr>
            <w:tcW w:w="811" w:type="dxa"/>
            <w:shd w:val="clear" w:color="auto" w:fill="auto"/>
          </w:tcPr>
          <w:p w14:paraId="55AAC757" w14:textId="77777777" w:rsidR="00253487" w:rsidRPr="00253487" w:rsidRDefault="00253487" w:rsidP="000F73DB">
            <w:pPr>
              <w:jc w:val="center"/>
            </w:pPr>
            <w:r w:rsidRPr="00253487">
              <w:t>N</w:t>
            </w:r>
          </w:p>
        </w:tc>
        <w:tc>
          <w:tcPr>
            <w:tcW w:w="4859" w:type="dxa"/>
            <w:shd w:val="clear" w:color="auto" w:fill="auto"/>
          </w:tcPr>
          <w:p w14:paraId="13AE35DE" w14:textId="77777777" w:rsidR="00253487" w:rsidRPr="00253487" w:rsidRDefault="00253487" w:rsidP="00253487"/>
        </w:tc>
      </w:tr>
      <w:tr w:rsidR="00253487" w:rsidRPr="00253487" w14:paraId="2FD280AC" w14:textId="77777777" w:rsidTr="000F73DB">
        <w:tc>
          <w:tcPr>
            <w:tcW w:w="652" w:type="dxa"/>
            <w:shd w:val="clear" w:color="auto" w:fill="auto"/>
          </w:tcPr>
          <w:p w14:paraId="682A218E" w14:textId="77777777" w:rsidR="00253487" w:rsidRPr="00253487" w:rsidRDefault="00253487" w:rsidP="000F73DB">
            <w:pPr>
              <w:jc w:val="center"/>
            </w:pPr>
            <w:r w:rsidRPr="00253487">
              <w:t>195</w:t>
            </w:r>
          </w:p>
        </w:tc>
        <w:tc>
          <w:tcPr>
            <w:tcW w:w="2750" w:type="dxa"/>
            <w:shd w:val="clear" w:color="auto" w:fill="auto"/>
          </w:tcPr>
          <w:p w14:paraId="335637E7" w14:textId="77777777" w:rsidR="00253487" w:rsidRPr="00253487" w:rsidRDefault="00253487" w:rsidP="00253487">
            <w:r w:rsidRPr="00253487">
              <w:t>LastForwardPoints</w:t>
            </w:r>
          </w:p>
        </w:tc>
        <w:tc>
          <w:tcPr>
            <w:tcW w:w="811" w:type="dxa"/>
            <w:shd w:val="clear" w:color="auto" w:fill="auto"/>
          </w:tcPr>
          <w:p w14:paraId="0DAB614D" w14:textId="77777777" w:rsidR="00253487" w:rsidRPr="00253487" w:rsidRDefault="00253487" w:rsidP="000F73DB">
            <w:pPr>
              <w:jc w:val="center"/>
            </w:pPr>
            <w:r w:rsidRPr="00253487">
              <w:t>N</w:t>
            </w:r>
          </w:p>
        </w:tc>
        <w:tc>
          <w:tcPr>
            <w:tcW w:w="4859" w:type="dxa"/>
            <w:shd w:val="clear" w:color="auto" w:fill="auto"/>
          </w:tcPr>
          <w:p w14:paraId="02C08C49" w14:textId="77777777" w:rsidR="00253487" w:rsidRPr="00253487" w:rsidRDefault="00253487" w:rsidP="00253487"/>
        </w:tc>
      </w:tr>
      <w:tr w:rsidR="00253487" w:rsidRPr="00253487" w14:paraId="77AA407C" w14:textId="77777777" w:rsidTr="000F73DB">
        <w:tc>
          <w:tcPr>
            <w:tcW w:w="652" w:type="dxa"/>
            <w:shd w:val="clear" w:color="auto" w:fill="auto"/>
          </w:tcPr>
          <w:p w14:paraId="399F0A26" w14:textId="77777777" w:rsidR="00253487" w:rsidRPr="00253487" w:rsidRDefault="00253487" w:rsidP="000F73DB">
            <w:pPr>
              <w:jc w:val="center"/>
            </w:pPr>
            <w:r w:rsidRPr="00253487">
              <w:t>30</w:t>
            </w:r>
          </w:p>
        </w:tc>
        <w:tc>
          <w:tcPr>
            <w:tcW w:w="2750" w:type="dxa"/>
            <w:shd w:val="clear" w:color="auto" w:fill="auto"/>
          </w:tcPr>
          <w:p w14:paraId="25551F1C" w14:textId="77777777" w:rsidR="00253487" w:rsidRPr="00253487" w:rsidRDefault="00253487" w:rsidP="00253487">
            <w:r w:rsidRPr="00253487">
              <w:t>LastMkt</w:t>
            </w:r>
          </w:p>
        </w:tc>
        <w:tc>
          <w:tcPr>
            <w:tcW w:w="811" w:type="dxa"/>
            <w:shd w:val="clear" w:color="auto" w:fill="auto"/>
          </w:tcPr>
          <w:p w14:paraId="4D973DB4" w14:textId="77777777" w:rsidR="00253487" w:rsidRPr="00253487" w:rsidRDefault="00253487" w:rsidP="000F73DB">
            <w:pPr>
              <w:jc w:val="center"/>
            </w:pPr>
            <w:r w:rsidRPr="00253487">
              <w:t>N</w:t>
            </w:r>
          </w:p>
        </w:tc>
        <w:tc>
          <w:tcPr>
            <w:tcW w:w="4859" w:type="dxa"/>
            <w:shd w:val="clear" w:color="auto" w:fill="auto"/>
          </w:tcPr>
          <w:p w14:paraId="3E26F5A3" w14:textId="77777777" w:rsidR="00253487" w:rsidRPr="00253487" w:rsidRDefault="00253487" w:rsidP="00253487"/>
        </w:tc>
      </w:tr>
      <w:tr w:rsidR="00253487" w:rsidRPr="00253487" w14:paraId="2D62DCB2" w14:textId="77777777" w:rsidTr="000F73DB">
        <w:tc>
          <w:tcPr>
            <w:tcW w:w="652" w:type="dxa"/>
            <w:shd w:val="clear" w:color="auto" w:fill="auto"/>
          </w:tcPr>
          <w:p w14:paraId="5978BFD2" w14:textId="77777777" w:rsidR="00253487" w:rsidRPr="00253487" w:rsidRDefault="00253487" w:rsidP="000F73DB">
            <w:pPr>
              <w:jc w:val="center"/>
            </w:pPr>
            <w:r w:rsidRPr="00253487">
              <w:t>75</w:t>
            </w:r>
          </w:p>
        </w:tc>
        <w:tc>
          <w:tcPr>
            <w:tcW w:w="2750" w:type="dxa"/>
            <w:shd w:val="clear" w:color="auto" w:fill="auto"/>
          </w:tcPr>
          <w:p w14:paraId="0863AEFD" w14:textId="77777777" w:rsidR="00253487" w:rsidRPr="00253487" w:rsidRDefault="00253487" w:rsidP="00253487">
            <w:r w:rsidRPr="00253487">
              <w:t>TradeDate</w:t>
            </w:r>
          </w:p>
        </w:tc>
        <w:tc>
          <w:tcPr>
            <w:tcW w:w="811" w:type="dxa"/>
            <w:shd w:val="clear" w:color="auto" w:fill="auto"/>
          </w:tcPr>
          <w:p w14:paraId="733CCF43" w14:textId="77777777" w:rsidR="00253487" w:rsidRPr="00253487" w:rsidRDefault="00253487" w:rsidP="000F73DB">
            <w:pPr>
              <w:jc w:val="center"/>
            </w:pPr>
            <w:r w:rsidRPr="00253487">
              <w:t>N</w:t>
            </w:r>
          </w:p>
        </w:tc>
        <w:tc>
          <w:tcPr>
            <w:tcW w:w="4859" w:type="dxa"/>
            <w:shd w:val="clear" w:color="auto" w:fill="auto"/>
          </w:tcPr>
          <w:p w14:paraId="7EE835BF" w14:textId="77777777" w:rsidR="00253487" w:rsidRPr="00253487" w:rsidRDefault="00253487" w:rsidP="00253487"/>
        </w:tc>
      </w:tr>
      <w:tr w:rsidR="00253487" w:rsidRPr="00253487" w14:paraId="4E520508" w14:textId="77777777" w:rsidTr="000F73DB">
        <w:tc>
          <w:tcPr>
            <w:tcW w:w="652" w:type="dxa"/>
            <w:shd w:val="clear" w:color="auto" w:fill="auto"/>
          </w:tcPr>
          <w:p w14:paraId="44B95954" w14:textId="77777777" w:rsidR="00253487" w:rsidRPr="00253487" w:rsidRDefault="00253487" w:rsidP="000F73DB">
            <w:pPr>
              <w:jc w:val="center"/>
            </w:pPr>
            <w:r w:rsidRPr="00253487">
              <w:t>715</w:t>
            </w:r>
          </w:p>
        </w:tc>
        <w:tc>
          <w:tcPr>
            <w:tcW w:w="2750" w:type="dxa"/>
            <w:shd w:val="clear" w:color="auto" w:fill="auto"/>
          </w:tcPr>
          <w:p w14:paraId="15A4BBFE" w14:textId="77777777" w:rsidR="00253487" w:rsidRPr="00253487" w:rsidRDefault="00253487" w:rsidP="00253487">
            <w:r w:rsidRPr="00253487">
              <w:t>ClearingBusinessDate</w:t>
            </w:r>
          </w:p>
        </w:tc>
        <w:tc>
          <w:tcPr>
            <w:tcW w:w="811" w:type="dxa"/>
            <w:shd w:val="clear" w:color="auto" w:fill="auto"/>
          </w:tcPr>
          <w:p w14:paraId="6BCCB5E5" w14:textId="77777777" w:rsidR="00253487" w:rsidRPr="00253487" w:rsidRDefault="00253487" w:rsidP="000F73DB">
            <w:pPr>
              <w:jc w:val="center"/>
            </w:pPr>
            <w:r w:rsidRPr="00253487">
              <w:t>N</w:t>
            </w:r>
          </w:p>
        </w:tc>
        <w:tc>
          <w:tcPr>
            <w:tcW w:w="4859" w:type="dxa"/>
            <w:shd w:val="clear" w:color="auto" w:fill="auto"/>
          </w:tcPr>
          <w:p w14:paraId="276AFBFE" w14:textId="77777777" w:rsidR="00253487" w:rsidRPr="00253487" w:rsidRDefault="00253487" w:rsidP="00253487"/>
        </w:tc>
      </w:tr>
      <w:tr w:rsidR="00253487" w:rsidRPr="00253487" w14:paraId="4D7675ED" w14:textId="77777777" w:rsidTr="000F73DB">
        <w:tc>
          <w:tcPr>
            <w:tcW w:w="652" w:type="dxa"/>
            <w:shd w:val="clear" w:color="auto" w:fill="auto"/>
          </w:tcPr>
          <w:p w14:paraId="3B97E1DE" w14:textId="77777777" w:rsidR="00253487" w:rsidRPr="00253487" w:rsidRDefault="00253487" w:rsidP="000F73DB">
            <w:pPr>
              <w:jc w:val="center"/>
            </w:pPr>
            <w:r w:rsidRPr="00253487">
              <w:t>6</w:t>
            </w:r>
          </w:p>
        </w:tc>
        <w:tc>
          <w:tcPr>
            <w:tcW w:w="2750" w:type="dxa"/>
            <w:shd w:val="clear" w:color="auto" w:fill="auto"/>
          </w:tcPr>
          <w:p w14:paraId="4CC0D2F2" w14:textId="77777777" w:rsidR="00253487" w:rsidRPr="00253487" w:rsidRDefault="00253487" w:rsidP="00253487">
            <w:r w:rsidRPr="00253487">
              <w:t>AvgPx</w:t>
            </w:r>
          </w:p>
        </w:tc>
        <w:tc>
          <w:tcPr>
            <w:tcW w:w="811" w:type="dxa"/>
            <w:shd w:val="clear" w:color="auto" w:fill="auto"/>
          </w:tcPr>
          <w:p w14:paraId="1C696AD4" w14:textId="77777777" w:rsidR="00253487" w:rsidRPr="00253487" w:rsidRDefault="00253487" w:rsidP="000F73DB">
            <w:pPr>
              <w:jc w:val="center"/>
            </w:pPr>
            <w:r w:rsidRPr="00253487">
              <w:t>N</w:t>
            </w:r>
          </w:p>
        </w:tc>
        <w:tc>
          <w:tcPr>
            <w:tcW w:w="4859" w:type="dxa"/>
            <w:shd w:val="clear" w:color="auto" w:fill="auto"/>
          </w:tcPr>
          <w:p w14:paraId="1334037C" w14:textId="77777777" w:rsidR="00253487" w:rsidRPr="00253487" w:rsidRDefault="00253487" w:rsidP="00253487"/>
        </w:tc>
      </w:tr>
      <w:tr w:rsidR="00253487" w:rsidRPr="00253487" w14:paraId="049CF117" w14:textId="77777777" w:rsidTr="000F73DB">
        <w:tc>
          <w:tcPr>
            <w:tcW w:w="652" w:type="dxa"/>
            <w:shd w:val="clear" w:color="auto" w:fill="auto"/>
          </w:tcPr>
          <w:p w14:paraId="5496E2AF" w14:textId="77777777" w:rsidR="00253487" w:rsidRPr="00253487" w:rsidRDefault="00253487" w:rsidP="000F73DB">
            <w:pPr>
              <w:jc w:val="center"/>
            </w:pPr>
            <w:r w:rsidRPr="00253487">
              <w:t>819</w:t>
            </w:r>
          </w:p>
        </w:tc>
        <w:tc>
          <w:tcPr>
            <w:tcW w:w="2750" w:type="dxa"/>
            <w:shd w:val="clear" w:color="auto" w:fill="auto"/>
          </w:tcPr>
          <w:p w14:paraId="3B832865" w14:textId="77777777" w:rsidR="00253487" w:rsidRPr="00253487" w:rsidRDefault="00253487" w:rsidP="00253487">
            <w:r w:rsidRPr="00253487">
              <w:t>AvgPxIndicator</w:t>
            </w:r>
          </w:p>
        </w:tc>
        <w:tc>
          <w:tcPr>
            <w:tcW w:w="811" w:type="dxa"/>
            <w:shd w:val="clear" w:color="auto" w:fill="auto"/>
          </w:tcPr>
          <w:p w14:paraId="31B175D8" w14:textId="77777777" w:rsidR="00253487" w:rsidRPr="00253487" w:rsidRDefault="00253487" w:rsidP="000F73DB">
            <w:pPr>
              <w:jc w:val="center"/>
            </w:pPr>
            <w:r w:rsidRPr="00253487">
              <w:t>N</w:t>
            </w:r>
          </w:p>
        </w:tc>
        <w:tc>
          <w:tcPr>
            <w:tcW w:w="4859" w:type="dxa"/>
            <w:shd w:val="clear" w:color="auto" w:fill="auto"/>
          </w:tcPr>
          <w:p w14:paraId="0002C06E" w14:textId="77777777" w:rsidR="00253487" w:rsidRPr="00253487" w:rsidRDefault="00253487" w:rsidP="00253487"/>
        </w:tc>
      </w:tr>
      <w:tr w:rsidR="00253487" w:rsidRPr="00253487" w14:paraId="2C8629E9" w14:textId="77777777" w:rsidTr="000F73DB">
        <w:tc>
          <w:tcPr>
            <w:tcW w:w="652" w:type="dxa"/>
            <w:shd w:val="clear" w:color="auto" w:fill="auto"/>
          </w:tcPr>
          <w:p w14:paraId="13D9AA85" w14:textId="77777777" w:rsidR="00253487" w:rsidRPr="00253487" w:rsidRDefault="00253487" w:rsidP="000F73DB">
            <w:pPr>
              <w:jc w:val="center"/>
            </w:pPr>
            <w:r w:rsidRPr="00253487">
              <w:t>442</w:t>
            </w:r>
          </w:p>
        </w:tc>
        <w:tc>
          <w:tcPr>
            <w:tcW w:w="2750" w:type="dxa"/>
            <w:shd w:val="clear" w:color="auto" w:fill="auto"/>
          </w:tcPr>
          <w:p w14:paraId="206F633E" w14:textId="77777777" w:rsidR="00253487" w:rsidRPr="00253487" w:rsidRDefault="00253487" w:rsidP="00253487">
            <w:r w:rsidRPr="00253487">
              <w:t>MultiLegReportingType</w:t>
            </w:r>
          </w:p>
        </w:tc>
        <w:tc>
          <w:tcPr>
            <w:tcW w:w="811" w:type="dxa"/>
            <w:shd w:val="clear" w:color="auto" w:fill="auto"/>
          </w:tcPr>
          <w:p w14:paraId="6C3F015C" w14:textId="77777777" w:rsidR="00253487" w:rsidRPr="00253487" w:rsidRDefault="00253487" w:rsidP="000F73DB">
            <w:pPr>
              <w:jc w:val="center"/>
            </w:pPr>
            <w:r w:rsidRPr="00253487">
              <w:t>N</w:t>
            </w:r>
          </w:p>
        </w:tc>
        <w:tc>
          <w:tcPr>
            <w:tcW w:w="4859" w:type="dxa"/>
            <w:shd w:val="clear" w:color="auto" w:fill="auto"/>
          </w:tcPr>
          <w:p w14:paraId="48241D55" w14:textId="77777777" w:rsidR="00253487" w:rsidRPr="00253487" w:rsidRDefault="00253487" w:rsidP="00253487"/>
        </w:tc>
      </w:tr>
      <w:tr w:rsidR="00253487" w:rsidRPr="00253487" w14:paraId="5235FDA0" w14:textId="77777777" w:rsidTr="000F73DB">
        <w:tc>
          <w:tcPr>
            <w:tcW w:w="652" w:type="dxa"/>
            <w:shd w:val="clear" w:color="auto" w:fill="auto"/>
          </w:tcPr>
          <w:p w14:paraId="320295EE" w14:textId="77777777" w:rsidR="00253487" w:rsidRPr="00253487" w:rsidRDefault="00253487" w:rsidP="000F73DB">
            <w:pPr>
              <w:jc w:val="center"/>
            </w:pPr>
            <w:r w:rsidRPr="00253487">
              <w:t>824</w:t>
            </w:r>
          </w:p>
        </w:tc>
        <w:tc>
          <w:tcPr>
            <w:tcW w:w="2750" w:type="dxa"/>
            <w:shd w:val="clear" w:color="auto" w:fill="auto"/>
          </w:tcPr>
          <w:p w14:paraId="283E8D79" w14:textId="77777777" w:rsidR="00253487" w:rsidRPr="00253487" w:rsidRDefault="00253487" w:rsidP="00253487">
            <w:r w:rsidRPr="00253487">
              <w:t>TradeLegRefID</w:t>
            </w:r>
          </w:p>
        </w:tc>
        <w:tc>
          <w:tcPr>
            <w:tcW w:w="811" w:type="dxa"/>
            <w:shd w:val="clear" w:color="auto" w:fill="auto"/>
          </w:tcPr>
          <w:p w14:paraId="02C635C6" w14:textId="77777777" w:rsidR="00253487" w:rsidRPr="00253487" w:rsidRDefault="00253487" w:rsidP="000F73DB">
            <w:pPr>
              <w:jc w:val="center"/>
            </w:pPr>
            <w:r w:rsidRPr="00253487">
              <w:t>N</w:t>
            </w:r>
          </w:p>
        </w:tc>
        <w:tc>
          <w:tcPr>
            <w:tcW w:w="4859" w:type="dxa"/>
            <w:shd w:val="clear" w:color="auto" w:fill="auto"/>
          </w:tcPr>
          <w:p w14:paraId="0909A61B" w14:textId="77777777" w:rsidR="00253487" w:rsidRPr="00253487" w:rsidRDefault="00253487" w:rsidP="00253487"/>
        </w:tc>
      </w:tr>
      <w:tr w:rsidR="00253487" w:rsidRPr="00253487" w14:paraId="2F613551" w14:textId="77777777" w:rsidTr="000F73DB">
        <w:tc>
          <w:tcPr>
            <w:tcW w:w="652" w:type="dxa"/>
            <w:shd w:val="clear" w:color="auto" w:fill="auto"/>
          </w:tcPr>
          <w:p w14:paraId="7C4FCD36" w14:textId="77777777" w:rsidR="00253487" w:rsidRPr="00253487" w:rsidRDefault="00253487" w:rsidP="000F73DB">
            <w:pPr>
              <w:jc w:val="center"/>
            </w:pPr>
            <w:r w:rsidRPr="00253487">
              <w:t>60</w:t>
            </w:r>
          </w:p>
        </w:tc>
        <w:tc>
          <w:tcPr>
            <w:tcW w:w="2750" w:type="dxa"/>
            <w:shd w:val="clear" w:color="auto" w:fill="auto"/>
          </w:tcPr>
          <w:p w14:paraId="1C808954" w14:textId="77777777" w:rsidR="00253487" w:rsidRPr="00253487" w:rsidRDefault="00253487" w:rsidP="00253487">
            <w:r w:rsidRPr="00253487">
              <w:t>TransactTime</w:t>
            </w:r>
          </w:p>
        </w:tc>
        <w:tc>
          <w:tcPr>
            <w:tcW w:w="811" w:type="dxa"/>
            <w:shd w:val="clear" w:color="auto" w:fill="auto"/>
          </w:tcPr>
          <w:p w14:paraId="0A2126F9" w14:textId="77777777" w:rsidR="00253487" w:rsidRPr="00253487" w:rsidRDefault="00253487" w:rsidP="000F73DB">
            <w:pPr>
              <w:jc w:val="center"/>
            </w:pPr>
            <w:r w:rsidRPr="00253487">
              <w:t>N</w:t>
            </w:r>
          </w:p>
        </w:tc>
        <w:tc>
          <w:tcPr>
            <w:tcW w:w="4859" w:type="dxa"/>
            <w:shd w:val="clear" w:color="auto" w:fill="auto"/>
          </w:tcPr>
          <w:p w14:paraId="34E0CE90" w14:textId="77777777" w:rsidR="00253487" w:rsidRPr="00253487" w:rsidRDefault="00253487" w:rsidP="00253487">
            <w:r w:rsidRPr="00253487">
              <w:t>Time ACK was issued by matching system, trading system or counterparty</w:t>
            </w:r>
          </w:p>
        </w:tc>
      </w:tr>
      <w:tr w:rsidR="00253487" w:rsidRPr="00253487" w14:paraId="62DEF1A2" w14:textId="77777777" w:rsidTr="000F73DB">
        <w:tc>
          <w:tcPr>
            <w:tcW w:w="652" w:type="dxa"/>
            <w:tcBorders>
              <w:bottom w:val="single" w:sz="6" w:space="0" w:color="000000"/>
            </w:tcBorders>
            <w:shd w:val="clear" w:color="auto" w:fill="auto"/>
          </w:tcPr>
          <w:p w14:paraId="3F473772" w14:textId="77777777" w:rsidR="00253487" w:rsidRPr="00253487" w:rsidRDefault="00253487" w:rsidP="000F73DB">
            <w:pPr>
              <w:jc w:val="center"/>
            </w:pPr>
            <w:r w:rsidRPr="00253487">
              <w:t>63</w:t>
            </w:r>
          </w:p>
        </w:tc>
        <w:tc>
          <w:tcPr>
            <w:tcW w:w="2750" w:type="dxa"/>
            <w:tcBorders>
              <w:bottom w:val="single" w:sz="6" w:space="0" w:color="000000"/>
            </w:tcBorders>
            <w:shd w:val="clear" w:color="auto" w:fill="auto"/>
          </w:tcPr>
          <w:p w14:paraId="2A26F425" w14:textId="77777777" w:rsidR="00253487" w:rsidRPr="00253487" w:rsidRDefault="00253487" w:rsidP="00253487">
            <w:r w:rsidRPr="00253487">
              <w:t>SettlType</w:t>
            </w:r>
          </w:p>
        </w:tc>
        <w:tc>
          <w:tcPr>
            <w:tcW w:w="811" w:type="dxa"/>
            <w:tcBorders>
              <w:bottom w:val="single" w:sz="6" w:space="0" w:color="000000"/>
            </w:tcBorders>
            <w:shd w:val="clear" w:color="auto" w:fill="auto"/>
          </w:tcPr>
          <w:p w14:paraId="33710037"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122107B" w14:textId="77777777" w:rsidR="00253487" w:rsidRPr="00253487" w:rsidRDefault="00253487" w:rsidP="00253487"/>
        </w:tc>
      </w:tr>
      <w:tr w:rsidR="00253487" w:rsidRPr="00253487" w14:paraId="0F009D97" w14:textId="77777777" w:rsidTr="000F73DB">
        <w:tc>
          <w:tcPr>
            <w:tcW w:w="3402" w:type="dxa"/>
            <w:gridSpan w:val="2"/>
            <w:tcBorders>
              <w:top w:val="single" w:sz="6" w:space="0" w:color="000000"/>
              <w:bottom w:val="single" w:sz="6" w:space="0" w:color="000000"/>
            </w:tcBorders>
            <w:shd w:val="clear" w:color="auto" w:fill="E6E6E6"/>
          </w:tcPr>
          <w:p w14:paraId="1DE8C179"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05530ED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E6CCCFB" w14:textId="77777777" w:rsidR="00253487" w:rsidRPr="00253487" w:rsidRDefault="00253487" w:rsidP="00253487"/>
        </w:tc>
      </w:tr>
      <w:tr w:rsidR="00253487" w:rsidRPr="00253487" w14:paraId="0143535F" w14:textId="77777777" w:rsidTr="000F73DB">
        <w:tc>
          <w:tcPr>
            <w:tcW w:w="652" w:type="dxa"/>
            <w:tcBorders>
              <w:top w:val="single" w:sz="6" w:space="0" w:color="000000"/>
            </w:tcBorders>
            <w:shd w:val="clear" w:color="auto" w:fill="auto"/>
          </w:tcPr>
          <w:p w14:paraId="25AA6C9E" w14:textId="77777777" w:rsidR="00253487" w:rsidRPr="00253487" w:rsidRDefault="00253487" w:rsidP="000F73DB">
            <w:pPr>
              <w:jc w:val="center"/>
            </w:pPr>
            <w:r w:rsidRPr="00253487">
              <w:t>573</w:t>
            </w:r>
          </w:p>
        </w:tc>
        <w:tc>
          <w:tcPr>
            <w:tcW w:w="2750" w:type="dxa"/>
            <w:tcBorders>
              <w:top w:val="single" w:sz="6" w:space="0" w:color="000000"/>
            </w:tcBorders>
            <w:shd w:val="clear" w:color="auto" w:fill="auto"/>
          </w:tcPr>
          <w:p w14:paraId="1615BD2C" w14:textId="77777777" w:rsidR="00253487" w:rsidRPr="00253487" w:rsidRDefault="00253487" w:rsidP="00253487">
            <w:r w:rsidRPr="00253487">
              <w:t>MatchStatus</w:t>
            </w:r>
          </w:p>
        </w:tc>
        <w:tc>
          <w:tcPr>
            <w:tcW w:w="811" w:type="dxa"/>
            <w:tcBorders>
              <w:top w:val="single" w:sz="6" w:space="0" w:color="000000"/>
            </w:tcBorders>
            <w:shd w:val="clear" w:color="auto" w:fill="auto"/>
          </w:tcPr>
          <w:p w14:paraId="5B06F74E"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54A5FA0" w14:textId="77777777" w:rsidR="00253487" w:rsidRPr="00253487" w:rsidRDefault="00253487" w:rsidP="00253487"/>
        </w:tc>
      </w:tr>
      <w:tr w:rsidR="00253487" w:rsidRPr="00253487" w14:paraId="5B7ECE61" w14:textId="77777777" w:rsidTr="000F73DB">
        <w:tc>
          <w:tcPr>
            <w:tcW w:w="652" w:type="dxa"/>
            <w:shd w:val="clear" w:color="auto" w:fill="auto"/>
          </w:tcPr>
          <w:p w14:paraId="0EE2199D" w14:textId="77777777" w:rsidR="00253487" w:rsidRPr="00253487" w:rsidRDefault="00253487" w:rsidP="000F73DB">
            <w:pPr>
              <w:jc w:val="center"/>
            </w:pPr>
            <w:r w:rsidRPr="00253487">
              <w:t>574</w:t>
            </w:r>
          </w:p>
        </w:tc>
        <w:tc>
          <w:tcPr>
            <w:tcW w:w="2750" w:type="dxa"/>
            <w:shd w:val="clear" w:color="auto" w:fill="auto"/>
          </w:tcPr>
          <w:p w14:paraId="12FD550F" w14:textId="77777777" w:rsidR="00253487" w:rsidRPr="00253487" w:rsidRDefault="00253487" w:rsidP="00253487">
            <w:r w:rsidRPr="00253487">
              <w:t>MatchType</w:t>
            </w:r>
          </w:p>
        </w:tc>
        <w:tc>
          <w:tcPr>
            <w:tcW w:w="811" w:type="dxa"/>
            <w:shd w:val="clear" w:color="auto" w:fill="auto"/>
          </w:tcPr>
          <w:p w14:paraId="1BB4E832" w14:textId="77777777" w:rsidR="00253487" w:rsidRPr="00253487" w:rsidRDefault="00253487" w:rsidP="000F73DB">
            <w:pPr>
              <w:jc w:val="center"/>
            </w:pPr>
            <w:r w:rsidRPr="00253487">
              <w:t>N</w:t>
            </w:r>
          </w:p>
        </w:tc>
        <w:tc>
          <w:tcPr>
            <w:tcW w:w="4859" w:type="dxa"/>
            <w:shd w:val="clear" w:color="auto" w:fill="auto"/>
          </w:tcPr>
          <w:p w14:paraId="063C89CA" w14:textId="77777777" w:rsidR="00253487" w:rsidRPr="00253487" w:rsidRDefault="00253487" w:rsidP="00253487"/>
        </w:tc>
      </w:tr>
      <w:tr w:rsidR="00253487" w:rsidRPr="00253487" w14:paraId="2A6212A6" w14:textId="77777777" w:rsidTr="000F73DB">
        <w:tc>
          <w:tcPr>
            <w:tcW w:w="652" w:type="dxa"/>
            <w:tcBorders>
              <w:bottom w:val="single" w:sz="6" w:space="0" w:color="000000"/>
            </w:tcBorders>
            <w:shd w:val="clear" w:color="auto" w:fill="auto"/>
          </w:tcPr>
          <w:p w14:paraId="2AC04614" w14:textId="77777777" w:rsidR="00253487" w:rsidRPr="00253487" w:rsidRDefault="00253487" w:rsidP="000F73DB">
            <w:pPr>
              <w:jc w:val="center"/>
            </w:pPr>
            <w:r w:rsidRPr="00253487">
              <w:t>797</w:t>
            </w:r>
          </w:p>
        </w:tc>
        <w:tc>
          <w:tcPr>
            <w:tcW w:w="2750" w:type="dxa"/>
            <w:tcBorders>
              <w:bottom w:val="single" w:sz="6" w:space="0" w:color="000000"/>
            </w:tcBorders>
            <w:shd w:val="clear" w:color="auto" w:fill="auto"/>
          </w:tcPr>
          <w:p w14:paraId="2D4D3F8A" w14:textId="77777777" w:rsidR="00253487" w:rsidRPr="00253487" w:rsidRDefault="00253487" w:rsidP="00253487">
            <w:r w:rsidRPr="00253487">
              <w:t>CopyMsgIndicator</w:t>
            </w:r>
          </w:p>
        </w:tc>
        <w:tc>
          <w:tcPr>
            <w:tcW w:w="811" w:type="dxa"/>
            <w:tcBorders>
              <w:bottom w:val="single" w:sz="6" w:space="0" w:color="000000"/>
            </w:tcBorders>
            <w:shd w:val="clear" w:color="auto" w:fill="auto"/>
          </w:tcPr>
          <w:p w14:paraId="078B558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75D891F" w14:textId="77777777" w:rsidR="00253487" w:rsidRPr="00253487" w:rsidRDefault="00253487" w:rsidP="00253487"/>
        </w:tc>
      </w:tr>
      <w:tr w:rsidR="00253487" w:rsidRPr="00253487" w14:paraId="2D891E64" w14:textId="77777777" w:rsidTr="000F73DB">
        <w:tc>
          <w:tcPr>
            <w:tcW w:w="3402" w:type="dxa"/>
            <w:gridSpan w:val="2"/>
            <w:tcBorders>
              <w:top w:val="single" w:sz="6" w:space="0" w:color="000000"/>
              <w:bottom w:val="single" w:sz="6" w:space="0" w:color="000000"/>
            </w:tcBorders>
            <w:shd w:val="clear" w:color="auto" w:fill="E6E6E6"/>
          </w:tcPr>
          <w:p w14:paraId="0F72407A" w14:textId="77777777" w:rsidR="00253487" w:rsidRPr="00253487" w:rsidRDefault="00253487" w:rsidP="000F73DB">
            <w:pPr>
              <w:jc w:val="left"/>
            </w:pPr>
            <w:r w:rsidRPr="00253487">
              <w:t>component block  &lt;TrdRepIndicatorsGrp&gt;</w:t>
            </w:r>
          </w:p>
        </w:tc>
        <w:tc>
          <w:tcPr>
            <w:tcW w:w="811" w:type="dxa"/>
            <w:tcBorders>
              <w:top w:val="single" w:sz="6" w:space="0" w:color="000000"/>
              <w:bottom w:val="single" w:sz="6" w:space="0" w:color="000000"/>
            </w:tcBorders>
            <w:shd w:val="clear" w:color="auto" w:fill="E6E6E6"/>
          </w:tcPr>
          <w:p w14:paraId="2D20377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7FC1A48" w14:textId="77777777" w:rsidR="00253487" w:rsidRPr="00253487" w:rsidRDefault="00253487" w:rsidP="00253487"/>
        </w:tc>
      </w:tr>
      <w:tr w:rsidR="00253487" w:rsidRPr="00253487" w14:paraId="12A3C2C6" w14:textId="77777777" w:rsidTr="000F73DB">
        <w:tc>
          <w:tcPr>
            <w:tcW w:w="652" w:type="dxa"/>
            <w:tcBorders>
              <w:top w:val="single" w:sz="6" w:space="0" w:color="000000"/>
            </w:tcBorders>
            <w:shd w:val="clear" w:color="auto" w:fill="auto"/>
          </w:tcPr>
          <w:p w14:paraId="005F9AD4" w14:textId="77777777" w:rsidR="00253487" w:rsidRPr="00253487" w:rsidRDefault="00253487" w:rsidP="000F73DB">
            <w:pPr>
              <w:jc w:val="center"/>
            </w:pPr>
            <w:r w:rsidRPr="00253487">
              <w:t>852</w:t>
            </w:r>
          </w:p>
        </w:tc>
        <w:tc>
          <w:tcPr>
            <w:tcW w:w="2750" w:type="dxa"/>
            <w:tcBorders>
              <w:top w:val="single" w:sz="6" w:space="0" w:color="000000"/>
            </w:tcBorders>
            <w:shd w:val="clear" w:color="auto" w:fill="auto"/>
          </w:tcPr>
          <w:p w14:paraId="6EC368D7" w14:textId="77777777" w:rsidR="00253487" w:rsidRPr="00253487" w:rsidRDefault="00253487" w:rsidP="00253487">
            <w:r w:rsidRPr="00253487">
              <w:t>PublishTrdIndicator</w:t>
            </w:r>
          </w:p>
        </w:tc>
        <w:tc>
          <w:tcPr>
            <w:tcW w:w="811" w:type="dxa"/>
            <w:tcBorders>
              <w:top w:val="single" w:sz="6" w:space="0" w:color="000000"/>
            </w:tcBorders>
            <w:shd w:val="clear" w:color="auto" w:fill="auto"/>
          </w:tcPr>
          <w:p w14:paraId="5999F84A"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2D72499" w14:textId="77777777" w:rsidR="00253487" w:rsidRPr="00253487" w:rsidRDefault="00253487" w:rsidP="00253487">
            <w:r w:rsidRPr="00253487">
              <w:t>(Deprecated in FIX.5.0)</w:t>
            </w:r>
          </w:p>
        </w:tc>
      </w:tr>
      <w:tr w:rsidR="00253487" w:rsidRPr="00253487" w14:paraId="6CB19A04" w14:textId="77777777" w:rsidTr="000F73DB">
        <w:tc>
          <w:tcPr>
            <w:tcW w:w="652" w:type="dxa"/>
            <w:shd w:val="clear" w:color="auto" w:fill="auto"/>
          </w:tcPr>
          <w:p w14:paraId="2F73DA75" w14:textId="77777777" w:rsidR="00253487" w:rsidRPr="00253487" w:rsidRDefault="00253487" w:rsidP="000F73DB">
            <w:pPr>
              <w:jc w:val="center"/>
            </w:pPr>
            <w:r w:rsidRPr="00253487">
              <w:t>1390</w:t>
            </w:r>
          </w:p>
        </w:tc>
        <w:tc>
          <w:tcPr>
            <w:tcW w:w="2750" w:type="dxa"/>
            <w:shd w:val="clear" w:color="auto" w:fill="auto"/>
          </w:tcPr>
          <w:p w14:paraId="0A9091A6" w14:textId="77777777" w:rsidR="00253487" w:rsidRPr="00253487" w:rsidRDefault="00253487" w:rsidP="00253487">
            <w:r w:rsidRPr="00253487">
              <w:t>TradePublishIndicator</w:t>
            </w:r>
          </w:p>
        </w:tc>
        <w:tc>
          <w:tcPr>
            <w:tcW w:w="811" w:type="dxa"/>
            <w:shd w:val="clear" w:color="auto" w:fill="auto"/>
          </w:tcPr>
          <w:p w14:paraId="67304A4B" w14:textId="77777777" w:rsidR="00253487" w:rsidRPr="00253487" w:rsidRDefault="00253487" w:rsidP="000F73DB">
            <w:pPr>
              <w:jc w:val="center"/>
            </w:pPr>
            <w:r w:rsidRPr="00253487">
              <w:t>N</w:t>
            </w:r>
          </w:p>
        </w:tc>
        <w:tc>
          <w:tcPr>
            <w:tcW w:w="4859" w:type="dxa"/>
            <w:shd w:val="clear" w:color="auto" w:fill="auto"/>
          </w:tcPr>
          <w:p w14:paraId="429F19E7" w14:textId="77777777" w:rsidR="00253487" w:rsidRPr="00253487" w:rsidRDefault="00253487" w:rsidP="00253487"/>
        </w:tc>
      </w:tr>
      <w:tr w:rsidR="00253487" w:rsidRPr="00253487" w14:paraId="4F3CB924" w14:textId="77777777" w:rsidTr="000F73DB">
        <w:tc>
          <w:tcPr>
            <w:tcW w:w="652" w:type="dxa"/>
            <w:tcBorders>
              <w:bottom w:val="single" w:sz="6" w:space="0" w:color="000000"/>
            </w:tcBorders>
            <w:shd w:val="clear" w:color="auto" w:fill="auto"/>
          </w:tcPr>
          <w:p w14:paraId="746E8941" w14:textId="77777777" w:rsidR="00253487" w:rsidRPr="00253487" w:rsidRDefault="00253487" w:rsidP="000F73DB">
            <w:pPr>
              <w:jc w:val="center"/>
            </w:pPr>
            <w:r w:rsidRPr="00253487">
              <w:t>853</w:t>
            </w:r>
          </w:p>
        </w:tc>
        <w:tc>
          <w:tcPr>
            <w:tcW w:w="2750" w:type="dxa"/>
            <w:tcBorders>
              <w:bottom w:val="single" w:sz="6" w:space="0" w:color="000000"/>
            </w:tcBorders>
            <w:shd w:val="clear" w:color="auto" w:fill="auto"/>
          </w:tcPr>
          <w:p w14:paraId="4F9481EA" w14:textId="77777777" w:rsidR="00253487" w:rsidRPr="00253487" w:rsidRDefault="00253487" w:rsidP="00253487">
            <w:r w:rsidRPr="00253487">
              <w:t>ShortSaleReason</w:t>
            </w:r>
          </w:p>
        </w:tc>
        <w:tc>
          <w:tcPr>
            <w:tcW w:w="811" w:type="dxa"/>
            <w:tcBorders>
              <w:bottom w:val="single" w:sz="6" w:space="0" w:color="000000"/>
            </w:tcBorders>
            <w:shd w:val="clear" w:color="auto" w:fill="auto"/>
          </w:tcPr>
          <w:p w14:paraId="0F48DF3A"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9A87927" w14:textId="77777777" w:rsidR="00253487" w:rsidRPr="00253487" w:rsidRDefault="00253487" w:rsidP="00253487"/>
        </w:tc>
      </w:tr>
      <w:tr w:rsidR="00253487" w:rsidRPr="00253487" w14:paraId="10A25CD5" w14:textId="77777777" w:rsidTr="000F73DB">
        <w:tc>
          <w:tcPr>
            <w:tcW w:w="3402" w:type="dxa"/>
            <w:gridSpan w:val="2"/>
            <w:tcBorders>
              <w:top w:val="single" w:sz="6" w:space="0" w:color="000000"/>
              <w:bottom w:val="single" w:sz="6" w:space="0" w:color="000000"/>
            </w:tcBorders>
            <w:shd w:val="clear" w:color="auto" w:fill="E6E6E6"/>
          </w:tcPr>
          <w:p w14:paraId="67976A2D" w14:textId="77777777" w:rsidR="00253487" w:rsidRPr="00253487" w:rsidRDefault="00253487" w:rsidP="000F73DB">
            <w:pPr>
              <w:jc w:val="left"/>
            </w:pPr>
            <w:r w:rsidRPr="00253487">
              <w:t>component block  &lt;TrdInstrmtLegGrp&gt;</w:t>
            </w:r>
          </w:p>
        </w:tc>
        <w:tc>
          <w:tcPr>
            <w:tcW w:w="811" w:type="dxa"/>
            <w:tcBorders>
              <w:top w:val="single" w:sz="6" w:space="0" w:color="000000"/>
              <w:bottom w:val="single" w:sz="6" w:space="0" w:color="000000"/>
            </w:tcBorders>
            <w:shd w:val="clear" w:color="auto" w:fill="E6E6E6"/>
          </w:tcPr>
          <w:p w14:paraId="36D120D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FE6499A" w14:textId="77777777" w:rsidR="00253487" w:rsidRPr="00253487" w:rsidRDefault="00253487" w:rsidP="00253487"/>
        </w:tc>
      </w:tr>
      <w:tr w:rsidR="00253487" w:rsidRPr="00253487" w14:paraId="10AC64AF" w14:textId="77777777" w:rsidTr="000F73DB">
        <w:tc>
          <w:tcPr>
            <w:tcW w:w="3402" w:type="dxa"/>
            <w:gridSpan w:val="2"/>
            <w:tcBorders>
              <w:top w:val="single" w:sz="6" w:space="0" w:color="000000"/>
              <w:bottom w:val="single" w:sz="6" w:space="0" w:color="000000"/>
            </w:tcBorders>
            <w:shd w:val="clear" w:color="auto" w:fill="E6E6E6"/>
          </w:tcPr>
          <w:p w14:paraId="3FD02096" w14:textId="77777777" w:rsidR="00253487" w:rsidRPr="00253487" w:rsidRDefault="00253487" w:rsidP="000F73DB">
            <w:pPr>
              <w:jc w:val="left"/>
            </w:pPr>
            <w:r w:rsidRPr="00253487">
              <w:t>component block  &lt;TrdRegTimestamps&gt;</w:t>
            </w:r>
          </w:p>
        </w:tc>
        <w:tc>
          <w:tcPr>
            <w:tcW w:w="811" w:type="dxa"/>
            <w:tcBorders>
              <w:top w:val="single" w:sz="6" w:space="0" w:color="000000"/>
              <w:bottom w:val="single" w:sz="6" w:space="0" w:color="000000"/>
            </w:tcBorders>
            <w:shd w:val="clear" w:color="auto" w:fill="E6E6E6"/>
          </w:tcPr>
          <w:p w14:paraId="2E7EDFB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459B61D" w14:textId="77777777" w:rsidR="00253487" w:rsidRPr="00253487" w:rsidRDefault="00253487" w:rsidP="00253487"/>
        </w:tc>
      </w:tr>
      <w:tr w:rsidR="00253487" w:rsidRPr="00253487" w14:paraId="7D69B186" w14:textId="77777777" w:rsidTr="000F73DB">
        <w:tc>
          <w:tcPr>
            <w:tcW w:w="652" w:type="dxa"/>
            <w:tcBorders>
              <w:top w:val="single" w:sz="6" w:space="0" w:color="000000"/>
            </w:tcBorders>
            <w:shd w:val="clear" w:color="auto" w:fill="auto"/>
          </w:tcPr>
          <w:p w14:paraId="409F4180" w14:textId="77777777" w:rsidR="00253487" w:rsidRPr="00253487" w:rsidRDefault="00253487" w:rsidP="000F73DB">
            <w:pPr>
              <w:jc w:val="center"/>
            </w:pPr>
            <w:r w:rsidRPr="00253487">
              <w:t>725</w:t>
            </w:r>
          </w:p>
        </w:tc>
        <w:tc>
          <w:tcPr>
            <w:tcW w:w="2750" w:type="dxa"/>
            <w:tcBorders>
              <w:top w:val="single" w:sz="6" w:space="0" w:color="000000"/>
            </w:tcBorders>
            <w:shd w:val="clear" w:color="auto" w:fill="auto"/>
          </w:tcPr>
          <w:p w14:paraId="38A0A09F" w14:textId="77777777" w:rsidR="00253487" w:rsidRPr="00253487" w:rsidRDefault="00253487" w:rsidP="00253487">
            <w:r w:rsidRPr="00253487">
              <w:t>ResponseTransportType</w:t>
            </w:r>
          </w:p>
        </w:tc>
        <w:tc>
          <w:tcPr>
            <w:tcW w:w="811" w:type="dxa"/>
            <w:tcBorders>
              <w:top w:val="single" w:sz="6" w:space="0" w:color="000000"/>
            </w:tcBorders>
            <w:shd w:val="clear" w:color="auto" w:fill="auto"/>
          </w:tcPr>
          <w:p w14:paraId="053EB46E"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19C8A12" w14:textId="77777777" w:rsidR="00253487" w:rsidRPr="00253487" w:rsidRDefault="00253487" w:rsidP="00253487">
            <w:r w:rsidRPr="00253487">
              <w:t>Ability to specify whether the response to the request should be delivered inband or via pre-arranged out-of-band transport.</w:t>
            </w:r>
          </w:p>
        </w:tc>
      </w:tr>
      <w:tr w:rsidR="00253487" w:rsidRPr="00253487" w14:paraId="1BF69AE1" w14:textId="77777777" w:rsidTr="000F73DB">
        <w:tc>
          <w:tcPr>
            <w:tcW w:w="652" w:type="dxa"/>
            <w:shd w:val="clear" w:color="auto" w:fill="auto"/>
          </w:tcPr>
          <w:p w14:paraId="5ACC4B7A" w14:textId="77777777" w:rsidR="00253487" w:rsidRPr="00253487" w:rsidRDefault="00253487" w:rsidP="000F73DB">
            <w:pPr>
              <w:jc w:val="center"/>
            </w:pPr>
            <w:r w:rsidRPr="00253487">
              <w:t>726</w:t>
            </w:r>
          </w:p>
        </w:tc>
        <w:tc>
          <w:tcPr>
            <w:tcW w:w="2750" w:type="dxa"/>
            <w:shd w:val="clear" w:color="auto" w:fill="auto"/>
          </w:tcPr>
          <w:p w14:paraId="6A787371" w14:textId="77777777" w:rsidR="00253487" w:rsidRPr="00253487" w:rsidRDefault="00253487" w:rsidP="00253487">
            <w:r w:rsidRPr="00253487">
              <w:t>ResponseDestination</w:t>
            </w:r>
          </w:p>
        </w:tc>
        <w:tc>
          <w:tcPr>
            <w:tcW w:w="811" w:type="dxa"/>
            <w:shd w:val="clear" w:color="auto" w:fill="auto"/>
          </w:tcPr>
          <w:p w14:paraId="29F19403" w14:textId="77777777" w:rsidR="00253487" w:rsidRPr="00253487" w:rsidRDefault="00253487" w:rsidP="000F73DB">
            <w:pPr>
              <w:jc w:val="center"/>
            </w:pPr>
            <w:r w:rsidRPr="00253487">
              <w:t>N</w:t>
            </w:r>
          </w:p>
        </w:tc>
        <w:tc>
          <w:tcPr>
            <w:tcW w:w="4859" w:type="dxa"/>
            <w:shd w:val="clear" w:color="auto" w:fill="auto"/>
          </w:tcPr>
          <w:p w14:paraId="33C80863" w14:textId="77777777" w:rsidR="00253487" w:rsidRPr="00253487" w:rsidRDefault="00253487" w:rsidP="00253487">
            <w:r w:rsidRPr="00253487">
              <w:t>URI destination name. Used if ResponseTransportType is out-of-band.</w:t>
            </w:r>
          </w:p>
        </w:tc>
      </w:tr>
      <w:tr w:rsidR="00253487" w:rsidRPr="00253487" w14:paraId="6C867DE1" w14:textId="77777777" w:rsidTr="000F73DB">
        <w:tc>
          <w:tcPr>
            <w:tcW w:w="652" w:type="dxa"/>
            <w:shd w:val="clear" w:color="auto" w:fill="auto"/>
          </w:tcPr>
          <w:p w14:paraId="5EA06634" w14:textId="77777777" w:rsidR="00253487" w:rsidRPr="00253487" w:rsidRDefault="00253487" w:rsidP="000F73DB">
            <w:pPr>
              <w:jc w:val="center"/>
            </w:pPr>
            <w:r w:rsidRPr="00253487">
              <w:t>58</w:t>
            </w:r>
          </w:p>
        </w:tc>
        <w:tc>
          <w:tcPr>
            <w:tcW w:w="2750" w:type="dxa"/>
            <w:shd w:val="clear" w:color="auto" w:fill="auto"/>
          </w:tcPr>
          <w:p w14:paraId="4A7DC922" w14:textId="77777777" w:rsidR="00253487" w:rsidRPr="00253487" w:rsidRDefault="00253487" w:rsidP="00253487">
            <w:r w:rsidRPr="00253487">
              <w:t>Text</w:t>
            </w:r>
          </w:p>
        </w:tc>
        <w:tc>
          <w:tcPr>
            <w:tcW w:w="811" w:type="dxa"/>
            <w:shd w:val="clear" w:color="auto" w:fill="auto"/>
          </w:tcPr>
          <w:p w14:paraId="5699FAF0" w14:textId="77777777" w:rsidR="00253487" w:rsidRPr="00253487" w:rsidRDefault="00253487" w:rsidP="000F73DB">
            <w:pPr>
              <w:jc w:val="center"/>
            </w:pPr>
            <w:r w:rsidRPr="00253487">
              <w:t>N</w:t>
            </w:r>
          </w:p>
        </w:tc>
        <w:tc>
          <w:tcPr>
            <w:tcW w:w="4859" w:type="dxa"/>
            <w:shd w:val="clear" w:color="auto" w:fill="auto"/>
          </w:tcPr>
          <w:p w14:paraId="6C3C9E01" w14:textId="77777777" w:rsidR="00253487" w:rsidRPr="00253487" w:rsidRDefault="00253487" w:rsidP="00253487">
            <w:r w:rsidRPr="00253487">
              <w:t>May be used by the executing market to record any execution Details that are particular to that market</w:t>
            </w:r>
          </w:p>
        </w:tc>
      </w:tr>
      <w:tr w:rsidR="00253487" w:rsidRPr="00253487" w14:paraId="0A9CEB0C" w14:textId="77777777" w:rsidTr="000F73DB">
        <w:tc>
          <w:tcPr>
            <w:tcW w:w="652" w:type="dxa"/>
            <w:shd w:val="clear" w:color="auto" w:fill="auto"/>
          </w:tcPr>
          <w:p w14:paraId="7E9801C4" w14:textId="77777777" w:rsidR="00253487" w:rsidRPr="00253487" w:rsidRDefault="00253487" w:rsidP="000F73DB">
            <w:pPr>
              <w:jc w:val="center"/>
            </w:pPr>
            <w:r w:rsidRPr="00253487">
              <w:t>354</w:t>
            </w:r>
          </w:p>
        </w:tc>
        <w:tc>
          <w:tcPr>
            <w:tcW w:w="2750" w:type="dxa"/>
            <w:shd w:val="clear" w:color="auto" w:fill="auto"/>
          </w:tcPr>
          <w:p w14:paraId="2888C519" w14:textId="77777777" w:rsidR="00253487" w:rsidRPr="00253487" w:rsidRDefault="00253487" w:rsidP="00253487">
            <w:r w:rsidRPr="00253487">
              <w:t>EncodedTextLen</w:t>
            </w:r>
          </w:p>
        </w:tc>
        <w:tc>
          <w:tcPr>
            <w:tcW w:w="811" w:type="dxa"/>
            <w:shd w:val="clear" w:color="auto" w:fill="auto"/>
          </w:tcPr>
          <w:p w14:paraId="21FE2487" w14:textId="77777777" w:rsidR="00253487" w:rsidRPr="00253487" w:rsidRDefault="00253487" w:rsidP="000F73DB">
            <w:pPr>
              <w:jc w:val="center"/>
            </w:pPr>
            <w:r w:rsidRPr="00253487">
              <w:t>N</w:t>
            </w:r>
          </w:p>
        </w:tc>
        <w:tc>
          <w:tcPr>
            <w:tcW w:w="4859" w:type="dxa"/>
            <w:shd w:val="clear" w:color="auto" w:fill="auto"/>
          </w:tcPr>
          <w:p w14:paraId="2DCC1DB8" w14:textId="77777777" w:rsidR="00253487" w:rsidRPr="00253487" w:rsidRDefault="00253487" w:rsidP="00253487">
            <w:r w:rsidRPr="00253487">
              <w:t>Must be set if EncodedText field is specified and must immediately precede it.</w:t>
            </w:r>
          </w:p>
        </w:tc>
      </w:tr>
      <w:tr w:rsidR="00253487" w:rsidRPr="00253487" w14:paraId="3850CF4D" w14:textId="77777777" w:rsidTr="000F73DB">
        <w:tc>
          <w:tcPr>
            <w:tcW w:w="652" w:type="dxa"/>
            <w:shd w:val="clear" w:color="auto" w:fill="auto"/>
          </w:tcPr>
          <w:p w14:paraId="40F1DE9C" w14:textId="77777777" w:rsidR="00253487" w:rsidRPr="00253487" w:rsidRDefault="00253487" w:rsidP="000F73DB">
            <w:pPr>
              <w:jc w:val="center"/>
            </w:pPr>
            <w:r w:rsidRPr="00253487">
              <w:t>355</w:t>
            </w:r>
          </w:p>
        </w:tc>
        <w:tc>
          <w:tcPr>
            <w:tcW w:w="2750" w:type="dxa"/>
            <w:shd w:val="clear" w:color="auto" w:fill="auto"/>
          </w:tcPr>
          <w:p w14:paraId="19F5E9CE" w14:textId="77777777" w:rsidR="00253487" w:rsidRPr="00253487" w:rsidRDefault="00253487" w:rsidP="00253487">
            <w:r w:rsidRPr="00253487">
              <w:t>EncodedText</w:t>
            </w:r>
          </w:p>
        </w:tc>
        <w:tc>
          <w:tcPr>
            <w:tcW w:w="811" w:type="dxa"/>
            <w:shd w:val="clear" w:color="auto" w:fill="auto"/>
          </w:tcPr>
          <w:p w14:paraId="0A17433B" w14:textId="77777777" w:rsidR="00253487" w:rsidRPr="00253487" w:rsidRDefault="00253487" w:rsidP="000F73DB">
            <w:pPr>
              <w:jc w:val="center"/>
            </w:pPr>
            <w:r w:rsidRPr="00253487">
              <w:t>N</w:t>
            </w:r>
          </w:p>
        </w:tc>
        <w:tc>
          <w:tcPr>
            <w:tcW w:w="4859" w:type="dxa"/>
            <w:shd w:val="clear" w:color="auto" w:fill="auto"/>
          </w:tcPr>
          <w:p w14:paraId="397AD52C"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6EA5CDBD" w14:textId="77777777" w:rsidTr="000F73DB">
        <w:tc>
          <w:tcPr>
            <w:tcW w:w="652" w:type="dxa"/>
            <w:shd w:val="clear" w:color="auto" w:fill="auto"/>
          </w:tcPr>
          <w:p w14:paraId="0F2DA068" w14:textId="77777777" w:rsidR="00253487" w:rsidRPr="00253487" w:rsidRDefault="00253487" w:rsidP="000F73DB">
            <w:pPr>
              <w:jc w:val="center"/>
            </w:pPr>
            <w:r w:rsidRPr="00253487">
              <w:t>1015</w:t>
            </w:r>
          </w:p>
        </w:tc>
        <w:tc>
          <w:tcPr>
            <w:tcW w:w="2750" w:type="dxa"/>
            <w:shd w:val="clear" w:color="auto" w:fill="auto"/>
          </w:tcPr>
          <w:p w14:paraId="646F6AAE" w14:textId="77777777" w:rsidR="00253487" w:rsidRPr="00253487" w:rsidRDefault="00253487" w:rsidP="00253487">
            <w:r w:rsidRPr="00253487">
              <w:t>AsOfIndicator</w:t>
            </w:r>
          </w:p>
        </w:tc>
        <w:tc>
          <w:tcPr>
            <w:tcW w:w="811" w:type="dxa"/>
            <w:shd w:val="clear" w:color="auto" w:fill="auto"/>
          </w:tcPr>
          <w:p w14:paraId="215C7832" w14:textId="77777777" w:rsidR="00253487" w:rsidRPr="00253487" w:rsidRDefault="00253487" w:rsidP="000F73DB">
            <w:pPr>
              <w:jc w:val="center"/>
            </w:pPr>
            <w:r w:rsidRPr="00253487">
              <w:t>N</w:t>
            </w:r>
          </w:p>
        </w:tc>
        <w:tc>
          <w:tcPr>
            <w:tcW w:w="4859" w:type="dxa"/>
            <w:shd w:val="clear" w:color="auto" w:fill="auto"/>
          </w:tcPr>
          <w:p w14:paraId="737BC79D" w14:textId="77777777" w:rsidR="00253487" w:rsidRPr="00253487" w:rsidRDefault="00253487" w:rsidP="00253487">
            <w:r w:rsidRPr="00253487">
              <w:t>Indicates if the trade is an outtrade from a previous day</w:t>
            </w:r>
          </w:p>
        </w:tc>
      </w:tr>
      <w:tr w:rsidR="00253487" w:rsidRPr="00253487" w14:paraId="07AFDCAB" w14:textId="77777777" w:rsidTr="000F73DB">
        <w:tc>
          <w:tcPr>
            <w:tcW w:w="652" w:type="dxa"/>
            <w:tcBorders>
              <w:bottom w:val="single" w:sz="6" w:space="0" w:color="000000"/>
            </w:tcBorders>
            <w:shd w:val="clear" w:color="auto" w:fill="auto"/>
          </w:tcPr>
          <w:p w14:paraId="69D2C7AA" w14:textId="77777777" w:rsidR="00253487" w:rsidRPr="00253487" w:rsidRDefault="00253487" w:rsidP="000F73DB">
            <w:pPr>
              <w:jc w:val="center"/>
            </w:pPr>
            <w:r w:rsidRPr="00253487">
              <w:t>635</w:t>
            </w:r>
          </w:p>
        </w:tc>
        <w:tc>
          <w:tcPr>
            <w:tcW w:w="2750" w:type="dxa"/>
            <w:tcBorders>
              <w:bottom w:val="single" w:sz="6" w:space="0" w:color="000000"/>
            </w:tcBorders>
            <w:shd w:val="clear" w:color="auto" w:fill="auto"/>
          </w:tcPr>
          <w:p w14:paraId="5642B646" w14:textId="77777777" w:rsidR="00253487" w:rsidRPr="00253487" w:rsidRDefault="00253487" w:rsidP="00253487">
            <w:r w:rsidRPr="00253487">
              <w:t>ClearingFeeIndicator</w:t>
            </w:r>
          </w:p>
        </w:tc>
        <w:tc>
          <w:tcPr>
            <w:tcW w:w="811" w:type="dxa"/>
            <w:tcBorders>
              <w:bottom w:val="single" w:sz="6" w:space="0" w:color="000000"/>
            </w:tcBorders>
            <w:shd w:val="clear" w:color="auto" w:fill="auto"/>
          </w:tcPr>
          <w:p w14:paraId="58577C6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F4BBD74" w14:textId="77777777" w:rsidR="00253487" w:rsidRPr="00253487" w:rsidRDefault="00253487" w:rsidP="00253487"/>
        </w:tc>
      </w:tr>
      <w:tr w:rsidR="00253487" w:rsidRPr="00253487" w14:paraId="7131E628" w14:textId="77777777" w:rsidTr="000F73DB">
        <w:tc>
          <w:tcPr>
            <w:tcW w:w="3402" w:type="dxa"/>
            <w:gridSpan w:val="2"/>
            <w:tcBorders>
              <w:top w:val="single" w:sz="6" w:space="0" w:color="000000"/>
              <w:bottom w:val="single" w:sz="6" w:space="0" w:color="000000"/>
            </w:tcBorders>
            <w:shd w:val="clear" w:color="auto" w:fill="E6E6E6"/>
          </w:tcPr>
          <w:p w14:paraId="00B13137" w14:textId="77777777" w:rsidR="00253487" w:rsidRPr="00253487" w:rsidRDefault="00253487" w:rsidP="000F73DB">
            <w:pPr>
              <w:jc w:val="left"/>
            </w:pPr>
            <w:r w:rsidRPr="00253487">
              <w:t>component block  &lt;PositionAmountData&gt;</w:t>
            </w:r>
          </w:p>
        </w:tc>
        <w:tc>
          <w:tcPr>
            <w:tcW w:w="811" w:type="dxa"/>
            <w:tcBorders>
              <w:top w:val="single" w:sz="6" w:space="0" w:color="000000"/>
              <w:bottom w:val="single" w:sz="6" w:space="0" w:color="000000"/>
            </w:tcBorders>
            <w:shd w:val="clear" w:color="auto" w:fill="E6E6E6"/>
          </w:tcPr>
          <w:p w14:paraId="28B9BB1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84B05FE" w14:textId="77777777" w:rsidR="00253487" w:rsidRPr="00253487" w:rsidRDefault="00253487" w:rsidP="00253487">
            <w:r w:rsidRPr="00253487">
              <w:t>Insert here here the set of "Position Amount Data" fields defined in "Common Components of Application Messages"</w:t>
            </w:r>
          </w:p>
        </w:tc>
      </w:tr>
      <w:tr w:rsidR="00253487" w:rsidRPr="00253487" w14:paraId="389F5C7E" w14:textId="77777777" w:rsidTr="000F73DB">
        <w:tc>
          <w:tcPr>
            <w:tcW w:w="652" w:type="dxa"/>
            <w:tcBorders>
              <w:top w:val="single" w:sz="6" w:space="0" w:color="000000"/>
            </w:tcBorders>
            <w:shd w:val="clear" w:color="auto" w:fill="auto"/>
          </w:tcPr>
          <w:p w14:paraId="22577EF3" w14:textId="77777777" w:rsidR="00253487" w:rsidRPr="00253487" w:rsidRDefault="00253487" w:rsidP="000F73DB">
            <w:pPr>
              <w:jc w:val="center"/>
            </w:pPr>
            <w:r w:rsidRPr="00253487">
              <w:t>994</w:t>
            </w:r>
          </w:p>
        </w:tc>
        <w:tc>
          <w:tcPr>
            <w:tcW w:w="2750" w:type="dxa"/>
            <w:tcBorders>
              <w:top w:val="single" w:sz="6" w:space="0" w:color="000000"/>
            </w:tcBorders>
            <w:shd w:val="clear" w:color="auto" w:fill="auto"/>
          </w:tcPr>
          <w:p w14:paraId="11ADF1D8" w14:textId="77777777" w:rsidR="00253487" w:rsidRPr="00253487" w:rsidRDefault="00253487" w:rsidP="00253487">
            <w:r w:rsidRPr="00253487">
              <w:t>TierCode</w:t>
            </w:r>
          </w:p>
        </w:tc>
        <w:tc>
          <w:tcPr>
            <w:tcW w:w="811" w:type="dxa"/>
            <w:tcBorders>
              <w:top w:val="single" w:sz="6" w:space="0" w:color="000000"/>
            </w:tcBorders>
            <w:shd w:val="clear" w:color="auto" w:fill="auto"/>
          </w:tcPr>
          <w:p w14:paraId="59239C78"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6369FDB" w14:textId="77777777" w:rsidR="00253487" w:rsidRPr="00253487" w:rsidRDefault="00253487" w:rsidP="00253487">
            <w:r w:rsidRPr="00253487">
              <w:t>Indicates the algorithm (tier) used to match a trade</w:t>
            </w:r>
          </w:p>
        </w:tc>
      </w:tr>
      <w:tr w:rsidR="00253487" w:rsidRPr="00253487" w14:paraId="35E39ACC" w14:textId="77777777" w:rsidTr="000F73DB">
        <w:tc>
          <w:tcPr>
            <w:tcW w:w="652" w:type="dxa"/>
            <w:shd w:val="clear" w:color="auto" w:fill="auto"/>
          </w:tcPr>
          <w:p w14:paraId="54AC0FA2" w14:textId="77777777" w:rsidR="00253487" w:rsidRPr="00253487" w:rsidRDefault="00253487" w:rsidP="000F73DB">
            <w:pPr>
              <w:jc w:val="center"/>
            </w:pPr>
            <w:r w:rsidRPr="00253487">
              <w:t>1011</w:t>
            </w:r>
          </w:p>
        </w:tc>
        <w:tc>
          <w:tcPr>
            <w:tcW w:w="2750" w:type="dxa"/>
            <w:shd w:val="clear" w:color="auto" w:fill="auto"/>
          </w:tcPr>
          <w:p w14:paraId="67E0AD17" w14:textId="77777777" w:rsidR="00253487" w:rsidRPr="00253487" w:rsidRDefault="00253487" w:rsidP="00253487">
            <w:r w:rsidRPr="00253487">
              <w:t>MessageEventSource</w:t>
            </w:r>
          </w:p>
        </w:tc>
        <w:tc>
          <w:tcPr>
            <w:tcW w:w="811" w:type="dxa"/>
            <w:shd w:val="clear" w:color="auto" w:fill="auto"/>
          </w:tcPr>
          <w:p w14:paraId="315D3322" w14:textId="77777777" w:rsidR="00253487" w:rsidRPr="00253487" w:rsidRDefault="00253487" w:rsidP="000F73DB">
            <w:pPr>
              <w:jc w:val="center"/>
            </w:pPr>
            <w:r w:rsidRPr="00253487">
              <w:t>N</w:t>
            </w:r>
          </w:p>
        </w:tc>
        <w:tc>
          <w:tcPr>
            <w:tcW w:w="4859" w:type="dxa"/>
            <w:shd w:val="clear" w:color="auto" w:fill="auto"/>
          </w:tcPr>
          <w:p w14:paraId="5F7F68C8" w14:textId="77777777" w:rsidR="00253487" w:rsidRPr="00253487" w:rsidRDefault="00253487" w:rsidP="00253487">
            <w:r w:rsidRPr="00253487">
              <w:t>Used to identify the event or source which gave rise to a message</w:t>
            </w:r>
          </w:p>
        </w:tc>
      </w:tr>
      <w:tr w:rsidR="00253487" w:rsidRPr="00253487" w14:paraId="37B8B619" w14:textId="77777777" w:rsidTr="000F73DB">
        <w:tc>
          <w:tcPr>
            <w:tcW w:w="652" w:type="dxa"/>
            <w:shd w:val="clear" w:color="auto" w:fill="auto"/>
          </w:tcPr>
          <w:p w14:paraId="77B64B4A" w14:textId="77777777" w:rsidR="00253487" w:rsidRPr="00253487" w:rsidRDefault="00253487" w:rsidP="000F73DB">
            <w:pPr>
              <w:jc w:val="center"/>
            </w:pPr>
            <w:r w:rsidRPr="00253487">
              <w:t>779</w:t>
            </w:r>
          </w:p>
        </w:tc>
        <w:tc>
          <w:tcPr>
            <w:tcW w:w="2750" w:type="dxa"/>
            <w:shd w:val="clear" w:color="auto" w:fill="auto"/>
          </w:tcPr>
          <w:p w14:paraId="27734527" w14:textId="77777777" w:rsidR="00253487" w:rsidRPr="00253487" w:rsidRDefault="00253487" w:rsidP="00253487">
            <w:r w:rsidRPr="00253487">
              <w:t>LastUpdateTime</w:t>
            </w:r>
          </w:p>
        </w:tc>
        <w:tc>
          <w:tcPr>
            <w:tcW w:w="811" w:type="dxa"/>
            <w:shd w:val="clear" w:color="auto" w:fill="auto"/>
          </w:tcPr>
          <w:p w14:paraId="0C30B8F8" w14:textId="77777777" w:rsidR="00253487" w:rsidRPr="00253487" w:rsidRDefault="00253487" w:rsidP="000F73DB">
            <w:pPr>
              <w:jc w:val="center"/>
            </w:pPr>
            <w:r w:rsidRPr="00253487">
              <w:t>N</w:t>
            </w:r>
          </w:p>
        </w:tc>
        <w:tc>
          <w:tcPr>
            <w:tcW w:w="4859" w:type="dxa"/>
            <w:shd w:val="clear" w:color="auto" w:fill="auto"/>
          </w:tcPr>
          <w:p w14:paraId="4434C6BA" w14:textId="77777777" w:rsidR="00253487" w:rsidRPr="00253487" w:rsidRDefault="00253487" w:rsidP="00253487">
            <w:r w:rsidRPr="00253487">
              <w:t>Used to indicate reports after a specific time</w:t>
            </w:r>
          </w:p>
        </w:tc>
      </w:tr>
      <w:tr w:rsidR="00253487" w:rsidRPr="00253487" w14:paraId="6EE946DF" w14:textId="77777777" w:rsidTr="000F73DB">
        <w:tc>
          <w:tcPr>
            <w:tcW w:w="652" w:type="dxa"/>
            <w:tcBorders>
              <w:bottom w:val="single" w:sz="6" w:space="0" w:color="000000"/>
            </w:tcBorders>
            <w:shd w:val="clear" w:color="auto" w:fill="auto"/>
          </w:tcPr>
          <w:p w14:paraId="442E9F78" w14:textId="77777777" w:rsidR="00253487" w:rsidRPr="00253487" w:rsidRDefault="00253487" w:rsidP="000F73DB">
            <w:pPr>
              <w:jc w:val="center"/>
            </w:pPr>
            <w:r w:rsidRPr="00253487">
              <w:t>991</w:t>
            </w:r>
          </w:p>
        </w:tc>
        <w:tc>
          <w:tcPr>
            <w:tcW w:w="2750" w:type="dxa"/>
            <w:tcBorders>
              <w:bottom w:val="single" w:sz="6" w:space="0" w:color="000000"/>
            </w:tcBorders>
            <w:shd w:val="clear" w:color="auto" w:fill="auto"/>
          </w:tcPr>
          <w:p w14:paraId="4BA895E3" w14:textId="77777777" w:rsidR="00253487" w:rsidRPr="00253487" w:rsidRDefault="00253487" w:rsidP="00253487">
            <w:r w:rsidRPr="00253487">
              <w:t>RndPx</w:t>
            </w:r>
          </w:p>
        </w:tc>
        <w:tc>
          <w:tcPr>
            <w:tcW w:w="811" w:type="dxa"/>
            <w:tcBorders>
              <w:bottom w:val="single" w:sz="6" w:space="0" w:color="000000"/>
            </w:tcBorders>
            <w:shd w:val="clear" w:color="auto" w:fill="auto"/>
          </w:tcPr>
          <w:p w14:paraId="1D8AF06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6351EBE" w14:textId="77777777" w:rsidR="00253487" w:rsidRPr="00253487" w:rsidRDefault="00253487" w:rsidP="00253487">
            <w:r w:rsidRPr="00253487">
              <w:t>Specifies the rounded price to quoted precision.</w:t>
            </w:r>
          </w:p>
        </w:tc>
      </w:tr>
      <w:tr w:rsidR="00253487" w:rsidRPr="00253487" w14:paraId="1119026D" w14:textId="77777777" w:rsidTr="000F73DB">
        <w:tc>
          <w:tcPr>
            <w:tcW w:w="3402" w:type="dxa"/>
            <w:gridSpan w:val="2"/>
            <w:tcBorders>
              <w:top w:val="single" w:sz="6" w:space="0" w:color="000000"/>
              <w:bottom w:val="single" w:sz="6" w:space="0" w:color="000000"/>
            </w:tcBorders>
            <w:shd w:val="clear" w:color="auto" w:fill="E6E6E6"/>
          </w:tcPr>
          <w:p w14:paraId="0650CFED" w14:textId="77777777" w:rsidR="00253487" w:rsidRPr="00253487" w:rsidRDefault="00253487" w:rsidP="000F73DB">
            <w:pPr>
              <w:jc w:val="left"/>
            </w:pPr>
            <w:r w:rsidRPr="00253487">
              <w:t>component block  &lt;TrdCapRptAckSideGrp&gt;</w:t>
            </w:r>
          </w:p>
        </w:tc>
        <w:tc>
          <w:tcPr>
            <w:tcW w:w="811" w:type="dxa"/>
            <w:tcBorders>
              <w:top w:val="single" w:sz="6" w:space="0" w:color="000000"/>
              <w:bottom w:val="single" w:sz="6" w:space="0" w:color="000000"/>
            </w:tcBorders>
            <w:shd w:val="clear" w:color="auto" w:fill="E6E6E6"/>
          </w:tcPr>
          <w:p w14:paraId="654574C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49D497D" w14:textId="77777777" w:rsidR="00253487" w:rsidRPr="00253487" w:rsidRDefault="00253487" w:rsidP="00253487"/>
        </w:tc>
      </w:tr>
      <w:tr w:rsidR="00253487" w:rsidRPr="00253487" w14:paraId="49592602" w14:textId="77777777" w:rsidTr="000F73DB">
        <w:tc>
          <w:tcPr>
            <w:tcW w:w="652" w:type="dxa"/>
            <w:tcBorders>
              <w:top w:val="single" w:sz="6" w:space="0" w:color="000000"/>
            </w:tcBorders>
            <w:shd w:val="clear" w:color="auto" w:fill="auto"/>
          </w:tcPr>
          <w:p w14:paraId="077EC40D" w14:textId="77777777" w:rsidR="00253487" w:rsidRPr="00253487" w:rsidRDefault="00253487" w:rsidP="000F73DB">
            <w:pPr>
              <w:jc w:val="center"/>
            </w:pPr>
            <w:r w:rsidRPr="00253487">
              <w:t>1135</w:t>
            </w:r>
          </w:p>
        </w:tc>
        <w:tc>
          <w:tcPr>
            <w:tcW w:w="2750" w:type="dxa"/>
            <w:tcBorders>
              <w:top w:val="single" w:sz="6" w:space="0" w:color="000000"/>
            </w:tcBorders>
            <w:shd w:val="clear" w:color="auto" w:fill="auto"/>
          </w:tcPr>
          <w:p w14:paraId="2533DFE5" w14:textId="77777777" w:rsidR="00253487" w:rsidRPr="00253487" w:rsidRDefault="00253487" w:rsidP="00253487">
            <w:r w:rsidRPr="00253487">
              <w:t>RptSys</w:t>
            </w:r>
          </w:p>
        </w:tc>
        <w:tc>
          <w:tcPr>
            <w:tcW w:w="811" w:type="dxa"/>
            <w:tcBorders>
              <w:top w:val="single" w:sz="6" w:space="0" w:color="000000"/>
            </w:tcBorders>
            <w:shd w:val="clear" w:color="auto" w:fill="auto"/>
          </w:tcPr>
          <w:p w14:paraId="52211E5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B96F59B" w14:textId="77777777" w:rsidR="00253487" w:rsidRPr="00253487" w:rsidRDefault="00253487" w:rsidP="00253487"/>
        </w:tc>
      </w:tr>
      <w:tr w:rsidR="00253487" w:rsidRPr="00253487" w14:paraId="349E1311" w14:textId="77777777" w:rsidTr="000F73DB">
        <w:tc>
          <w:tcPr>
            <w:tcW w:w="652" w:type="dxa"/>
            <w:shd w:val="clear" w:color="auto" w:fill="auto"/>
          </w:tcPr>
          <w:p w14:paraId="7C13E760" w14:textId="77777777" w:rsidR="00253487" w:rsidRPr="00253487" w:rsidRDefault="00253487" w:rsidP="000F73DB">
            <w:pPr>
              <w:jc w:val="center"/>
            </w:pPr>
            <w:r w:rsidRPr="00253487">
              <w:t>381</w:t>
            </w:r>
          </w:p>
        </w:tc>
        <w:tc>
          <w:tcPr>
            <w:tcW w:w="2750" w:type="dxa"/>
            <w:shd w:val="clear" w:color="auto" w:fill="auto"/>
          </w:tcPr>
          <w:p w14:paraId="22A0471C" w14:textId="77777777" w:rsidR="00253487" w:rsidRPr="00253487" w:rsidRDefault="00253487" w:rsidP="00253487">
            <w:r w:rsidRPr="00253487">
              <w:t>GrossTradeAmt</w:t>
            </w:r>
          </w:p>
        </w:tc>
        <w:tc>
          <w:tcPr>
            <w:tcW w:w="811" w:type="dxa"/>
            <w:shd w:val="clear" w:color="auto" w:fill="auto"/>
          </w:tcPr>
          <w:p w14:paraId="79D4D31D" w14:textId="77777777" w:rsidR="00253487" w:rsidRPr="00253487" w:rsidRDefault="00253487" w:rsidP="000F73DB">
            <w:pPr>
              <w:jc w:val="center"/>
            </w:pPr>
            <w:r w:rsidRPr="00253487">
              <w:t>N</w:t>
            </w:r>
          </w:p>
        </w:tc>
        <w:tc>
          <w:tcPr>
            <w:tcW w:w="4859" w:type="dxa"/>
            <w:shd w:val="clear" w:color="auto" w:fill="auto"/>
          </w:tcPr>
          <w:p w14:paraId="74B3E67C" w14:textId="77777777" w:rsidR="00253487" w:rsidRPr="00253487" w:rsidRDefault="00253487" w:rsidP="00253487">
            <w:r w:rsidRPr="00253487">
              <w:t>(LastQty(32) * LastPx(31) or LastParPx(669)) For Fixed Income, LastParPx(669) is used when LastPx(31) is not expressed as "percent of par" price.</w:t>
            </w:r>
          </w:p>
        </w:tc>
      </w:tr>
      <w:tr w:rsidR="00253487" w:rsidRPr="00253487" w14:paraId="5B7DFAD5" w14:textId="77777777" w:rsidTr="000F73DB">
        <w:tc>
          <w:tcPr>
            <w:tcW w:w="652" w:type="dxa"/>
            <w:shd w:val="clear" w:color="auto" w:fill="auto"/>
          </w:tcPr>
          <w:p w14:paraId="2F4E3BEF" w14:textId="77777777" w:rsidR="00253487" w:rsidRPr="00253487" w:rsidRDefault="00253487" w:rsidP="000F73DB">
            <w:pPr>
              <w:jc w:val="center"/>
            </w:pPr>
            <w:r w:rsidRPr="00253487">
              <w:t>64</w:t>
            </w:r>
          </w:p>
        </w:tc>
        <w:tc>
          <w:tcPr>
            <w:tcW w:w="2750" w:type="dxa"/>
            <w:shd w:val="clear" w:color="auto" w:fill="auto"/>
          </w:tcPr>
          <w:p w14:paraId="675E019C" w14:textId="77777777" w:rsidR="00253487" w:rsidRPr="00253487" w:rsidRDefault="00253487" w:rsidP="00253487">
            <w:r w:rsidRPr="00253487">
              <w:t>SettlDate</w:t>
            </w:r>
          </w:p>
        </w:tc>
        <w:tc>
          <w:tcPr>
            <w:tcW w:w="811" w:type="dxa"/>
            <w:shd w:val="clear" w:color="auto" w:fill="auto"/>
          </w:tcPr>
          <w:p w14:paraId="1C70A9F2" w14:textId="77777777" w:rsidR="00253487" w:rsidRPr="00253487" w:rsidRDefault="00253487" w:rsidP="000F73DB">
            <w:pPr>
              <w:jc w:val="center"/>
            </w:pPr>
            <w:r w:rsidRPr="00253487">
              <w:t>N</w:t>
            </w:r>
          </w:p>
        </w:tc>
        <w:tc>
          <w:tcPr>
            <w:tcW w:w="4859" w:type="dxa"/>
            <w:shd w:val="clear" w:color="auto" w:fill="auto"/>
          </w:tcPr>
          <w:p w14:paraId="29346E73" w14:textId="77777777" w:rsidR="00253487" w:rsidRPr="00253487" w:rsidRDefault="00253487" w:rsidP="00253487"/>
        </w:tc>
      </w:tr>
      <w:tr w:rsidR="00253487" w:rsidRPr="00253487" w14:paraId="4B7E333C" w14:textId="77777777" w:rsidTr="000F73DB">
        <w:tc>
          <w:tcPr>
            <w:tcW w:w="652" w:type="dxa"/>
            <w:tcBorders>
              <w:bottom w:val="single" w:sz="6" w:space="0" w:color="000000"/>
            </w:tcBorders>
            <w:shd w:val="clear" w:color="auto" w:fill="auto"/>
          </w:tcPr>
          <w:p w14:paraId="0B0C9B0B" w14:textId="77777777" w:rsidR="00253487" w:rsidRPr="00253487" w:rsidRDefault="00253487" w:rsidP="000F73DB">
            <w:pPr>
              <w:jc w:val="center"/>
            </w:pPr>
            <w:r w:rsidRPr="00253487">
              <w:t>1329</w:t>
            </w:r>
          </w:p>
        </w:tc>
        <w:tc>
          <w:tcPr>
            <w:tcW w:w="2750" w:type="dxa"/>
            <w:tcBorders>
              <w:bottom w:val="single" w:sz="6" w:space="0" w:color="000000"/>
            </w:tcBorders>
            <w:shd w:val="clear" w:color="auto" w:fill="auto"/>
          </w:tcPr>
          <w:p w14:paraId="7DA4AA6B" w14:textId="77777777" w:rsidR="00253487" w:rsidRPr="00253487" w:rsidRDefault="00253487" w:rsidP="00253487">
            <w:r w:rsidRPr="00253487">
              <w:t>FeeMultiplier</w:t>
            </w:r>
          </w:p>
        </w:tc>
        <w:tc>
          <w:tcPr>
            <w:tcW w:w="811" w:type="dxa"/>
            <w:tcBorders>
              <w:bottom w:val="single" w:sz="6" w:space="0" w:color="000000"/>
            </w:tcBorders>
            <w:shd w:val="clear" w:color="auto" w:fill="auto"/>
          </w:tcPr>
          <w:p w14:paraId="312AB84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EEBEA09" w14:textId="77777777" w:rsidR="00253487" w:rsidRPr="00253487" w:rsidRDefault="00253487" w:rsidP="00253487"/>
        </w:tc>
      </w:tr>
      <w:tr w:rsidR="00253487" w:rsidRPr="00253487" w14:paraId="3586E655" w14:textId="77777777" w:rsidTr="000F73DB">
        <w:tc>
          <w:tcPr>
            <w:tcW w:w="3402" w:type="dxa"/>
            <w:gridSpan w:val="2"/>
            <w:tcBorders>
              <w:top w:val="single" w:sz="6" w:space="0" w:color="000000"/>
              <w:bottom w:val="double" w:sz="6" w:space="0" w:color="000000"/>
            </w:tcBorders>
            <w:shd w:val="clear" w:color="auto" w:fill="E6E6E6"/>
          </w:tcPr>
          <w:p w14:paraId="43806814"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30259498"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2CC25014" w14:textId="77777777" w:rsidR="00253487" w:rsidRPr="00253487" w:rsidRDefault="00253487" w:rsidP="00253487"/>
        </w:tc>
      </w:tr>
      <w:bookmarkEnd w:id="277"/>
    </w:tbl>
    <w:p w14:paraId="133F2745"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332649A0" w14:textId="77777777">
        <w:tc>
          <w:tcPr>
            <w:tcW w:w="9576" w:type="dxa"/>
            <w:tcBorders>
              <w:bottom w:val="nil"/>
            </w:tcBorders>
            <w:shd w:val="pct25" w:color="auto" w:fill="FFFFFF"/>
          </w:tcPr>
          <w:p w14:paraId="78D2341E" w14:textId="77777777" w:rsidR="009E3F16" w:rsidRDefault="009E3F16">
            <w:pPr>
              <w:pStyle w:val="Heading5"/>
            </w:pPr>
            <w:r>
              <w:rPr>
                <w:rFonts w:ascii="Times New Roman" w:hAnsi="Times New Roman"/>
                <w:sz w:val="24"/>
              </w:rPr>
              <w:t xml:space="preserve">FIXML Definition for this message – see </w:t>
            </w:r>
            <w:hyperlink r:id="rId66"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46B3600F" w14:textId="77777777">
        <w:tc>
          <w:tcPr>
            <w:tcW w:w="9576" w:type="dxa"/>
            <w:shd w:val="pct12" w:color="auto" w:fill="FFFFFF"/>
          </w:tcPr>
          <w:p w14:paraId="5EE35A29"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TrdCaptRptAck</w:t>
            </w:r>
          </w:p>
          <w:p w14:paraId="5306CB55"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6A78F3AB" w14:textId="77777777" w:rsidR="009E3F16" w:rsidRDefault="009E3F16">
      <w:bookmarkStart w:id="282" w:name="_Toc130011455"/>
      <w:bookmarkStart w:id="283" w:name="_Toc130017086"/>
      <w:bookmarkStart w:id="284" w:name="_Toc130020798"/>
      <w:bookmarkStart w:id="285" w:name="_Toc130021469"/>
      <w:bookmarkStart w:id="286" w:name="_Toc130376665"/>
      <w:bookmarkStart w:id="287" w:name="_Toc130712108"/>
      <w:bookmarkEnd w:id="282"/>
      <w:bookmarkEnd w:id="283"/>
      <w:bookmarkEnd w:id="284"/>
      <w:bookmarkEnd w:id="285"/>
      <w:bookmarkEnd w:id="286"/>
      <w:bookmarkEnd w:id="287"/>
    </w:p>
    <w:p w14:paraId="3D28C741" w14:textId="77777777" w:rsidR="009E3F16" w:rsidRDefault="009E3F16">
      <w:pPr>
        <w:pStyle w:val="Heading1"/>
      </w:pPr>
      <w:r>
        <w:br w:type="page"/>
      </w:r>
      <w:bookmarkStart w:id="288" w:name="_Toc227925084"/>
      <w:r>
        <w:t>CATEGORY:  REGISTRATION INSTRUCTIONS</w:t>
      </w:r>
      <w:bookmarkEnd w:id="288"/>
    </w:p>
    <w:p w14:paraId="6070E42D" w14:textId="77777777" w:rsidR="009E3F16" w:rsidRDefault="009E3F16"/>
    <w:p w14:paraId="65EE6AD6" w14:textId="77777777" w:rsidR="009E3F16" w:rsidRDefault="009E3F16">
      <w:pPr>
        <w:pStyle w:val="Heading2"/>
      </w:pPr>
      <w:bookmarkStart w:id="289" w:name="_Toc227925085"/>
      <w:r>
        <w:t>Registration Instructions Component Block</w:t>
      </w:r>
      <w:bookmarkEnd w:id="289"/>
    </w:p>
    <w:p w14:paraId="06858171" w14:textId="77777777" w:rsidR="009E3F16" w:rsidRDefault="009E3F16">
      <w:r>
        <w:t>This section lists the component blocks used exclusively by the messages defined for Registration Instructions.</w:t>
      </w:r>
    </w:p>
    <w:p w14:paraId="4AC37C87" w14:textId="77777777" w:rsidR="009E3F16" w:rsidRDefault="009E3F16">
      <w:pPr>
        <w:pStyle w:val="Heading3"/>
      </w:pPr>
      <w:bookmarkStart w:id="290" w:name="_Toc227925086"/>
      <w:r>
        <w:t>RgstDistInstGrp component block</w:t>
      </w:r>
      <w:bookmarkEnd w:id="290"/>
    </w:p>
    <w:p w14:paraId="488D34E3"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6A70061F"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6C32CD3E" w14:textId="77777777" w:rsidR="00253487" w:rsidRPr="000F73DB" w:rsidRDefault="00253487" w:rsidP="000F73DB">
            <w:pPr>
              <w:jc w:val="center"/>
              <w:rPr>
                <w:b/>
                <w:i/>
              </w:rPr>
            </w:pPr>
            <w:bookmarkStart w:id="291" w:name="Comp_RgstDistInst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73F8A920"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257D1628"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4AC7B4CD" w14:textId="77777777" w:rsidR="00253487" w:rsidRPr="000F73DB" w:rsidRDefault="00253487" w:rsidP="000F73DB">
            <w:pPr>
              <w:jc w:val="center"/>
              <w:rPr>
                <w:b/>
                <w:i/>
              </w:rPr>
            </w:pPr>
            <w:r w:rsidRPr="000F73DB">
              <w:rPr>
                <w:b/>
                <w:i/>
              </w:rPr>
              <w:t>Comments</w:t>
            </w:r>
          </w:p>
        </w:tc>
      </w:tr>
      <w:tr w:rsidR="00253487" w:rsidRPr="00253487" w14:paraId="068EE254" w14:textId="77777777" w:rsidTr="000F73DB">
        <w:tc>
          <w:tcPr>
            <w:tcW w:w="652" w:type="dxa"/>
            <w:shd w:val="clear" w:color="auto" w:fill="auto"/>
          </w:tcPr>
          <w:p w14:paraId="66A7B172" w14:textId="77777777" w:rsidR="00253487" w:rsidRPr="00253487" w:rsidRDefault="00253487" w:rsidP="000F73DB">
            <w:pPr>
              <w:jc w:val="center"/>
            </w:pPr>
            <w:r w:rsidRPr="00253487">
              <w:t>510</w:t>
            </w:r>
          </w:p>
        </w:tc>
        <w:tc>
          <w:tcPr>
            <w:tcW w:w="2750" w:type="dxa"/>
            <w:gridSpan w:val="2"/>
            <w:shd w:val="clear" w:color="auto" w:fill="auto"/>
          </w:tcPr>
          <w:p w14:paraId="4A4F489E" w14:textId="77777777" w:rsidR="00253487" w:rsidRPr="00253487" w:rsidRDefault="00253487" w:rsidP="00253487">
            <w:r w:rsidRPr="00253487">
              <w:t>NoDistribInsts</w:t>
            </w:r>
          </w:p>
        </w:tc>
        <w:tc>
          <w:tcPr>
            <w:tcW w:w="811" w:type="dxa"/>
            <w:shd w:val="clear" w:color="auto" w:fill="auto"/>
          </w:tcPr>
          <w:p w14:paraId="5EA1A5F2" w14:textId="77777777" w:rsidR="00253487" w:rsidRPr="00253487" w:rsidRDefault="00253487" w:rsidP="000F73DB">
            <w:pPr>
              <w:jc w:val="center"/>
            </w:pPr>
            <w:r w:rsidRPr="00253487">
              <w:t>N</w:t>
            </w:r>
          </w:p>
        </w:tc>
        <w:tc>
          <w:tcPr>
            <w:tcW w:w="4859" w:type="dxa"/>
            <w:shd w:val="clear" w:color="auto" w:fill="auto"/>
          </w:tcPr>
          <w:p w14:paraId="7A6818DD" w14:textId="77777777" w:rsidR="00253487" w:rsidRPr="00253487" w:rsidRDefault="00253487" w:rsidP="00253487">
            <w:r w:rsidRPr="00253487">
              <w:t>Number of Distribution instructions in this message (number of repeating groups to follow)</w:t>
            </w:r>
          </w:p>
        </w:tc>
      </w:tr>
      <w:tr w:rsidR="00253487" w:rsidRPr="00253487" w14:paraId="1677CFA8" w14:textId="77777777" w:rsidTr="000F73DB">
        <w:tc>
          <w:tcPr>
            <w:tcW w:w="652" w:type="dxa"/>
            <w:shd w:val="clear" w:color="auto" w:fill="auto"/>
          </w:tcPr>
          <w:p w14:paraId="328D76B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810789C" w14:textId="77777777" w:rsidR="00253487" w:rsidRPr="00253487" w:rsidRDefault="00253487" w:rsidP="000F73DB">
            <w:pPr>
              <w:jc w:val="center"/>
            </w:pPr>
            <w:r w:rsidRPr="00253487">
              <w:t>477</w:t>
            </w:r>
          </w:p>
        </w:tc>
        <w:tc>
          <w:tcPr>
            <w:tcW w:w="2098" w:type="dxa"/>
            <w:shd w:val="clear" w:color="auto" w:fill="auto"/>
          </w:tcPr>
          <w:p w14:paraId="2AEFFDF9" w14:textId="77777777" w:rsidR="00253487" w:rsidRPr="00253487" w:rsidRDefault="00253487" w:rsidP="00253487">
            <w:r w:rsidRPr="00253487">
              <w:t>DistribPaymentMethod</w:t>
            </w:r>
          </w:p>
        </w:tc>
        <w:tc>
          <w:tcPr>
            <w:tcW w:w="811" w:type="dxa"/>
            <w:shd w:val="clear" w:color="auto" w:fill="auto"/>
          </w:tcPr>
          <w:p w14:paraId="53EEF254" w14:textId="77777777" w:rsidR="00253487" w:rsidRPr="00253487" w:rsidRDefault="00253487" w:rsidP="000F73DB">
            <w:pPr>
              <w:jc w:val="center"/>
            </w:pPr>
            <w:r w:rsidRPr="00253487">
              <w:t>N</w:t>
            </w:r>
          </w:p>
        </w:tc>
        <w:tc>
          <w:tcPr>
            <w:tcW w:w="4859" w:type="dxa"/>
            <w:shd w:val="clear" w:color="auto" w:fill="auto"/>
          </w:tcPr>
          <w:p w14:paraId="10D35530" w14:textId="77777777" w:rsidR="00253487" w:rsidRPr="00253487" w:rsidRDefault="00253487" w:rsidP="00253487">
            <w:r w:rsidRPr="00253487">
              <w:t>Must be first field in the repeating group if NoDistribInsts &gt; 0.</w:t>
            </w:r>
          </w:p>
        </w:tc>
      </w:tr>
      <w:tr w:rsidR="00253487" w:rsidRPr="00253487" w14:paraId="796F102C" w14:textId="77777777" w:rsidTr="000F73DB">
        <w:tc>
          <w:tcPr>
            <w:tcW w:w="652" w:type="dxa"/>
            <w:shd w:val="clear" w:color="auto" w:fill="auto"/>
          </w:tcPr>
          <w:p w14:paraId="0D6622D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2547964" w14:textId="77777777" w:rsidR="00253487" w:rsidRPr="00253487" w:rsidRDefault="00253487" w:rsidP="000F73DB">
            <w:pPr>
              <w:jc w:val="center"/>
            </w:pPr>
            <w:r w:rsidRPr="00253487">
              <w:t>512</w:t>
            </w:r>
          </w:p>
        </w:tc>
        <w:tc>
          <w:tcPr>
            <w:tcW w:w="2098" w:type="dxa"/>
            <w:shd w:val="clear" w:color="auto" w:fill="auto"/>
          </w:tcPr>
          <w:p w14:paraId="1DC1A388" w14:textId="77777777" w:rsidR="00253487" w:rsidRPr="00253487" w:rsidRDefault="00253487" w:rsidP="00253487">
            <w:r w:rsidRPr="00253487">
              <w:t>DistribPercentage</w:t>
            </w:r>
          </w:p>
        </w:tc>
        <w:tc>
          <w:tcPr>
            <w:tcW w:w="811" w:type="dxa"/>
            <w:shd w:val="clear" w:color="auto" w:fill="auto"/>
          </w:tcPr>
          <w:p w14:paraId="28AB66B5" w14:textId="77777777" w:rsidR="00253487" w:rsidRPr="00253487" w:rsidRDefault="00253487" w:rsidP="000F73DB">
            <w:pPr>
              <w:jc w:val="center"/>
            </w:pPr>
            <w:r w:rsidRPr="00253487">
              <w:t>N</w:t>
            </w:r>
          </w:p>
        </w:tc>
        <w:tc>
          <w:tcPr>
            <w:tcW w:w="4859" w:type="dxa"/>
            <w:shd w:val="clear" w:color="auto" w:fill="auto"/>
          </w:tcPr>
          <w:p w14:paraId="52900079" w14:textId="77777777" w:rsidR="00253487" w:rsidRPr="00253487" w:rsidRDefault="00253487" w:rsidP="00253487"/>
        </w:tc>
      </w:tr>
      <w:tr w:rsidR="00253487" w:rsidRPr="00253487" w14:paraId="688937EA" w14:textId="77777777" w:rsidTr="000F73DB">
        <w:tc>
          <w:tcPr>
            <w:tcW w:w="652" w:type="dxa"/>
            <w:shd w:val="clear" w:color="auto" w:fill="auto"/>
          </w:tcPr>
          <w:p w14:paraId="34CC6F9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1E25E75" w14:textId="77777777" w:rsidR="00253487" w:rsidRPr="00253487" w:rsidRDefault="00253487" w:rsidP="000F73DB">
            <w:pPr>
              <w:jc w:val="center"/>
            </w:pPr>
            <w:r w:rsidRPr="00253487">
              <w:t>478</w:t>
            </w:r>
          </w:p>
        </w:tc>
        <w:tc>
          <w:tcPr>
            <w:tcW w:w="2098" w:type="dxa"/>
            <w:shd w:val="clear" w:color="auto" w:fill="auto"/>
          </w:tcPr>
          <w:p w14:paraId="044E7D7B" w14:textId="77777777" w:rsidR="00253487" w:rsidRPr="00253487" w:rsidRDefault="00253487" w:rsidP="00253487">
            <w:r w:rsidRPr="00253487">
              <w:t>CashDistribCurr</w:t>
            </w:r>
          </w:p>
        </w:tc>
        <w:tc>
          <w:tcPr>
            <w:tcW w:w="811" w:type="dxa"/>
            <w:shd w:val="clear" w:color="auto" w:fill="auto"/>
          </w:tcPr>
          <w:p w14:paraId="52309C64" w14:textId="77777777" w:rsidR="00253487" w:rsidRPr="00253487" w:rsidRDefault="00253487" w:rsidP="000F73DB">
            <w:pPr>
              <w:jc w:val="center"/>
            </w:pPr>
            <w:r w:rsidRPr="00253487">
              <w:t>N</w:t>
            </w:r>
          </w:p>
        </w:tc>
        <w:tc>
          <w:tcPr>
            <w:tcW w:w="4859" w:type="dxa"/>
            <w:shd w:val="clear" w:color="auto" w:fill="auto"/>
          </w:tcPr>
          <w:p w14:paraId="2DEC97D3" w14:textId="77777777" w:rsidR="00253487" w:rsidRPr="00253487" w:rsidRDefault="00253487" w:rsidP="00253487"/>
        </w:tc>
      </w:tr>
      <w:tr w:rsidR="00253487" w:rsidRPr="00253487" w14:paraId="5300A6E9" w14:textId="77777777" w:rsidTr="000F73DB">
        <w:tc>
          <w:tcPr>
            <w:tcW w:w="652" w:type="dxa"/>
            <w:shd w:val="clear" w:color="auto" w:fill="auto"/>
          </w:tcPr>
          <w:p w14:paraId="73330A09"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0814E90B" w14:textId="77777777" w:rsidR="00253487" w:rsidRPr="00253487" w:rsidRDefault="00253487" w:rsidP="000F73DB">
            <w:pPr>
              <w:jc w:val="center"/>
            </w:pPr>
            <w:r w:rsidRPr="00253487">
              <w:t>498</w:t>
            </w:r>
          </w:p>
        </w:tc>
        <w:tc>
          <w:tcPr>
            <w:tcW w:w="2098" w:type="dxa"/>
            <w:shd w:val="clear" w:color="auto" w:fill="auto"/>
          </w:tcPr>
          <w:p w14:paraId="253D0285" w14:textId="77777777" w:rsidR="00253487" w:rsidRPr="00253487" w:rsidRDefault="00253487" w:rsidP="00253487">
            <w:r w:rsidRPr="00253487">
              <w:t>CashDistribAgentName</w:t>
            </w:r>
          </w:p>
        </w:tc>
        <w:tc>
          <w:tcPr>
            <w:tcW w:w="811" w:type="dxa"/>
            <w:shd w:val="clear" w:color="auto" w:fill="auto"/>
          </w:tcPr>
          <w:p w14:paraId="309672A6" w14:textId="77777777" w:rsidR="00253487" w:rsidRPr="00253487" w:rsidRDefault="00253487" w:rsidP="000F73DB">
            <w:pPr>
              <w:jc w:val="center"/>
            </w:pPr>
            <w:r w:rsidRPr="00253487">
              <w:t>N</w:t>
            </w:r>
          </w:p>
        </w:tc>
        <w:tc>
          <w:tcPr>
            <w:tcW w:w="4859" w:type="dxa"/>
            <w:shd w:val="clear" w:color="auto" w:fill="auto"/>
          </w:tcPr>
          <w:p w14:paraId="16B904FA" w14:textId="77777777" w:rsidR="00253487" w:rsidRPr="00253487" w:rsidRDefault="00253487" w:rsidP="00253487"/>
        </w:tc>
      </w:tr>
      <w:tr w:rsidR="00253487" w:rsidRPr="00253487" w14:paraId="5F544F2B" w14:textId="77777777" w:rsidTr="000F73DB">
        <w:tc>
          <w:tcPr>
            <w:tcW w:w="652" w:type="dxa"/>
            <w:shd w:val="clear" w:color="auto" w:fill="auto"/>
          </w:tcPr>
          <w:p w14:paraId="5B102C6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68483FA" w14:textId="77777777" w:rsidR="00253487" w:rsidRPr="00253487" w:rsidRDefault="00253487" w:rsidP="000F73DB">
            <w:pPr>
              <w:jc w:val="center"/>
            </w:pPr>
            <w:r w:rsidRPr="00253487">
              <w:t>499</w:t>
            </w:r>
          </w:p>
        </w:tc>
        <w:tc>
          <w:tcPr>
            <w:tcW w:w="2098" w:type="dxa"/>
            <w:shd w:val="clear" w:color="auto" w:fill="auto"/>
          </w:tcPr>
          <w:p w14:paraId="74C7BA66" w14:textId="77777777" w:rsidR="00253487" w:rsidRPr="00253487" w:rsidRDefault="00253487" w:rsidP="00253487">
            <w:r w:rsidRPr="00253487">
              <w:t>CashDistribAgentCode</w:t>
            </w:r>
          </w:p>
        </w:tc>
        <w:tc>
          <w:tcPr>
            <w:tcW w:w="811" w:type="dxa"/>
            <w:shd w:val="clear" w:color="auto" w:fill="auto"/>
          </w:tcPr>
          <w:p w14:paraId="2D46DE2E" w14:textId="77777777" w:rsidR="00253487" w:rsidRPr="00253487" w:rsidRDefault="00253487" w:rsidP="000F73DB">
            <w:pPr>
              <w:jc w:val="center"/>
            </w:pPr>
            <w:r w:rsidRPr="00253487">
              <w:t>N</w:t>
            </w:r>
          </w:p>
        </w:tc>
        <w:tc>
          <w:tcPr>
            <w:tcW w:w="4859" w:type="dxa"/>
            <w:shd w:val="clear" w:color="auto" w:fill="auto"/>
          </w:tcPr>
          <w:p w14:paraId="12C65FC2" w14:textId="77777777" w:rsidR="00253487" w:rsidRPr="00253487" w:rsidRDefault="00253487" w:rsidP="00253487"/>
        </w:tc>
      </w:tr>
      <w:tr w:rsidR="00253487" w:rsidRPr="00253487" w14:paraId="34D2B4F8" w14:textId="77777777" w:rsidTr="000F73DB">
        <w:tc>
          <w:tcPr>
            <w:tcW w:w="652" w:type="dxa"/>
            <w:shd w:val="clear" w:color="auto" w:fill="auto"/>
          </w:tcPr>
          <w:p w14:paraId="406E1F9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BBE4D60" w14:textId="77777777" w:rsidR="00253487" w:rsidRPr="00253487" w:rsidRDefault="00253487" w:rsidP="000F73DB">
            <w:pPr>
              <w:jc w:val="center"/>
            </w:pPr>
            <w:r w:rsidRPr="00253487">
              <w:t>500</w:t>
            </w:r>
          </w:p>
        </w:tc>
        <w:tc>
          <w:tcPr>
            <w:tcW w:w="2098" w:type="dxa"/>
            <w:shd w:val="clear" w:color="auto" w:fill="auto"/>
          </w:tcPr>
          <w:p w14:paraId="2EAB4932" w14:textId="77777777" w:rsidR="00253487" w:rsidRPr="00253487" w:rsidRDefault="00253487" w:rsidP="00253487">
            <w:r w:rsidRPr="00253487">
              <w:t>CashDistribAgentAcctNumber</w:t>
            </w:r>
          </w:p>
        </w:tc>
        <w:tc>
          <w:tcPr>
            <w:tcW w:w="811" w:type="dxa"/>
            <w:shd w:val="clear" w:color="auto" w:fill="auto"/>
          </w:tcPr>
          <w:p w14:paraId="7C23DD86" w14:textId="77777777" w:rsidR="00253487" w:rsidRPr="00253487" w:rsidRDefault="00253487" w:rsidP="000F73DB">
            <w:pPr>
              <w:jc w:val="center"/>
            </w:pPr>
            <w:r w:rsidRPr="00253487">
              <w:t>N</w:t>
            </w:r>
          </w:p>
        </w:tc>
        <w:tc>
          <w:tcPr>
            <w:tcW w:w="4859" w:type="dxa"/>
            <w:shd w:val="clear" w:color="auto" w:fill="auto"/>
          </w:tcPr>
          <w:p w14:paraId="06F66022" w14:textId="77777777" w:rsidR="00253487" w:rsidRPr="00253487" w:rsidRDefault="00253487" w:rsidP="00253487"/>
        </w:tc>
      </w:tr>
      <w:tr w:rsidR="00253487" w:rsidRPr="00253487" w14:paraId="5D09A2CA" w14:textId="77777777" w:rsidTr="000F73DB">
        <w:tc>
          <w:tcPr>
            <w:tcW w:w="652" w:type="dxa"/>
            <w:shd w:val="clear" w:color="auto" w:fill="auto"/>
          </w:tcPr>
          <w:p w14:paraId="127565E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CD370FD" w14:textId="77777777" w:rsidR="00253487" w:rsidRPr="00253487" w:rsidRDefault="00253487" w:rsidP="000F73DB">
            <w:pPr>
              <w:jc w:val="center"/>
            </w:pPr>
            <w:r w:rsidRPr="00253487">
              <w:t>501</w:t>
            </w:r>
          </w:p>
        </w:tc>
        <w:tc>
          <w:tcPr>
            <w:tcW w:w="2098" w:type="dxa"/>
            <w:shd w:val="clear" w:color="auto" w:fill="auto"/>
          </w:tcPr>
          <w:p w14:paraId="16A26F7B" w14:textId="77777777" w:rsidR="00253487" w:rsidRPr="00253487" w:rsidRDefault="00253487" w:rsidP="00253487">
            <w:r w:rsidRPr="00253487">
              <w:t>CashDistribPayRef</w:t>
            </w:r>
          </w:p>
        </w:tc>
        <w:tc>
          <w:tcPr>
            <w:tcW w:w="811" w:type="dxa"/>
            <w:shd w:val="clear" w:color="auto" w:fill="auto"/>
          </w:tcPr>
          <w:p w14:paraId="709B85CA" w14:textId="77777777" w:rsidR="00253487" w:rsidRPr="00253487" w:rsidRDefault="00253487" w:rsidP="000F73DB">
            <w:pPr>
              <w:jc w:val="center"/>
            </w:pPr>
            <w:r w:rsidRPr="00253487">
              <w:t>N</w:t>
            </w:r>
          </w:p>
        </w:tc>
        <w:tc>
          <w:tcPr>
            <w:tcW w:w="4859" w:type="dxa"/>
            <w:shd w:val="clear" w:color="auto" w:fill="auto"/>
          </w:tcPr>
          <w:p w14:paraId="19689ADC" w14:textId="77777777" w:rsidR="00253487" w:rsidRPr="00253487" w:rsidRDefault="00253487" w:rsidP="00253487"/>
        </w:tc>
      </w:tr>
      <w:tr w:rsidR="00253487" w:rsidRPr="00253487" w14:paraId="3D7A5254" w14:textId="77777777" w:rsidTr="000F73DB">
        <w:tc>
          <w:tcPr>
            <w:tcW w:w="652" w:type="dxa"/>
            <w:shd w:val="clear" w:color="auto" w:fill="auto"/>
          </w:tcPr>
          <w:p w14:paraId="55B71A6A"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C7D3816" w14:textId="77777777" w:rsidR="00253487" w:rsidRPr="00253487" w:rsidRDefault="00253487" w:rsidP="000F73DB">
            <w:pPr>
              <w:jc w:val="center"/>
            </w:pPr>
            <w:r w:rsidRPr="00253487">
              <w:t>502</w:t>
            </w:r>
          </w:p>
        </w:tc>
        <w:tc>
          <w:tcPr>
            <w:tcW w:w="2098" w:type="dxa"/>
            <w:shd w:val="clear" w:color="auto" w:fill="auto"/>
          </w:tcPr>
          <w:p w14:paraId="1ADD8D32" w14:textId="77777777" w:rsidR="00253487" w:rsidRPr="00253487" w:rsidRDefault="00253487" w:rsidP="00253487">
            <w:r w:rsidRPr="00253487">
              <w:t>CashDistribAgentAcctName</w:t>
            </w:r>
          </w:p>
        </w:tc>
        <w:tc>
          <w:tcPr>
            <w:tcW w:w="811" w:type="dxa"/>
            <w:shd w:val="clear" w:color="auto" w:fill="auto"/>
          </w:tcPr>
          <w:p w14:paraId="407E6B8A" w14:textId="77777777" w:rsidR="00253487" w:rsidRPr="00253487" w:rsidRDefault="00253487" w:rsidP="000F73DB">
            <w:pPr>
              <w:jc w:val="center"/>
            </w:pPr>
            <w:r w:rsidRPr="00253487">
              <w:t>N</w:t>
            </w:r>
          </w:p>
        </w:tc>
        <w:tc>
          <w:tcPr>
            <w:tcW w:w="4859" w:type="dxa"/>
            <w:shd w:val="clear" w:color="auto" w:fill="auto"/>
          </w:tcPr>
          <w:p w14:paraId="4CF065B3" w14:textId="77777777" w:rsidR="00253487" w:rsidRPr="00253487" w:rsidRDefault="00253487" w:rsidP="00253487"/>
        </w:tc>
      </w:tr>
      <w:bookmarkEnd w:id="291"/>
    </w:tbl>
    <w:p w14:paraId="18B5333D" w14:textId="77777777" w:rsidR="009E3F16" w:rsidRDefault="009E3F16" w:rsidP="00253487"/>
    <w:p w14:paraId="7A7B7303"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AFDB445" w14:textId="77777777">
        <w:tc>
          <w:tcPr>
            <w:tcW w:w="9576" w:type="dxa"/>
            <w:tcBorders>
              <w:bottom w:val="nil"/>
            </w:tcBorders>
            <w:shd w:val="pct25" w:color="auto" w:fill="FFFFFF"/>
          </w:tcPr>
          <w:p w14:paraId="6CF841B5"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67"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1774AECB" w14:textId="77777777">
        <w:tc>
          <w:tcPr>
            <w:tcW w:w="9576" w:type="dxa"/>
            <w:shd w:val="pct12" w:color="auto" w:fill="FFFFFF"/>
          </w:tcPr>
          <w:p w14:paraId="41F963C1" w14:textId="77777777" w:rsidR="009E3F16" w:rsidRDefault="009E3F16">
            <w:pPr>
              <w:jc w:val="left"/>
            </w:pPr>
            <w:r>
              <w:t>Refer to FIXML element RgstDistInstGrp</w:t>
            </w:r>
          </w:p>
        </w:tc>
      </w:tr>
    </w:tbl>
    <w:p w14:paraId="726266C1" w14:textId="77777777" w:rsidR="009E3F16" w:rsidRDefault="009E3F16"/>
    <w:p w14:paraId="440CDF1E" w14:textId="77777777" w:rsidR="009E3F16" w:rsidRDefault="009E3F16">
      <w:pPr>
        <w:pStyle w:val="Heading3"/>
      </w:pPr>
      <w:bookmarkStart w:id="292" w:name="_Toc227925087"/>
      <w:r>
        <w:t>RgstDtlsGrp component block</w:t>
      </w:r>
      <w:bookmarkEnd w:id="292"/>
    </w:p>
    <w:p w14:paraId="3CD8560B"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6E21D216"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5269BD29" w14:textId="77777777" w:rsidR="00253487" w:rsidRPr="000F73DB" w:rsidRDefault="00253487" w:rsidP="000F73DB">
            <w:pPr>
              <w:jc w:val="center"/>
              <w:rPr>
                <w:b/>
                <w:i/>
              </w:rPr>
            </w:pPr>
            <w:bookmarkStart w:id="293" w:name="Comp_RgstDtls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3D8AAD94"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0C31DEE3"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70404EF4" w14:textId="77777777" w:rsidR="00253487" w:rsidRPr="000F73DB" w:rsidRDefault="00253487" w:rsidP="000F73DB">
            <w:pPr>
              <w:jc w:val="center"/>
              <w:rPr>
                <w:b/>
                <w:i/>
              </w:rPr>
            </w:pPr>
            <w:r w:rsidRPr="000F73DB">
              <w:rPr>
                <w:b/>
                <w:i/>
              </w:rPr>
              <w:t>Comments</w:t>
            </w:r>
          </w:p>
        </w:tc>
      </w:tr>
      <w:tr w:rsidR="00253487" w:rsidRPr="00253487" w14:paraId="3102A493" w14:textId="77777777" w:rsidTr="000F73DB">
        <w:tc>
          <w:tcPr>
            <w:tcW w:w="652" w:type="dxa"/>
            <w:shd w:val="clear" w:color="auto" w:fill="auto"/>
          </w:tcPr>
          <w:p w14:paraId="2285821E" w14:textId="77777777" w:rsidR="00253487" w:rsidRPr="00253487" w:rsidRDefault="00253487" w:rsidP="000F73DB">
            <w:pPr>
              <w:jc w:val="center"/>
            </w:pPr>
            <w:r w:rsidRPr="00253487">
              <w:t>473</w:t>
            </w:r>
          </w:p>
        </w:tc>
        <w:tc>
          <w:tcPr>
            <w:tcW w:w="2750" w:type="dxa"/>
            <w:gridSpan w:val="2"/>
            <w:shd w:val="clear" w:color="auto" w:fill="auto"/>
          </w:tcPr>
          <w:p w14:paraId="76DD7091" w14:textId="77777777" w:rsidR="00253487" w:rsidRPr="00253487" w:rsidRDefault="00253487" w:rsidP="00253487">
            <w:r w:rsidRPr="00253487">
              <w:t>NoRegistDtls</w:t>
            </w:r>
          </w:p>
        </w:tc>
        <w:tc>
          <w:tcPr>
            <w:tcW w:w="811" w:type="dxa"/>
            <w:shd w:val="clear" w:color="auto" w:fill="auto"/>
          </w:tcPr>
          <w:p w14:paraId="2834694E" w14:textId="77777777" w:rsidR="00253487" w:rsidRPr="00253487" w:rsidRDefault="00253487" w:rsidP="000F73DB">
            <w:pPr>
              <w:jc w:val="center"/>
            </w:pPr>
            <w:r w:rsidRPr="00253487">
              <w:t>N</w:t>
            </w:r>
          </w:p>
        </w:tc>
        <w:tc>
          <w:tcPr>
            <w:tcW w:w="4859" w:type="dxa"/>
            <w:shd w:val="clear" w:color="auto" w:fill="auto"/>
          </w:tcPr>
          <w:p w14:paraId="7DB8AE46" w14:textId="77777777" w:rsidR="00253487" w:rsidRPr="00253487" w:rsidRDefault="00253487" w:rsidP="00253487">
            <w:r w:rsidRPr="00253487">
              <w:t>Number of registration details in this message (number of repeating groups to follow)</w:t>
            </w:r>
          </w:p>
        </w:tc>
      </w:tr>
      <w:tr w:rsidR="00253487" w:rsidRPr="00253487" w14:paraId="7FB5D9D5" w14:textId="77777777" w:rsidTr="000F73DB">
        <w:tc>
          <w:tcPr>
            <w:tcW w:w="652" w:type="dxa"/>
            <w:shd w:val="clear" w:color="auto" w:fill="auto"/>
          </w:tcPr>
          <w:p w14:paraId="4D7059A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A2CCCC9" w14:textId="77777777" w:rsidR="00253487" w:rsidRPr="00253487" w:rsidRDefault="00253487" w:rsidP="000F73DB">
            <w:pPr>
              <w:jc w:val="center"/>
            </w:pPr>
            <w:r w:rsidRPr="00253487">
              <w:t>509</w:t>
            </w:r>
          </w:p>
        </w:tc>
        <w:tc>
          <w:tcPr>
            <w:tcW w:w="2098" w:type="dxa"/>
            <w:shd w:val="clear" w:color="auto" w:fill="auto"/>
          </w:tcPr>
          <w:p w14:paraId="53B928CA" w14:textId="77777777" w:rsidR="00253487" w:rsidRPr="00253487" w:rsidRDefault="00253487" w:rsidP="00253487">
            <w:r w:rsidRPr="00253487">
              <w:t>RegistDtls</w:t>
            </w:r>
          </w:p>
        </w:tc>
        <w:tc>
          <w:tcPr>
            <w:tcW w:w="811" w:type="dxa"/>
            <w:shd w:val="clear" w:color="auto" w:fill="auto"/>
          </w:tcPr>
          <w:p w14:paraId="015EAB32" w14:textId="77777777" w:rsidR="00253487" w:rsidRPr="00253487" w:rsidRDefault="00253487" w:rsidP="000F73DB">
            <w:pPr>
              <w:jc w:val="center"/>
            </w:pPr>
            <w:r w:rsidRPr="00253487">
              <w:t>N</w:t>
            </w:r>
          </w:p>
        </w:tc>
        <w:tc>
          <w:tcPr>
            <w:tcW w:w="4859" w:type="dxa"/>
            <w:shd w:val="clear" w:color="auto" w:fill="auto"/>
          </w:tcPr>
          <w:p w14:paraId="27DA6087" w14:textId="77777777" w:rsidR="00253487" w:rsidRPr="00253487" w:rsidRDefault="00253487" w:rsidP="00253487">
            <w:r w:rsidRPr="00253487">
              <w:t>Must be first field in the repeating group</w:t>
            </w:r>
          </w:p>
        </w:tc>
      </w:tr>
      <w:tr w:rsidR="00253487" w:rsidRPr="00253487" w14:paraId="33454BF4" w14:textId="77777777" w:rsidTr="000F73DB">
        <w:tc>
          <w:tcPr>
            <w:tcW w:w="652" w:type="dxa"/>
            <w:shd w:val="clear" w:color="auto" w:fill="auto"/>
          </w:tcPr>
          <w:p w14:paraId="7E72ADF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1088960E" w14:textId="77777777" w:rsidR="00253487" w:rsidRPr="00253487" w:rsidRDefault="00253487" w:rsidP="000F73DB">
            <w:pPr>
              <w:jc w:val="center"/>
            </w:pPr>
            <w:r w:rsidRPr="00253487">
              <w:t>511</w:t>
            </w:r>
          </w:p>
        </w:tc>
        <w:tc>
          <w:tcPr>
            <w:tcW w:w="2098" w:type="dxa"/>
            <w:shd w:val="clear" w:color="auto" w:fill="auto"/>
          </w:tcPr>
          <w:p w14:paraId="62F148E9" w14:textId="77777777" w:rsidR="00253487" w:rsidRPr="00253487" w:rsidRDefault="00253487" w:rsidP="00253487">
            <w:r w:rsidRPr="00253487">
              <w:t>RegistEmail</w:t>
            </w:r>
          </w:p>
        </w:tc>
        <w:tc>
          <w:tcPr>
            <w:tcW w:w="811" w:type="dxa"/>
            <w:shd w:val="clear" w:color="auto" w:fill="auto"/>
          </w:tcPr>
          <w:p w14:paraId="5D870AD4" w14:textId="77777777" w:rsidR="00253487" w:rsidRPr="00253487" w:rsidRDefault="00253487" w:rsidP="000F73DB">
            <w:pPr>
              <w:jc w:val="center"/>
            </w:pPr>
            <w:r w:rsidRPr="00253487">
              <w:t>N</w:t>
            </w:r>
          </w:p>
        </w:tc>
        <w:tc>
          <w:tcPr>
            <w:tcW w:w="4859" w:type="dxa"/>
            <w:shd w:val="clear" w:color="auto" w:fill="auto"/>
          </w:tcPr>
          <w:p w14:paraId="20B74E58" w14:textId="77777777" w:rsidR="00253487" w:rsidRPr="00253487" w:rsidRDefault="00253487" w:rsidP="00253487"/>
        </w:tc>
      </w:tr>
      <w:tr w:rsidR="00253487" w:rsidRPr="00253487" w14:paraId="5D81AA87" w14:textId="77777777" w:rsidTr="000F73DB">
        <w:tc>
          <w:tcPr>
            <w:tcW w:w="652" w:type="dxa"/>
            <w:shd w:val="clear" w:color="auto" w:fill="auto"/>
          </w:tcPr>
          <w:p w14:paraId="047F9C2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E95FC60" w14:textId="77777777" w:rsidR="00253487" w:rsidRPr="00253487" w:rsidRDefault="00253487" w:rsidP="000F73DB">
            <w:pPr>
              <w:jc w:val="center"/>
            </w:pPr>
            <w:r w:rsidRPr="00253487">
              <w:t>474</w:t>
            </w:r>
          </w:p>
        </w:tc>
        <w:tc>
          <w:tcPr>
            <w:tcW w:w="2098" w:type="dxa"/>
            <w:shd w:val="clear" w:color="auto" w:fill="auto"/>
          </w:tcPr>
          <w:p w14:paraId="4AFFCCE9" w14:textId="77777777" w:rsidR="00253487" w:rsidRPr="00253487" w:rsidRDefault="00253487" w:rsidP="00253487">
            <w:r w:rsidRPr="00253487">
              <w:t>MailingDtls</w:t>
            </w:r>
          </w:p>
        </w:tc>
        <w:tc>
          <w:tcPr>
            <w:tcW w:w="811" w:type="dxa"/>
            <w:shd w:val="clear" w:color="auto" w:fill="auto"/>
          </w:tcPr>
          <w:p w14:paraId="5264DEE9" w14:textId="77777777" w:rsidR="00253487" w:rsidRPr="00253487" w:rsidRDefault="00253487" w:rsidP="000F73DB">
            <w:pPr>
              <w:jc w:val="center"/>
            </w:pPr>
            <w:r w:rsidRPr="00253487">
              <w:t>N</w:t>
            </w:r>
          </w:p>
        </w:tc>
        <w:tc>
          <w:tcPr>
            <w:tcW w:w="4859" w:type="dxa"/>
            <w:shd w:val="clear" w:color="auto" w:fill="auto"/>
          </w:tcPr>
          <w:p w14:paraId="02C86970" w14:textId="77777777" w:rsidR="00253487" w:rsidRPr="00253487" w:rsidRDefault="00253487" w:rsidP="00253487"/>
        </w:tc>
      </w:tr>
      <w:tr w:rsidR="00253487" w:rsidRPr="00253487" w14:paraId="5F43FEEF" w14:textId="77777777" w:rsidTr="000F73DB">
        <w:tc>
          <w:tcPr>
            <w:tcW w:w="652" w:type="dxa"/>
            <w:shd w:val="clear" w:color="auto" w:fill="auto"/>
          </w:tcPr>
          <w:p w14:paraId="5277E9C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5D4FE42F" w14:textId="77777777" w:rsidR="00253487" w:rsidRPr="00253487" w:rsidRDefault="00253487" w:rsidP="000F73DB">
            <w:pPr>
              <w:jc w:val="center"/>
            </w:pPr>
            <w:r w:rsidRPr="00253487">
              <w:t>482</w:t>
            </w:r>
          </w:p>
        </w:tc>
        <w:tc>
          <w:tcPr>
            <w:tcW w:w="2098" w:type="dxa"/>
            <w:tcBorders>
              <w:bottom w:val="single" w:sz="6" w:space="0" w:color="000000"/>
            </w:tcBorders>
            <w:shd w:val="clear" w:color="auto" w:fill="auto"/>
          </w:tcPr>
          <w:p w14:paraId="5CF1D310" w14:textId="77777777" w:rsidR="00253487" w:rsidRPr="00253487" w:rsidRDefault="00253487" w:rsidP="00253487">
            <w:r w:rsidRPr="00253487">
              <w:t>MailingInst</w:t>
            </w:r>
          </w:p>
        </w:tc>
        <w:tc>
          <w:tcPr>
            <w:tcW w:w="811" w:type="dxa"/>
            <w:tcBorders>
              <w:bottom w:val="single" w:sz="6" w:space="0" w:color="000000"/>
            </w:tcBorders>
            <w:shd w:val="clear" w:color="auto" w:fill="auto"/>
          </w:tcPr>
          <w:p w14:paraId="443AED8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3B7DA72" w14:textId="77777777" w:rsidR="00253487" w:rsidRPr="00253487" w:rsidRDefault="00253487" w:rsidP="00253487"/>
        </w:tc>
      </w:tr>
      <w:tr w:rsidR="00253487" w:rsidRPr="00253487" w14:paraId="342730B9" w14:textId="77777777" w:rsidTr="000F73DB">
        <w:tc>
          <w:tcPr>
            <w:tcW w:w="652" w:type="dxa"/>
            <w:shd w:val="clear" w:color="auto" w:fill="auto"/>
          </w:tcPr>
          <w:p w14:paraId="4E98078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396533FC" w14:textId="77777777" w:rsidR="00253487" w:rsidRPr="00253487" w:rsidRDefault="00253487" w:rsidP="000F73DB">
            <w:pPr>
              <w:jc w:val="left"/>
            </w:pPr>
            <w:r w:rsidRPr="00253487">
              <w:t>component block  &lt;NestedParties&gt;</w:t>
            </w:r>
          </w:p>
        </w:tc>
        <w:tc>
          <w:tcPr>
            <w:tcW w:w="811" w:type="dxa"/>
            <w:tcBorders>
              <w:top w:val="single" w:sz="6" w:space="0" w:color="000000"/>
              <w:bottom w:val="single" w:sz="6" w:space="0" w:color="000000"/>
            </w:tcBorders>
            <w:shd w:val="clear" w:color="auto" w:fill="E6E6E6"/>
          </w:tcPr>
          <w:p w14:paraId="7A882D0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5334CC3" w14:textId="77777777" w:rsidR="00253487" w:rsidRDefault="00253487" w:rsidP="00253487">
            <w:r w:rsidRPr="00253487">
              <w:t>Insert here the set of "Nested Parties" (firm identification "nested" within additional repeating group) fields defined in "Common Components of Application Messages"</w:t>
            </w:r>
          </w:p>
          <w:p w14:paraId="2C14C71B" w14:textId="77777777" w:rsidR="00253487" w:rsidRPr="00253487" w:rsidRDefault="00253487" w:rsidP="00253487">
            <w:r w:rsidRPr="00253487">
              <w:t>Used for NestedPartyRole=InvestorID</w:t>
            </w:r>
          </w:p>
        </w:tc>
      </w:tr>
      <w:tr w:rsidR="00253487" w:rsidRPr="00253487" w14:paraId="248068B0" w14:textId="77777777" w:rsidTr="000F73DB">
        <w:tc>
          <w:tcPr>
            <w:tcW w:w="652" w:type="dxa"/>
            <w:shd w:val="clear" w:color="auto" w:fill="auto"/>
          </w:tcPr>
          <w:p w14:paraId="5E8501D8"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2FA4B71A" w14:textId="77777777" w:rsidR="00253487" w:rsidRPr="00253487" w:rsidRDefault="00253487" w:rsidP="000F73DB">
            <w:pPr>
              <w:jc w:val="center"/>
            </w:pPr>
            <w:r w:rsidRPr="00253487">
              <w:t>522</w:t>
            </w:r>
          </w:p>
        </w:tc>
        <w:tc>
          <w:tcPr>
            <w:tcW w:w="2098" w:type="dxa"/>
            <w:tcBorders>
              <w:top w:val="single" w:sz="6" w:space="0" w:color="000000"/>
            </w:tcBorders>
            <w:shd w:val="clear" w:color="auto" w:fill="auto"/>
          </w:tcPr>
          <w:p w14:paraId="5D112F0B" w14:textId="77777777" w:rsidR="00253487" w:rsidRPr="00253487" w:rsidRDefault="00253487" w:rsidP="00253487">
            <w:r w:rsidRPr="00253487">
              <w:t>OwnerType</w:t>
            </w:r>
          </w:p>
        </w:tc>
        <w:tc>
          <w:tcPr>
            <w:tcW w:w="811" w:type="dxa"/>
            <w:tcBorders>
              <w:top w:val="single" w:sz="6" w:space="0" w:color="000000"/>
            </w:tcBorders>
            <w:shd w:val="clear" w:color="auto" w:fill="auto"/>
          </w:tcPr>
          <w:p w14:paraId="7746A796"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C982997" w14:textId="77777777" w:rsidR="00253487" w:rsidRPr="00253487" w:rsidRDefault="00253487" w:rsidP="00253487"/>
        </w:tc>
      </w:tr>
      <w:tr w:rsidR="00253487" w:rsidRPr="00253487" w14:paraId="1A4FF67A" w14:textId="77777777" w:rsidTr="000F73DB">
        <w:tc>
          <w:tcPr>
            <w:tcW w:w="652" w:type="dxa"/>
            <w:shd w:val="clear" w:color="auto" w:fill="auto"/>
          </w:tcPr>
          <w:p w14:paraId="6D3CF1E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6189C62" w14:textId="77777777" w:rsidR="00253487" w:rsidRPr="00253487" w:rsidRDefault="00253487" w:rsidP="000F73DB">
            <w:pPr>
              <w:jc w:val="center"/>
            </w:pPr>
            <w:r w:rsidRPr="00253487">
              <w:t>486</w:t>
            </w:r>
          </w:p>
        </w:tc>
        <w:tc>
          <w:tcPr>
            <w:tcW w:w="2098" w:type="dxa"/>
            <w:shd w:val="clear" w:color="auto" w:fill="auto"/>
          </w:tcPr>
          <w:p w14:paraId="09342C74" w14:textId="77777777" w:rsidR="00253487" w:rsidRPr="00253487" w:rsidRDefault="00253487" w:rsidP="00253487">
            <w:r w:rsidRPr="00253487">
              <w:t>DateOfBirth</w:t>
            </w:r>
          </w:p>
        </w:tc>
        <w:tc>
          <w:tcPr>
            <w:tcW w:w="811" w:type="dxa"/>
            <w:shd w:val="clear" w:color="auto" w:fill="auto"/>
          </w:tcPr>
          <w:p w14:paraId="319A113E" w14:textId="77777777" w:rsidR="00253487" w:rsidRPr="00253487" w:rsidRDefault="00253487" w:rsidP="000F73DB">
            <w:pPr>
              <w:jc w:val="center"/>
            </w:pPr>
            <w:r w:rsidRPr="00253487">
              <w:t>N</w:t>
            </w:r>
          </w:p>
        </w:tc>
        <w:tc>
          <w:tcPr>
            <w:tcW w:w="4859" w:type="dxa"/>
            <w:shd w:val="clear" w:color="auto" w:fill="auto"/>
          </w:tcPr>
          <w:p w14:paraId="7E944CB7" w14:textId="77777777" w:rsidR="00253487" w:rsidRPr="00253487" w:rsidRDefault="00253487" w:rsidP="00253487"/>
        </w:tc>
      </w:tr>
      <w:tr w:rsidR="00253487" w:rsidRPr="00253487" w14:paraId="66EAABCD" w14:textId="77777777" w:rsidTr="000F73DB">
        <w:tc>
          <w:tcPr>
            <w:tcW w:w="652" w:type="dxa"/>
            <w:shd w:val="clear" w:color="auto" w:fill="auto"/>
          </w:tcPr>
          <w:p w14:paraId="08AF72AD"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DCF0DD8" w14:textId="77777777" w:rsidR="00253487" w:rsidRPr="00253487" w:rsidRDefault="00253487" w:rsidP="000F73DB">
            <w:pPr>
              <w:jc w:val="center"/>
            </w:pPr>
            <w:r w:rsidRPr="00253487">
              <w:t>475</w:t>
            </w:r>
          </w:p>
        </w:tc>
        <w:tc>
          <w:tcPr>
            <w:tcW w:w="2098" w:type="dxa"/>
            <w:shd w:val="clear" w:color="auto" w:fill="auto"/>
          </w:tcPr>
          <w:p w14:paraId="1B52FDC0" w14:textId="77777777" w:rsidR="00253487" w:rsidRPr="00253487" w:rsidRDefault="00253487" w:rsidP="00253487">
            <w:r w:rsidRPr="00253487">
              <w:t>InvestorCountryOfResidence</w:t>
            </w:r>
          </w:p>
        </w:tc>
        <w:tc>
          <w:tcPr>
            <w:tcW w:w="811" w:type="dxa"/>
            <w:shd w:val="clear" w:color="auto" w:fill="auto"/>
          </w:tcPr>
          <w:p w14:paraId="59DD5FE7" w14:textId="77777777" w:rsidR="00253487" w:rsidRPr="00253487" w:rsidRDefault="00253487" w:rsidP="000F73DB">
            <w:pPr>
              <w:jc w:val="center"/>
            </w:pPr>
            <w:r w:rsidRPr="00253487">
              <w:t>N</w:t>
            </w:r>
          </w:p>
        </w:tc>
        <w:tc>
          <w:tcPr>
            <w:tcW w:w="4859" w:type="dxa"/>
            <w:shd w:val="clear" w:color="auto" w:fill="auto"/>
          </w:tcPr>
          <w:p w14:paraId="1CB500C1" w14:textId="77777777" w:rsidR="00253487" w:rsidRPr="00253487" w:rsidRDefault="00253487" w:rsidP="00253487"/>
        </w:tc>
      </w:tr>
      <w:bookmarkEnd w:id="293"/>
    </w:tbl>
    <w:p w14:paraId="53CDC072" w14:textId="77777777" w:rsidR="009E3F16" w:rsidRDefault="009E3F16" w:rsidP="00253487"/>
    <w:p w14:paraId="175CC19D"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2ADF7B20" w14:textId="77777777">
        <w:tc>
          <w:tcPr>
            <w:tcW w:w="9576" w:type="dxa"/>
            <w:tcBorders>
              <w:bottom w:val="nil"/>
            </w:tcBorders>
            <w:shd w:val="pct25" w:color="auto" w:fill="FFFFFF"/>
          </w:tcPr>
          <w:p w14:paraId="5C7C6299"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68"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7610A72A" w14:textId="77777777">
        <w:tc>
          <w:tcPr>
            <w:tcW w:w="9576" w:type="dxa"/>
            <w:shd w:val="pct12" w:color="auto" w:fill="FFFFFF"/>
          </w:tcPr>
          <w:p w14:paraId="5A83318C" w14:textId="77777777" w:rsidR="009E3F16" w:rsidRDefault="009E3F16">
            <w:pPr>
              <w:jc w:val="left"/>
            </w:pPr>
            <w:r>
              <w:t>Refer to FIXML element RgDtl</w:t>
            </w:r>
          </w:p>
        </w:tc>
      </w:tr>
    </w:tbl>
    <w:p w14:paraId="77E9F841" w14:textId="77777777" w:rsidR="009E3F16" w:rsidRDefault="009E3F16"/>
    <w:p w14:paraId="65E5DB82" w14:textId="77777777" w:rsidR="009E3F16" w:rsidRDefault="009E3F16"/>
    <w:p w14:paraId="3E22FAD8" w14:textId="77777777" w:rsidR="009E3F16" w:rsidRDefault="009E3F16">
      <w:pPr>
        <w:pStyle w:val="Heading2"/>
      </w:pPr>
      <w:bookmarkStart w:id="294" w:name="_Toc227925088"/>
      <w:r>
        <w:t>Registration Instructions</w:t>
      </w:r>
      <w:bookmarkEnd w:id="294"/>
    </w:p>
    <w:p w14:paraId="5EFE0A88" w14:textId="77777777" w:rsidR="009E3F16" w:rsidRDefault="009E3F16"/>
    <w:p w14:paraId="52E6E9FB" w14:textId="77777777" w:rsidR="009E3F16" w:rsidRDefault="009E3F16">
      <w:pPr>
        <w:pStyle w:val="NormalIndent"/>
      </w:pPr>
      <w:r>
        <w:t>The Registration Instructions message type may be used by institutions or retail intermediaries wishing to electronically submit registration information to a broker or fund manager (for CIV) for an order or for an allocation.</w:t>
      </w:r>
    </w:p>
    <w:p w14:paraId="7FAB3592" w14:textId="77777777" w:rsidR="009E3F16" w:rsidRDefault="009E3F16">
      <w:pPr>
        <w:pStyle w:val="NormalIndent"/>
      </w:pPr>
      <w:r>
        <w:t>A Registration Instructions message can be submitted as new, cancel or replace.  The RegistTransType field indicates the purpose of the message.  When submitting replace or cancel RegistTransType messages the RegistRefID field is required.  Replacement Registration Instructions messages must contain all data for the replacement registration.</w:t>
      </w:r>
    </w:p>
    <w:p w14:paraId="663317C0" w14:textId="77777777" w:rsidR="009E3F16" w:rsidRDefault="009E3F16">
      <w:pPr>
        <w:pStyle w:val="NormalIndent"/>
        <w:rPr>
          <w:b/>
          <w:i/>
          <w:color w:val="0000FF"/>
          <w:sz w:val="24"/>
          <w:szCs w:val="24"/>
        </w:rPr>
      </w:pPr>
      <w:r>
        <w:rPr>
          <w:b/>
          <w:i/>
          <w:color w:val="0000FF"/>
          <w:sz w:val="24"/>
          <w:szCs w:val="24"/>
        </w:rPr>
        <w:t>See VOLUME 7 - "PRODUCT: COLLECTIVE INVESTMENT VEHICLES"</w:t>
      </w:r>
    </w:p>
    <w:p w14:paraId="51230860" w14:textId="77777777" w:rsidR="009E3F16" w:rsidRDefault="009E3F16">
      <w:pPr>
        <w:pStyle w:val="NormalIndent"/>
      </w:pPr>
    </w:p>
    <w:p w14:paraId="48052CBB" w14:textId="77777777" w:rsidR="009E3F16" w:rsidRDefault="009E3F16">
      <w:pPr>
        <w:pStyle w:val="NormalIndent"/>
      </w:pPr>
      <w:r>
        <w:t>The Registration Instructions message contains repeating fields for each of several joint registrants.  The number of registration details instances is indicated in NoRegistDtls.  The repeating fields are shown in the message definition below in typeface</w:t>
      </w:r>
      <w:r>
        <w:rPr>
          <w:b/>
        </w:rPr>
        <w:t xml:space="preserve"> </w:t>
      </w:r>
      <w:r>
        <w:rPr>
          <w:b/>
          <w:i/>
        </w:rPr>
        <w:t>Bold-Italic</w:t>
      </w:r>
      <w:r>
        <w:t xml:space="preserve"> and indented with the </w:t>
      </w:r>
      <w:r>
        <w:rPr>
          <w:b/>
        </w:rPr>
        <w:sym w:font="Symbol" w:char="F0AE"/>
      </w:r>
      <w:r>
        <w:t xml:space="preserve"> symbol.  The field’s relative position within the repeating group in the message is important.  For example, each instance of registration must be in the order as shown in the message definition below.</w:t>
      </w:r>
    </w:p>
    <w:p w14:paraId="0991E451" w14:textId="77777777" w:rsidR="009E3F16" w:rsidRDefault="009E3F16">
      <w:pPr>
        <w:pStyle w:val="NormalIndent"/>
      </w:pPr>
    </w:p>
    <w:p w14:paraId="3CF0BDDC" w14:textId="77777777" w:rsidR="009E3F16" w:rsidRDefault="009E3F16">
      <w:pPr>
        <w:pStyle w:val="NormalIndent"/>
      </w:pPr>
      <w:r>
        <w:t>The format of the Registration Instructions message is as follows:</w:t>
      </w:r>
    </w:p>
    <w:p w14:paraId="7AB070DE" w14:textId="77777777" w:rsidR="009E3F16" w:rsidRDefault="009E3F16">
      <w:pPr>
        <w:pStyle w:val="NormalIndent"/>
      </w:pPr>
    </w:p>
    <w:p w14:paraId="5DE6ED95" w14:textId="77777777" w:rsidR="009E3F16" w:rsidRDefault="009E3F16">
      <w:pPr>
        <w:ind w:left="180"/>
        <w:jc w:val="center"/>
      </w:pPr>
      <w:r>
        <w:rPr>
          <w:b/>
          <w:sz w:val="24"/>
        </w:rPr>
        <w:t>Registration Instructions</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2937E36C"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7F354D8F" w14:textId="77777777" w:rsidR="00253487" w:rsidRPr="000F73DB" w:rsidRDefault="00253487" w:rsidP="000F73DB">
            <w:pPr>
              <w:jc w:val="center"/>
              <w:rPr>
                <w:b/>
                <w:i/>
              </w:rPr>
            </w:pPr>
            <w:bookmarkStart w:id="295" w:name="Msg_RegistrationInstructions"/>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3AED5E63"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3F4AC41F"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3252B008" w14:textId="77777777" w:rsidR="00253487" w:rsidRPr="000F73DB" w:rsidRDefault="00253487" w:rsidP="000F73DB">
            <w:pPr>
              <w:jc w:val="center"/>
              <w:rPr>
                <w:b/>
                <w:i/>
              </w:rPr>
            </w:pPr>
            <w:r w:rsidRPr="000F73DB">
              <w:rPr>
                <w:b/>
                <w:i/>
              </w:rPr>
              <w:t>Comments</w:t>
            </w:r>
          </w:p>
        </w:tc>
      </w:tr>
      <w:tr w:rsidR="00253487" w:rsidRPr="00253487" w14:paraId="6CBE24E9" w14:textId="77777777" w:rsidTr="000F73DB">
        <w:tc>
          <w:tcPr>
            <w:tcW w:w="3402" w:type="dxa"/>
            <w:gridSpan w:val="2"/>
            <w:tcBorders>
              <w:top w:val="single" w:sz="6" w:space="0" w:color="000000"/>
              <w:bottom w:val="single" w:sz="6" w:space="0" w:color="000000"/>
            </w:tcBorders>
            <w:shd w:val="clear" w:color="auto" w:fill="E6E6E6"/>
          </w:tcPr>
          <w:p w14:paraId="601C68C5"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3CEC32CC"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C657ECC" w14:textId="77777777" w:rsidR="00253487" w:rsidRPr="00253487" w:rsidRDefault="00253487" w:rsidP="00253487">
            <w:r w:rsidRPr="00253487">
              <w:t>MsgType = o (lowercase O)</w:t>
            </w:r>
          </w:p>
        </w:tc>
      </w:tr>
      <w:tr w:rsidR="00253487" w:rsidRPr="00253487" w14:paraId="26C72D40" w14:textId="77777777" w:rsidTr="000F73DB">
        <w:tc>
          <w:tcPr>
            <w:tcW w:w="652" w:type="dxa"/>
            <w:tcBorders>
              <w:top w:val="single" w:sz="6" w:space="0" w:color="000000"/>
            </w:tcBorders>
            <w:shd w:val="clear" w:color="auto" w:fill="auto"/>
          </w:tcPr>
          <w:p w14:paraId="559ADF73" w14:textId="77777777" w:rsidR="00253487" w:rsidRPr="00253487" w:rsidRDefault="00253487" w:rsidP="000F73DB">
            <w:pPr>
              <w:jc w:val="center"/>
            </w:pPr>
            <w:r w:rsidRPr="00253487">
              <w:t>513</w:t>
            </w:r>
          </w:p>
        </w:tc>
        <w:tc>
          <w:tcPr>
            <w:tcW w:w="2750" w:type="dxa"/>
            <w:tcBorders>
              <w:top w:val="single" w:sz="6" w:space="0" w:color="000000"/>
            </w:tcBorders>
            <w:shd w:val="clear" w:color="auto" w:fill="auto"/>
          </w:tcPr>
          <w:p w14:paraId="317B32B1" w14:textId="77777777" w:rsidR="00253487" w:rsidRPr="00253487" w:rsidRDefault="00253487" w:rsidP="00253487">
            <w:r w:rsidRPr="00253487">
              <w:t>RegistID</w:t>
            </w:r>
          </w:p>
        </w:tc>
        <w:tc>
          <w:tcPr>
            <w:tcW w:w="811" w:type="dxa"/>
            <w:tcBorders>
              <w:top w:val="single" w:sz="6" w:space="0" w:color="000000"/>
            </w:tcBorders>
            <w:shd w:val="clear" w:color="auto" w:fill="auto"/>
          </w:tcPr>
          <w:p w14:paraId="5E548A10"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6C4178E0" w14:textId="77777777" w:rsidR="00253487" w:rsidRPr="00253487" w:rsidRDefault="00253487" w:rsidP="00253487"/>
        </w:tc>
      </w:tr>
      <w:tr w:rsidR="00253487" w:rsidRPr="00253487" w14:paraId="3870F170" w14:textId="77777777" w:rsidTr="000F73DB">
        <w:tc>
          <w:tcPr>
            <w:tcW w:w="652" w:type="dxa"/>
            <w:shd w:val="clear" w:color="auto" w:fill="auto"/>
          </w:tcPr>
          <w:p w14:paraId="421FBE1A" w14:textId="77777777" w:rsidR="00253487" w:rsidRPr="00253487" w:rsidRDefault="00253487" w:rsidP="000F73DB">
            <w:pPr>
              <w:jc w:val="center"/>
            </w:pPr>
            <w:r w:rsidRPr="00253487">
              <w:t>514</w:t>
            </w:r>
          </w:p>
        </w:tc>
        <w:tc>
          <w:tcPr>
            <w:tcW w:w="2750" w:type="dxa"/>
            <w:shd w:val="clear" w:color="auto" w:fill="auto"/>
          </w:tcPr>
          <w:p w14:paraId="56CCBAB8" w14:textId="77777777" w:rsidR="00253487" w:rsidRPr="00253487" w:rsidRDefault="00253487" w:rsidP="00253487">
            <w:r w:rsidRPr="00253487">
              <w:t>RegistTransType</w:t>
            </w:r>
          </w:p>
        </w:tc>
        <w:tc>
          <w:tcPr>
            <w:tcW w:w="811" w:type="dxa"/>
            <w:shd w:val="clear" w:color="auto" w:fill="auto"/>
          </w:tcPr>
          <w:p w14:paraId="0724056E" w14:textId="77777777" w:rsidR="00253487" w:rsidRPr="00253487" w:rsidRDefault="00253487" w:rsidP="000F73DB">
            <w:pPr>
              <w:jc w:val="center"/>
            </w:pPr>
            <w:r w:rsidRPr="00253487">
              <w:t>Y</w:t>
            </w:r>
          </w:p>
        </w:tc>
        <w:tc>
          <w:tcPr>
            <w:tcW w:w="4859" w:type="dxa"/>
            <w:shd w:val="clear" w:color="auto" w:fill="auto"/>
          </w:tcPr>
          <w:p w14:paraId="0BF1059C" w14:textId="77777777" w:rsidR="00253487" w:rsidRPr="00253487" w:rsidRDefault="00253487" w:rsidP="00253487"/>
        </w:tc>
      </w:tr>
      <w:tr w:rsidR="00253487" w:rsidRPr="00253487" w14:paraId="4D7EDDD7" w14:textId="77777777" w:rsidTr="000F73DB">
        <w:tc>
          <w:tcPr>
            <w:tcW w:w="652" w:type="dxa"/>
            <w:shd w:val="clear" w:color="auto" w:fill="auto"/>
          </w:tcPr>
          <w:p w14:paraId="5FEB1F44" w14:textId="77777777" w:rsidR="00253487" w:rsidRPr="00253487" w:rsidRDefault="00253487" w:rsidP="000F73DB">
            <w:pPr>
              <w:jc w:val="center"/>
            </w:pPr>
            <w:r w:rsidRPr="00253487">
              <w:t>508</w:t>
            </w:r>
          </w:p>
        </w:tc>
        <w:tc>
          <w:tcPr>
            <w:tcW w:w="2750" w:type="dxa"/>
            <w:shd w:val="clear" w:color="auto" w:fill="auto"/>
          </w:tcPr>
          <w:p w14:paraId="5A1B5BC7" w14:textId="77777777" w:rsidR="00253487" w:rsidRPr="00253487" w:rsidRDefault="00253487" w:rsidP="00253487">
            <w:r w:rsidRPr="00253487">
              <w:t>RegistRefID</w:t>
            </w:r>
          </w:p>
        </w:tc>
        <w:tc>
          <w:tcPr>
            <w:tcW w:w="811" w:type="dxa"/>
            <w:shd w:val="clear" w:color="auto" w:fill="auto"/>
          </w:tcPr>
          <w:p w14:paraId="669CC698" w14:textId="77777777" w:rsidR="00253487" w:rsidRPr="00253487" w:rsidRDefault="00253487" w:rsidP="000F73DB">
            <w:pPr>
              <w:jc w:val="center"/>
            </w:pPr>
            <w:r w:rsidRPr="00253487">
              <w:t>Y</w:t>
            </w:r>
          </w:p>
        </w:tc>
        <w:tc>
          <w:tcPr>
            <w:tcW w:w="4859" w:type="dxa"/>
            <w:shd w:val="clear" w:color="auto" w:fill="auto"/>
          </w:tcPr>
          <w:p w14:paraId="277BA53D" w14:textId="77777777" w:rsidR="00253487" w:rsidRPr="00253487" w:rsidRDefault="00253487" w:rsidP="00253487">
            <w:r w:rsidRPr="00253487">
              <w:t>Required for Cancel and Replace RegistTransType messages</w:t>
            </w:r>
          </w:p>
        </w:tc>
      </w:tr>
      <w:tr w:rsidR="00253487" w:rsidRPr="00253487" w14:paraId="01E95E6F" w14:textId="77777777" w:rsidTr="000F73DB">
        <w:tc>
          <w:tcPr>
            <w:tcW w:w="652" w:type="dxa"/>
            <w:tcBorders>
              <w:bottom w:val="single" w:sz="6" w:space="0" w:color="000000"/>
            </w:tcBorders>
            <w:shd w:val="clear" w:color="auto" w:fill="auto"/>
          </w:tcPr>
          <w:p w14:paraId="1711624A" w14:textId="77777777" w:rsidR="00253487" w:rsidRPr="00253487" w:rsidRDefault="00253487" w:rsidP="000F73DB">
            <w:pPr>
              <w:jc w:val="center"/>
            </w:pPr>
            <w:r w:rsidRPr="00253487">
              <w:t>11</w:t>
            </w:r>
          </w:p>
        </w:tc>
        <w:tc>
          <w:tcPr>
            <w:tcW w:w="2750" w:type="dxa"/>
            <w:tcBorders>
              <w:bottom w:val="single" w:sz="6" w:space="0" w:color="000000"/>
            </w:tcBorders>
            <w:shd w:val="clear" w:color="auto" w:fill="auto"/>
          </w:tcPr>
          <w:p w14:paraId="10F47AEA" w14:textId="77777777" w:rsidR="00253487" w:rsidRPr="00253487" w:rsidRDefault="00253487" w:rsidP="00253487">
            <w:r w:rsidRPr="00253487">
              <w:t>ClOrdID</w:t>
            </w:r>
          </w:p>
        </w:tc>
        <w:tc>
          <w:tcPr>
            <w:tcW w:w="811" w:type="dxa"/>
            <w:tcBorders>
              <w:bottom w:val="single" w:sz="6" w:space="0" w:color="000000"/>
            </w:tcBorders>
            <w:shd w:val="clear" w:color="auto" w:fill="auto"/>
          </w:tcPr>
          <w:p w14:paraId="0E1C282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93DC632" w14:textId="77777777" w:rsidR="00253487" w:rsidRPr="00253487" w:rsidRDefault="00253487" w:rsidP="00253487">
            <w:r w:rsidRPr="00253487">
              <w:t>Unique identifier of the order as assigned by institution or intermediary to which Registration relates</w:t>
            </w:r>
          </w:p>
        </w:tc>
      </w:tr>
      <w:tr w:rsidR="00253487" w:rsidRPr="00253487" w14:paraId="57D5971A" w14:textId="77777777" w:rsidTr="000F73DB">
        <w:tc>
          <w:tcPr>
            <w:tcW w:w="3402" w:type="dxa"/>
            <w:gridSpan w:val="2"/>
            <w:tcBorders>
              <w:top w:val="single" w:sz="6" w:space="0" w:color="000000"/>
              <w:bottom w:val="single" w:sz="6" w:space="0" w:color="000000"/>
            </w:tcBorders>
            <w:shd w:val="clear" w:color="auto" w:fill="E6E6E6"/>
          </w:tcPr>
          <w:p w14:paraId="70D87BDF"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3C15190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06D9ABA" w14:textId="77777777" w:rsidR="00253487" w:rsidRPr="00253487" w:rsidRDefault="00253487" w:rsidP="00253487">
            <w:r w:rsidRPr="00253487">
              <w:t>Insert here the set of "Parties" (firm identification) fields defined in "Common Components of Application Messages"</w:t>
            </w:r>
          </w:p>
        </w:tc>
      </w:tr>
      <w:tr w:rsidR="00253487" w:rsidRPr="00253487" w14:paraId="1E29ED92" w14:textId="77777777" w:rsidTr="000F73DB">
        <w:tc>
          <w:tcPr>
            <w:tcW w:w="652" w:type="dxa"/>
            <w:tcBorders>
              <w:top w:val="single" w:sz="6" w:space="0" w:color="000000"/>
            </w:tcBorders>
            <w:shd w:val="clear" w:color="auto" w:fill="auto"/>
          </w:tcPr>
          <w:p w14:paraId="3812AFDD"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3FF18EF2" w14:textId="77777777" w:rsidR="00253487" w:rsidRPr="00253487" w:rsidRDefault="00253487" w:rsidP="00253487">
            <w:r w:rsidRPr="00253487">
              <w:t>Account</w:t>
            </w:r>
          </w:p>
        </w:tc>
        <w:tc>
          <w:tcPr>
            <w:tcW w:w="811" w:type="dxa"/>
            <w:tcBorders>
              <w:top w:val="single" w:sz="6" w:space="0" w:color="000000"/>
            </w:tcBorders>
            <w:shd w:val="clear" w:color="auto" w:fill="auto"/>
          </w:tcPr>
          <w:p w14:paraId="3105B5B4"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318816C" w14:textId="77777777" w:rsidR="00253487" w:rsidRPr="00253487" w:rsidRDefault="00253487" w:rsidP="00253487"/>
        </w:tc>
      </w:tr>
      <w:tr w:rsidR="00253487" w:rsidRPr="00253487" w14:paraId="0AF80B51" w14:textId="77777777" w:rsidTr="000F73DB">
        <w:tc>
          <w:tcPr>
            <w:tcW w:w="652" w:type="dxa"/>
            <w:shd w:val="clear" w:color="auto" w:fill="auto"/>
          </w:tcPr>
          <w:p w14:paraId="498BABA4" w14:textId="77777777" w:rsidR="00253487" w:rsidRPr="00253487" w:rsidRDefault="00253487" w:rsidP="000F73DB">
            <w:pPr>
              <w:jc w:val="center"/>
            </w:pPr>
            <w:r w:rsidRPr="00253487">
              <w:t>660</w:t>
            </w:r>
          </w:p>
        </w:tc>
        <w:tc>
          <w:tcPr>
            <w:tcW w:w="2750" w:type="dxa"/>
            <w:shd w:val="clear" w:color="auto" w:fill="auto"/>
          </w:tcPr>
          <w:p w14:paraId="0E4495DD" w14:textId="77777777" w:rsidR="00253487" w:rsidRPr="00253487" w:rsidRDefault="00253487" w:rsidP="00253487">
            <w:r w:rsidRPr="00253487">
              <w:t>AcctIDSource</w:t>
            </w:r>
          </w:p>
        </w:tc>
        <w:tc>
          <w:tcPr>
            <w:tcW w:w="811" w:type="dxa"/>
            <w:shd w:val="clear" w:color="auto" w:fill="auto"/>
          </w:tcPr>
          <w:p w14:paraId="7835E63F" w14:textId="77777777" w:rsidR="00253487" w:rsidRPr="00253487" w:rsidRDefault="00253487" w:rsidP="000F73DB">
            <w:pPr>
              <w:jc w:val="center"/>
            </w:pPr>
            <w:r w:rsidRPr="00253487">
              <w:t>N</w:t>
            </w:r>
          </w:p>
        </w:tc>
        <w:tc>
          <w:tcPr>
            <w:tcW w:w="4859" w:type="dxa"/>
            <w:shd w:val="clear" w:color="auto" w:fill="auto"/>
          </w:tcPr>
          <w:p w14:paraId="46CEEA1C" w14:textId="77777777" w:rsidR="00253487" w:rsidRPr="00253487" w:rsidRDefault="00253487" w:rsidP="00253487"/>
        </w:tc>
      </w:tr>
      <w:tr w:rsidR="00253487" w:rsidRPr="00253487" w14:paraId="49F3B926" w14:textId="77777777" w:rsidTr="000F73DB">
        <w:tc>
          <w:tcPr>
            <w:tcW w:w="652" w:type="dxa"/>
            <w:shd w:val="clear" w:color="auto" w:fill="auto"/>
          </w:tcPr>
          <w:p w14:paraId="68D6DF6A" w14:textId="77777777" w:rsidR="00253487" w:rsidRPr="00253487" w:rsidRDefault="00253487" w:rsidP="000F73DB">
            <w:pPr>
              <w:jc w:val="center"/>
            </w:pPr>
            <w:r w:rsidRPr="00253487">
              <w:t>493</w:t>
            </w:r>
          </w:p>
        </w:tc>
        <w:tc>
          <w:tcPr>
            <w:tcW w:w="2750" w:type="dxa"/>
            <w:shd w:val="clear" w:color="auto" w:fill="auto"/>
          </w:tcPr>
          <w:p w14:paraId="1645E02B" w14:textId="77777777" w:rsidR="00253487" w:rsidRPr="00253487" w:rsidRDefault="00253487" w:rsidP="00253487">
            <w:r w:rsidRPr="00253487">
              <w:t>RegistAcctType</w:t>
            </w:r>
          </w:p>
        </w:tc>
        <w:tc>
          <w:tcPr>
            <w:tcW w:w="811" w:type="dxa"/>
            <w:shd w:val="clear" w:color="auto" w:fill="auto"/>
          </w:tcPr>
          <w:p w14:paraId="11B5925D" w14:textId="77777777" w:rsidR="00253487" w:rsidRPr="00253487" w:rsidRDefault="00253487" w:rsidP="000F73DB">
            <w:pPr>
              <w:jc w:val="center"/>
            </w:pPr>
            <w:r w:rsidRPr="00253487">
              <w:t>N</w:t>
            </w:r>
          </w:p>
        </w:tc>
        <w:tc>
          <w:tcPr>
            <w:tcW w:w="4859" w:type="dxa"/>
            <w:shd w:val="clear" w:color="auto" w:fill="auto"/>
          </w:tcPr>
          <w:p w14:paraId="7DBCAADC" w14:textId="77777777" w:rsidR="00253487" w:rsidRPr="00253487" w:rsidRDefault="00253487" w:rsidP="00253487"/>
        </w:tc>
      </w:tr>
      <w:tr w:rsidR="00253487" w:rsidRPr="00253487" w14:paraId="527F0D95" w14:textId="77777777" w:rsidTr="000F73DB">
        <w:tc>
          <w:tcPr>
            <w:tcW w:w="652" w:type="dxa"/>
            <w:shd w:val="clear" w:color="auto" w:fill="auto"/>
          </w:tcPr>
          <w:p w14:paraId="2612D121" w14:textId="77777777" w:rsidR="00253487" w:rsidRPr="00253487" w:rsidRDefault="00253487" w:rsidP="000F73DB">
            <w:pPr>
              <w:jc w:val="center"/>
            </w:pPr>
            <w:r w:rsidRPr="00253487">
              <w:t>495</w:t>
            </w:r>
          </w:p>
        </w:tc>
        <w:tc>
          <w:tcPr>
            <w:tcW w:w="2750" w:type="dxa"/>
            <w:shd w:val="clear" w:color="auto" w:fill="auto"/>
          </w:tcPr>
          <w:p w14:paraId="3AEDAF2A" w14:textId="77777777" w:rsidR="00253487" w:rsidRPr="00253487" w:rsidRDefault="00253487" w:rsidP="00253487">
            <w:r w:rsidRPr="00253487">
              <w:t>TaxAdvantageType</w:t>
            </w:r>
          </w:p>
        </w:tc>
        <w:tc>
          <w:tcPr>
            <w:tcW w:w="811" w:type="dxa"/>
            <w:shd w:val="clear" w:color="auto" w:fill="auto"/>
          </w:tcPr>
          <w:p w14:paraId="4B659F5F" w14:textId="77777777" w:rsidR="00253487" w:rsidRPr="00253487" w:rsidRDefault="00253487" w:rsidP="000F73DB">
            <w:pPr>
              <w:jc w:val="center"/>
            </w:pPr>
            <w:r w:rsidRPr="00253487">
              <w:t>N</w:t>
            </w:r>
          </w:p>
        </w:tc>
        <w:tc>
          <w:tcPr>
            <w:tcW w:w="4859" w:type="dxa"/>
            <w:shd w:val="clear" w:color="auto" w:fill="auto"/>
          </w:tcPr>
          <w:p w14:paraId="149FD36F" w14:textId="77777777" w:rsidR="00253487" w:rsidRPr="00253487" w:rsidRDefault="00253487" w:rsidP="00253487"/>
        </w:tc>
      </w:tr>
      <w:tr w:rsidR="00253487" w:rsidRPr="00253487" w14:paraId="26AC5F99" w14:textId="77777777" w:rsidTr="000F73DB">
        <w:tc>
          <w:tcPr>
            <w:tcW w:w="652" w:type="dxa"/>
            <w:tcBorders>
              <w:bottom w:val="single" w:sz="6" w:space="0" w:color="000000"/>
            </w:tcBorders>
            <w:shd w:val="clear" w:color="auto" w:fill="auto"/>
          </w:tcPr>
          <w:p w14:paraId="6F38F92C" w14:textId="77777777" w:rsidR="00253487" w:rsidRPr="00253487" w:rsidRDefault="00253487" w:rsidP="000F73DB">
            <w:pPr>
              <w:jc w:val="center"/>
            </w:pPr>
            <w:r w:rsidRPr="00253487">
              <w:t>517</w:t>
            </w:r>
          </w:p>
        </w:tc>
        <w:tc>
          <w:tcPr>
            <w:tcW w:w="2750" w:type="dxa"/>
            <w:tcBorders>
              <w:bottom w:val="single" w:sz="6" w:space="0" w:color="000000"/>
            </w:tcBorders>
            <w:shd w:val="clear" w:color="auto" w:fill="auto"/>
          </w:tcPr>
          <w:p w14:paraId="77BC0A56" w14:textId="77777777" w:rsidR="00253487" w:rsidRPr="00253487" w:rsidRDefault="00253487" w:rsidP="00253487">
            <w:r w:rsidRPr="00253487">
              <w:t>OwnershipType</w:t>
            </w:r>
          </w:p>
        </w:tc>
        <w:tc>
          <w:tcPr>
            <w:tcW w:w="811" w:type="dxa"/>
            <w:tcBorders>
              <w:bottom w:val="single" w:sz="6" w:space="0" w:color="000000"/>
            </w:tcBorders>
            <w:shd w:val="clear" w:color="auto" w:fill="auto"/>
          </w:tcPr>
          <w:p w14:paraId="03E5811A"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6967FAA" w14:textId="77777777" w:rsidR="00253487" w:rsidRPr="00253487" w:rsidRDefault="00253487" w:rsidP="00253487"/>
        </w:tc>
      </w:tr>
      <w:tr w:rsidR="00253487" w:rsidRPr="00253487" w14:paraId="1B966A54" w14:textId="77777777" w:rsidTr="000F73DB">
        <w:tc>
          <w:tcPr>
            <w:tcW w:w="3402" w:type="dxa"/>
            <w:gridSpan w:val="2"/>
            <w:tcBorders>
              <w:top w:val="single" w:sz="6" w:space="0" w:color="000000"/>
              <w:bottom w:val="single" w:sz="6" w:space="0" w:color="000000"/>
            </w:tcBorders>
            <w:shd w:val="clear" w:color="auto" w:fill="E6E6E6"/>
          </w:tcPr>
          <w:p w14:paraId="3DDC24F5" w14:textId="77777777" w:rsidR="00253487" w:rsidRPr="00253487" w:rsidRDefault="00253487" w:rsidP="000F73DB">
            <w:pPr>
              <w:jc w:val="left"/>
            </w:pPr>
            <w:r w:rsidRPr="00253487">
              <w:t>component block  &lt;RgstDtlsGrp&gt;</w:t>
            </w:r>
          </w:p>
        </w:tc>
        <w:tc>
          <w:tcPr>
            <w:tcW w:w="811" w:type="dxa"/>
            <w:tcBorders>
              <w:top w:val="single" w:sz="6" w:space="0" w:color="000000"/>
              <w:bottom w:val="single" w:sz="6" w:space="0" w:color="000000"/>
            </w:tcBorders>
            <w:shd w:val="clear" w:color="auto" w:fill="E6E6E6"/>
          </w:tcPr>
          <w:p w14:paraId="4182A39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BC9E657" w14:textId="77777777" w:rsidR="00253487" w:rsidRPr="00253487" w:rsidRDefault="00253487" w:rsidP="00253487">
            <w:r w:rsidRPr="00253487">
              <w:t>Number of registration details in this message (number of repeating groups to follow)</w:t>
            </w:r>
          </w:p>
        </w:tc>
      </w:tr>
      <w:tr w:rsidR="00253487" w:rsidRPr="00253487" w14:paraId="4F619E75" w14:textId="77777777" w:rsidTr="000F73DB">
        <w:tc>
          <w:tcPr>
            <w:tcW w:w="3402" w:type="dxa"/>
            <w:gridSpan w:val="2"/>
            <w:tcBorders>
              <w:top w:val="single" w:sz="6" w:space="0" w:color="000000"/>
              <w:bottom w:val="single" w:sz="6" w:space="0" w:color="000000"/>
            </w:tcBorders>
            <w:shd w:val="clear" w:color="auto" w:fill="E6E6E6"/>
          </w:tcPr>
          <w:p w14:paraId="7479E05E" w14:textId="77777777" w:rsidR="00253487" w:rsidRPr="00253487" w:rsidRDefault="00253487" w:rsidP="000F73DB">
            <w:pPr>
              <w:jc w:val="left"/>
            </w:pPr>
            <w:r w:rsidRPr="00253487">
              <w:t>component block  &lt;RgstDistInstGrp&gt;</w:t>
            </w:r>
          </w:p>
        </w:tc>
        <w:tc>
          <w:tcPr>
            <w:tcW w:w="811" w:type="dxa"/>
            <w:tcBorders>
              <w:top w:val="single" w:sz="6" w:space="0" w:color="000000"/>
              <w:bottom w:val="single" w:sz="6" w:space="0" w:color="000000"/>
            </w:tcBorders>
            <w:shd w:val="clear" w:color="auto" w:fill="E6E6E6"/>
          </w:tcPr>
          <w:p w14:paraId="02A17DC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862BFB8" w14:textId="77777777" w:rsidR="00253487" w:rsidRPr="00253487" w:rsidRDefault="00253487" w:rsidP="00253487">
            <w:r w:rsidRPr="00253487">
              <w:t>Number of Distribution instructions in this message (number of repeating groups to follow)</w:t>
            </w:r>
          </w:p>
        </w:tc>
      </w:tr>
      <w:tr w:rsidR="00253487" w:rsidRPr="00253487" w14:paraId="7718A885" w14:textId="77777777" w:rsidTr="000F73DB">
        <w:tc>
          <w:tcPr>
            <w:tcW w:w="3402" w:type="dxa"/>
            <w:gridSpan w:val="2"/>
            <w:tcBorders>
              <w:top w:val="single" w:sz="6" w:space="0" w:color="000000"/>
              <w:bottom w:val="double" w:sz="6" w:space="0" w:color="000000"/>
            </w:tcBorders>
            <w:shd w:val="clear" w:color="auto" w:fill="E6E6E6"/>
          </w:tcPr>
          <w:p w14:paraId="6F08CA34"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3F422A65"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6861481E" w14:textId="77777777" w:rsidR="00253487" w:rsidRPr="00253487" w:rsidRDefault="00253487" w:rsidP="00253487"/>
        </w:tc>
      </w:tr>
      <w:bookmarkEnd w:id="295"/>
    </w:tbl>
    <w:p w14:paraId="0805FFAA" w14:textId="77777777" w:rsidR="009E3F16" w:rsidRDefault="009E3F16" w:rsidP="00253487"/>
    <w:p w14:paraId="692DCE49"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32696D4" w14:textId="77777777">
        <w:tc>
          <w:tcPr>
            <w:tcW w:w="9576" w:type="dxa"/>
            <w:tcBorders>
              <w:bottom w:val="nil"/>
            </w:tcBorders>
            <w:shd w:val="pct25" w:color="auto" w:fill="FFFFFF"/>
          </w:tcPr>
          <w:p w14:paraId="1D4FA2D5" w14:textId="77777777" w:rsidR="009E3F16" w:rsidRDefault="009E3F16">
            <w:pPr>
              <w:pStyle w:val="Heading5"/>
            </w:pPr>
            <w:r>
              <w:rPr>
                <w:rFonts w:ascii="Times New Roman" w:hAnsi="Times New Roman"/>
                <w:sz w:val="24"/>
              </w:rPr>
              <w:t xml:space="preserve">FIXML Definition for this message – see </w:t>
            </w:r>
            <w:hyperlink r:id="rId69"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4C1700FC" w14:textId="77777777">
        <w:tc>
          <w:tcPr>
            <w:tcW w:w="9576" w:type="dxa"/>
            <w:shd w:val="pct12" w:color="auto" w:fill="FFFFFF"/>
          </w:tcPr>
          <w:p w14:paraId="4A750780" w14:textId="77777777" w:rsidR="009E3F16" w:rsidRDefault="009E3F16">
            <w:r>
              <w:rPr>
                <w:rFonts w:eastAsia="Arial Unicode MS"/>
              </w:rPr>
              <w:t>Refer to the FIXML element RgstInstrctns</w:t>
            </w:r>
          </w:p>
          <w:p w14:paraId="06AD9418" w14:textId="77777777" w:rsidR="009E3F16" w:rsidRDefault="009E3F16"/>
        </w:tc>
      </w:tr>
    </w:tbl>
    <w:p w14:paraId="298D9A17"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p w14:paraId="385D3654" w14:textId="77777777" w:rsidR="009E3F16" w:rsidRDefault="009E3F16">
      <w:pPr>
        <w:pStyle w:val="Heading2"/>
      </w:pPr>
      <w:r>
        <w:br w:type="page"/>
      </w:r>
      <w:bookmarkStart w:id="296" w:name="_Toc227925089"/>
      <w:r>
        <w:t>Registration Instructions Response</w:t>
      </w:r>
      <w:bookmarkEnd w:id="296"/>
    </w:p>
    <w:p w14:paraId="6AFA036A" w14:textId="77777777" w:rsidR="009E3F16" w:rsidRDefault="009E3F16"/>
    <w:p w14:paraId="1461DD9D" w14:textId="77777777" w:rsidR="009E3F16" w:rsidRDefault="009E3F16">
      <w:pPr>
        <w:pStyle w:val="NormalIndent"/>
      </w:pPr>
      <w:r>
        <w:t>The Registration Instructions Response message type may be used by broker or fund manager (for CIV) in response to a Registration Instructions message submitted by an institution or retail intermediary for an order or for an allocation.</w:t>
      </w:r>
    </w:p>
    <w:p w14:paraId="097F9D4A" w14:textId="77777777" w:rsidR="009E3F16" w:rsidRDefault="009E3F16">
      <w:pPr>
        <w:pStyle w:val="NormalIndent"/>
      </w:pPr>
      <w:r>
        <w:t>The Registration Instructions Response message is used to:</w:t>
      </w:r>
    </w:p>
    <w:p w14:paraId="7FC1DDC5" w14:textId="77777777" w:rsidR="009E3F16" w:rsidRDefault="009E3F16">
      <w:pPr>
        <w:pStyle w:val="NormalIndent"/>
        <w:numPr>
          <w:ilvl w:val="0"/>
          <w:numId w:val="42"/>
        </w:numPr>
      </w:pPr>
      <w:r>
        <w:t>confirm the receipt of a Registration Instructions message</w:t>
      </w:r>
    </w:p>
    <w:p w14:paraId="4B65D01E" w14:textId="77777777" w:rsidR="009E3F16" w:rsidRDefault="009E3F16">
      <w:pPr>
        <w:pStyle w:val="NormalIndent"/>
        <w:numPr>
          <w:ilvl w:val="0"/>
          <w:numId w:val="42"/>
        </w:numPr>
      </w:pPr>
      <w:r>
        <w:t>confirm changes to an existing Registration Instructions message (i.e. accept cancel and replace requests)</w:t>
      </w:r>
    </w:p>
    <w:p w14:paraId="1BEDEAFD" w14:textId="77777777" w:rsidR="009E3F16" w:rsidRDefault="009E3F16">
      <w:pPr>
        <w:pStyle w:val="NormalIndent"/>
        <w:numPr>
          <w:ilvl w:val="0"/>
          <w:numId w:val="42"/>
        </w:numPr>
      </w:pPr>
      <w:r>
        <w:t>relay Registration Instructions status information</w:t>
      </w:r>
    </w:p>
    <w:p w14:paraId="115CA875" w14:textId="77777777" w:rsidR="009E3F16" w:rsidRDefault="009E3F16">
      <w:pPr>
        <w:pStyle w:val="NormalIndent"/>
        <w:numPr>
          <w:ilvl w:val="0"/>
          <w:numId w:val="42"/>
        </w:numPr>
      </w:pPr>
      <w:r>
        <w:t>relay assigned client and account Ids for Registration Instructions messages with RegTransType=New</w:t>
      </w:r>
    </w:p>
    <w:p w14:paraId="2AB73AFD" w14:textId="77777777" w:rsidR="009E3F16" w:rsidRDefault="009E3F16">
      <w:pPr>
        <w:pStyle w:val="NormalIndent"/>
        <w:numPr>
          <w:ilvl w:val="0"/>
          <w:numId w:val="42"/>
        </w:numPr>
      </w:pPr>
      <w:r>
        <w:t>reject Registration Instructions message</w:t>
      </w:r>
    </w:p>
    <w:p w14:paraId="525ED560" w14:textId="77777777" w:rsidR="009E3F16" w:rsidRDefault="009E3F16">
      <w:pPr>
        <w:pStyle w:val="NormalIndent"/>
      </w:pPr>
      <w:r>
        <w:t>Each Registration Instructions Response message contains a RegistStatus field which is used to communicate the current state of the Registration Instructions as understood by the broker or fund manager.  The Registration Instruction statuses are as follows (in highest to lowest precedence):</w:t>
      </w:r>
    </w:p>
    <w:p w14:paraId="1B2C9912" w14:textId="77777777" w:rsidR="009E3F16" w:rsidRDefault="009E3F16">
      <w:pPr>
        <w:ind w:left="180"/>
      </w:pPr>
    </w:p>
    <w:tbl>
      <w:tblPr>
        <w:tblW w:w="0" w:type="auto"/>
        <w:tblInd w:w="118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40"/>
        <w:gridCol w:w="4680"/>
      </w:tblGrid>
      <w:tr w:rsidR="009E3F16" w14:paraId="7E9CDB99" w14:textId="77777777">
        <w:tc>
          <w:tcPr>
            <w:tcW w:w="1440" w:type="dxa"/>
          </w:tcPr>
          <w:p w14:paraId="18F90F2C" w14:textId="77777777" w:rsidR="009E3F16" w:rsidRDefault="009E3F16">
            <w:pPr>
              <w:pStyle w:val="Index1"/>
              <w:jc w:val="left"/>
              <w:rPr>
                <w:b/>
                <w:u w:val="single"/>
              </w:rPr>
            </w:pPr>
            <w:r>
              <w:rPr>
                <w:b/>
              </w:rPr>
              <w:t>RegistStatus</w:t>
            </w:r>
          </w:p>
        </w:tc>
        <w:tc>
          <w:tcPr>
            <w:tcW w:w="4680" w:type="dxa"/>
          </w:tcPr>
          <w:p w14:paraId="25C7D757" w14:textId="77777777" w:rsidR="009E3F16" w:rsidRDefault="009E3F16">
            <w:pPr>
              <w:pStyle w:val="Index1"/>
              <w:rPr>
                <w:b/>
              </w:rPr>
            </w:pPr>
            <w:r>
              <w:rPr>
                <w:b/>
              </w:rPr>
              <w:t>Description</w:t>
            </w:r>
          </w:p>
        </w:tc>
      </w:tr>
      <w:tr w:rsidR="009E3F16" w14:paraId="0862756A" w14:textId="77777777">
        <w:tc>
          <w:tcPr>
            <w:tcW w:w="1440" w:type="dxa"/>
          </w:tcPr>
          <w:p w14:paraId="62A18938" w14:textId="77777777" w:rsidR="009E3F16" w:rsidRDefault="009E3F16">
            <w:pPr>
              <w:pStyle w:val="Index1"/>
              <w:jc w:val="left"/>
            </w:pPr>
            <w:r>
              <w:t>Accepted</w:t>
            </w:r>
          </w:p>
        </w:tc>
        <w:tc>
          <w:tcPr>
            <w:tcW w:w="4680" w:type="dxa"/>
          </w:tcPr>
          <w:p w14:paraId="6A1A274C" w14:textId="77777777" w:rsidR="009E3F16" w:rsidRDefault="009E3F16">
            <w:pPr>
              <w:pStyle w:val="Index1"/>
            </w:pPr>
            <w:r>
              <w:t>Registration details are acceptable to the receiving broker, intermediary or fund manager.  Assigned client and account Ids may be returned.</w:t>
            </w:r>
          </w:p>
        </w:tc>
      </w:tr>
      <w:tr w:rsidR="009E3F16" w14:paraId="170E50ED" w14:textId="77777777">
        <w:tc>
          <w:tcPr>
            <w:tcW w:w="1440" w:type="dxa"/>
          </w:tcPr>
          <w:p w14:paraId="443F1F13" w14:textId="77777777" w:rsidR="009E3F16" w:rsidRDefault="009E3F16">
            <w:pPr>
              <w:pStyle w:val="Index1"/>
              <w:jc w:val="left"/>
            </w:pPr>
            <w:r>
              <w:t>Rejected</w:t>
            </w:r>
          </w:p>
        </w:tc>
        <w:tc>
          <w:tcPr>
            <w:tcW w:w="4680" w:type="dxa"/>
          </w:tcPr>
          <w:p w14:paraId="44980540" w14:textId="77777777" w:rsidR="009E3F16" w:rsidRDefault="009E3F16">
            <w:pPr>
              <w:pStyle w:val="Index1"/>
            </w:pPr>
            <w:r>
              <w:t>Registration details have been rejected by the receiving broker, intermediary or fund manager.</w:t>
            </w:r>
          </w:p>
        </w:tc>
      </w:tr>
      <w:tr w:rsidR="009E3F16" w14:paraId="07118633" w14:textId="77777777">
        <w:tc>
          <w:tcPr>
            <w:tcW w:w="1440" w:type="dxa"/>
          </w:tcPr>
          <w:p w14:paraId="1B43646C" w14:textId="77777777" w:rsidR="009E3F16" w:rsidRDefault="009E3F16">
            <w:pPr>
              <w:pStyle w:val="Index1"/>
              <w:jc w:val="left"/>
            </w:pPr>
            <w:r>
              <w:t>Held</w:t>
            </w:r>
          </w:p>
        </w:tc>
        <w:tc>
          <w:tcPr>
            <w:tcW w:w="4680" w:type="dxa"/>
          </w:tcPr>
          <w:p w14:paraId="0370524A" w14:textId="77777777" w:rsidR="009E3F16" w:rsidRDefault="009E3F16">
            <w:pPr>
              <w:pStyle w:val="Index1"/>
            </w:pPr>
            <w:r>
              <w:t>Registration details have been held by the receving broker, intermediary or fund manager.  Assigned (possibly provisional) client and account Ids may be returned.</w:t>
            </w:r>
          </w:p>
        </w:tc>
      </w:tr>
    </w:tbl>
    <w:p w14:paraId="46561789" w14:textId="77777777" w:rsidR="009E3F16" w:rsidRDefault="009E3F16"/>
    <w:p w14:paraId="6FD1C7C5" w14:textId="77777777" w:rsidR="009E3F16" w:rsidRDefault="009E3F16">
      <w:r>
        <w:t>The format of the Registration Instructions Response message is as follows:</w:t>
      </w:r>
    </w:p>
    <w:p w14:paraId="5DE9CB13" w14:textId="77777777" w:rsidR="009E3F16" w:rsidRDefault="009E3F16"/>
    <w:p w14:paraId="6D207124" w14:textId="77777777" w:rsidR="009E3F16" w:rsidRDefault="009E3F16">
      <w:pPr>
        <w:jc w:val="center"/>
      </w:pPr>
      <w:r>
        <w:rPr>
          <w:b/>
          <w:sz w:val="24"/>
        </w:rPr>
        <w:t>Registration Instructions Response</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08775310"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10A158BC" w14:textId="77777777" w:rsidR="00253487" w:rsidRPr="000F73DB" w:rsidRDefault="00253487" w:rsidP="000F73DB">
            <w:pPr>
              <w:jc w:val="center"/>
              <w:rPr>
                <w:b/>
                <w:i/>
              </w:rPr>
            </w:pPr>
            <w:bookmarkStart w:id="297" w:name="Msg_RegistrationInstructionsResponse"/>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8D5D215"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5DE9226E"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53DAB5A5" w14:textId="77777777" w:rsidR="00253487" w:rsidRPr="000F73DB" w:rsidRDefault="00253487" w:rsidP="000F73DB">
            <w:pPr>
              <w:jc w:val="center"/>
              <w:rPr>
                <w:b/>
                <w:i/>
              </w:rPr>
            </w:pPr>
            <w:r w:rsidRPr="000F73DB">
              <w:rPr>
                <w:b/>
                <w:i/>
              </w:rPr>
              <w:t>Comments</w:t>
            </w:r>
          </w:p>
        </w:tc>
      </w:tr>
      <w:tr w:rsidR="00253487" w:rsidRPr="00253487" w14:paraId="3169A47E" w14:textId="77777777" w:rsidTr="000F73DB">
        <w:tc>
          <w:tcPr>
            <w:tcW w:w="3402" w:type="dxa"/>
            <w:gridSpan w:val="2"/>
            <w:tcBorders>
              <w:top w:val="single" w:sz="6" w:space="0" w:color="000000"/>
              <w:bottom w:val="single" w:sz="6" w:space="0" w:color="000000"/>
            </w:tcBorders>
            <w:shd w:val="clear" w:color="auto" w:fill="E6E6E6"/>
          </w:tcPr>
          <w:p w14:paraId="64BA314D"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5602426B"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2FBAEED8" w14:textId="77777777" w:rsidR="00253487" w:rsidRPr="00253487" w:rsidRDefault="00253487" w:rsidP="00253487">
            <w:r w:rsidRPr="00253487">
              <w:t>MsgType = p (lowercase P)</w:t>
            </w:r>
          </w:p>
        </w:tc>
      </w:tr>
      <w:tr w:rsidR="00253487" w:rsidRPr="00253487" w14:paraId="34921B66" w14:textId="77777777" w:rsidTr="000F73DB">
        <w:tc>
          <w:tcPr>
            <w:tcW w:w="652" w:type="dxa"/>
            <w:tcBorders>
              <w:top w:val="single" w:sz="6" w:space="0" w:color="000000"/>
            </w:tcBorders>
            <w:shd w:val="clear" w:color="auto" w:fill="auto"/>
          </w:tcPr>
          <w:p w14:paraId="3CD84F50" w14:textId="77777777" w:rsidR="00253487" w:rsidRPr="00253487" w:rsidRDefault="00253487" w:rsidP="000F73DB">
            <w:pPr>
              <w:jc w:val="center"/>
            </w:pPr>
            <w:r w:rsidRPr="00253487">
              <w:t>513</w:t>
            </w:r>
          </w:p>
        </w:tc>
        <w:tc>
          <w:tcPr>
            <w:tcW w:w="2750" w:type="dxa"/>
            <w:tcBorders>
              <w:top w:val="single" w:sz="6" w:space="0" w:color="000000"/>
            </w:tcBorders>
            <w:shd w:val="clear" w:color="auto" w:fill="auto"/>
          </w:tcPr>
          <w:p w14:paraId="51678C39" w14:textId="77777777" w:rsidR="00253487" w:rsidRPr="00253487" w:rsidRDefault="00253487" w:rsidP="00253487">
            <w:r w:rsidRPr="00253487">
              <w:t>RegistID</w:t>
            </w:r>
          </w:p>
        </w:tc>
        <w:tc>
          <w:tcPr>
            <w:tcW w:w="811" w:type="dxa"/>
            <w:tcBorders>
              <w:top w:val="single" w:sz="6" w:space="0" w:color="000000"/>
            </w:tcBorders>
            <w:shd w:val="clear" w:color="auto" w:fill="auto"/>
          </w:tcPr>
          <w:p w14:paraId="0C7B5096"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71CF30DA" w14:textId="77777777" w:rsidR="00253487" w:rsidRPr="00253487" w:rsidRDefault="00253487" w:rsidP="00253487">
            <w:r w:rsidRPr="00253487">
              <w:t>Unique identifier of the original Registration Instructions details</w:t>
            </w:r>
          </w:p>
        </w:tc>
      </w:tr>
      <w:tr w:rsidR="00253487" w:rsidRPr="00253487" w14:paraId="60B311CD" w14:textId="77777777" w:rsidTr="000F73DB">
        <w:tc>
          <w:tcPr>
            <w:tcW w:w="652" w:type="dxa"/>
            <w:shd w:val="clear" w:color="auto" w:fill="auto"/>
          </w:tcPr>
          <w:p w14:paraId="6431E9CD" w14:textId="77777777" w:rsidR="00253487" w:rsidRPr="00253487" w:rsidRDefault="00253487" w:rsidP="000F73DB">
            <w:pPr>
              <w:jc w:val="center"/>
            </w:pPr>
            <w:r w:rsidRPr="00253487">
              <w:t>514</w:t>
            </w:r>
          </w:p>
        </w:tc>
        <w:tc>
          <w:tcPr>
            <w:tcW w:w="2750" w:type="dxa"/>
            <w:shd w:val="clear" w:color="auto" w:fill="auto"/>
          </w:tcPr>
          <w:p w14:paraId="69E33DD4" w14:textId="77777777" w:rsidR="00253487" w:rsidRPr="00253487" w:rsidRDefault="00253487" w:rsidP="00253487">
            <w:r w:rsidRPr="00253487">
              <w:t>RegistTransType</w:t>
            </w:r>
          </w:p>
        </w:tc>
        <w:tc>
          <w:tcPr>
            <w:tcW w:w="811" w:type="dxa"/>
            <w:shd w:val="clear" w:color="auto" w:fill="auto"/>
          </w:tcPr>
          <w:p w14:paraId="4DC7DE7C" w14:textId="77777777" w:rsidR="00253487" w:rsidRPr="00253487" w:rsidRDefault="00253487" w:rsidP="000F73DB">
            <w:pPr>
              <w:jc w:val="center"/>
            </w:pPr>
            <w:r w:rsidRPr="00253487">
              <w:t>Y</w:t>
            </w:r>
          </w:p>
        </w:tc>
        <w:tc>
          <w:tcPr>
            <w:tcW w:w="4859" w:type="dxa"/>
            <w:shd w:val="clear" w:color="auto" w:fill="auto"/>
          </w:tcPr>
          <w:p w14:paraId="07AF072E" w14:textId="77777777" w:rsidR="00253487" w:rsidRPr="00253487" w:rsidRDefault="00253487" w:rsidP="00253487">
            <w:r w:rsidRPr="00253487">
              <w:t>Identifies original Registration Instructions transaction type</w:t>
            </w:r>
          </w:p>
        </w:tc>
      </w:tr>
      <w:tr w:rsidR="00253487" w:rsidRPr="00253487" w14:paraId="6EFE2638" w14:textId="77777777" w:rsidTr="000F73DB">
        <w:tc>
          <w:tcPr>
            <w:tcW w:w="652" w:type="dxa"/>
            <w:shd w:val="clear" w:color="auto" w:fill="auto"/>
          </w:tcPr>
          <w:p w14:paraId="50BED81D" w14:textId="77777777" w:rsidR="00253487" w:rsidRPr="00253487" w:rsidRDefault="00253487" w:rsidP="000F73DB">
            <w:pPr>
              <w:jc w:val="center"/>
            </w:pPr>
            <w:r w:rsidRPr="00253487">
              <w:t>508</w:t>
            </w:r>
          </w:p>
        </w:tc>
        <w:tc>
          <w:tcPr>
            <w:tcW w:w="2750" w:type="dxa"/>
            <w:shd w:val="clear" w:color="auto" w:fill="auto"/>
          </w:tcPr>
          <w:p w14:paraId="4475A6ED" w14:textId="77777777" w:rsidR="00253487" w:rsidRPr="00253487" w:rsidRDefault="00253487" w:rsidP="00253487">
            <w:r w:rsidRPr="00253487">
              <w:t>RegistRefID</w:t>
            </w:r>
          </w:p>
        </w:tc>
        <w:tc>
          <w:tcPr>
            <w:tcW w:w="811" w:type="dxa"/>
            <w:shd w:val="clear" w:color="auto" w:fill="auto"/>
          </w:tcPr>
          <w:p w14:paraId="7091BC7E" w14:textId="77777777" w:rsidR="00253487" w:rsidRPr="00253487" w:rsidRDefault="00253487" w:rsidP="000F73DB">
            <w:pPr>
              <w:jc w:val="center"/>
            </w:pPr>
            <w:r w:rsidRPr="00253487">
              <w:t>Y</w:t>
            </w:r>
          </w:p>
        </w:tc>
        <w:tc>
          <w:tcPr>
            <w:tcW w:w="4859" w:type="dxa"/>
            <w:shd w:val="clear" w:color="auto" w:fill="auto"/>
          </w:tcPr>
          <w:p w14:paraId="21F92B48" w14:textId="77777777" w:rsidR="00253487" w:rsidRPr="00253487" w:rsidRDefault="00253487" w:rsidP="00253487">
            <w:r w:rsidRPr="00253487">
              <w:t>Required for Cancel and Replace RegistTransType messages</w:t>
            </w:r>
          </w:p>
        </w:tc>
      </w:tr>
      <w:tr w:rsidR="00253487" w:rsidRPr="00253487" w14:paraId="0D79836A" w14:textId="77777777" w:rsidTr="000F73DB">
        <w:tc>
          <w:tcPr>
            <w:tcW w:w="652" w:type="dxa"/>
            <w:tcBorders>
              <w:bottom w:val="single" w:sz="6" w:space="0" w:color="000000"/>
            </w:tcBorders>
            <w:shd w:val="clear" w:color="auto" w:fill="auto"/>
          </w:tcPr>
          <w:p w14:paraId="270D33F9" w14:textId="77777777" w:rsidR="00253487" w:rsidRPr="00253487" w:rsidRDefault="00253487" w:rsidP="000F73DB">
            <w:pPr>
              <w:jc w:val="center"/>
            </w:pPr>
            <w:r w:rsidRPr="00253487">
              <w:t>11</w:t>
            </w:r>
          </w:p>
        </w:tc>
        <w:tc>
          <w:tcPr>
            <w:tcW w:w="2750" w:type="dxa"/>
            <w:tcBorders>
              <w:bottom w:val="single" w:sz="6" w:space="0" w:color="000000"/>
            </w:tcBorders>
            <w:shd w:val="clear" w:color="auto" w:fill="auto"/>
          </w:tcPr>
          <w:p w14:paraId="408F9439" w14:textId="77777777" w:rsidR="00253487" w:rsidRPr="00253487" w:rsidRDefault="00253487" w:rsidP="00253487">
            <w:r w:rsidRPr="00253487">
              <w:t>ClOrdID</w:t>
            </w:r>
          </w:p>
        </w:tc>
        <w:tc>
          <w:tcPr>
            <w:tcW w:w="811" w:type="dxa"/>
            <w:tcBorders>
              <w:bottom w:val="single" w:sz="6" w:space="0" w:color="000000"/>
            </w:tcBorders>
            <w:shd w:val="clear" w:color="auto" w:fill="auto"/>
          </w:tcPr>
          <w:p w14:paraId="5F36347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D875FF8" w14:textId="77777777" w:rsidR="00253487" w:rsidRPr="00253487" w:rsidRDefault="00253487" w:rsidP="00253487">
            <w:r w:rsidRPr="00253487">
              <w:t>Unique identifier of the order as assigned by institution or intermediary.</w:t>
            </w:r>
          </w:p>
        </w:tc>
      </w:tr>
      <w:tr w:rsidR="00253487" w:rsidRPr="00253487" w14:paraId="0BAE167B" w14:textId="77777777" w:rsidTr="000F73DB">
        <w:tc>
          <w:tcPr>
            <w:tcW w:w="3402" w:type="dxa"/>
            <w:gridSpan w:val="2"/>
            <w:tcBorders>
              <w:top w:val="single" w:sz="6" w:space="0" w:color="000000"/>
              <w:bottom w:val="single" w:sz="6" w:space="0" w:color="000000"/>
            </w:tcBorders>
            <w:shd w:val="clear" w:color="auto" w:fill="E6E6E6"/>
          </w:tcPr>
          <w:p w14:paraId="09B33694"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3B4180A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AF1DCBD" w14:textId="77777777" w:rsidR="00253487" w:rsidRPr="00253487" w:rsidRDefault="00253487" w:rsidP="00253487">
            <w:r w:rsidRPr="00253487">
              <w:t>Insert here the set of "Parties" (firm identification) fields defined in "Common Components of Application Messages"</w:t>
            </w:r>
          </w:p>
        </w:tc>
      </w:tr>
      <w:tr w:rsidR="00253487" w:rsidRPr="00253487" w14:paraId="0BBD9509" w14:textId="77777777" w:rsidTr="000F73DB">
        <w:tc>
          <w:tcPr>
            <w:tcW w:w="652" w:type="dxa"/>
            <w:tcBorders>
              <w:top w:val="single" w:sz="6" w:space="0" w:color="000000"/>
            </w:tcBorders>
            <w:shd w:val="clear" w:color="auto" w:fill="auto"/>
          </w:tcPr>
          <w:p w14:paraId="30A11BAA"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2FAF1E54" w14:textId="77777777" w:rsidR="00253487" w:rsidRPr="00253487" w:rsidRDefault="00253487" w:rsidP="00253487">
            <w:r w:rsidRPr="00253487">
              <w:t>Account</w:t>
            </w:r>
          </w:p>
        </w:tc>
        <w:tc>
          <w:tcPr>
            <w:tcW w:w="811" w:type="dxa"/>
            <w:tcBorders>
              <w:top w:val="single" w:sz="6" w:space="0" w:color="000000"/>
            </w:tcBorders>
            <w:shd w:val="clear" w:color="auto" w:fill="auto"/>
          </w:tcPr>
          <w:p w14:paraId="6C2B40A0"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25B183C" w14:textId="77777777" w:rsidR="00253487" w:rsidRPr="00253487" w:rsidRDefault="00253487" w:rsidP="00253487"/>
        </w:tc>
      </w:tr>
      <w:tr w:rsidR="00253487" w:rsidRPr="00253487" w14:paraId="5554EC77" w14:textId="77777777" w:rsidTr="000F73DB">
        <w:tc>
          <w:tcPr>
            <w:tcW w:w="652" w:type="dxa"/>
            <w:shd w:val="clear" w:color="auto" w:fill="auto"/>
          </w:tcPr>
          <w:p w14:paraId="030B2894" w14:textId="77777777" w:rsidR="00253487" w:rsidRPr="00253487" w:rsidRDefault="00253487" w:rsidP="000F73DB">
            <w:pPr>
              <w:jc w:val="center"/>
            </w:pPr>
            <w:r w:rsidRPr="00253487">
              <w:t>660</w:t>
            </w:r>
          </w:p>
        </w:tc>
        <w:tc>
          <w:tcPr>
            <w:tcW w:w="2750" w:type="dxa"/>
            <w:shd w:val="clear" w:color="auto" w:fill="auto"/>
          </w:tcPr>
          <w:p w14:paraId="5E2072FB" w14:textId="77777777" w:rsidR="00253487" w:rsidRPr="00253487" w:rsidRDefault="00253487" w:rsidP="00253487">
            <w:r w:rsidRPr="00253487">
              <w:t>AcctIDSource</w:t>
            </w:r>
          </w:p>
        </w:tc>
        <w:tc>
          <w:tcPr>
            <w:tcW w:w="811" w:type="dxa"/>
            <w:shd w:val="clear" w:color="auto" w:fill="auto"/>
          </w:tcPr>
          <w:p w14:paraId="1DE7F063" w14:textId="77777777" w:rsidR="00253487" w:rsidRPr="00253487" w:rsidRDefault="00253487" w:rsidP="000F73DB">
            <w:pPr>
              <w:jc w:val="center"/>
            </w:pPr>
            <w:r w:rsidRPr="00253487">
              <w:t>N</w:t>
            </w:r>
          </w:p>
        </w:tc>
        <w:tc>
          <w:tcPr>
            <w:tcW w:w="4859" w:type="dxa"/>
            <w:shd w:val="clear" w:color="auto" w:fill="auto"/>
          </w:tcPr>
          <w:p w14:paraId="65FDD157" w14:textId="77777777" w:rsidR="00253487" w:rsidRPr="00253487" w:rsidRDefault="00253487" w:rsidP="00253487"/>
        </w:tc>
      </w:tr>
      <w:tr w:rsidR="00253487" w:rsidRPr="00253487" w14:paraId="0AD6658E" w14:textId="77777777" w:rsidTr="000F73DB">
        <w:tc>
          <w:tcPr>
            <w:tcW w:w="652" w:type="dxa"/>
            <w:shd w:val="clear" w:color="auto" w:fill="auto"/>
          </w:tcPr>
          <w:p w14:paraId="360086B8" w14:textId="77777777" w:rsidR="00253487" w:rsidRPr="00253487" w:rsidRDefault="00253487" w:rsidP="000F73DB">
            <w:pPr>
              <w:jc w:val="center"/>
            </w:pPr>
            <w:r w:rsidRPr="00253487">
              <w:t>506</w:t>
            </w:r>
          </w:p>
        </w:tc>
        <w:tc>
          <w:tcPr>
            <w:tcW w:w="2750" w:type="dxa"/>
            <w:shd w:val="clear" w:color="auto" w:fill="auto"/>
          </w:tcPr>
          <w:p w14:paraId="4D3D137D" w14:textId="77777777" w:rsidR="00253487" w:rsidRPr="00253487" w:rsidRDefault="00253487" w:rsidP="00253487">
            <w:r w:rsidRPr="00253487">
              <w:t>RegistStatus</w:t>
            </w:r>
          </w:p>
        </w:tc>
        <w:tc>
          <w:tcPr>
            <w:tcW w:w="811" w:type="dxa"/>
            <w:shd w:val="clear" w:color="auto" w:fill="auto"/>
          </w:tcPr>
          <w:p w14:paraId="3B2189A9" w14:textId="77777777" w:rsidR="00253487" w:rsidRPr="00253487" w:rsidRDefault="00253487" w:rsidP="000F73DB">
            <w:pPr>
              <w:jc w:val="center"/>
            </w:pPr>
            <w:r w:rsidRPr="00253487">
              <w:t>Y</w:t>
            </w:r>
          </w:p>
        </w:tc>
        <w:tc>
          <w:tcPr>
            <w:tcW w:w="4859" w:type="dxa"/>
            <w:shd w:val="clear" w:color="auto" w:fill="auto"/>
          </w:tcPr>
          <w:p w14:paraId="10AAFDC7" w14:textId="77777777" w:rsidR="00253487" w:rsidRPr="00253487" w:rsidRDefault="00253487" w:rsidP="00253487"/>
        </w:tc>
      </w:tr>
      <w:tr w:rsidR="00253487" w:rsidRPr="00253487" w14:paraId="64FD07E4" w14:textId="77777777" w:rsidTr="000F73DB">
        <w:tc>
          <w:tcPr>
            <w:tcW w:w="652" w:type="dxa"/>
            <w:shd w:val="clear" w:color="auto" w:fill="auto"/>
          </w:tcPr>
          <w:p w14:paraId="5E02BD25" w14:textId="77777777" w:rsidR="00253487" w:rsidRPr="00253487" w:rsidRDefault="00253487" w:rsidP="000F73DB">
            <w:pPr>
              <w:jc w:val="center"/>
            </w:pPr>
            <w:r w:rsidRPr="00253487">
              <w:t>507</w:t>
            </w:r>
          </w:p>
        </w:tc>
        <w:tc>
          <w:tcPr>
            <w:tcW w:w="2750" w:type="dxa"/>
            <w:shd w:val="clear" w:color="auto" w:fill="auto"/>
          </w:tcPr>
          <w:p w14:paraId="2A1F1600" w14:textId="77777777" w:rsidR="00253487" w:rsidRPr="00253487" w:rsidRDefault="00253487" w:rsidP="00253487">
            <w:r w:rsidRPr="00253487">
              <w:t>RegistRejReasonCode</w:t>
            </w:r>
          </w:p>
        </w:tc>
        <w:tc>
          <w:tcPr>
            <w:tcW w:w="811" w:type="dxa"/>
            <w:shd w:val="clear" w:color="auto" w:fill="auto"/>
          </w:tcPr>
          <w:p w14:paraId="059BC483" w14:textId="77777777" w:rsidR="00253487" w:rsidRPr="00253487" w:rsidRDefault="00253487" w:rsidP="000F73DB">
            <w:pPr>
              <w:jc w:val="center"/>
            </w:pPr>
            <w:r w:rsidRPr="00253487">
              <w:t>N</w:t>
            </w:r>
          </w:p>
        </w:tc>
        <w:tc>
          <w:tcPr>
            <w:tcW w:w="4859" w:type="dxa"/>
            <w:shd w:val="clear" w:color="auto" w:fill="auto"/>
          </w:tcPr>
          <w:p w14:paraId="43CE8625" w14:textId="77777777" w:rsidR="00253487" w:rsidRPr="00253487" w:rsidRDefault="00253487" w:rsidP="00253487"/>
        </w:tc>
      </w:tr>
      <w:tr w:rsidR="00253487" w:rsidRPr="00253487" w14:paraId="1C07F4E2" w14:textId="77777777" w:rsidTr="000F73DB">
        <w:tc>
          <w:tcPr>
            <w:tcW w:w="652" w:type="dxa"/>
            <w:tcBorders>
              <w:bottom w:val="single" w:sz="6" w:space="0" w:color="000000"/>
            </w:tcBorders>
            <w:shd w:val="clear" w:color="auto" w:fill="auto"/>
          </w:tcPr>
          <w:p w14:paraId="5A24967C" w14:textId="77777777" w:rsidR="00253487" w:rsidRPr="00253487" w:rsidRDefault="00253487" w:rsidP="000F73DB">
            <w:pPr>
              <w:jc w:val="center"/>
            </w:pPr>
            <w:r w:rsidRPr="00253487">
              <w:t>496</w:t>
            </w:r>
          </w:p>
        </w:tc>
        <w:tc>
          <w:tcPr>
            <w:tcW w:w="2750" w:type="dxa"/>
            <w:tcBorders>
              <w:bottom w:val="single" w:sz="6" w:space="0" w:color="000000"/>
            </w:tcBorders>
            <w:shd w:val="clear" w:color="auto" w:fill="auto"/>
          </w:tcPr>
          <w:p w14:paraId="48ADF906" w14:textId="77777777" w:rsidR="00253487" w:rsidRPr="00253487" w:rsidRDefault="00253487" w:rsidP="00253487">
            <w:r w:rsidRPr="00253487">
              <w:t>RegistRejReasonText</w:t>
            </w:r>
          </w:p>
        </w:tc>
        <w:tc>
          <w:tcPr>
            <w:tcW w:w="811" w:type="dxa"/>
            <w:tcBorders>
              <w:bottom w:val="single" w:sz="6" w:space="0" w:color="000000"/>
            </w:tcBorders>
            <w:shd w:val="clear" w:color="auto" w:fill="auto"/>
          </w:tcPr>
          <w:p w14:paraId="55373D2F"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3332464" w14:textId="77777777" w:rsidR="00253487" w:rsidRPr="00253487" w:rsidRDefault="00253487" w:rsidP="00253487"/>
        </w:tc>
      </w:tr>
      <w:tr w:rsidR="00253487" w:rsidRPr="00253487" w14:paraId="48BA1692" w14:textId="77777777" w:rsidTr="000F73DB">
        <w:tc>
          <w:tcPr>
            <w:tcW w:w="3402" w:type="dxa"/>
            <w:gridSpan w:val="2"/>
            <w:tcBorders>
              <w:top w:val="single" w:sz="6" w:space="0" w:color="000000"/>
              <w:bottom w:val="double" w:sz="6" w:space="0" w:color="000000"/>
            </w:tcBorders>
            <w:shd w:val="clear" w:color="auto" w:fill="E6E6E6"/>
          </w:tcPr>
          <w:p w14:paraId="784A52CC"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56574E00"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6E58336F" w14:textId="77777777" w:rsidR="00253487" w:rsidRPr="00253487" w:rsidRDefault="00253487" w:rsidP="00253487"/>
        </w:tc>
      </w:tr>
      <w:bookmarkEnd w:id="297"/>
    </w:tbl>
    <w:p w14:paraId="2600B296"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5AA813B8" w14:textId="77777777">
        <w:tc>
          <w:tcPr>
            <w:tcW w:w="9576" w:type="dxa"/>
            <w:tcBorders>
              <w:bottom w:val="nil"/>
            </w:tcBorders>
            <w:shd w:val="pct25" w:color="auto" w:fill="FFFFFF"/>
          </w:tcPr>
          <w:p w14:paraId="03CFEC47" w14:textId="77777777" w:rsidR="009E3F16" w:rsidRDefault="009E3F16">
            <w:pPr>
              <w:pStyle w:val="Heading5"/>
            </w:pPr>
            <w:r>
              <w:rPr>
                <w:rFonts w:ascii="Times New Roman" w:hAnsi="Times New Roman"/>
                <w:sz w:val="24"/>
              </w:rPr>
              <w:t xml:space="preserve">FIXML Definition for this message – see </w:t>
            </w:r>
            <w:hyperlink r:id="rId70"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1C2C653E" w14:textId="77777777">
        <w:tc>
          <w:tcPr>
            <w:tcW w:w="9576" w:type="dxa"/>
            <w:shd w:val="pct12" w:color="auto" w:fill="FFFFFF"/>
          </w:tcPr>
          <w:p w14:paraId="7D094EF5" w14:textId="77777777" w:rsidR="009E3F16" w:rsidRDefault="009E3F16">
            <w:r>
              <w:rPr>
                <w:rFonts w:eastAsia="Arial Unicode MS"/>
              </w:rPr>
              <w:t>Refer to the FIXML element  RgstInstrctnsRsp</w:t>
            </w:r>
          </w:p>
          <w:p w14:paraId="69271A64" w14:textId="77777777" w:rsidR="009E3F16" w:rsidRDefault="009E3F16"/>
        </w:tc>
      </w:tr>
    </w:tbl>
    <w:p w14:paraId="6E34B91D" w14:textId="77777777" w:rsidR="009E3F16" w:rsidRDefault="009E3F16"/>
    <w:p w14:paraId="77AE7336" w14:textId="77777777" w:rsidR="009E3F16" w:rsidRDefault="009E3F16">
      <w:pPr>
        <w:pStyle w:val="Heading1"/>
      </w:pPr>
      <w:r>
        <w:br w:type="page"/>
      </w:r>
      <w:bookmarkStart w:id="298" w:name="CATEGORY_PositionsMaintenance"/>
      <w:bookmarkStart w:id="299" w:name="_Toc227925090"/>
      <w:r>
        <w:t>CATEGORY:  POSITIONS MAINTENANCE</w:t>
      </w:r>
      <w:bookmarkEnd w:id="298"/>
      <w:bookmarkEnd w:id="299"/>
    </w:p>
    <w:p w14:paraId="7A86CB2F" w14:textId="77777777" w:rsidR="009E3F16" w:rsidRDefault="009E3F16"/>
    <w:p w14:paraId="202DD1EC" w14:textId="77777777" w:rsidR="009E3F16" w:rsidRDefault="009E3F16">
      <w:pPr>
        <w:pStyle w:val="Heading2"/>
      </w:pPr>
      <w:bookmarkStart w:id="300" w:name="_Toc227925091"/>
      <w:r>
        <w:t>Overview</w:t>
      </w:r>
      <w:bookmarkEnd w:id="300"/>
    </w:p>
    <w:p w14:paraId="18DB0A5A" w14:textId="77777777" w:rsidR="009E3F16" w:rsidRDefault="009E3F16">
      <w:pPr>
        <w:pStyle w:val="NormalIndent"/>
      </w:pPr>
    </w:p>
    <w:p w14:paraId="2628DA57" w14:textId="77777777" w:rsidR="009E3F16" w:rsidRDefault="009E3F16">
      <w:pPr>
        <w:pStyle w:val="Heading3"/>
      </w:pPr>
      <w:bookmarkStart w:id="301" w:name="_Toc227925092"/>
      <w:r>
        <w:t>Clearing Services for Position Management</w:t>
      </w:r>
      <w:bookmarkEnd w:id="301"/>
    </w:p>
    <w:p w14:paraId="084D0590" w14:textId="77777777" w:rsidR="009E3F16" w:rsidRDefault="009E3F16">
      <w:pPr>
        <w:pStyle w:val="NormalIndent"/>
      </w:pPr>
      <w:r>
        <w:t xml:space="preserve">The Position Management Clearing Services can be used to invoke the following business functions. If requested, message-based response confirmations will be provided to the client. </w:t>
      </w:r>
    </w:p>
    <w:p w14:paraId="0DDB2382" w14:textId="77777777" w:rsidR="009E3F16" w:rsidRDefault="009E3F16">
      <w:pPr>
        <w:pStyle w:val="NormalIndent"/>
        <w:numPr>
          <w:ilvl w:val="0"/>
          <w:numId w:val="43"/>
        </w:numPr>
      </w:pPr>
      <w:r>
        <w:t>Position Change Submission (Final Position Instructions)</w:t>
      </w:r>
    </w:p>
    <w:p w14:paraId="2AEDDC90" w14:textId="77777777" w:rsidR="009E3F16" w:rsidRDefault="009E3F16">
      <w:pPr>
        <w:pStyle w:val="NormalIndent"/>
        <w:numPr>
          <w:ilvl w:val="0"/>
          <w:numId w:val="43"/>
        </w:numPr>
      </w:pPr>
      <w:r>
        <w:t>Position Adjustment</w:t>
      </w:r>
    </w:p>
    <w:p w14:paraId="02334BD8" w14:textId="77777777" w:rsidR="009E3F16" w:rsidRDefault="009E3F16">
      <w:pPr>
        <w:pStyle w:val="NormalIndent"/>
        <w:numPr>
          <w:ilvl w:val="0"/>
          <w:numId w:val="43"/>
        </w:numPr>
      </w:pPr>
      <w:r>
        <w:t>Exercise Notice</w:t>
      </w:r>
    </w:p>
    <w:p w14:paraId="04F1548C" w14:textId="77777777" w:rsidR="009E3F16" w:rsidRDefault="009E3F16">
      <w:pPr>
        <w:pStyle w:val="NormalIndent"/>
        <w:numPr>
          <w:ilvl w:val="0"/>
          <w:numId w:val="43"/>
        </w:numPr>
      </w:pPr>
      <w:r>
        <w:t>Abandonment Notice</w:t>
      </w:r>
    </w:p>
    <w:p w14:paraId="39451F62" w14:textId="77777777" w:rsidR="009E3F16" w:rsidRDefault="009E3F16">
      <w:pPr>
        <w:pStyle w:val="NormalIndent"/>
        <w:numPr>
          <w:ilvl w:val="0"/>
          <w:numId w:val="43"/>
        </w:numPr>
      </w:pPr>
      <w:r>
        <w:t>Margin Disposition</w:t>
      </w:r>
    </w:p>
    <w:p w14:paraId="2BD1B6A1" w14:textId="77777777" w:rsidR="009E3F16" w:rsidRDefault="009E3F16">
      <w:pPr>
        <w:pStyle w:val="NormalIndent"/>
        <w:numPr>
          <w:ilvl w:val="0"/>
          <w:numId w:val="43"/>
        </w:numPr>
      </w:pPr>
      <w:r>
        <w:t>Position Pledge</w:t>
      </w:r>
    </w:p>
    <w:p w14:paraId="27580659" w14:textId="77777777" w:rsidR="009E3F16" w:rsidRDefault="009E3F16">
      <w:pPr>
        <w:pStyle w:val="NormalIndent"/>
        <w:numPr>
          <w:ilvl w:val="0"/>
          <w:numId w:val="43"/>
        </w:numPr>
      </w:pPr>
      <w:r>
        <w:t>Request for Position</w:t>
      </w:r>
    </w:p>
    <w:p w14:paraId="76F83F39" w14:textId="77777777" w:rsidR="009E3F16" w:rsidRDefault="009E3F16">
      <w:pPr>
        <w:pStyle w:val="NormalIndent"/>
      </w:pPr>
    </w:p>
    <w:p w14:paraId="2C9E6512" w14:textId="77777777" w:rsidR="009E3F16" w:rsidRDefault="009E3F16">
      <w:pPr>
        <w:pStyle w:val="Heading3"/>
      </w:pPr>
      <w:bookmarkStart w:id="302" w:name="_Toc227925093"/>
      <w:r>
        <w:t>Clearing Services for Post-Trade Processing</w:t>
      </w:r>
      <w:bookmarkEnd w:id="302"/>
    </w:p>
    <w:p w14:paraId="539824A7" w14:textId="77777777" w:rsidR="009E3F16" w:rsidRDefault="009E3F16">
      <w:pPr>
        <w:pStyle w:val="NormalIndent"/>
      </w:pPr>
      <w:r>
        <w:t xml:space="preserve">The Post-Trade Processing Clearing Services can be used to invoke the following business functions. If requested, message-based response confirmations will be provided to the client. </w:t>
      </w:r>
    </w:p>
    <w:p w14:paraId="0EC2EE97" w14:textId="77777777" w:rsidR="009E3F16" w:rsidRDefault="009E3F16">
      <w:pPr>
        <w:pStyle w:val="NormalIndent"/>
        <w:numPr>
          <w:ilvl w:val="0"/>
          <w:numId w:val="44"/>
        </w:numPr>
      </w:pPr>
      <w:r>
        <w:t>ETP message format:  Trade Change</w:t>
      </w:r>
    </w:p>
    <w:p w14:paraId="6747DB1D" w14:textId="77777777" w:rsidR="009E3F16" w:rsidRDefault="009E3F16">
      <w:pPr>
        <w:pStyle w:val="NormalIndent"/>
        <w:numPr>
          <w:ilvl w:val="0"/>
          <w:numId w:val="44"/>
        </w:numPr>
      </w:pPr>
      <w:r>
        <w:t>Give-up message format:  Allocation, Accept, Reject, Release, Change, Delete</w:t>
      </w:r>
    </w:p>
    <w:p w14:paraId="4AADD395" w14:textId="77777777" w:rsidR="009E3F16" w:rsidRDefault="009E3F16">
      <w:pPr>
        <w:pStyle w:val="NormalIndent"/>
        <w:numPr>
          <w:ilvl w:val="0"/>
          <w:numId w:val="44"/>
        </w:numPr>
      </w:pPr>
      <w:r>
        <w:t>Exchange for Physical (EFP) message format:  Allocation, Accept, Reject, Change, Delete</w:t>
      </w:r>
    </w:p>
    <w:p w14:paraId="099AD220" w14:textId="77777777" w:rsidR="009E3F16" w:rsidRDefault="009E3F16">
      <w:pPr>
        <w:pStyle w:val="NormalIndent"/>
        <w:numPr>
          <w:ilvl w:val="0"/>
          <w:numId w:val="44"/>
        </w:numPr>
      </w:pPr>
      <w:r>
        <w:t>Average Price (APS) message format:  Allocation, Accept, Change, Delete</w:t>
      </w:r>
    </w:p>
    <w:p w14:paraId="137BC4AF" w14:textId="77777777" w:rsidR="009E3F16" w:rsidRDefault="009E3F16">
      <w:pPr>
        <w:pStyle w:val="NormalIndent"/>
        <w:numPr>
          <w:ilvl w:val="0"/>
          <w:numId w:val="44"/>
        </w:numPr>
      </w:pPr>
      <w:r>
        <w:t>Mutual Offset (MOS) message format:  Allocation, Accept, Reject, Change, Delete</w:t>
      </w:r>
    </w:p>
    <w:p w14:paraId="0E3523C0" w14:textId="77777777" w:rsidR="009E3F16" w:rsidRDefault="009E3F16">
      <w:pPr>
        <w:pStyle w:val="NormalIndent"/>
        <w:numPr>
          <w:ilvl w:val="0"/>
          <w:numId w:val="44"/>
        </w:numPr>
      </w:pPr>
      <w:r>
        <w:t>Trade Entry Edit message format:  Trade Add, Transfer, Change</w:t>
      </w:r>
    </w:p>
    <w:p w14:paraId="27A93CBE" w14:textId="77777777" w:rsidR="009E3F16" w:rsidRDefault="009E3F16"/>
    <w:p w14:paraId="228BFD26" w14:textId="77777777" w:rsidR="009E3F16" w:rsidRDefault="009E3F16">
      <w:pPr>
        <w:pStyle w:val="Heading3"/>
        <w:keepNext/>
      </w:pPr>
      <w:bookmarkStart w:id="303" w:name="_Toc227925094"/>
      <w:r>
        <w:t>Position Maintenance Sequence Diagrams</w:t>
      </w:r>
      <w:bookmarkEnd w:id="303"/>
    </w:p>
    <w:p w14:paraId="6F7B5027" w14:textId="77777777" w:rsidR="009E3F16" w:rsidRDefault="009E3F16">
      <w:pPr>
        <w:pStyle w:val="NormalIndent"/>
        <w:keepNext/>
      </w:pPr>
    </w:p>
    <w:p w14:paraId="68BECE98" w14:textId="77777777" w:rsidR="009E3F16" w:rsidRDefault="009E3F16">
      <w:pPr>
        <w:pStyle w:val="Heading4"/>
        <w:keepNext/>
      </w:pPr>
      <w:bookmarkStart w:id="304" w:name="_Toc227925095"/>
      <w:r>
        <w:t>Nominal Scenario - Valid Position Maintenance Request Accepted</w:t>
      </w:r>
      <w:bookmarkEnd w:id="304"/>
    </w:p>
    <w:p w14:paraId="7B0882BE" w14:textId="77777777" w:rsidR="009E3F16" w:rsidRDefault="00C962BF">
      <w:pPr>
        <w:pStyle w:val="NormalIndent"/>
        <w:keepNext/>
      </w:pPr>
      <w:r>
        <w:pict w14:anchorId="380B12BE">
          <v:shape id="_x0000_i1040" type="#_x0000_t75" style="width:402.35pt;height:266pt" fillcolor="window">
            <v:imagedata r:id="rId71" o:title="PositionMaintenanceProcessing"/>
          </v:shape>
        </w:pict>
      </w:r>
    </w:p>
    <w:p w14:paraId="108CB7F3" w14:textId="77777777" w:rsidR="009E3F16" w:rsidRDefault="009E3F16"/>
    <w:p w14:paraId="0179A1C0" w14:textId="77777777" w:rsidR="009E3F16" w:rsidRDefault="009E3F16">
      <w:pPr>
        <w:pStyle w:val="Heading4"/>
      </w:pPr>
      <w:bookmarkStart w:id="305" w:name="_Toc227925096"/>
      <w:r>
        <w:t>Alternative Scenario - Invalid Position Maintenance Request - Rejected</w:t>
      </w:r>
      <w:bookmarkEnd w:id="305"/>
    </w:p>
    <w:p w14:paraId="323EE644" w14:textId="77777777" w:rsidR="009E3F16" w:rsidRDefault="00C962BF">
      <w:pPr>
        <w:pStyle w:val="NormalIndent"/>
      </w:pPr>
      <w:r>
        <w:pict w14:anchorId="3729B284">
          <v:shape id="_x0000_i1041" type="#_x0000_t75" style="width:384.55pt;height:186.35pt" fillcolor="window">
            <v:imagedata r:id="rId72" o:title="InvalidPositionMaintenanceRequest"/>
          </v:shape>
        </w:pict>
      </w:r>
    </w:p>
    <w:p w14:paraId="32149C4A" w14:textId="77777777" w:rsidR="009E3F16" w:rsidRDefault="009E3F16"/>
    <w:p w14:paraId="5BBCA334" w14:textId="77777777" w:rsidR="009E3F16" w:rsidRDefault="009E3F16">
      <w:pPr>
        <w:pStyle w:val="Heading2"/>
      </w:pPr>
      <w:r>
        <w:br w:type="page"/>
      </w:r>
      <w:bookmarkStart w:id="306" w:name="_Toc227925097"/>
      <w:r>
        <w:t>Position Maintenance Component Blocks</w:t>
      </w:r>
      <w:bookmarkEnd w:id="306"/>
    </w:p>
    <w:p w14:paraId="6ECDDBB1" w14:textId="77777777" w:rsidR="009E3F16" w:rsidRDefault="009E3F16">
      <w:r>
        <w:t>This section lists the component blocks used exclusively by the messages defined for Position Maintenance.</w:t>
      </w:r>
    </w:p>
    <w:p w14:paraId="6A71F6B5" w14:textId="77777777" w:rsidR="009E3F16" w:rsidRDefault="009E3F16">
      <w:pPr>
        <w:pStyle w:val="Heading3"/>
      </w:pPr>
      <w:bookmarkStart w:id="307" w:name="_Toc147504992"/>
      <w:bookmarkStart w:id="308" w:name="_Toc145585300"/>
      <w:bookmarkStart w:id="309" w:name="_Toc219017687"/>
      <w:bookmarkStart w:id="310" w:name="_Toc227925098"/>
      <w:r>
        <w:t>UnderlyingAmount component block</w:t>
      </w:r>
      <w:bookmarkEnd w:id="307"/>
      <w:bookmarkEnd w:id="308"/>
      <w:bookmarkEnd w:id="309"/>
      <w:bookmarkEnd w:id="310"/>
    </w:p>
    <w:p w14:paraId="31125CB0" w14:textId="77777777" w:rsidR="009E3F16" w:rsidRDefault="009E3F16">
      <w:pPr>
        <w:pStyle w:val="NormalIndent"/>
      </w:pPr>
      <w:r>
        <w:t>The UnderlyingAmount component block is used to supply the underlying amounts, dates, settlement status and method for derivative positions.</w:t>
      </w:r>
    </w:p>
    <w:p w14:paraId="287AAB19"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31442098"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0502ABC9" w14:textId="77777777" w:rsidR="00253487" w:rsidRPr="000F73DB" w:rsidRDefault="00253487" w:rsidP="000F73DB">
            <w:pPr>
              <w:jc w:val="center"/>
              <w:rPr>
                <w:b/>
                <w:i/>
              </w:rPr>
            </w:pPr>
            <w:bookmarkStart w:id="311" w:name="Comp_UnderlyingAmount"/>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5284FF5B"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53452EE2"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2024725D" w14:textId="77777777" w:rsidR="00253487" w:rsidRPr="000F73DB" w:rsidRDefault="00253487" w:rsidP="000F73DB">
            <w:pPr>
              <w:jc w:val="center"/>
              <w:rPr>
                <w:b/>
                <w:i/>
              </w:rPr>
            </w:pPr>
            <w:r w:rsidRPr="000F73DB">
              <w:rPr>
                <w:b/>
                <w:i/>
              </w:rPr>
              <w:t>Comments</w:t>
            </w:r>
          </w:p>
        </w:tc>
      </w:tr>
      <w:tr w:rsidR="00253487" w:rsidRPr="00253487" w14:paraId="70B2DDE4" w14:textId="77777777" w:rsidTr="000F73DB">
        <w:tc>
          <w:tcPr>
            <w:tcW w:w="652" w:type="dxa"/>
            <w:shd w:val="clear" w:color="auto" w:fill="auto"/>
          </w:tcPr>
          <w:p w14:paraId="1DA333A6" w14:textId="77777777" w:rsidR="00253487" w:rsidRPr="00253487" w:rsidRDefault="00253487" w:rsidP="000F73DB">
            <w:pPr>
              <w:jc w:val="center"/>
            </w:pPr>
            <w:r w:rsidRPr="00253487">
              <w:t>984</w:t>
            </w:r>
          </w:p>
        </w:tc>
        <w:tc>
          <w:tcPr>
            <w:tcW w:w="2750" w:type="dxa"/>
            <w:gridSpan w:val="2"/>
            <w:shd w:val="clear" w:color="auto" w:fill="auto"/>
          </w:tcPr>
          <w:p w14:paraId="19012546" w14:textId="77777777" w:rsidR="00253487" w:rsidRPr="00253487" w:rsidRDefault="00253487" w:rsidP="00253487">
            <w:r w:rsidRPr="00253487">
              <w:t>NoUnderlyingAmounts</w:t>
            </w:r>
          </w:p>
        </w:tc>
        <w:tc>
          <w:tcPr>
            <w:tcW w:w="811" w:type="dxa"/>
            <w:shd w:val="clear" w:color="auto" w:fill="auto"/>
          </w:tcPr>
          <w:p w14:paraId="5BFFAA39" w14:textId="77777777" w:rsidR="00253487" w:rsidRPr="00253487" w:rsidRDefault="00253487" w:rsidP="000F73DB">
            <w:pPr>
              <w:jc w:val="center"/>
            </w:pPr>
            <w:r w:rsidRPr="00253487">
              <w:t>N</w:t>
            </w:r>
          </w:p>
        </w:tc>
        <w:tc>
          <w:tcPr>
            <w:tcW w:w="4859" w:type="dxa"/>
            <w:shd w:val="clear" w:color="auto" w:fill="auto"/>
          </w:tcPr>
          <w:p w14:paraId="7A322498" w14:textId="77777777" w:rsidR="00253487" w:rsidRPr="00253487" w:rsidRDefault="00253487" w:rsidP="00253487"/>
        </w:tc>
      </w:tr>
      <w:tr w:rsidR="00253487" w:rsidRPr="00253487" w14:paraId="72FBD241" w14:textId="77777777" w:rsidTr="000F73DB">
        <w:tc>
          <w:tcPr>
            <w:tcW w:w="652" w:type="dxa"/>
            <w:shd w:val="clear" w:color="auto" w:fill="auto"/>
          </w:tcPr>
          <w:p w14:paraId="18F76BA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6E93723" w14:textId="77777777" w:rsidR="00253487" w:rsidRPr="00253487" w:rsidRDefault="00253487" w:rsidP="000F73DB">
            <w:pPr>
              <w:jc w:val="center"/>
            </w:pPr>
            <w:r w:rsidRPr="00253487">
              <w:t>985</w:t>
            </w:r>
          </w:p>
        </w:tc>
        <w:tc>
          <w:tcPr>
            <w:tcW w:w="2098" w:type="dxa"/>
            <w:shd w:val="clear" w:color="auto" w:fill="auto"/>
          </w:tcPr>
          <w:p w14:paraId="1BF51B46" w14:textId="77777777" w:rsidR="00253487" w:rsidRPr="00253487" w:rsidRDefault="00253487" w:rsidP="00253487">
            <w:r w:rsidRPr="00253487">
              <w:t>UnderlyingPayAmount</w:t>
            </w:r>
          </w:p>
        </w:tc>
        <w:tc>
          <w:tcPr>
            <w:tcW w:w="811" w:type="dxa"/>
            <w:shd w:val="clear" w:color="auto" w:fill="auto"/>
          </w:tcPr>
          <w:p w14:paraId="252412F0" w14:textId="77777777" w:rsidR="00253487" w:rsidRPr="00253487" w:rsidRDefault="00253487" w:rsidP="000F73DB">
            <w:pPr>
              <w:jc w:val="center"/>
            </w:pPr>
            <w:r w:rsidRPr="00253487">
              <w:t>N</w:t>
            </w:r>
          </w:p>
        </w:tc>
        <w:tc>
          <w:tcPr>
            <w:tcW w:w="4859" w:type="dxa"/>
            <w:shd w:val="clear" w:color="auto" w:fill="auto"/>
          </w:tcPr>
          <w:p w14:paraId="73F7581A" w14:textId="77777777" w:rsidR="00253487" w:rsidRPr="00253487" w:rsidRDefault="00253487" w:rsidP="00253487">
            <w:r w:rsidRPr="00253487">
              <w:t>Amount to pay in order to receive the underlying instrument.</w:t>
            </w:r>
          </w:p>
        </w:tc>
      </w:tr>
      <w:tr w:rsidR="00253487" w:rsidRPr="00253487" w14:paraId="34759041" w14:textId="77777777" w:rsidTr="000F73DB">
        <w:tc>
          <w:tcPr>
            <w:tcW w:w="652" w:type="dxa"/>
            <w:shd w:val="clear" w:color="auto" w:fill="auto"/>
          </w:tcPr>
          <w:p w14:paraId="41BE0EB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34722C7" w14:textId="77777777" w:rsidR="00253487" w:rsidRPr="00253487" w:rsidRDefault="00253487" w:rsidP="000F73DB">
            <w:pPr>
              <w:jc w:val="center"/>
            </w:pPr>
            <w:r w:rsidRPr="00253487">
              <w:t>986</w:t>
            </w:r>
          </w:p>
        </w:tc>
        <w:tc>
          <w:tcPr>
            <w:tcW w:w="2098" w:type="dxa"/>
            <w:shd w:val="clear" w:color="auto" w:fill="auto"/>
          </w:tcPr>
          <w:p w14:paraId="4B0DEAC8" w14:textId="77777777" w:rsidR="00253487" w:rsidRPr="00253487" w:rsidRDefault="00253487" w:rsidP="00253487">
            <w:r w:rsidRPr="00253487">
              <w:t>UnderlyingCollectAmount</w:t>
            </w:r>
          </w:p>
        </w:tc>
        <w:tc>
          <w:tcPr>
            <w:tcW w:w="811" w:type="dxa"/>
            <w:shd w:val="clear" w:color="auto" w:fill="auto"/>
          </w:tcPr>
          <w:p w14:paraId="6FF4E73A" w14:textId="77777777" w:rsidR="00253487" w:rsidRPr="00253487" w:rsidRDefault="00253487" w:rsidP="000F73DB">
            <w:pPr>
              <w:jc w:val="center"/>
            </w:pPr>
            <w:r w:rsidRPr="00253487">
              <w:t>N</w:t>
            </w:r>
          </w:p>
        </w:tc>
        <w:tc>
          <w:tcPr>
            <w:tcW w:w="4859" w:type="dxa"/>
            <w:shd w:val="clear" w:color="auto" w:fill="auto"/>
          </w:tcPr>
          <w:p w14:paraId="21577D7B" w14:textId="77777777" w:rsidR="00253487" w:rsidRPr="00253487" w:rsidRDefault="00253487" w:rsidP="00253487">
            <w:r w:rsidRPr="00253487">
              <w:t>Amount to collect in order to deliver the underlying instrument.</w:t>
            </w:r>
          </w:p>
        </w:tc>
      </w:tr>
      <w:tr w:rsidR="00253487" w:rsidRPr="00253487" w14:paraId="762EF9C0" w14:textId="77777777" w:rsidTr="000F73DB">
        <w:tc>
          <w:tcPr>
            <w:tcW w:w="652" w:type="dxa"/>
            <w:shd w:val="clear" w:color="auto" w:fill="auto"/>
          </w:tcPr>
          <w:p w14:paraId="1D2BECC6"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392735A2" w14:textId="77777777" w:rsidR="00253487" w:rsidRPr="00253487" w:rsidRDefault="00253487" w:rsidP="000F73DB">
            <w:pPr>
              <w:jc w:val="center"/>
            </w:pPr>
            <w:r w:rsidRPr="00253487">
              <w:t>987</w:t>
            </w:r>
          </w:p>
        </w:tc>
        <w:tc>
          <w:tcPr>
            <w:tcW w:w="2098" w:type="dxa"/>
            <w:shd w:val="clear" w:color="auto" w:fill="auto"/>
          </w:tcPr>
          <w:p w14:paraId="30414931" w14:textId="77777777" w:rsidR="00253487" w:rsidRPr="00253487" w:rsidRDefault="00253487" w:rsidP="00253487">
            <w:r w:rsidRPr="00253487">
              <w:t>UnderlyingSettlementDate</w:t>
            </w:r>
          </w:p>
        </w:tc>
        <w:tc>
          <w:tcPr>
            <w:tcW w:w="811" w:type="dxa"/>
            <w:shd w:val="clear" w:color="auto" w:fill="auto"/>
          </w:tcPr>
          <w:p w14:paraId="53A19F43" w14:textId="77777777" w:rsidR="00253487" w:rsidRPr="00253487" w:rsidRDefault="00253487" w:rsidP="000F73DB">
            <w:pPr>
              <w:jc w:val="center"/>
            </w:pPr>
            <w:r w:rsidRPr="00253487">
              <w:t>N</w:t>
            </w:r>
          </w:p>
        </w:tc>
        <w:tc>
          <w:tcPr>
            <w:tcW w:w="4859" w:type="dxa"/>
            <w:shd w:val="clear" w:color="auto" w:fill="auto"/>
          </w:tcPr>
          <w:p w14:paraId="7A67AB99" w14:textId="77777777" w:rsidR="00253487" w:rsidRPr="00253487" w:rsidRDefault="00253487" w:rsidP="00253487">
            <w:r w:rsidRPr="00253487">
              <w:t>Date the underlying instrument will settle. Used for derivatives that deliver into more than one underlying instrument. Settlement dates can vary across underlying instruments.</w:t>
            </w:r>
          </w:p>
        </w:tc>
      </w:tr>
      <w:tr w:rsidR="00253487" w:rsidRPr="00253487" w14:paraId="301D075A" w14:textId="77777777" w:rsidTr="000F73DB">
        <w:tc>
          <w:tcPr>
            <w:tcW w:w="652" w:type="dxa"/>
            <w:shd w:val="clear" w:color="auto" w:fill="auto"/>
          </w:tcPr>
          <w:p w14:paraId="03302D9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6A52CB68" w14:textId="77777777" w:rsidR="00253487" w:rsidRPr="00253487" w:rsidRDefault="00253487" w:rsidP="000F73DB">
            <w:pPr>
              <w:jc w:val="center"/>
            </w:pPr>
            <w:r w:rsidRPr="00253487">
              <w:t>988</w:t>
            </w:r>
          </w:p>
        </w:tc>
        <w:tc>
          <w:tcPr>
            <w:tcW w:w="2098" w:type="dxa"/>
            <w:shd w:val="clear" w:color="auto" w:fill="auto"/>
          </w:tcPr>
          <w:p w14:paraId="055239CA" w14:textId="77777777" w:rsidR="00253487" w:rsidRPr="00253487" w:rsidRDefault="00253487" w:rsidP="00253487">
            <w:r w:rsidRPr="00253487">
              <w:t>UnderlyingSettlementStatus</w:t>
            </w:r>
          </w:p>
        </w:tc>
        <w:tc>
          <w:tcPr>
            <w:tcW w:w="811" w:type="dxa"/>
            <w:shd w:val="clear" w:color="auto" w:fill="auto"/>
          </w:tcPr>
          <w:p w14:paraId="3E7FBF2B" w14:textId="77777777" w:rsidR="00253487" w:rsidRPr="00253487" w:rsidRDefault="00253487" w:rsidP="000F73DB">
            <w:pPr>
              <w:jc w:val="center"/>
            </w:pPr>
            <w:r w:rsidRPr="00253487">
              <w:t>N</w:t>
            </w:r>
          </w:p>
        </w:tc>
        <w:tc>
          <w:tcPr>
            <w:tcW w:w="4859" w:type="dxa"/>
            <w:shd w:val="clear" w:color="auto" w:fill="auto"/>
          </w:tcPr>
          <w:p w14:paraId="45D5A4B8" w14:textId="77777777" w:rsidR="00253487" w:rsidRPr="00253487" w:rsidRDefault="00253487" w:rsidP="00253487">
            <w:r w:rsidRPr="00253487">
              <w:t>Settlement status of the underlying instrument. Used for derivatives that deliver into more than one underlying instrument. Settlement can be delayed for an underlying instrument.</w:t>
            </w:r>
          </w:p>
        </w:tc>
      </w:tr>
    </w:tbl>
    <w:bookmarkEnd w:id="311"/>
    <w:p w14:paraId="64AFDFBC" w14:textId="77777777" w:rsidR="009E3F16" w:rsidRDefault="009E3F16" w:rsidP="00253487">
      <w:r>
        <w:t>*** = Required status should match "Req'd" setting for &lt;UnderlyingAmount&gt; component block in message definition</w:t>
      </w:r>
    </w:p>
    <w:p w14:paraId="4A27198B"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36932669" w14:textId="77777777">
        <w:tc>
          <w:tcPr>
            <w:tcW w:w="9576" w:type="dxa"/>
            <w:tcBorders>
              <w:bottom w:val="nil"/>
            </w:tcBorders>
            <w:shd w:val="pct25" w:color="auto" w:fill="FFFFFF"/>
          </w:tcPr>
          <w:p w14:paraId="590BD910"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73"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08581716" w14:textId="77777777">
        <w:tc>
          <w:tcPr>
            <w:tcW w:w="9576" w:type="dxa"/>
            <w:shd w:val="pct12" w:color="auto" w:fill="FFFFFF"/>
          </w:tcPr>
          <w:p w14:paraId="46355DB1" w14:textId="77777777" w:rsidR="009E3F16" w:rsidRDefault="009E3F16">
            <w:pPr>
              <w:jc w:val="left"/>
            </w:pPr>
            <w:r>
              <w:t>Refer to FIXML element UnderlyingAmount Grp</w:t>
            </w:r>
          </w:p>
        </w:tc>
      </w:tr>
    </w:tbl>
    <w:p w14:paraId="367A5AEB" w14:textId="77777777" w:rsidR="009E3F16" w:rsidRDefault="009E3F16"/>
    <w:p w14:paraId="0EFEBE7E" w14:textId="77777777" w:rsidR="009E3F16" w:rsidRDefault="009E3F16">
      <w:pPr>
        <w:pStyle w:val="Heading3"/>
      </w:pPr>
      <w:bookmarkStart w:id="312" w:name="_Toc147504988"/>
      <w:bookmarkStart w:id="313" w:name="_Toc145585296"/>
      <w:bookmarkStart w:id="314" w:name="_Toc219017684"/>
      <w:bookmarkStart w:id="315" w:name="_Toc227925099"/>
      <w:r>
        <w:t>ExpirationQty component block</w:t>
      </w:r>
      <w:bookmarkEnd w:id="312"/>
      <w:bookmarkEnd w:id="313"/>
      <w:bookmarkEnd w:id="314"/>
      <w:bookmarkEnd w:id="315"/>
    </w:p>
    <w:p w14:paraId="5DDEA86F" w14:textId="77777777" w:rsidR="009E3F16" w:rsidRDefault="009E3F16">
      <w:pPr>
        <w:pStyle w:val="NormalIndent"/>
      </w:pPr>
      <w:r>
        <w:t>The ExpirationQty component block identified the expiration quantities and type of expiration. [move to Vol 5 PositionMaintenance]</w:t>
      </w:r>
    </w:p>
    <w:p w14:paraId="41F0A129"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7B384CAD"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47637EE1" w14:textId="77777777" w:rsidR="00253487" w:rsidRPr="000F73DB" w:rsidRDefault="00253487" w:rsidP="000F73DB">
            <w:pPr>
              <w:jc w:val="center"/>
              <w:rPr>
                <w:b/>
                <w:i/>
              </w:rPr>
            </w:pPr>
            <w:bookmarkStart w:id="316" w:name="Comp_ExpirationQty"/>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4F076789"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6A1BDEE4"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4A42AECA" w14:textId="77777777" w:rsidR="00253487" w:rsidRPr="000F73DB" w:rsidRDefault="00253487" w:rsidP="000F73DB">
            <w:pPr>
              <w:jc w:val="center"/>
              <w:rPr>
                <w:b/>
                <w:i/>
              </w:rPr>
            </w:pPr>
            <w:r w:rsidRPr="000F73DB">
              <w:rPr>
                <w:b/>
                <w:i/>
              </w:rPr>
              <w:t>Comments</w:t>
            </w:r>
          </w:p>
        </w:tc>
      </w:tr>
      <w:tr w:rsidR="00253487" w:rsidRPr="00253487" w14:paraId="774CEB70" w14:textId="77777777" w:rsidTr="000F73DB">
        <w:tc>
          <w:tcPr>
            <w:tcW w:w="652" w:type="dxa"/>
            <w:shd w:val="clear" w:color="auto" w:fill="auto"/>
          </w:tcPr>
          <w:p w14:paraId="39E28C1F" w14:textId="77777777" w:rsidR="00253487" w:rsidRPr="00253487" w:rsidRDefault="00253487" w:rsidP="000F73DB">
            <w:pPr>
              <w:jc w:val="center"/>
            </w:pPr>
            <w:r w:rsidRPr="00253487">
              <w:t>981</w:t>
            </w:r>
          </w:p>
        </w:tc>
        <w:tc>
          <w:tcPr>
            <w:tcW w:w="2750" w:type="dxa"/>
            <w:gridSpan w:val="2"/>
            <w:shd w:val="clear" w:color="auto" w:fill="auto"/>
          </w:tcPr>
          <w:p w14:paraId="43266418" w14:textId="77777777" w:rsidR="00253487" w:rsidRPr="00253487" w:rsidRDefault="00253487" w:rsidP="00253487">
            <w:r w:rsidRPr="00253487">
              <w:t>NoExpiration</w:t>
            </w:r>
          </w:p>
        </w:tc>
        <w:tc>
          <w:tcPr>
            <w:tcW w:w="811" w:type="dxa"/>
            <w:shd w:val="clear" w:color="auto" w:fill="auto"/>
          </w:tcPr>
          <w:p w14:paraId="32DAB699" w14:textId="77777777" w:rsidR="00253487" w:rsidRPr="00253487" w:rsidRDefault="00253487" w:rsidP="000F73DB">
            <w:pPr>
              <w:jc w:val="center"/>
            </w:pPr>
            <w:r w:rsidRPr="00253487">
              <w:t>N</w:t>
            </w:r>
          </w:p>
        </w:tc>
        <w:tc>
          <w:tcPr>
            <w:tcW w:w="4859" w:type="dxa"/>
            <w:shd w:val="clear" w:color="auto" w:fill="auto"/>
          </w:tcPr>
          <w:p w14:paraId="0B9BE92C" w14:textId="77777777" w:rsidR="00253487" w:rsidRPr="00253487" w:rsidRDefault="00253487" w:rsidP="00253487"/>
        </w:tc>
      </w:tr>
      <w:tr w:rsidR="00253487" w:rsidRPr="00253487" w14:paraId="1B36F0CB" w14:textId="77777777" w:rsidTr="000F73DB">
        <w:tc>
          <w:tcPr>
            <w:tcW w:w="652" w:type="dxa"/>
            <w:shd w:val="clear" w:color="auto" w:fill="auto"/>
          </w:tcPr>
          <w:p w14:paraId="5CF11934"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2860C0ED" w14:textId="77777777" w:rsidR="00253487" w:rsidRPr="00253487" w:rsidRDefault="00253487" w:rsidP="000F73DB">
            <w:pPr>
              <w:jc w:val="center"/>
            </w:pPr>
            <w:r w:rsidRPr="00253487">
              <w:t>982</w:t>
            </w:r>
          </w:p>
        </w:tc>
        <w:tc>
          <w:tcPr>
            <w:tcW w:w="2098" w:type="dxa"/>
            <w:shd w:val="clear" w:color="auto" w:fill="auto"/>
          </w:tcPr>
          <w:p w14:paraId="22D60031" w14:textId="77777777" w:rsidR="00253487" w:rsidRPr="00253487" w:rsidRDefault="00253487" w:rsidP="00253487">
            <w:r w:rsidRPr="00253487">
              <w:t>ExpirationQtyType</w:t>
            </w:r>
          </w:p>
        </w:tc>
        <w:tc>
          <w:tcPr>
            <w:tcW w:w="811" w:type="dxa"/>
            <w:shd w:val="clear" w:color="auto" w:fill="auto"/>
          </w:tcPr>
          <w:p w14:paraId="06D22535" w14:textId="77777777" w:rsidR="00253487" w:rsidRPr="00253487" w:rsidRDefault="00253487" w:rsidP="000F73DB">
            <w:pPr>
              <w:jc w:val="center"/>
            </w:pPr>
            <w:r w:rsidRPr="00253487">
              <w:t>N</w:t>
            </w:r>
          </w:p>
        </w:tc>
        <w:tc>
          <w:tcPr>
            <w:tcW w:w="4859" w:type="dxa"/>
            <w:shd w:val="clear" w:color="auto" w:fill="auto"/>
          </w:tcPr>
          <w:p w14:paraId="46EA07B8" w14:textId="77777777" w:rsidR="00253487" w:rsidRPr="00253487" w:rsidRDefault="00253487" w:rsidP="00253487">
            <w:r w:rsidRPr="00253487">
              <w:t>Required if NoExpiration &gt; 1</w:t>
            </w:r>
          </w:p>
        </w:tc>
      </w:tr>
      <w:tr w:rsidR="00253487" w:rsidRPr="00253487" w14:paraId="63E839FF" w14:textId="77777777" w:rsidTr="000F73DB">
        <w:tc>
          <w:tcPr>
            <w:tcW w:w="652" w:type="dxa"/>
            <w:shd w:val="clear" w:color="auto" w:fill="auto"/>
          </w:tcPr>
          <w:p w14:paraId="25C05225"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5E1C2A55" w14:textId="77777777" w:rsidR="00253487" w:rsidRPr="00253487" w:rsidRDefault="00253487" w:rsidP="000F73DB">
            <w:pPr>
              <w:jc w:val="center"/>
            </w:pPr>
            <w:r w:rsidRPr="00253487">
              <w:t>983</w:t>
            </w:r>
          </w:p>
        </w:tc>
        <w:tc>
          <w:tcPr>
            <w:tcW w:w="2098" w:type="dxa"/>
            <w:shd w:val="clear" w:color="auto" w:fill="auto"/>
          </w:tcPr>
          <w:p w14:paraId="7990F75C" w14:textId="77777777" w:rsidR="00253487" w:rsidRPr="00253487" w:rsidRDefault="00253487" w:rsidP="00253487">
            <w:r w:rsidRPr="00253487">
              <w:t>ExpQty</w:t>
            </w:r>
          </w:p>
        </w:tc>
        <w:tc>
          <w:tcPr>
            <w:tcW w:w="811" w:type="dxa"/>
            <w:shd w:val="clear" w:color="auto" w:fill="auto"/>
          </w:tcPr>
          <w:p w14:paraId="496E879F" w14:textId="77777777" w:rsidR="00253487" w:rsidRPr="00253487" w:rsidRDefault="00253487" w:rsidP="000F73DB">
            <w:pPr>
              <w:jc w:val="center"/>
            </w:pPr>
            <w:r w:rsidRPr="00253487">
              <w:t>N</w:t>
            </w:r>
          </w:p>
        </w:tc>
        <w:tc>
          <w:tcPr>
            <w:tcW w:w="4859" w:type="dxa"/>
            <w:shd w:val="clear" w:color="auto" w:fill="auto"/>
          </w:tcPr>
          <w:p w14:paraId="3055BAB3" w14:textId="77777777" w:rsidR="00253487" w:rsidRPr="00253487" w:rsidRDefault="00253487" w:rsidP="00253487"/>
        </w:tc>
      </w:tr>
    </w:tbl>
    <w:bookmarkEnd w:id="316"/>
    <w:p w14:paraId="5F05C4BA" w14:textId="77777777" w:rsidR="009E3F16" w:rsidRDefault="009E3F16" w:rsidP="00253487">
      <w:r>
        <w:t>*** = Required status should match "Req'd" setting for &lt;ExpirationQty&gt; component block in message definition</w:t>
      </w:r>
    </w:p>
    <w:p w14:paraId="7B58EC48"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E244509" w14:textId="77777777">
        <w:tc>
          <w:tcPr>
            <w:tcW w:w="9576" w:type="dxa"/>
            <w:tcBorders>
              <w:bottom w:val="nil"/>
            </w:tcBorders>
            <w:shd w:val="pct25" w:color="auto" w:fill="FFFFFF"/>
          </w:tcPr>
          <w:p w14:paraId="1D6D88C2"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74"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5FED2BC6" w14:textId="77777777">
        <w:tc>
          <w:tcPr>
            <w:tcW w:w="9576" w:type="dxa"/>
            <w:shd w:val="pct12" w:color="auto" w:fill="FFFFFF"/>
          </w:tcPr>
          <w:p w14:paraId="2079137B" w14:textId="77777777" w:rsidR="009E3F16" w:rsidRDefault="009E3F16">
            <w:pPr>
              <w:jc w:val="left"/>
            </w:pPr>
            <w:r>
              <w:t>Refer to FIXML element ExpirationQty</w:t>
            </w:r>
          </w:p>
        </w:tc>
      </w:tr>
    </w:tbl>
    <w:p w14:paraId="28B53FD2" w14:textId="77777777" w:rsidR="009E3F16" w:rsidRDefault="009E3F16"/>
    <w:p w14:paraId="4C5E1C8D" w14:textId="77777777" w:rsidR="009E3F16" w:rsidRDefault="009E3F16">
      <w:pPr>
        <w:pStyle w:val="Heading3"/>
      </w:pPr>
      <w:bookmarkStart w:id="317" w:name="_Toc227925100"/>
      <w:r>
        <w:t>PosUndInstrmtGrp component block</w:t>
      </w:r>
      <w:bookmarkEnd w:id="317"/>
    </w:p>
    <w:p w14:paraId="517A2F14"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5FBFD5CE"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576CF4A5" w14:textId="77777777" w:rsidR="00253487" w:rsidRPr="000F73DB" w:rsidRDefault="00253487" w:rsidP="000F73DB">
            <w:pPr>
              <w:jc w:val="center"/>
              <w:rPr>
                <w:b/>
                <w:i/>
              </w:rPr>
            </w:pPr>
            <w:bookmarkStart w:id="318" w:name="Comp_PosUndInstrmt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09F24ABE"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2F2A049C"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79FFA73D" w14:textId="77777777" w:rsidR="00253487" w:rsidRPr="000F73DB" w:rsidRDefault="00253487" w:rsidP="000F73DB">
            <w:pPr>
              <w:jc w:val="center"/>
              <w:rPr>
                <w:b/>
                <w:i/>
              </w:rPr>
            </w:pPr>
            <w:r w:rsidRPr="000F73DB">
              <w:rPr>
                <w:b/>
                <w:i/>
              </w:rPr>
              <w:t>Comments</w:t>
            </w:r>
          </w:p>
        </w:tc>
      </w:tr>
      <w:tr w:rsidR="00253487" w:rsidRPr="00253487" w14:paraId="45688B6D" w14:textId="77777777" w:rsidTr="000F73DB">
        <w:tc>
          <w:tcPr>
            <w:tcW w:w="652" w:type="dxa"/>
            <w:shd w:val="clear" w:color="auto" w:fill="auto"/>
          </w:tcPr>
          <w:p w14:paraId="5D7A2969" w14:textId="77777777" w:rsidR="00253487" w:rsidRPr="00253487" w:rsidRDefault="00253487" w:rsidP="000F73DB">
            <w:pPr>
              <w:jc w:val="center"/>
            </w:pPr>
            <w:r w:rsidRPr="00253487">
              <w:t>711</w:t>
            </w:r>
          </w:p>
        </w:tc>
        <w:tc>
          <w:tcPr>
            <w:tcW w:w="2750" w:type="dxa"/>
            <w:gridSpan w:val="2"/>
            <w:tcBorders>
              <w:bottom w:val="single" w:sz="6" w:space="0" w:color="000000"/>
            </w:tcBorders>
            <w:shd w:val="clear" w:color="auto" w:fill="auto"/>
          </w:tcPr>
          <w:p w14:paraId="3293785D" w14:textId="77777777" w:rsidR="00253487" w:rsidRPr="00253487" w:rsidRDefault="00253487" w:rsidP="00253487">
            <w:r w:rsidRPr="00253487">
              <w:t>NoUnderlyings</w:t>
            </w:r>
          </w:p>
        </w:tc>
        <w:tc>
          <w:tcPr>
            <w:tcW w:w="811" w:type="dxa"/>
            <w:tcBorders>
              <w:bottom w:val="single" w:sz="6" w:space="0" w:color="000000"/>
            </w:tcBorders>
            <w:shd w:val="clear" w:color="auto" w:fill="auto"/>
          </w:tcPr>
          <w:p w14:paraId="5E7D4BBE"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7CFAE90" w14:textId="77777777" w:rsidR="00253487" w:rsidRPr="00253487" w:rsidRDefault="00253487" w:rsidP="00253487"/>
        </w:tc>
      </w:tr>
      <w:tr w:rsidR="00253487" w:rsidRPr="00253487" w14:paraId="2BEE0D16" w14:textId="77777777" w:rsidTr="000F73DB">
        <w:tc>
          <w:tcPr>
            <w:tcW w:w="652" w:type="dxa"/>
            <w:shd w:val="clear" w:color="auto" w:fill="auto"/>
          </w:tcPr>
          <w:p w14:paraId="56B9A884"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2B82BA94" w14:textId="77777777" w:rsidR="00253487" w:rsidRPr="00253487" w:rsidRDefault="00253487" w:rsidP="000F73DB">
            <w:pPr>
              <w:jc w:val="left"/>
            </w:pPr>
            <w:r w:rsidRPr="00253487">
              <w:t>component block  &lt;UnderlyingInstrument&gt;</w:t>
            </w:r>
          </w:p>
        </w:tc>
        <w:tc>
          <w:tcPr>
            <w:tcW w:w="811" w:type="dxa"/>
            <w:tcBorders>
              <w:top w:val="single" w:sz="6" w:space="0" w:color="000000"/>
              <w:bottom w:val="single" w:sz="6" w:space="0" w:color="000000"/>
            </w:tcBorders>
            <w:shd w:val="clear" w:color="auto" w:fill="E6E6E6"/>
          </w:tcPr>
          <w:p w14:paraId="513C857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9D863C6" w14:textId="77777777" w:rsidR="00253487" w:rsidRDefault="00253487" w:rsidP="00253487">
            <w:r w:rsidRPr="00253487">
              <w:t>Insert here the set of "Underlying Instrument" (underlying symbology) fields defined in "Common Components of Application Messages"</w:t>
            </w:r>
          </w:p>
          <w:p w14:paraId="1D7851FD" w14:textId="77777777" w:rsidR="00253487" w:rsidRPr="00253487" w:rsidRDefault="00253487" w:rsidP="00253487">
            <w:r w:rsidRPr="00253487">
              <w:t>Required if NoUnderlyings &gt; 0</w:t>
            </w:r>
          </w:p>
        </w:tc>
      </w:tr>
      <w:tr w:rsidR="00253487" w:rsidRPr="00253487" w14:paraId="76DC819F" w14:textId="77777777" w:rsidTr="000F73DB">
        <w:tc>
          <w:tcPr>
            <w:tcW w:w="652" w:type="dxa"/>
            <w:shd w:val="clear" w:color="auto" w:fill="auto"/>
          </w:tcPr>
          <w:p w14:paraId="6678C4FB"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4229AFAB" w14:textId="77777777" w:rsidR="00253487" w:rsidRPr="00253487" w:rsidRDefault="00253487" w:rsidP="000F73DB">
            <w:pPr>
              <w:jc w:val="center"/>
            </w:pPr>
            <w:r w:rsidRPr="00253487">
              <w:t>732</w:t>
            </w:r>
          </w:p>
        </w:tc>
        <w:tc>
          <w:tcPr>
            <w:tcW w:w="2098" w:type="dxa"/>
            <w:tcBorders>
              <w:top w:val="single" w:sz="6" w:space="0" w:color="000000"/>
            </w:tcBorders>
            <w:shd w:val="clear" w:color="auto" w:fill="auto"/>
          </w:tcPr>
          <w:p w14:paraId="54450ED5" w14:textId="77777777" w:rsidR="00253487" w:rsidRPr="00253487" w:rsidRDefault="00253487" w:rsidP="00253487">
            <w:r w:rsidRPr="00253487">
              <w:t>UnderlyingSettlPrice</w:t>
            </w:r>
          </w:p>
        </w:tc>
        <w:tc>
          <w:tcPr>
            <w:tcW w:w="811" w:type="dxa"/>
            <w:tcBorders>
              <w:top w:val="single" w:sz="6" w:space="0" w:color="000000"/>
            </w:tcBorders>
            <w:shd w:val="clear" w:color="auto" w:fill="auto"/>
          </w:tcPr>
          <w:p w14:paraId="7856E7CE"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907AF4A" w14:textId="77777777" w:rsidR="00253487" w:rsidRPr="00253487" w:rsidRDefault="00253487" w:rsidP="00253487"/>
        </w:tc>
      </w:tr>
      <w:tr w:rsidR="00253487" w:rsidRPr="00253487" w14:paraId="647BDFB9" w14:textId="77777777" w:rsidTr="000F73DB">
        <w:tc>
          <w:tcPr>
            <w:tcW w:w="652" w:type="dxa"/>
            <w:shd w:val="clear" w:color="auto" w:fill="auto"/>
          </w:tcPr>
          <w:p w14:paraId="0465A581"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4A8AF957" w14:textId="77777777" w:rsidR="00253487" w:rsidRPr="00253487" w:rsidRDefault="00253487" w:rsidP="000F73DB">
            <w:pPr>
              <w:jc w:val="center"/>
            </w:pPr>
            <w:r w:rsidRPr="00253487">
              <w:t>733</w:t>
            </w:r>
          </w:p>
        </w:tc>
        <w:tc>
          <w:tcPr>
            <w:tcW w:w="2098" w:type="dxa"/>
            <w:shd w:val="clear" w:color="auto" w:fill="auto"/>
          </w:tcPr>
          <w:p w14:paraId="508C5047" w14:textId="77777777" w:rsidR="00253487" w:rsidRPr="00253487" w:rsidRDefault="00253487" w:rsidP="00253487">
            <w:r w:rsidRPr="00253487">
              <w:t>UnderlyingSettlPriceType</w:t>
            </w:r>
          </w:p>
        </w:tc>
        <w:tc>
          <w:tcPr>
            <w:tcW w:w="811" w:type="dxa"/>
            <w:shd w:val="clear" w:color="auto" w:fill="auto"/>
          </w:tcPr>
          <w:p w14:paraId="31F08D2F" w14:textId="77777777" w:rsidR="00253487" w:rsidRPr="00253487" w:rsidRDefault="00253487" w:rsidP="000F73DB">
            <w:pPr>
              <w:jc w:val="center"/>
            </w:pPr>
            <w:r w:rsidRPr="00253487">
              <w:t>N</w:t>
            </w:r>
          </w:p>
        </w:tc>
        <w:tc>
          <w:tcPr>
            <w:tcW w:w="4859" w:type="dxa"/>
            <w:shd w:val="clear" w:color="auto" w:fill="auto"/>
          </w:tcPr>
          <w:p w14:paraId="7465124C" w14:textId="77777777" w:rsidR="00253487" w:rsidRPr="00253487" w:rsidRDefault="00253487" w:rsidP="00253487">
            <w:r w:rsidRPr="00253487">
              <w:t>Values = Final, Theoretical</w:t>
            </w:r>
          </w:p>
        </w:tc>
      </w:tr>
      <w:tr w:rsidR="00253487" w:rsidRPr="00253487" w14:paraId="65F807D5" w14:textId="77777777" w:rsidTr="000F73DB">
        <w:tc>
          <w:tcPr>
            <w:tcW w:w="652" w:type="dxa"/>
            <w:shd w:val="clear" w:color="auto" w:fill="auto"/>
          </w:tcPr>
          <w:p w14:paraId="7F42AE9E"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tcBorders>
              <w:bottom w:val="single" w:sz="6" w:space="0" w:color="000000"/>
            </w:tcBorders>
            <w:shd w:val="clear" w:color="auto" w:fill="auto"/>
          </w:tcPr>
          <w:p w14:paraId="3C31F19D" w14:textId="77777777" w:rsidR="00253487" w:rsidRPr="00253487" w:rsidRDefault="00253487" w:rsidP="000F73DB">
            <w:pPr>
              <w:jc w:val="center"/>
            </w:pPr>
            <w:r w:rsidRPr="00253487">
              <w:t>1037</w:t>
            </w:r>
          </w:p>
        </w:tc>
        <w:tc>
          <w:tcPr>
            <w:tcW w:w="2098" w:type="dxa"/>
            <w:tcBorders>
              <w:bottom w:val="single" w:sz="6" w:space="0" w:color="000000"/>
            </w:tcBorders>
            <w:shd w:val="clear" w:color="auto" w:fill="auto"/>
          </w:tcPr>
          <w:p w14:paraId="630EE495" w14:textId="77777777" w:rsidR="00253487" w:rsidRPr="00253487" w:rsidRDefault="00253487" w:rsidP="00253487">
            <w:r w:rsidRPr="00253487">
              <w:t>UnderlyingDeliveryAmount</w:t>
            </w:r>
          </w:p>
        </w:tc>
        <w:tc>
          <w:tcPr>
            <w:tcW w:w="811" w:type="dxa"/>
            <w:tcBorders>
              <w:bottom w:val="single" w:sz="6" w:space="0" w:color="000000"/>
            </w:tcBorders>
            <w:shd w:val="clear" w:color="auto" w:fill="auto"/>
          </w:tcPr>
          <w:p w14:paraId="4D640C1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230674F" w14:textId="77777777" w:rsidR="00253487" w:rsidRPr="00253487" w:rsidRDefault="00253487" w:rsidP="00253487"/>
        </w:tc>
      </w:tr>
      <w:tr w:rsidR="00253487" w:rsidRPr="00253487" w14:paraId="3590E34D" w14:textId="77777777" w:rsidTr="000F73DB">
        <w:tc>
          <w:tcPr>
            <w:tcW w:w="652" w:type="dxa"/>
            <w:shd w:val="clear" w:color="auto" w:fill="auto"/>
          </w:tcPr>
          <w:p w14:paraId="775150D0" w14:textId="77777777" w:rsidR="00253487" w:rsidRPr="000F73DB" w:rsidRDefault="00253487" w:rsidP="000F73DB">
            <w:pPr>
              <w:jc w:val="center"/>
              <w:rPr>
                <w:rFonts w:ascii="Wingdings" w:hAnsi="Wingdings"/>
                <w:b/>
              </w:rPr>
            </w:pPr>
            <w:r w:rsidRPr="000F73DB">
              <w:rPr>
                <w:rFonts w:ascii="Wingdings" w:hAnsi="Wingdings"/>
                <w:b/>
              </w:rPr>
              <w:t></w:t>
            </w:r>
          </w:p>
        </w:tc>
        <w:tc>
          <w:tcPr>
            <w:tcW w:w="2750" w:type="dxa"/>
            <w:gridSpan w:val="2"/>
            <w:tcBorders>
              <w:top w:val="single" w:sz="6" w:space="0" w:color="000000"/>
              <w:bottom w:val="double" w:sz="6" w:space="0" w:color="000000"/>
            </w:tcBorders>
            <w:shd w:val="clear" w:color="auto" w:fill="E6E6E6"/>
          </w:tcPr>
          <w:p w14:paraId="059644FC" w14:textId="77777777" w:rsidR="00253487" w:rsidRPr="00253487" w:rsidRDefault="00253487" w:rsidP="000F73DB">
            <w:pPr>
              <w:jc w:val="left"/>
            </w:pPr>
            <w:r w:rsidRPr="00253487">
              <w:t>component block  &lt;UnderlyingAmount&gt;</w:t>
            </w:r>
          </w:p>
        </w:tc>
        <w:tc>
          <w:tcPr>
            <w:tcW w:w="811" w:type="dxa"/>
            <w:tcBorders>
              <w:top w:val="single" w:sz="6" w:space="0" w:color="000000"/>
              <w:bottom w:val="double" w:sz="6" w:space="0" w:color="000000"/>
            </w:tcBorders>
            <w:shd w:val="clear" w:color="auto" w:fill="E6E6E6"/>
          </w:tcPr>
          <w:p w14:paraId="70E1301D" w14:textId="77777777" w:rsidR="00253487" w:rsidRPr="00253487" w:rsidRDefault="00253487" w:rsidP="000F73DB">
            <w:pPr>
              <w:jc w:val="center"/>
            </w:pPr>
            <w:r w:rsidRPr="00253487">
              <w:t>N</w:t>
            </w:r>
          </w:p>
        </w:tc>
        <w:tc>
          <w:tcPr>
            <w:tcW w:w="4859" w:type="dxa"/>
            <w:tcBorders>
              <w:top w:val="single" w:sz="6" w:space="0" w:color="000000"/>
              <w:bottom w:val="double" w:sz="6" w:space="0" w:color="000000"/>
            </w:tcBorders>
            <w:shd w:val="clear" w:color="auto" w:fill="E6E6E6"/>
          </w:tcPr>
          <w:p w14:paraId="09FFCE10" w14:textId="77777777" w:rsidR="00253487" w:rsidRPr="00253487" w:rsidRDefault="00253487" w:rsidP="00253487">
            <w:r w:rsidRPr="00253487">
              <w:t>Insert here the set of "Underlying Amount" fields defined in "Common Components of Application Messages"</w:t>
            </w:r>
          </w:p>
        </w:tc>
      </w:tr>
      <w:bookmarkEnd w:id="318"/>
    </w:tbl>
    <w:p w14:paraId="126CD040" w14:textId="77777777" w:rsidR="009E3F16" w:rsidRDefault="009E3F16" w:rsidP="00253487"/>
    <w:p w14:paraId="737DE177"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5A7D514" w14:textId="77777777">
        <w:tc>
          <w:tcPr>
            <w:tcW w:w="9576" w:type="dxa"/>
            <w:tcBorders>
              <w:bottom w:val="nil"/>
            </w:tcBorders>
            <w:shd w:val="pct25" w:color="auto" w:fill="FFFFFF"/>
          </w:tcPr>
          <w:p w14:paraId="3F3F979A"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75"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05E06DC3" w14:textId="77777777">
        <w:tc>
          <w:tcPr>
            <w:tcW w:w="9576" w:type="dxa"/>
            <w:shd w:val="pct12" w:color="auto" w:fill="FFFFFF"/>
          </w:tcPr>
          <w:p w14:paraId="12A6037C" w14:textId="77777777" w:rsidR="009E3F16" w:rsidRDefault="009E3F16">
            <w:pPr>
              <w:jc w:val="left"/>
            </w:pPr>
            <w:r>
              <w:t>Refer to FIXML element PosUnd</w:t>
            </w:r>
          </w:p>
        </w:tc>
      </w:tr>
    </w:tbl>
    <w:p w14:paraId="0DDF90C8" w14:textId="77777777" w:rsidR="009E3F16" w:rsidRDefault="009E3F16"/>
    <w:p w14:paraId="54C2124F" w14:textId="77777777" w:rsidR="009E3F16" w:rsidRDefault="009E3F16"/>
    <w:p w14:paraId="34454FBE" w14:textId="77777777" w:rsidR="009E3F16" w:rsidRPr="00C90C98" w:rsidRDefault="009E3F16">
      <w:pPr>
        <w:pStyle w:val="Heading2"/>
        <w:rPr>
          <w:lang w:val="fr-FR"/>
        </w:rPr>
      </w:pPr>
      <w:r w:rsidRPr="00C90C98">
        <w:rPr>
          <w:lang w:val="fr-FR"/>
        </w:rPr>
        <w:br w:type="page"/>
      </w:r>
      <w:bookmarkStart w:id="319" w:name="_Toc227925101"/>
      <w:r w:rsidRPr="00C90C98">
        <w:rPr>
          <w:lang w:val="fr-FR"/>
        </w:rPr>
        <w:t>Position Maintenance Request</w:t>
      </w:r>
      <w:bookmarkEnd w:id="319"/>
    </w:p>
    <w:p w14:paraId="62110D34" w14:textId="77777777" w:rsidR="009E3F16" w:rsidRDefault="009E3F16">
      <w:pPr>
        <w:pStyle w:val="NormalIndent"/>
        <w:rPr>
          <w:lang w:val="fr-FR"/>
        </w:rPr>
      </w:pPr>
      <w:r w:rsidRPr="00C90C98">
        <w:rPr>
          <w:lang w:val="fr-FR"/>
        </w:rPr>
        <w:t xml:space="preserve">The Position Maintenance Request message allows the position owner to submit requests to the holder of a position which will result in a specific action being taken which will affect the position. Generally, the holder of the position is a central counter party or clearing organization but can also be a party providing investment services. </w:t>
      </w:r>
      <w:r>
        <w:rPr>
          <w:lang w:val="fr-FR"/>
        </w:rPr>
        <w:t>Submission of a request may result in the following:</w:t>
      </w:r>
    </w:p>
    <w:p w14:paraId="43347448" w14:textId="77777777" w:rsidR="009E3F16" w:rsidRPr="00C90C98" w:rsidRDefault="009E3F16">
      <w:pPr>
        <w:pStyle w:val="NormalIndent"/>
        <w:numPr>
          <w:ilvl w:val="1"/>
          <w:numId w:val="35"/>
        </w:numPr>
        <w:rPr>
          <w:lang w:val="fr-FR"/>
        </w:rPr>
      </w:pPr>
      <w:r w:rsidRPr="00C90C98">
        <w:rPr>
          <w:lang w:val="fr-FR"/>
        </w:rPr>
        <w:t>adjustement of both the long and short start of day position quantity</w:t>
      </w:r>
    </w:p>
    <w:p w14:paraId="4E5DD9AE" w14:textId="77777777" w:rsidR="009E3F16" w:rsidRPr="00C90C98" w:rsidRDefault="009E3F16">
      <w:pPr>
        <w:pStyle w:val="NormalIndent"/>
        <w:numPr>
          <w:ilvl w:val="1"/>
          <w:numId w:val="35"/>
        </w:numPr>
        <w:rPr>
          <w:lang w:val="fr-FR"/>
        </w:rPr>
      </w:pPr>
      <w:r w:rsidRPr="00C90C98">
        <w:rPr>
          <w:lang w:val="fr-FR"/>
        </w:rPr>
        <w:t>exercise of an option position into a position in the instrument underlying the option</w:t>
      </w:r>
    </w:p>
    <w:p w14:paraId="0174B4CB" w14:textId="77777777" w:rsidR="009E3F16" w:rsidRPr="00C90C98" w:rsidRDefault="009E3F16">
      <w:pPr>
        <w:pStyle w:val="NormalIndent"/>
        <w:numPr>
          <w:ilvl w:val="1"/>
          <w:numId w:val="35"/>
        </w:numPr>
        <w:rPr>
          <w:lang w:val="fr-FR"/>
        </w:rPr>
      </w:pPr>
      <w:r w:rsidRPr="00C90C98">
        <w:rPr>
          <w:lang w:val="fr-FR"/>
        </w:rPr>
        <w:t>abandonment of an option position that would otherwise exercise</w:t>
      </w:r>
    </w:p>
    <w:p w14:paraId="75487548" w14:textId="77777777" w:rsidR="009E3F16" w:rsidRPr="00C90C98" w:rsidRDefault="009E3F16">
      <w:pPr>
        <w:pStyle w:val="NormalIndent"/>
        <w:numPr>
          <w:ilvl w:val="1"/>
          <w:numId w:val="35"/>
        </w:numPr>
        <w:rPr>
          <w:lang w:val="fr-FR"/>
        </w:rPr>
      </w:pPr>
      <w:r w:rsidRPr="00C90C98">
        <w:rPr>
          <w:lang w:val="fr-FR"/>
        </w:rPr>
        <w:t>netting of current day trades to change to the end of day long and short position</w:t>
      </w:r>
    </w:p>
    <w:p w14:paraId="77C84B6E" w14:textId="77777777" w:rsidR="009E3F16" w:rsidRPr="00C90C98" w:rsidRDefault="009E3F16">
      <w:pPr>
        <w:pStyle w:val="NormalIndent"/>
        <w:numPr>
          <w:ilvl w:val="1"/>
          <w:numId w:val="35"/>
        </w:numPr>
        <w:rPr>
          <w:lang w:val="fr-FR"/>
        </w:rPr>
      </w:pPr>
      <w:r w:rsidRPr="00C90C98">
        <w:rPr>
          <w:lang w:val="fr-FR"/>
        </w:rPr>
        <w:t>spreading of a position against other position in order to reduce margin requirements</w:t>
      </w:r>
    </w:p>
    <w:p w14:paraId="5A02C581" w14:textId="77777777" w:rsidR="009E3F16" w:rsidRPr="00C90C98" w:rsidRDefault="009E3F16">
      <w:pPr>
        <w:pStyle w:val="NormalIndent"/>
        <w:numPr>
          <w:ilvl w:val="1"/>
          <w:numId w:val="35"/>
        </w:numPr>
        <w:rPr>
          <w:lang w:val="fr-FR"/>
        </w:rPr>
      </w:pPr>
      <w:r w:rsidRPr="00C90C98">
        <w:rPr>
          <w:lang w:val="fr-FR"/>
        </w:rPr>
        <w:t>pledge of a position for collateral purposes</w:t>
      </w:r>
    </w:p>
    <w:p w14:paraId="375FBA29" w14:textId="77777777" w:rsidR="009E3F16" w:rsidRPr="00C90C98" w:rsidRDefault="009E3F16">
      <w:pPr>
        <w:pStyle w:val="NormalIndent"/>
        <w:numPr>
          <w:ilvl w:val="1"/>
          <w:numId w:val="35"/>
        </w:numPr>
        <w:rPr>
          <w:lang w:val="fr-FR"/>
        </w:rPr>
      </w:pPr>
      <w:r w:rsidRPr="00C90C98">
        <w:rPr>
          <w:lang w:val="fr-FR"/>
        </w:rPr>
        <w:t>large trader submission of the long and short quantities</w:t>
      </w:r>
    </w:p>
    <w:p w14:paraId="6E7577A1" w14:textId="77777777" w:rsidR="009E3F16" w:rsidRPr="00C90C98" w:rsidRDefault="009E3F16">
      <w:pPr>
        <w:pStyle w:val="NormalIndent"/>
        <w:rPr>
          <w:lang w:val="fr-FR"/>
        </w:rPr>
      </w:pPr>
    </w:p>
    <w:p w14:paraId="2B7B594B" w14:textId="77777777" w:rsidR="009E3F16" w:rsidRPr="00C90C98" w:rsidRDefault="009E3F16">
      <w:pPr>
        <w:pStyle w:val="NormalIndent"/>
        <w:rPr>
          <w:lang w:val="fr-FR"/>
        </w:rPr>
      </w:pPr>
      <w:r w:rsidRPr="00C90C98">
        <w:rPr>
          <w:lang w:val="fr-FR"/>
        </w:rPr>
        <w:t>The request may be submitted as either new, replace or cancel and may refer to a specific position or the previously submitted message. The request is always submitted as of a Clearing Business Date and is therefore required. The parties both owning and holding the position are specified in the parties block.</w:t>
      </w:r>
    </w:p>
    <w:p w14:paraId="361D6B30" w14:textId="77777777" w:rsidR="009E3F16" w:rsidRPr="00C90C98" w:rsidRDefault="009E3F16">
      <w:pPr>
        <w:pStyle w:val="NormalIndent"/>
        <w:rPr>
          <w:lang w:val="fr-FR"/>
        </w:rPr>
      </w:pPr>
    </w:p>
    <w:p w14:paraId="21A5DB38" w14:textId="77777777" w:rsidR="009E3F16" w:rsidRDefault="009E3F16">
      <w:pPr>
        <w:jc w:val="center"/>
        <w:rPr>
          <w:b/>
          <w:sz w:val="24"/>
          <w:szCs w:val="24"/>
          <w:lang w:val="fr-FR"/>
        </w:rPr>
      </w:pPr>
      <w:r>
        <w:rPr>
          <w:b/>
          <w:sz w:val="24"/>
          <w:szCs w:val="24"/>
          <w:lang w:val="fr-FR"/>
        </w:rPr>
        <w:t>Position Maintenance Request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46F974B1"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72D7B175" w14:textId="77777777" w:rsidR="00253487" w:rsidRPr="000F73DB" w:rsidRDefault="00253487" w:rsidP="000F73DB">
            <w:pPr>
              <w:jc w:val="center"/>
              <w:rPr>
                <w:b/>
                <w:i/>
              </w:rPr>
            </w:pPr>
            <w:bookmarkStart w:id="320" w:name="Msg_PositionMaintenanceReques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57BFC598"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730C4E3A"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3A220A7F" w14:textId="77777777" w:rsidR="00253487" w:rsidRPr="000F73DB" w:rsidRDefault="00253487" w:rsidP="000F73DB">
            <w:pPr>
              <w:jc w:val="center"/>
              <w:rPr>
                <w:b/>
                <w:i/>
              </w:rPr>
            </w:pPr>
            <w:r w:rsidRPr="000F73DB">
              <w:rPr>
                <w:b/>
                <w:i/>
              </w:rPr>
              <w:t>Comments</w:t>
            </w:r>
          </w:p>
        </w:tc>
      </w:tr>
      <w:tr w:rsidR="00253487" w:rsidRPr="00253487" w14:paraId="1A39E466" w14:textId="77777777" w:rsidTr="000F73DB">
        <w:tc>
          <w:tcPr>
            <w:tcW w:w="3402" w:type="dxa"/>
            <w:gridSpan w:val="2"/>
            <w:tcBorders>
              <w:top w:val="single" w:sz="6" w:space="0" w:color="000000"/>
              <w:bottom w:val="single" w:sz="6" w:space="0" w:color="000000"/>
            </w:tcBorders>
            <w:shd w:val="clear" w:color="auto" w:fill="E6E6E6"/>
          </w:tcPr>
          <w:p w14:paraId="6AFE79DF"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3F965C78"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06663633" w14:textId="77777777" w:rsidR="00253487" w:rsidRPr="00253487" w:rsidRDefault="00253487" w:rsidP="00253487">
            <w:r w:rsidRPr="00253487">
              <w:t>MsgType = AL</w:t>
            </w:r>
          </w:p>
        </w:tc>
      </w:tr>
      <w:tr w:rsidR="00253487" w:rsidRPr="00253487" w14:paraId="357C04EB" w14:textId="77777777" w:rsidTr="000F73DB">
        <w:tc>
          <w:tcPr>
            <w:tcW w:w="652" w:type="dxa"/>
            <w:tcBorders>
              <w:top w:val="single" w:sz="6" w:space="0" w:color="000000"/>
            </w:tcBorders>
            <w:shd w:val="clear" w:color="auto" w:fill="auto"/>
          </w:tcPr>
          <w:p w14:paraId="39FBD46D" w14:textId="77777777" w:rsidR="00253487" w:rsidRPr="00253487" w:rsidRDefault="00253487" w:rsidP="000F73DB">
            <w:pPr>
              <w:jc w:val="center"/>
            </w:pPr>
            <w:r w:rsidRPr="00253487">
              <w:t>710</w:t>
            </w:r>
          </w:p>
        </w:tc>
        <w:tc>
          <w:tcPr>
            <w:tcW w:w="2750" w:type="dxa"/>
            <w:tcBorders>
              <w:top w:val="single" w:sz="6" w:space="0" w:color="000000"/>
            </w:tcBorders>
            <w:shd w:val="clear" w:color="auto" w:fill="auto"/>
          </w:tcPr>
          <w:p w14:paraId="0D113C5B" w14:textId="77777777" w:rsidR="00253487" w:rsidRPr="00253487" w:rsidRDefault="00253487" w:rsidP="00253487">
            <w:r w:rsidRPr="00253487">
              <w:t>PosReqID</w:t>
            </w:r>
          </w:p>
        </w:tc>
        <w:tc>
          <w:tcPr>
            <w:tcW w:w="811" w:type="dxa"/>
            <w:tcBorders>
              <w:top w:val="single" w:sz="6" w:space="0" w:color="000000"/>
            </w:tcBorders>
            <w:shd w:val="clear" w:color="auto" w:fill="auto"/>
          </w:tcPr>
          <w:p w14:paraId="694531F8"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E9AD8CD" w14:textId="77777777" w:rsidR="00253487" w:rsidRPr="00253487" w:rsidRDefault="00253487" w:rsidP="00253487">
            <w:r w:rsidRPr="00253487">
              <w:t>Unique identifier for the position maintenance request as assigned by the submitter. Conditionally required when used in a request/reply scenario (i.e. not required in batch scenario)</w:t>
            </w:r>
          </w:p>
        </w:tc>
      </w:tr>
      <w:tr w:rsidR="00253487" w:rsidRPr="00253487" w14:paraId="5CA7D9B1" w14:textId="77777777" w:rsidTr="000F73DB">
        <w:tc>
          <w:tcPr>
            <w:tcW w:w="652" w:type="dxa"/>
            <w:shd w:val="clear" w:color="auto" w:fill="auto"/>
          </w:tcPr>
          <w:p w14:paraId="71D57A0B" w14:textId="77777777" w:rsidR="00253487" w:rsidRPr="00253487" w:rsidRDefault="00253487" w:rsidP="000F73DB">
            <w:pPr>
              <w:jc w:val="center"/>
            </w:pPr>
            <w:r w:rsidRPr="00253487">
              <w:t>709</w:t>
            </w:r>
          </w:p>
        </w:tc>
        <w:tc>
          <w:tcPr>
            <w:tcW w:w="2750" w:type="dxa"/>
            <w:shd w:val="clear" w:color="auto" w:fill="auto"/>
          </w:tcPr>
          <w:p w14:paraId="25B7ED8F" w14:textId="77777777" w:rsidR="00253487" w:rsidRPr="00253487" w:rsidRDefault="00253487" w:rsidP="00253487">
            <w:r w:rsidRPr="00253487">
              <w:t>PosTransType</w:t>
            </w:r>
          </w:p>
        </w:tc>
        <w:tc>
          <w:tcPr>
            <w:tcW w:w="811" w:type="dxa"/>
            <w:shd w:val="clear" w:color="auto" w:fill="auto"/>
          </w:tcPr>
          <w:p w14:paraId="1C2160A4" w14:textId="77777777" w:rsidR="00253487" w:rsidRPr="00253487" w:rsidRDefault="00253487" w:rsidP="000F73DB">
            <w:pPr>
              <w:jc w:val="center"/>
            </w:pPr>
            <w:r w:rsidRPr="00253487">
              <w:t>Y</w:t>
            </w:r>
          </w:p>
        </w:tc>
        <w:tc>
          <w:tcPr>
            <w:tcW w:w="4859" w:type="dxa"/>
            <w:shd w:val="clear" w:color="auto" w:fill="auto"/>
          </w:tcPr>
          <w:p w14:paraId="47853750" w14:textId="77777777" w:rsidR="00253487" w:rsidRPr="00253487" w:rsidRDefault="00253487" w:rsidP="00253487"/>
        </w:tc>
      </w:tr>
      <w:tr w:rsidR="00253487" w:rsidRPr="00253487" w14:paraId="1E6C1A35" w14:textId="77777777" w:rsidTr="000F73DB">
        <w:tc>
          <w:tcPr>
            <w:tcW w:w="652" w:type="dxa"/>
            <w:shd w:val="clear" w:color="auto" w:fill="auto"/>
          </w:tcPr>
          <w:p w14:paraId="2E574F24" w14:textId="77777777" w:rsidR="00253487" w:rsidRPr="00253487" w:rsidRDefault="00253487" w:rsidP="000F73DB">
            <w:pPr>
              <w:jc w:val="center"/>
            </w:pPr>
            <w:r w:rsidRPr="00253487">
              <w:t>712</w:t>
            </w:r>
          </w:p>
        </w:tc>
        <w:tc>
          <w:tcPr>
            <w:tcW w:w="2750" w:type="dxa"/>
            <w:shd w:val="clear" w:color="auto" w:fill="auto"/>
          </w:tcPr>
          <w:p w14:paraId="6683EADF" w14:textId="77777777" w:rsidR="00253487" w:rsidRPr="00253487" w:rsidRDefault="00253487" w:rsidP="00253487">
            <w:r w:rsidRPr="00253487">
              <w:t>PosMaintAction</w:t>
            </w:r>
          </w:p>
        </w:tc>
        <w:tc>
          <w:tcPr>
            <w:tcW w:w="811" w:type="dxa"/>
            <w:shd w:val="clear" w:color="auto" w:fill="auto"/>
          </w:tcPr>
          <w:p w14:paraId="6DD66232" w14:textId="77777777" w:rsidR="00253487" w:rsidRPr="00253487" w:rsidRDefault="00253487" w:rsidP="000F73DB">
            <w:pPr>
              <w:jc w:val="center"/>
            </w:pPr>
            <w:r w:rsidRPr="00253487">
              <w:t>Y</w:t>
            </w:r>
          </w:p>
        </w:tc>
        <w:tc>
          <w:tcPr>
            <w:tcW w:w="4859" w:type="dxa"/>
            <w:shd w:val="clear" w:color="auto" w:fill="auto"/>
          </w:tcPr>
          <w:p w14:paraId="54821BAA" w14:textId="77777777" w:rsidR="00253487" w:rsidRPr="00253487" w:rsidRDefault="00253487" w:rsidP="00253487"/>
        </w:tc>
      </w:tr>
      <w:tr w:rsidR="00253487" w:rsidRPr="00253487" w14:paraId="21211321" w14:textId="77777777" w:rsidTr="000F73DB">
        <w:tc>
          <w:tcPr>
            <w:tcW w:w="652" w:type="dxa"/>
            <w:shd w:val="clear" w:color="auto" w:fill="auto"/>
          </w:tcPr>
          <w:p w14:paraId="343627BD" w14:textId="77777777" w:rsidR="00253487" w:rsidRPr="00253487" w:rsidRDefault="00253487" w:rsidP="000F73DB">
            <w:pPr>
              <w:jc w:val="center"/>
            </w:pPr>
            <w:r w:rsidRPr="00253487">
              <w:t>713</w:t>
            </w:r>
          </w:p>
        </w:tc>
        <w:tc>
          <w:tcPr>
            <w:tcW w:w="2750" w:type="dxa"/>
            <w:shd w:val="clear" w:color="auto" w:fill="auto"/>
          </w:tcPr>
          <w:p w14:paraId="1C9F5840" w14:textId="77777777" w:rsidR="00253487" w:rsidRPr="00253487" w:rsidRDefault="00253487" w:rsidP="00253487">
            <w:r w:rsidRPr="00253487">
              <w:t>OrigPosReqRefID</w:t>
            </w:r>
          </w:p>
        </w:tc>
        <w:tc>
          <w:tcPr>
            <w:tcW w:w="811" w:type="dxa"/>
            <w:shd w:val="clear" w:color="auto" w:fill="auto"/>
          </w:tcPr>
          <w:p w14:paraId="280959E1" w14:textId="77777777" w:rsidR="00253487" w:rsidRPr="00253487" w:rsidRDefault="00253487" w:rsidP="000F73DB">
            <w:pPr>
              <w:jc w:val="center"/>
            </w:pPr>
            <w:r w:rsidRPr="00253487">
              <w:t>N</w:t>
            </w:r>
          </w:p>
        </w:tc>
        <w:tc>
          <w:tcPr>
            <w:tcW w:w="4859" w:type="dxa"/>
            <w:shd w:val="clear" w:color="auto" w:fill="auto"/>
          </w:tcPr>
          <w:p w14:paraId="09C9E349" w14:textId="77777777" w:rsidR="00253487" w:rsidRPr="00253487" w:rsidRDefault="00253487" w:rsidP="00253487">
            <w:r w:rsidRPr="00253487">
              <w:t>Reference to the PosReqID of a previous maintenance request that is being replaced or canceled.</w:t>
            </w:r>
          </w:p>
        </w:tc>
      </w:tr>
      <w:tr w:rsidR="00253487" w:rsidRPr="00253487" w14:paraId="3F35C5E7" w14:textId="77777777" w:rsidTr="000F73DB">
        <w:tc>
          <w:tcPr>
            <w:tcW w:w="652" w:type="dxa"/>
            <w:shd w:val="clear" w:color="auto" w:fill="auto"/>
          </w:tcPr>
          <w:p w14:paraId="0CE7A7E4" w14:textId="77777777" w:rsidR="00253487" w:rsidRPr="00253487" w:rsidRDefault="00253487" w:rsidP="000F73DB">
            <w:pPr>
              <w:jc w:val="center"/>
            </w:pPr>
            <w:r w:rsidRPr="00253487">
              <w:t>714</w:t>
            </w:r>
          </w:p>
        </w:tc>
        <w:tc>
          <w:tcPr>
            <w:tcW w:w="2750" w:type="dxa"/>
            <w:shd w:val="clear" w:color="auto" w:fill="auto"/>
          </w:tcPr>
          <w:p w14:paraId="2E209392" w14:textId="77777777" w:rsidR="00253487" w:rsidRPr="00253487" w:rsidRDefault="00253487" w:rsidP="00253487">
            <w:r w:rsidRPr="00253487">
              <w:t>PosMaintRptRefID</w:t>
            </w:r>
          </w:p>
        </w:tc>
        <w:tc>
          <w:tcPr>
            <w:tcW w:w="811" w:type="dxa"/>
            <w:shd w:val="clear" w:color="auto" w:fill="auto"/>
          </w:tcPr>
          <w:p w14:paraId="32CA154B" w14:textId="77777777" w:rsidR="00253487" w:rsidRPr="00253487" w:rsidRDefault="00253487" w:rsidP="000F73DB">
            <w:pPr>
              <w:jc w:val="center"/>
            </w:pPr>
            <w:r w:rsidRPr="00253487">
              <w:t>N</w:t>
            </w:r>
          </w:p>
        </w:tc>
        <w:tc>
          <w:tcPr>
            <w:tcW w:w="4859" w:type="dxa"/>
            <w:shd w:val="clear" w:color="auto" w:fill="auto"/>
          </w:tcPr>
          <w:p w14:paraId="0D9F9C24" w14:textId="77777777" w:rsidR="00253487" w:rsidRPr="00253487" w:rsidRDefault="00253487" w:rsidP="00253487">
            <w:r w:rsidRPr="00253487">
              <w:t>Reference to a PosMaintRptID from a previous Position Maintenance Report that is being replaced or canceled.</w:t>
            </w:r>
          </w:p>
        </w:tc>
      </w:tr>
      <w:tr w:rsidR="00253487" w:rsidRPr="00253487" w14:paraId="1C2FE8DC" w14:textId="77777777" w:rsidTr="000F73DB">
        <w:tc>
          <w:tcPr>
            <w:tcW w:w="652" w:type="dxa"/>
            <w:shd w:val="clear" w:color="auto" w:fill="auto"/>
          </w:tcPr>
          <w:p w14:paraId="0CF60AEF" w14:textId="77777777" w:rsidR="00253487" w:rsidRPr="00253487" w:rsidRDefault="00253487" w:rsidP="000F73DB">
            <w:pPr>
              <w:jc w:val="center"/>
            </w:pPr>
            <w:r w:rsidRPr="00253487">
              <w:t>715</w:t>
            </w:r>
          </w:p>
        </w:tc>
        <w:tc>
          <w:tcPr>
            <w:tcW w:w="2750" w:type="dxa"/>
            <w:shd w:val="clear" w:color="auto" w:fill="auto"/>
          </w:tcPr>
          <w:p w14:paraId="560E2866" w14:textId="77777777" w:rsidR="00253487" w:rsidRPr="00253487" w:rsidRDefault="00253487" w:rsidP="00253487">
            <w:r w:rsidRPr="00253487">
              <w:t>ClearingBusinessDate</w:t>
            </w:r>
          </w:p>
        </w:tc>
        <w:tc>
          <w:tcPr>
            <w:tcW w:w="811" w:type="dxa"/>
            <w:shd w:val="clear" w:color="auto" w:fill="auto"/>
          </w:tcPr>
          <w:p w14:paraId="7830A605" w14:textId="77777777" w:rsidR="00253487" w:rsidRPr="00253487" w:rsidRDefault="00253487" w:rsidP="000F73DB">
            <w:pPr>
              <w:jc w:val="center"/>
            </w:pPr>
            <w:r w:rsidRPr="00253487">
              <w:t>Y</w:t>
            </w:r>
          </w:p>
        </w:tc>
        <w:tc>
          <w:tcPr>
            <w:tcW w:w="4859" w:type="dxa"/>
            <w:shd w:val="clear" w:color="auto" w:fill="auto"/>
          </w:tcPr>
          <w:p w14:paraId="7D5E0D44" w14:textId="77777777" w:rsidR="00253487" w:rsidRPr="00253487" w:rsidRDefault="00253487" w:rsidP="00253487">
            <w:r w:rsidRPr="00253487">
              <w:t>The Clearing Business Date referred to by this maintenance request</w:t>
            </w:r>
          </w:p>
        </w:tc>
      </w:tr>
      <w:tr w:rsidR="00253487" w:rsidRPr="00253487" w14:paraId="1A370F78" w14:textId="77777777" w:rsidTr="000F73DB">
        <w:tc>
          <w:tcPr>
            <w:tcW w:w="652" w:type="dxa"/>
            <w:shd w:val="clear" w:color="auto" w:fill="auto"/>
          </w:tcPr>
          <w:p w14:paraId="7504FCD6" w14:textId="77777777" w:rsidR="00253487" w:rsidRPr="00253487" w:rsidRDefault="00253487" w:rsidP="000F73DB">
            <w:pPr>
              <w:jc w:val="center"/>
            </w:pPr>
            <w:r w:rsidRPr="00253487">
              <w:t>716</w:t>
            </w:r>
          </w:p>
        </w:tc>
        <w:tc>
          <w:tcPr>
            <w:tcW w:w="2750" w:type="dxa"/>
            <w:shd w:val="clear" w:color="auto" w:fill="auto"/>
          </w:tcPr>
          <w:p w14:paraId="5B64916E" w14:textId="77777777" w:rsidR="00253487" w:rsidRPr="00253487" w:rsidRDefault="00253487" w:rsidP="00253487">
            <w:r w:rsidRPr="00253487">
              <w:t>SettlSessID</w:t>
            </w:r>
          </w:p>
        </w:tc>
        <w:tc>
          <w:tcPr>
            <w:tcW w:w="811" w:type="dxa"/>
            <w:shd w:val="clear" w:color="auto" w:fill="auto"/>
          </w:tcPr>
          <w:p w14:paraId="3C2C142F" w14:textId="77777777" w:rsidR="00253487" w:rsidRPr="00253487" w:rsidRDefault="00253487" w:rsidP="000F73DB">
            <w:pPr>
              <w:jc w:val="center"/>
            </w:pPr>
            <w:r w:rsidRPr="00253487">
              <w:t>N</w:t>
            </w:r>
          </w:p>
        </w:tc>
        <w:tc>
          <w:tcPr>
            <w:tcW w:w="4859" w:type="dxa"/>
            <w:shd w:val="clear" w:color="auto" w:fill="auto"/>
          </w:tcPr>
          <w:p w14:paraId="020F2625" w14:textId="77777777" w:rsidR="00253487" w:rsidRPr="00253487" w:rsidRDefault="00253487" w:rsidP="00253487"/>
        </w:tc>
      </w:tr>
      <w:tr w:rsidR="00253487" w:rsidRPr="00253487" w14:paraId="14A56F94" w14:textId="77777777" w:rsidTr="000F73DB">
        <w:tc>
          <w:tcPr>
            <w:tcW w:w="652" w:type="dxa"/>
            <w:tcBorders>
              <w:bottom w:val="single" w:sz="6" w:space="0" w:color="000000"/>
            </w:tcBorders>
            <w:shd w:val="clear" w:color="auto" w:fill="auto"/>
          </w:tcPr>
          <w:p w14:paraId="4D5920A6" w14:textId="77777777" w:rsidR="00253487" w:rsidRPr="00253487" w:rsidRDefault="00253487" w:rsidP="000F73DB">
            <w:pPr>
              <w:jc w:val="center"/>
            </w:pPr>
            <w:r w:rsidRPr="00253487">
              <w:t>717</w:t>
            </w:r>
          </w:p>
        </w:tc>
        <w:tc>
          <w:tcPr>
            <w:tcW w:w="2750" w:type="dxa"/>
            <w:tcBorders>
              <w:bottom w:val="single" w:sz="6" w:space="0" w:color="000000"/>
            </w:tcBorders>
            <w:shd w:val="clear" w:color="auto" w:fill="auto"/>
          </w:tcPr>
          <w:p w14:paraId="6F4657AB" w14:textId="77777777" w:rsidR="00253487" w:rsidRPr="00253487" w:rsidRDefault="00253487" w:rsidP="00253487">
            <w:r w:rsidRPr="00253487">
              <w:t>SettlSessSubID</w:t>
            </w:r>
          </w:p>
        </w:tc>
        <w:tc>
          <w:tcPr>
            <w:tcW w:w="811" w:type="dxa"/>
            <w:tcBorders>
              <w:bottom w:val="single" w:sz="6" w:space="0" w:color="000000"/>
            </w:tcBorders>
            <w:shd w:val="clear" w:color="auto" w:fill="auto"/>
          </w:tcPr>
          <w:p w14:paraId="789E336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825FE9B" w14:textId="77777777" w:rsidR="00253487" w:rsidRPr="00253487" w:rsidRDefault="00253487" w:rsidP="00253487"/>
        </w:tc>
      </w:tr>
      <w:tr w:rsidR="00253487" w:rsidRPr="00253487" w14:paraId="16D57C89" w14:textId="77777777" w:rsidTr="000F73DB">
        <w:tc>
          <w:tcPr>
            <w:tcW w:w="3402" w:type="dxa"/>
            <w:gridSpan w:val="2"/>
            <w:tcBorders>
              <w:top w:val="single" w:sz="6" w:space="0" w:color="000000"/>
              <w:bottom w:val="single" w:sz="6" w:space="0" w:color="000000"/>
            </w:tcBorders>
            <w:shd w:val="clear" w:color="auto" w:fill="E6E6E6"/>
          </w:tcPr>
          <w:p w14:paraId="29B6507E"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523AAF70"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30694856" w14:textId="77777777" w:rsidR="00253487" w:rsidRDefault="00253487" w:rsidP="00253487">
            <w:r w:rsidRPr="00253487">
              <w:t>The Following PartyRoles can be specified:</w:t>
            </w:r>
          </w:p>
          <w:p w14:paraId="5208CD41" w14:textId="77777777" w:rsidR="00253487" w:rsidRDefault="00253487" w:rsidP="00253487">
            <w:r w:rsidRPr="00253487">
              <w:t>ClearingOrganization</w:t>
            </w:r>
          </w:p>
          <w:p w14:paraId="36B7116D" w14:textId="77777777" w:rsidR="00253487" w:rsidRDefault="00253487" w:rsidP="00253487">
            <w:r w:rsidRPr="00253487">
              <w:t>Clearing Firm</w:t>
            </w:r>
          </w:p>
          <w:p w14:paraId="28246222" w14:textId="77777777" w:rsidR="00253487" w:rsidRPr="00253487" w:rsidRDefault="00253487" w:rsidP="00253487">
            <w:r w:rsidRPr="00253487">
              <w:t>Position Account</w:t>
            </w:r>
          </w:p>
        </w:tc>
      </w:tr>
      <w:tr w:rsidR="00253487" w:rsidRPr="00253487" w14:paraId="72D6FACA" w14:textId="77777777" w:rsidTr="000F73DB">
        <w:tc>
          <w:tcPr>
            <w:tcW w:w="652" w:type="dxa"/>
            <w:tcBorders>
              <w:top w:val="single" w:sz="6" w:space="0" w:color="000000"/>
            </w:tcBorders>
            <w:shd w:val="clear" w:color="auto" w:fill="auto"/>
          </w:tcPr>
          <w:p w14:paraId="17174081"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72125932" w14:textId="77777777" w:rsidR="00253487" w:rsidRPr="00253487" w:rsidRDefault="00253487" w:rsidP="00253487">
            <w:r w:rsidRPr="00253487">
              <w:t>Account</w:t>
            </w:r>
          </w:p>
        </w:tc>
        <w:tc>
          <w:tcPr>
            <w:tcW w:w="811" w:type="dxa"/>
            <w:tcBorders>
              <w:top w:val="single" w:sz="6" w:space="0" w:color="000000"/>
            </w:tcBorders>
            <w:shd w:val="clear" w:color="auto" w:fill="auto"/>
          </w:tcPr>
          <w:p w14:paraId="44F4C62E"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D63A5A7" w14:textId="77777777" w:rsidR="00253487" w:rsidRPr="00253487" w:rsidRDefault="00253487" w:rsidP="00253487"/>
        </w:tc>
      </w:tr>
      <w:tr w:rsidR="00253487" w:rsidRPr="00253487" w14:paraId="3D1B62BF" w14:textId="77777777" w:rsidTr="000F73DB">
        <w:tc>
          <w:tcPr>
            <w:tcW w:w="652" w:type="dxa"/>
            <w:shd w:val="clear" w:color="auto" w:fill="auto"/>
          </w:tcPr>
          <w:p w14:paraId="3C6012CA" w14:textId="77777777" w:rsidR="00253487" w:rsidRPr="00253487" w:rsidRDefault="00253487" w:rsidP="000F73DB">
            <w:pPr>
              <w:jc w:val="center"/>
            </w:pPr>
            <w:r w:rsidRPr="00253487">
              <w:t>660</w:t>
            </w:r>
          </w:p>
        </w:tc>
        <w:tc>
          <w:tcPr>
            <w:tcW w:w="2750" w:type="dxa"/>
            <w:shd w:val="clear" w:color="auto" w:fill="auto"/>
          </w:tcPr>
          <w:p w14:paraId="4CBDAF84" w14:textId="77777777" w:rsidR="00253487" w:rsidRPr="00253487" w:rsidRDefault="00253487" w:rsidP="00253487">
            <w:r w:rsidRPr="00253487">
              <w:t>AcctIDSource</w:t>
            </w:r>
          </w:p>
        </w:tc>
        <w:tc>
          <w:tcPr>
            <w:tcW w:w="811" w:type="dxa"/>
            <w:shd w:val="clear" w:color="auto" w:fill="auto"/>
          </w:tcPr>
          <w:p w14:paraId="24033684" w14:textId="77777777" w:rsidR="00253487" w:rsidRPr="00253487" w:rsidRDefault="00253487" w:rsidP="000F73DB">
            <w:pPr>
              <w:jc w:val="center"/>
            </w:pPr>
            <w:r w:rsidRPr="00253487">
              <w:t>N</w:t>
            </w:r>
          </w:p>
        </w:tc>
        <w:tc>
          <w:tcPr>
            <w:tcW w:w="4859" w:type="dxa"/>
            <w:shd w:val="clear" w:color="auto" w:fill="auto"/>
          </w:tcPr>
          <w:p w14:paraId="2A4F3E72" w14:textId="77777777" w:rsidR="00253487" w:rsidRPr="00253487" w:rsidRDefault="00253487" w:rsidP="00253487"/>
        </w:tc>
      </w:tr>
      <w:tr w:rsidR="00253487" w:rsidRPr="00253487" w14:paraId="7269903B" w14:textId="77777777" w:rsidTr="000F73DB">
        <w:tc>
          <w:tcPr>
            <w:tcW w:w="652" w:type="dxa"/>
            <w:tcBorders>
              <w:bottom w:val="single" w:sz="6" w:space="0" w:color="000000"/>
            </w:tcBorders>
            <w:shd w:val="clear" w:color="auto" w:fill="auto"/>
          </w:tcPr>
          <w:p w14:paraId="5EA8103A" w14:textId="77777777" w:rsidR="00253487" w:rsidRPr="00253487" w:rsidRDefault="00253487" w:rsidP="000F73DB">
            <w:pPr>
              <w:jc w:val="center"/>
            </w:pPr>
            <w:r w:rsidRPr="00253487">
              <w:t>581</w:t>
            </w:r>
          </w:p>
        </w:tc>
        <w:tc>
          <w:tcPr>
            <w:tcW w:w="2750" w:type="dxa"/>
            <w:tcBorders>
              <w:bottom w:val="single" w:sz="6" w:space="0" w:color="000000"/>
            </w:tcBorders>
            <w:shd w:val="clear" w:color="auto" w:fill="auto"/>
          </w:tcPr>
          <w:p w14:paraId="70836EEA" w14:textId="77777777" w:rsidR="00253487" w:rsidRPr="00253487" w:rsidRDefault="00253487" w:rsidP="00253487">
            <w:r w:rsidRPr="00253487">
              <w:t>AccountType</w:t>
            </w:r>
          </w:p>
        </w:tc>
        <w:tc>
          <w:tcPr>
            <w:tcW w:w="811" w:type="dxa"/>
            <w:tcBorders>
              <w:bottom w:val="single" w:sz="6" w:space="0" w:color="000000"/>
            </w:tcBorders>
            <w:shd w:val="clear" w:color="auto" w:fill="auto"/>
          </w:tcPr>
          <w:p w14:paraId="7D42EBC8"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B5C63B3" w14:textId="77777777" w:rsidR="00253487" w:rsidRPr="00253487" w:rsidRDefault="00253487" w:rsidP="00253487">
            <w:r w:rsidRPr="00253487">
              <w:t>Type of account associated with the order (Origin)</w:t>
            </w:r>
          </w:p>
        </w:tc>
      </w:tr>
      <w:tr w:rsidR="00253487" w:rsidRPr="00253487" w14:paraId="7BA4FE43" w14:textId="77777777" w:rsidTr="000F73DB">
        <w:tc>
          <w:tcPr>
            <w:tcW w:w="3402" w:type="dxa"/>
            <w:gridSpan w:val="2"/>
            <w:tcBorders>
              <w:top w:val="single" w:sz="6" w:space="0" w:color="000000"/>
              <w:bottom w:val="single" w:sz="6" w:space="0" w:color="000000"/>
            </w:tcBorders>
            <w:shd w:val="clear" w:color="auto" w:fill="E6E6E6"/>
          </w:tcPr>
          <w:p w14:paraId="56CF2F34"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6552BCD3"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3222C9D0" w14:textId="77777777" w:rsidR="00253487" w:rsidRPr="00253487" w:rsidRDefault="00253487" w:rsidP="00253487"/>
        </w:tc>
      </w:tr>
      <w:tr w:rsidR="00253487" w:rsidRPr="00253487" w14:paraId="7115E384" w14:textId="77777777" w:rsidTr="000F73DB">
        <w:tc>
          <w:tcPr>
            <w:tcW w:w="652" w:type="dxa"/>
            <w:tcBorders>
              <w:top w:val="single" w:sz="6" w:space="0" w:color="000000"/>
              <w:bottom w:val="single" w:sz="6" w:space="0" w:color="000000"/>
            </w:tcBorders>
            <w:shd w:val="clear" w:color="auto" w:fill="auto"/>
          </w:tcPr>
          <w:p w14:paraId="03BB380B" w14:textId="77777777" w:rsidR="00253487" w:rsidRPr="00253487" w:rsidRDefault="00253487" w:rsidP="000F73DB">
            <w:pPr>
              <w:jc w:val="center"/>
            </w:pPr>
            <w:r w:rsidRPr="00253487">
              <w:t>15</w:t>
            </w:r>
          </w:p>
        </w:tc>
        <w:tc>
          <w:tcPr>
            <w:tcW w:w="2750" w:type="dxa"/>
            <w:tcBorders>
              <w:top w:val="single" w:sz="6" w:space="0" w:color="000000"/>
              <w:bottom w:val="single" w:sz="6" w:space="0" w:color="000000"/>
            </w:tcBorders>
            <w:shd w:val="clear" w:color="auto" w:fill="auto"/>
          </w:tcPr>
          <w:p w14:paraId="4061C075" w14:textId="77777777" w:rsidR="00253487" w:rsidRPr="00253487" w:rsidRDefault="00253487" w:rsidP="00253487">
            <w:r w:rsidRPr="00253487">
              <w:t>Currency</w:t>
            </w:r>
          </w:p>
        </w:tc>
        <w:tc>
          <w:tcPr>
            <w:tcW w:w="811" w:type="dxa"/>
            <w:tcBorders>
              <w:top w:val="single" w:sz="6" w:space="0" w:color="000000"/>
              <w:bottom w:val="single" w:sz="6" w:space="0" w:color="000000"/>
            </w:tcBorders>
            <w:shd w:val="clear" w:color="auto" w:fill="auto"/>
          </w:tcPr>
          <w:p w14:paraId="012126C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6FD8F402" w14:textId="77777777" w:rsidR="00253487" w:rsidRPr="00253487" w:rsidRDefault="00253487" w:rsidP="00253487"/>
        </w:tc>
      </w:tr>
      <w:tr w:rsidR="00253487" w:rsidRPr="00253487" w14:paraId="73A8B4F0" w14:textId="77777777" w:rsidTr="000F73DB">
        <w:tc>
          <w:tcPr>
            <w:tcW w:w="3402" w:type="dxa"/>
            <w:gridSpan w:val="2"/>
            <w:tcBorders>
              <w:top w:val="single" w:sz="6" w:space="0" w:color="000000"/>
              <w:bottom w:val="single" w:sz="6" w:space="0" w:color="000000"/>
            </w:tcBorders>
            <w:shd w:val="clear" w:color="auto" w:fill="E6E6E6"/>
          </w:tcPr>
          <w:p w14:paraId="6FC62ED2"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20FF0F7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4015F0F" w14:textId="77777777" w:rsidR="00253487" w:rsidRPr="00253487" w:rsidRDefault="00253487" w:rsidP="00253487">
            <w:r w:rsidRPr="00253487">
              <w:t>Specifies the number of legs that make up the Security</w:t>
            </w:r>
          </w:p>
        </w:tc>
      </w:tr>
      <w:tr w:rsidR="00253487" w:rsidRPr="00253487" w14:paraId="7518DF66" w14:textId="77777777" w:rsidTr="000F73DB">
        <w:tc>
          <w:tcPr>
            <w:tcW w:w="3402" w:type="dxa"/>
            <w:gridSpan w:val="2"/>
            <w:tcBorders>
              <w:top w:val="single" w:sz="6" w:space="0" w:color="000000"/>
              <w:bottom w:val="single" w:sz="6" w:space="0" w:color="000000"/>
            </w:tcBorders>
            <w:shd w:val="clear" w:color="auto" w:fill="E6E6E6"/>
          </w:tcPr>
          <w:p w14:paraId="2A324A02"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664DFB1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8A60BA0" w14:textId="77777777" w:rsidR="00253487" w:rsidRPr="00253487" w:rsidRDefault="00253487" w:rsidP="00253487">
            <w:r w:rsidRPr="00253487">
              <w:t>Specifies the number of underlying legs that make up the Security</w:t>
            </w:r>
          </w:p>
        </w:tc>
      </w:tr>
      <w:tr w:rsidR="00253487" w:rsidRPr="00253487" w14:paraId="0525929B" w14:textId="77777777" w:rsidTr="000F73DB">
        <w:tc>
          <w:tcPr>
            <w:tcW w:w="3402" w:type="dxa"/>
            <w:gridSpan w:val="2"/>
            <w:tcBorders>
              <w:top w:val="single" w:sz="6" w:space="0" w:color="000000"/>
              <w:bottom w:val="single" w:sz="6" w:space="0" w:color="000000"/>
            </w:tcBorders>
            <w:shd w:val="clear" w:color="auto" w:fill="E6E6E6"/>
          </w:tcPr>
          <w:p w14:paraId="563F49EF" w14:textId="77777777" w:rsidR="00253487" w:rsidRPr="00253487" w:rsidRDefault="00253487" w:rsidP="000F73DB">
            <w:pPr>
              <w:jc w:val="left"/>
            </w:pPr>
            <w:r w:rsidRPr="00253487">
              <w:t>component block  &lt;TrdgSesGrp&gt;</w:t>
            </w:r>
          </w:p>
        </w:tc>
        <w:tc>
          <w:tcPr>
            <w:tcW w:w="811" w:type="dxa"/>
            <w:tcBorders>
              <w:top w:val="single" w:sz="6" w:space="0" w:color="000000"/>
              <w:bottom w:val="single" w:sz="6" w:space="0" w:color="000000"/>
            </w:tcBorders>
            <w:shd w:val="clear" w:color="auto" w:fill="E6E6E6"/>
          </w:tcPr>
          <w:p w14:paraId="550435A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D8B5416" w14:textId="77777777" w:rsidR="00253487" w:rsidRPr="00253487" w:rsidRDefault="00253487" w:rsidP="00253487">
            <w:r w:rsidRPr="00253487">
              <w:t>Specifies the number of repeating TradingSessionIDs</w:t>
            </w:r>
          </w:p>
        </w:tc>
      </w:tr>
      <w:tr w:rsidR="00253487" w:rsidRPr="00253487" w14:paraId="21E39634" w14:textId="77777777" w:rsidTr="000F73DB">
        <w:tc>
          <w:tcPr>
            <w:tcW w:w="652" w:type="dxa"/>
            <w:tcBorders>
              <w:top w:val="single" w:sz="6" w:space="0" w:color="000000"/>
              <w:bottom w:val="single" w:sz="6" w:space="0" w:color="000000"/>
            </w:tcBorders>
            <w:shd w:val="clear" w:color="auto" w:fill="auto"/>
          </w:tcPr>
          <w:p w14:paraId="0D760A25" w14:textId="77777777" w:rsidR="00253487" w:rsidRPr="00253487" w:rsidRDefault="00253487" w:rsidP="000F73DB">
            <w:pPr>
              <w:jc w:val="center"/>
            </w:pPr>
            <w:r w:rsidRPr="00253487">
              <w:t>60</w:t>
            </w:r>
          </w:p>
        </w:tc>
        <w:tc>
          <w:tcPr>
            <w:tcW w:w="2750" w:type="dxa"/>
            <w:tcBorders>
              <w:top w:val="single" w:sz="6" w:space="0" w:color="000000"/>
              <w:bottom w:val="single" w:sz="6" w:space="0" w:color="000000"/>
            </w:tcBorders>
            <w:shd w:val="clear" w:color="auto" w:fill="auto"/>
          </w:tcPr>
          <w:p w14:paraId="046FEC03" w14:textId="77777777" w:rsidR="00253487" w:rsidRPr="00253487" w:rsidRDefault="00253487" w:rsidP="00253487">
            <w:r w:rsidRPr="00253487">
              <w:t>TransactTime</w:t>
            </w:r>
          </w:p>
        </w:tc>
        <w:tc>
          <w:tcPr>
            <w:tcW w:w="811" w:type="dxa"/>
            <w:tcBorders>
              <w:top w:val="single" w:sz="6" w:space="0" w:color="000000"/>
              <w:bottom w:val="single" w:sz="6" w:space="0" w:color="000000"/>
            </w:tcBorders>
            <w:shd w:val="clear" w:color="auto" w:fill="auto"/>
          </w:tcPr>
          <w:p w14:paraId="54BDD5E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11C3DC35" w14:textId="77777777" w:rsidR="00253487" w:rsidRPr="00253487" w:rsidRDefault="00253487" w:rsidP="00253487">
            <w:r w:rsidRPr="00253487">
              <w:t>Time this order request was initiated/released by the trader, trading system, or intermediary.</w:t>
            </w:r>
          </w:p>
        </w:tc>
      </w:tr>
      <w:tr w:rsidR="00253487" w:rsidRPr="00253487" w14:paraId="3B161E4E" w14:textId="77777777" w:rsidTr="000F73DB">
        <w:tc>
          <w:tcPr>
            <w:tcW w:w="3402" w:type="dxa"/>
            <w:gridSpan w:val="2"/>
            <w:tcBorders>
              <w:top w:val="single" w:sz="6" w:space="0" w:color="000000"/>
              <w:bottom w:val="single" w:sz="6" w:space="0" w:color="000000"/>
            </w:tcBorders>
            <w:shd w:val="clear" w:color="auto" w:fill="E6E6E6"/>
          </w:tcPr>
          <w:p w14:paraId="3305FE2A" w14:textId="77777777" w:rsidR="00253487" w:rsidRPr="00253487" w:rsidRDefault="00253487" w:rsidP="000F73DB">
            <w:pPr>
              <w:jc w:val="left"/>
            </w:pPr>
            <w:r w:rsidRPr="00253487">
              <w:t>component block  &lt;PositionQty&gt;</w:t>
            </w:r>
          </w:p>
        </w:tc>
        <w:tc>
          <w:tcPr>
            <w:tcW w:w="811" w:type="dxa"/>
            <w:tcBorders>
              <w:top w:val="single" w:sz="6" w:space="0" w:color="000000"/>
              <w:bottom w:val="single" w:sz="6" w:space="0" w:color="000000"/>
            </w:tcBorders>
            <w:shd w:val="clear" w:color="auto" w:fill="E6E6E6"/>
          </w:tcPr>
          <w:p w14:paraId="07F470B8"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795060E" w14:textId="77777777" w:rsidR="00253487" w:rsidRPr="00253487" w:rsidRDefault="00253487" w:rsidP="00253487"/>
        </w:tc>
      </w:tr>
      <w:tr w:rsidR="00253487" w:rsidRPr="00253487" w14:paraId="28C71946" w14:textId="77777777" w:rsidTr="000F73DB">
        <w:tc>
          <w:tcPr>
            <w:tcW w:w="3402" w:type="dxa"/>
            <w:gridSpan w:val="2"/>
            <w:tcBorders>
              <w:top w:val="single" w:sz="6" w:space="0" w:color="000000"/>
              <w:bottom w:val="single" w:sz="6" w:space="0" w:color="000000"/>
            </w:tcBorders>
            <w:shd w:val="clear" w:color="auto" w:fill="E6E6E6"/>
          </w:tcPr>
          <w:p w14:paraId="5A955A4B" w14:textId="77777777" w:rsidR="00253487" w:rsidRPr="00253487" w:rsidRDefault="00253487" w:rsidP="000F73DB">
            <w:pPr>
              <w:jc w:val="left"/>
            </w:pPr>
            <w:r w:rsidRPr="00253487">
              <w:t>component block  &lt;PositionAmountData&gt;</w:t>
            </w:r>
          </w:p>
        </w:tc>
        <w:tc>
          <w:tcPr>
            <w:tcW w:w="811" w:type="dxa"/>
            <w:tcBorders>
              <w:top w:val="single" w:sz="6" w:space="0" w:color="000000"/>
              <w:bottom w:val="single" w:sz="6" w:space="0" w:color="000000"/>
            </w:tcBorders>
            <w:shd w:val="clear" w:color="auto" w:fill="E6E6E6"/>
          </w:tcPr>
          <w:p w14:paraId="2EB5E5C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33D1123" w14:textId="77777777" w:rsidR="00253487" w:rsidRPr="00253487" w:rsidRDefault="00253487" w:rsidP="00253487"/>
        </w:tc>
      </w:tr>
      <w:tr w:rsidR="00253487" w:rsidRPr="00253487" w14:paraId="3C43383C" w14:textId="77777777" w:rsidTr="000F73DB">
        <w:tc>
          <w:tcPr>
            <w:tcW w:w="652" w:type="dxa"/>
            <w:tcBorders>
              <w:top w:val="single" w:sz="6" w:space="0" w:color="000000"/>
            </w:tcBorders>
            <w:shd w:val="clear" w:color="auto" w:fill="auto"/>
          </w:tcPr>
          <w:p w14:paraId="792156B0" w14:textId="77777777" w:rsidR="00253487" w:rsidRPr="00253487" w:rsidRDefault="00253487" w:rsidP="000F73DB">
            <w:pPr>
              <w:jc w:val="center"/>
            </w:pPr>
            <w:r w:rsidRPr="00253487">
              <w:t>718</w:t>
            </w:r>
          </w:p>
        </w:tc>
        <w:tc>
          <w:tcPr>
            <w:tcW w:w="2750" w:type="dxa"/>
            <w:tcBorders>
              <w:top w:val="single" w:sz="6" w:space="0" w:color="000000"/>
            </w:tcBorders>
            <w:shd w:val="clear" w:color="auto" w:fill="auto"/>
          </w:tcPr>
          <w:p w14:paraId="0F0789FD" w14:textId="77777777" w:rsidR="00253487" w:rsidRPr="00253487" w:rsidRDefault="00253487" w:rsidP="00253487">
            <w:r w:rsidRPr="00253487">
              <w:t>AdjustmentType</w:t>
            </w:r>
          </w:p>
        </w:tc>
        <w:tc>
          <w:tcPr>
            <w:tcW w:w="811" w:type="dxa"/>
            <w:tcBorders>
              <w:top w:val="single" w:sz="6" w:space="0" w:color="000000"/>
            </w:tcBorders>
            <w:shd w:val="clear" w:color="auto" w:fill="auto"/>
          </w:tcPr>
          <w:p w14:paraId="2F455FB1"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374C64C" w14:textId="77777777" w:rsidR="00253487" w:rsidRDefault="00253487" w:rsidP="00253487">
            <w:r w:rsidRPr="00253487">
              <w:t>Type of adjustment to be applied, used for PCS &amp; PAJ</w:t>
            </w:r>
          </w:p>
          <w:p w14:paraId="01E7FF8B" w14:textId="77777777" w:rsidR="00253487" w:rsidRPr="00253487" w:rsidRDefault="00253487" w:rsidP="00253487">
            <w:r w:rsidRPr="00253487">
              <w:t>Delta_plus, Delta_minus, Final, If Adjustment Type is null, the request will be processed as Margin Disposition</w:t>
            </w:r>
          </w:p>
        </w:tc>
      </w:tr>
      <w:tr w:rsidR="00253487" w:rsidRPr="00253487" w14:paraId="5AD6741A" w14:textId="77777777" w:rsidTr="000F73DB">
        <w:tc>
          <w:tcPr>
            <w:tcW w:w="652" w:type="dxa"/>
            <w:shd w:val="clear" w:color="auto" w:fill="auto"/>
          </w:tcPr>
          <w:p w14:paraId="79D12D3D" w14:textId="77777777" w:rsidR="00253487" w:rsidRPr="00253487" w:rsidRDefault="00253487" w:rsidP="000F73DB">
            <w:pPr>
              <w:jc w:val="center"/>
            </w:pPr>
            <w:r w:rsidRPr="00253487">
              <w:t>719</w:t>
            </w:r>
          </w:p>
        </w:tc>
        <w:tc>
          <w:tcPr>
            <w:tcW w:w="2750" w:type="dxa"/>
            <w:shd w:val="clear" w:color="auto" w:fill="auto"/>
          </w:tcPr>
          <w:p w14:paraId="68C16D07" w14:textId="77777777" w:rsidR="00253487" w:rsidRPr="00253487" w:rsidRDefault="00253487" w:rsidP="00253487">
            <w:r w:rsidRPr="00253487">
              <w:t>ContraryInstructionIndicator</w:t>
            </w:r>
          </w:p>
        </w:tc>
        <w:tc>
          <w:tcPr>
            <w:tcW w:w="811" w:type="dxa"/>
            <w:shd w:val="clear" w:color="auto" w:fill="auto"/>
          </w:tcPr>
          <w:p w14:paraId="5F8086B9" w14:textId="77777777" w:rsidR="00253487" w:rsidRPr="00253487" w:rsidRDefault="00253487" w:rsidP="000F73DB">
            <w:pPr>
              <w:jc w:val="center"/>
            </w:pPr>
            <w:r w:rsidRPr="00253487">
              <w:t>N</w:t>
            </w:r>
          </w:p>
        </w:tc>
        <w:tc>
          <w:tcPr>
            <w:tcW w:w="4859" w:type="dxa"/>
            <w:shd w:val="clear" w:color="auto" w:fill="auto"/>
          </w:tcPr>
          <w:p w14:paraId="60BD5799" w14:textId="77777777" w:rsidR="00253487" w:rsidRPr="00253487" w:rsidRDefault="00253487" w:rsidP="00253487">
            <w:r w:rsidRPr="00253487">
              <w:t>Boolean - if Y then indicates you are requesting a position maintenance that acting</w:t>
            </w:r>
          </w:p>
        </w:tc>
      </w:tr>
      <w:tr w:rsidR="00253487" w:rsidRPr="00253487" w14:paraId="64107ACC" w14:textId="77777777" w:rsidTr="000F73DB">
        <w:tc>
          <w:tcPr>
            <w:tcW w:w="652" w:type="dxa"/>
            <w:shd w:val="clear" w:color="auto" w:fill="auto"/>
          </w:tcPr>
          <w:p w14:paraId="7030FC62" w14:textId="77777777" w:rsidR="00253487" w:rsidRPr="00253487" w:rsidRDefault="00253487" w:rsidP="000F73DB">
            <w:pPr>
              <w:jc w:val="center"/>
            </w:pPr>
            <w:r w:rsidRPr="00253487">
              <w:t>720</w:t>
            </w:r>
          </w:p>
        </w:tc>
        <w:tc>
          <w:tcPr>
            <w:tcW w:w="2750" w:type="dxa"/>
            <w:shd w:val="clear" w:color="auto" w:fill="auto"/>
          </w:tcPr>
          <w:p w14:paraId="224F2DDF" w14:textId="77777777" w:rsidR="00253487" w:rsidRPr="00253487" w:rsidRDefault="00253487" w:rsidP="00253487">
            <w:r w:rsidRPr="00253487">
              <w:t>PriorSpreadIndicator</w:t>
            </w:r>
          </w:p>
        </w:tc>
        <w:tc>
          <w:tcPr>
            <w:tcW w:w="811" w:type="dxa"/>
            <w:shd w:val="clear" w:color="auto" w:fill="auto"/>
          </w:tcPr>
          <w:p w14:paraId="529F77A3" w14:textId="77777777" w:rsidR="00253487" w:rsidRPr="00253487" w:rsidRDefault="00253487" w:rsidP="000F73DB">
            <w:pPr>
              <w:jc w:val="center"/>
            </w:pPr>
            <w:r w:rsidRPr="00253487">
              <w:t>N</w:t>
            </w:r>
          </w:p>
        </w:tc>
        <w:tc>
          <w:tcPr>
            <w:tcW w:w="4859" w:type="dxa"/>
            <w:shd w:val="clear" w:color="auto" w:fill="auto"/>
          </w:tcPr>
          <w:p w14:paraId="4ABD87D3" w14:textId="77777777" w:rsidR="00253487" w:rsidRPr="00253487" w:rsidRDefault="00253487" w:rsidP="00253487">
            <w:r w:rsidRPr="00253487">
              <w:t>Boolean - Y indicates you are requesting rollover of prior day's spread submissions</w:t>
            </w:r>
          </w:p>
        </w:tc>
      </w:tr>
      <w:tr w:rsidR="00253487" w:rsidRPr="00253487" w14:paraId="3083E795" w14:textId="77777777" w:rsidTr="000F73DB">
        <w:tc>
          <w:tcPr>
            <w:tcW w:w="652" w:type="dxa"/>
            <w:shd w:val="clear" w:color="auto" w:fill="auto"/>
          </w:tcPr>
          <w:p w14:paraId="6743D972" w14:textId="77777777" w:rsidR="00253487" w:rsidRPr="00253487" w:rsidRDefault="00253487" w:rsidP="000F73DB">
            <w:pPr>
              <w:jc w:val="center"/>
            </w:pPr>
            <w:r w:rsidRPr="00253487">
              <w:t>834</w:t>
            </w:r>
          </w:p>
        </w:tc>
        <w:tc>
          <w:tcPr>
            <w:tcW w:w="2750" w:type="dxa"/>
            <w:shd w:val="clear" w:color="auto" w:fill="auto"/>
          </w:tcPr>
          <w:p w14:paraId="30F9D57D" w14:textId="77777777" w:rsidR="00253487" w:rsidRPr="00253487" w:rsidRDefault="00253487" w:rsidP="00253487">
            <w:r w:rsidRPr="00253487">
              <w:t>ThresholdAmount</w:t>
            </w:r>
          </w:p>
        </w:tc>
        <w:tc>
          <w:tcPr>
            <w:tcW w:w="811" w:type="dxa"/>
            <w:shd w:val="clear" w:color="auto" w:fill="auto"/>
          </w:tcPr>
          <w:p w14:paraId="7B7FE589" w14:textId="77777777" w:rsidR="00253487" w:rsidRPr="00253487" w:rsidRDefault="00253487" w:rsidP="000F73DB">
            <w:pPr>
              <w:jc w:val="center"/>
            </w:pPr>
            <w:r w:rsidRPr="00253487">
              <w:t>N</w:t>
            </w:r>
          </w:p>
        </w:tc>
        <w:tc>
          <w:tcPr>
            <w:tcW w:w="4859" w:type="dxa"/>
            <w:shd w:val="clear" w:color="auto" w:fill="auto"/>
          </w:tcPr>
          <w:p w14:paraId="7495C3C2" w14:textId="77777777" w:rsidR="00253487" w:rsidRPr="00253487" w:rsidRDefault="00253487" w:rsidP="00253487"/>
        </w:tc>
      </w:tr>
      <w:tr w:rsidR="00253487" w:rsidRPr="00253487" w14:paraId="44CCA6B7" w14:textId="77777777" w:rsidTr="000F73DB">
        <w:tc>
          <w:tcPr>
            <w:tcW w:w="652" w:type="dxa"/>
            <w:shd w:val="clear" w:color="auto" w:fill="auto"/>
          </w:tcPr>
          <w:p w14:paraId="4F580D94" w14:textId="77777777" w:rsidR="00253487" w:rsidRPr="00253487" w:rsidRDefault="00253487" w:rsidP="000F73DB">
            <w:pPr>
              <w:jc w:val="center"/>
            </w:pPr>
            <w:r w:rsidRPr="00253487">
              <w:t>58</w:t>
            </w:r>
          </w:p>
        </w:tc>
        <w:tc>
          <w:tcPr>
            <w:tcW w:w="2750" w:type="dxa"/>
            <w:shd w:val="clear" w:color="auto" w:fill="auto"/>
          </w:tcPr>
          <w:p w14:paraId="000DC76D" w14:textId="77777777" w:rsidR="00253487" w:rsidRPr="00253487" w:rsidRDefault="00253487" w:rsidP="00253487">
            <w:r w:rsidRPr="00253487">
              <w:t>Text</w:t>
            </w:r>
          </w:p>
        </w:tc>
        <w:tc>
          <w:tcPr>
            <w:tcW w:w="811" w:type="dxa"/>
            <w:shd w:val="clear" w:color="auto" w:fill="auto"/>
          </w:tcPr>
          <w:p w14:paraId="2BA86037" w14:textId="77777777" w:rsidR="00253487" w:rsidRPr="00253487" w:rsidRDefault="00253487" w:rsidP="000F73DB">
            <w:pPr>
              <w:jc w:val="center"/>
            </w:pPr>
            <w:r w:rsidRPr="00253487">
              <w:t>N</w:t>
            </w:r>
          </w:p>
        </w:tc>
        <w:tc>
          <w:tcPr>
            <w:tcW w:w="4859" w:type="dxa"/>
            <w:shd w:val="clear" w:color="auto" w:fill="auto"/>
          </w:tcPr>
          <w:p w14:paraId="757FD99F" w14:textId="77777777" w:rsidR="00253487" w:rsidRPr="00253487" w:rsidRDefault="00253487" w:rsidP="00253487"/>
        </w:tc>
      </w:tr>
      <w:tr w:rsidR="00253487" w:rsidRPr="00253487" w14:paraId="7470C5FF" w14:textId="77777777" w:rsidTr="000F73DB">
        <w:tc>
          <w:tcPr>
            <w:tcW w:w="652" w:type="dxa"/>
            <w:shd w:val="clear" w:color="auto" w:fill="auto"/>
          </w:tcPr>
          <w:p w14:paraId="7A24A15B" w14:textId="77777777" w:rsidR="00253487" w:rsidRPr="00253487" w:rsidRDefault="00253487" w:rsidP="000F73DB">
            <w:pPr>
              <w:jc w:val="center"/>
            </w:pPr>
            <w:r w:rsidRPr="00253487">
              <w:t>354</w:t>
            </w:r>
          </w:p>
        </w:tc>
        <w:tc>
          <w:tcPr>
            <w:tcW w:w="2750" w:type="dxa"/>
            <w:shd w:val="clear" w:color="auto" w:fill="auto"/>
          </w:tcPr>
          <w:p w14:paraId="6A4F08F5" w14:textId="77777777" w:rsidR="00253487" w:rsidRPr="00253487" w:rsidRDefault="00253487" w:rsidP="00253487">
            <w:r w:rsidRPr="00253487">
              <w:t>EncodedTextLen</w:t>
            </w:r>
          </w:p>
        </w:tc>
        <w:tc>
          <w:tcPr>
            <w:tcW w:w="811" w:type="dxa"/>
            <w:shd w:val="clear" w:color="auto" w:fill="auto"/>
          </w:tcPr>
          <w:p w14:paraId="7517843B" w14:textId="77777777" w:rsidR="00253487" w:rsidRPr="00253487" w:rsidRDefault="00253487" w:rsidP="000F73DB">
            <w:pPr>
              <w:jc w:val="center"/>
            </w:pPr>
            <w:r w:rsidRPr="00253487">
              <w:t>N</w:t>
            </w:r>
          </w:p>
        </w:tc>
        <w:tc>
          <w:tcPr>
            <w:tcW w:w="4859" w:type="dxa"/>
            <w:shd w:val="clear" w:color="auto" w:fill="auto"/>
          </w:tcPr>
          <w:p w14:paraId="2238B47C" w14:textId="77777777" w:rsidR="00253487" w:rsidRPr="00253487" w:rsidRDefault="00253487" w:rsidP="00253487">
            <w:r w:rsidRPr="00253487">
              <w:t>Must be set if EncodedText field is specified and must immediately precede it.</w:t>
            </w:r>
          </w:p>
        </w:tc>
      </w:tr>
      <w:tr w:rsidR="00253487" w:rsidRPr="00253487" w14:paraId="5FDB91BA" w14:textId="77777777" w:rsidTr="000F73DB">
        <w:tc>
          <w:tcPr>
            <w:tcW w:w="652" w:type="dxa"/>
            <w:shd w:val="clear" w:color="auto" w:fill="auto"/>
          </w:tcPr>
          <w:p w14:paraId="2568B662" w14:textId="77777777" w:rsidR="00253487" w:rsidRPr="00253487" w:rsidRDefault="00253487" w:rsidP="000F73DB">
            <w:pPr>
              <w:jc w:val="center"/>
            </w:pPr>
            <w:r w:rsidRPr="00253487">
              <w:t>355</w:t>
            </w:r>
          </w:p>
        </w:tc>
        <w:tc>
          <w:tcPr>
            <w:tcW w:w="2750" w:type="dxa"/>
            <w:shd w:val="clear" w:color="auto" w:fill="auto"/>
          </w:tcPr>
          <w:p w14:paraId="3D299310" w14:textId="77777777" w:rsidR="00253487" w:rsidRPr="00253487" w:rsidRDefault="00253487" w:rsidP="00253487">
            <w:r w:rsidRPr="00253487">
              <w:t>EncodedText</w:t>
            </w:r>
          </w:p>
        </w:tc>
        <w:tc>
          <w:tcPr>
            <w:tcW w:w="811" w:type="dxa"/>
            <w:shd w:val="clear" w:color="auto" w:fill="auto"/>
          </w:tcPr>
          <w:p w14:paraId="7EFB8EE5" w14:textId="77777777" w:rsidR="00253487" w:rsidRPr="00253487" w:rsidRDefault="00253487" w:rsidP="000F73DB">
            <w:pPr>
              <w:jc w:val="center"/>
            </w:pPr>
            <w:r w:rsidRPr="00253487">
              <w:t>N</w:t>
            </w:r>
          </w:p>
        </w:tc>
        <w:tc>
          <w:tcPr>
            <w:tcW w:w="4859" w:type="dxa"/>
            <w:shd w:val="clear" w:color="auto" w:fill="auto"/>
          </w:tcPr>
          <w:p w14:paraId="13A5EF57"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557F8463" w14:textId="77777777" w:rsidTr="000F73DB">
        <w:tc>
          <w:tcPr>
            <w:tcW w:w="652" w:type="dxa"/>
            <w:tcBorders>
              <w:bottom w:val="single" w:sz="6" w:space="0" w:color="000000"/>
            </w:tcBorders>
            <w:shd w:val="clear" w:color="auto" w:fill="auto"/>
          </w:tcPr>
          <w:p w14:paraId="05728476" w14:textId="77777777" w:rsidR="00253487" w:rsidRPr="00253487" w:rsidRDefault="00253487" w:rsidP="000F73DB">
            <w:pPr>
              <w:jc w:val="center"/>
            </w:pPr>
            <w:r w:rsidRPr="00253487">
              <w:t>120</w:t>
            </w:r>
          </w:p>
        </w:tc>
        <w:tc>
          <w:tcPr>
            <w:tcW w:w="2750" w:type="dxa"/>
            <w:tcBorders>
              <w:bottom w:val="single" w:sz="6" w:space="0" w:color="000000"/>
            </w:tcBorders>
            <w:shd w:val="clear" w:color="auto" w:fill="auto"/>
          </w:tcPr>
          <w:p w14:paraId="155047F6" w14:textId="77777777" w:rsidR="00253487" w:rsidRPr="00253487" w:rsidRDefault="00253487" w:rsidP="00253487">
            <w:r w:rsidRPr="00253487">
              <w:t>SettlCurrency</w:t>
            </w:r>
          </w:p>
        </w:tc>
        <w:tc>
          <w:tcPr>
            <w:tcW w:w="811" w:type="dxa"/>
            <w:tcBorders>
              <w:bottom w:val="single" w:sz="6" w:space="0" w:color="000000"/>
            </w:tcBorders>
            <w:shd w:val="clear" w:color="auto" w:fill="auto"/>
          </w:tcPr>
          <w:p w14:paraId="43E5587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07FE4F6" w14:textId="77777777" w:rsidR="00253487" w:rsidRPr="00253487" w:rsidRDefault="00253487" w:rsidP="00253487"/>
        </w:tc>
      </w:tr>
      <w:tr w:rsidR="00253487" w:rsidRPr="00253487" w14:paraId="5C6AB963" w14:textId="77777777" w:rsidTr="000F73DB">
        <w:tc>
          <w:tcPr>
            <w:tcW w:w="3402" w:type="dxa"/>
            <w:gridSpan w:val="2"/>
            <w:tcBorders>
              <w:top w:val="single" w:sz="6" w:space="0" w:color="000000"/>
              <w:bottom w:val="double" w:sz="6" w:space="0" w:color="000000"/>
            </w:tcBorders>
            <w:shd w:val="clear" w:color="auto" w:fill="E6E6E6"/>
          </w:tcPr>
          <w:p w14:paraId="1806ADB2"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53425670"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32FAD92F" w14:textId="77777777" w:rsidR="00253487" w:rsidRPr="00253487" w:rsidRDefault="00253487" w:rsidP="00253487"/>
        </w:tc>
      </w:tr>
      <w:bookmarkEnd w:id="320"/>
    </w:tbl>
    <w:p w14:paraId="0556F897"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22497BC1" w14:textId="77777777">
        <w:tc>
          <w:tcPr>
            <w:tcW w:w="9576" w:type="dxa"/>
            <w:tcBorders>
              <w:bottom w:val="nil"/>
            </w:tcBorders>
            <w:shd w:val="pct25" w:color="auto" w:fill="FFFFFF"/>
          </w:tcPr>
          <w:p w14:paraId="748B625D" w14:textId="77777777" w:rsidR="009E3F16" w:rsidRDefault="009E3F16">
            <w:pPr>
              <w:pStyle w:val="Heading5"/>
            </w:pPr>
            <w:r>
              <w:rPr>
                <w:rFonts w:ascii="Times New Roman" w:hAnsi="Times New Roman"/>
                <w:sz w:val="24"/>
              </w:rPr>
              <w:t xml:space="preserve">FIXML Definition for this message – see </w:t>
            </w:r>
            <w:hyperlink r:id="rId76"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089478E9" w14:textId="77777777">
        <w:tc>
          <w:tcPr>
            <w:tcW w:w="9576" w:type="dxa"/>
            <w:shd w:val="pct12" w:color="auto" w:fill="FFFFFF"/>
          </w:tcPr>
          <w:p w14:paraId="781D593A"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PosMntReq</w:t>
            </w:r>
          </w:p>
          <w:p w14:paraId="18F4F62A"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42EF3958" w14:textId="77777777" w:rsidR="009E3F16" w:rsidRDefault="009E3F16"/>
    <w:p w14:paraId="6E77AF5F" w14:textId="77777777" w:rsidR="009E3F16" w:rsidRPr="00C90C98" w:rsidRDefault="009E3F16">
      <w:pPr>
        <w:pStyle w:val="Heading2"/>
        <w:rPr>
          <w:lang w:val="fr-FR"/>
        </w:rPr>
      </w:pPr>
      <w:r w:rsidRPr="00C90C98">
        <w:rPr>
          <w:lang w:val="fr-FR"/>
        </w:rPr>
        <w:br w:type="page"/>
      </w:r>
      <w:bookmarkStart w:id="321" w:name="_Toc227925102"/>
      <w:r w:rsidRPr="00C90C98">
        <w:rPr>
          <w:lang w:val="fr-FR"/>
        </w:rPr>
        <w:t>Position Maintenance Report</w:t>
      </w:r>
      <w:bookmarkEnd w:id="321"/>
    </w:p>
    <w:p w14:paraId="008FB784" w14:textId="77777777" w:rsidR="009E3F16" w:rsidRPr="00C90C98" w:rsidRDefault="009E3F16">
      <w:pPr>
        <w:pStyle w:val="NormalIndent"/>
        <w:rPr>
          <w:lang w:val="fr-FR"/>
        </w:rPr>
      </w:pPr>
      <w:r w:rsidRPr="00C90C98">
        <w:rPr>
          <w:lang w:val="fr-FR"/>
        </w:rPr>
        <w:t xml:space="preserve">The Position Maintenance Report message is sent by the holder of a positon in response to a Position Maintenance Request and is used to confirm that a request has been successfully processed or rejected.  </w:t>
      </w:r>
    </w:p>
    <w:p w14:paraId="247FFAED" w14:textId="77777777" w:rsidR="009E3F16" w:rsidRPr="00C90C98" w:rsidRDefault="009E3F16">
      <w:pPr>
        <w:pStyle w:val="NormalIndent"/>
        <w:rPr>
          <w:lang w:val="fr-FR"/>
        </w:rPr>
      </w:pPr>
    </w:p>
    <w:p w14:paraId="5CCA23DF" w14:textId="77777777" w:rsidR="009E3F16" w:rsidRDefault="009E3F16">
      <w:pPr>
        <w:jc w:val="center"/>
        <w:rPr>
          <w:b/>
          <w:sz w:val="24"/>
          <w:lang w:val="fr-FR"/>
        </w:rPr>
      </w:pPr>
      <w:r>
        <w:rPr>
          <w:b/>
          <w:sz w:val="24"/>
          <w:lang w:val="fr-FR"/>
        </w:rPr>
        <w:t>Position Maintenance Report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77A5CD7F"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51CF1C2E" w14:textId="77777777" w:rsidR="00253487" w:rsidRPr="000F73DB" w:rsidRDefault="00253487" w:rsidP="000F73DB">
            <w:pPr>
              <w:jc w:val="center"/>
              <w:rPr>
                <w:b/>
                <w:i/>
              </w:rPr>
            </w:pPr>
            <w:bookmarkStart w:id="322" w:name="Msg_PositionMaintenanceRepo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179041B"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6A9F28CB"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76ECDB4B" w14:textId="77777777" w:rsidR="00253487" w:rsidRPr="000F73DB" w:rsidRDefault="00253487" w:rsidP="000F73DB">
            <w:pPr>
              <w:jc w:val="center"/>
              <w:rPr>
                <w:b/>
                <w:i/>
              </w:rPr>
            </w:pPr>
            <w:r w:rsidRPr="000F73DB">
              <w:rPr>
                <w:b/>
                <w:i/>
              </w:rPr>
              <w:t>Comments</w:t>
            </w:r>
          </w:p>
        </w:tc>
      </w:tr>
      <w:tr w:rsidR="00253487" w:rsidRPr="00253487" w14:paraId="6230FED8" w14:textId="77777777" w:rsidTr="000F73DB">
        <w:tc>
          <w:tcPr>
            <w:tcW w:w="3402" w:type="dxa"/>
            <w:gridSpan w:val="2"/>
            <w:tcBorders>
              <w:top w:val="single" w:sz="6" w:space="0" w:color="000000"/>
              <w:bottom w:val="single" w:sz="6" w:space="0" w:color="000000"/>
            </w:tcBorders>
            <w:shd w:val="clear" w:color="auto" w:fill="E6E6E6"/>
          </w:tcPr>
          <w:p w14:paraId="2EC967B7"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7F9CA494"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3762BE72" w14:textId="77777777" w:rsidR="00253487" w:rsidRPr="00253487" w:rsidRDefault="00253487" w:rsidP="00253487">
            <w:r w:rsidRPr="00253487">
              <w:t>MsgType = AM</w:t>
            </w:r>
          </w:p>
        </w:tc>
      </w:tr>
      <w:tr w:rsidR="00253487" w:rsidRPr="00253487" w14:paraId="1F1A3235" w14:textId="77777777" w:rsidTr="000F73DB">
        <w:tc>
          <w:tcPr>
            <w:tcW w:w="652" w:type="dxa"/>
            <w:tcBorders>
              <w:top w:val="single" w:sz="6" w:space="0" w:color="000000"/>
            </w:tcBorders>
            <w:shd w:val="clear" w:color="auto" w:fill="auto"/>
          </w:tcPr>
          <w:p w14:paraId="0CAD7FBC" w14:textId="77777777" w:rsidR="00253487" w:rsidRPr="00253487" w:rsidRDefault="00253487" w:rsidP="000F73DB">
            <w:pPr>
              <w:jc w:val="center"/>
            </w:pPr>
            <w:r w:rsidRPr="00253487">
              <w:t>721</w:t>
            </w:r>
          </w:p>
        </w:tc>
        <w:tc>
          <w:tcPr>
            <w:tcW w:w="2750" w:type="dxa"/>
            <w:tcBorders>
              <w:top w:val="single" w:sz="6" w:space="0" w:color="000000"/>
            </w:tcBorders>
            <w:shd w:val="clear" w:color="auto" w:fill="auto"/>
          </w:tcPr>
          <w:p w14:paraId="770A0BE9" w14:textId="77777777" w:rsidR="00253487" w:rsidRPr="00253487" w:rsidRDefault="00253487" w:rsidP="00253487">
            <w:r w:rsidRPr="00253487">
              <w:t>PosMaintRptID</w:t>
            </w:r>
          </w:p>
        </w:tc>
        <w:tc>
          <w:tcPr>
            <w:tcW w:w="811" w:type="dxa"/>
            <w:tcBorders>
              <w:top w:val="single" w:sz="6" w:space="0" w:color="000000"/>
            </w:tcBorders>
            <w:shd w:val="clear" w:color="auto" w:fill="auto"/>
          </w:tcPr>
          <w:p w14:paraId="5777E7D3"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2E055EFF" w14:textId="77777777" w:rsidR="00253487" w:rsidRPr="00253487" w:rsidRDefault="00253487" w:rsidP="00253487">
            <w:r w:rsidRPr="00253487">
              <w:t>Unique identifier for this position report</w:t>
            </w:r>
          </w:p>
        </w:tc>
      </w:tr>
      <w:tr w:rsidR="00253487" w:rsidRPr="00253487" w14:paraId="4AC91648" w14:textId="77777777" w:rsidTr="000F73DB">
        <w:tc>
          <w:tcPr>
            <w:tcW w:w="652" w:type="dxa"/>
            <w:shd w:val="clear" w:color="auto" w:fill="auto"/>
          </w:tcPr>
          <w:p w14:paraId="4B04DF5D" w14:textId="77777777" w:rsidR="00253487" w:rsidRPr="00253487" w:rsidRDefault="00253487" w:rsidP="000F73DB">
            <w:pPr>
              <w:jc w:val="center"/>
            </w:pPr>
            <w:r w:rsidRPr="00253487">
              <w:t>709</w:t>
            </w:r>
          </w:p>
        </w:tc>
        <w:tc>
          <w:tcPr>
            <w:tcW w:w="2750" w:type="dxa"/>
            <w:shd w:val="clear" w:color="auto" w:fill="auto"/>
          </w:tcPr>
          <w:p w14:paraId="14F9D0E6" w14:textId="77777777" w:rsidR="00253487" w:rsidRPr="00253487" w:rsidRDefault="00253487" w:rsidP="00253487">
            <w:r w:rsidRPr="00253487">
              <w:t>PosTransType</w:t>
            </w:r>
          </w:p>
        </w:tc>
        <w:tc>
          <w:tcPr>
            <w:tcW w:w="811" w:type="dxa"/>
            <w:shd w:val="clear" w:color="auto" w:fill="auto"/>
          </w:tcPr>
          <w:p w14:paraId="4ECFC06D" w14:textId="77777777" w:rsidR="00253487" w:rsidRPr="00253487" w:rsidRDefault="00253487" w:rsidP="000F73DB">
            <w:pPr>
              <w:jc w:val="center"/>
            </w:pPr>
            <w:r w:rsidRPr="00253487">
              <w:t>Y</w:t>
            </w:r>
          </w:p>
        </w:tc>
        <w:tc>
          <w:tcPr>
            <w:tcW w:w="4859" w:type="dxa"/>
            <w:shd w:val="clear" w:color="auto" w:fill="auto"/>
          </w:tcPr>
          <w:p w14:paraId="1315EA45" w14:textId="77777777" w:rsidR="00253487" w:rsidRPr="00253487" w:rsidRDefault="00253487" w:rsidP="00253487"/>
        </w:tc>
      </w:tr>
      <w:tr w:rsidR="00253487" w:rsidRPr="00253487" w14:paraId="541A9F86" w14:textId="77777777" w:rsidTr="000F73DB">
        <w:tc>
          <w:tcPr>
            <w:tcW w:w="652" w:type="dxa"/>
            <w:shd w:val="clear" w:color="auto" w:fill="auto"/>
          </w:tcPr>
          <w:p w14:paraId="1F68B15C" w14:textId="77777777" w:rsidR="00253487" w:rsidRPr="00253487" w:rsidRDefault="00253487" w:rsidP="000F73DB">
            <w:pPr>
              <w:jc w:val="center"/>
            </w:pPr>
            <w:r w:rsidRPr="00253487">
              <w:t>710</w:t>
            </w:r>
          </w:p>
        </w:tc>
        <w:tc>
          <w:tcPr>
            <w:tcW w:w="2750" w:type="dxa"/>
            <w:shd w:val="clear" w:color="auto" w:fill="auto"/>
          </w:tcPr>
          <w:p w14:paraId="0E68CACD" w14:textId="77777777" w:rsidR="00253487" w:rsidRPr="00253487" w:rsidRDefault="00253487" w:rsidP="00253487">
            <w:r w:rsidRPr="00253487">
              <w:t>PosReqID</w:t>
            </w:r>
          </w:p>
        </w:tc>
        <w:tc>
          <w:tcPr>
            <w:tcW w:w="811" w:type="dxa"/>
            <w:shd w:val="clear" w:color="auto" w:fill="auto"/>
          </w:tcPr>
          <w:p w14:paraId="6538CCAC" w14:textId="77777777" w:rsidR="00253487" w:rsidRPr="00253487" w:rsidRDefault="00253487" w:rsidP="000F73DB">
            <w:pPr>
              <w:jc w:val="center"/>
            </w:pPr>
            <w:r w:rsidRPr="00253487">
              <w:t>N</w:t>
            </w:r>
          </w:p>
        </w:tc>
        <w:tc>
          <w:tcPr>
            <w:tcW w:w="4859" w:type="dxa"/>
            <w:shd w:val="clear" w:color="auto" w:fill="auto"/>
          </w:tcPr>
          <w:p w14:paraId="4F10D726" w14:textId="77777777" w:rsidR="00253487" w:rsidRPr="00253487" w:rsidRDefault="00253487" w:rsidP="00253487">
            <w:r w:rsidRPr="00253487">
              <w:t>Unique identifier for the position maintenance request associated with this report</w:t>
            </w:r>
          </w:p>
        </w:tc>
      </w:tr>
      <w:tr w:rsidR="00253487" w:rsidRPr="00253487" w14:paraId="179C93A6" w14:textId="77777777" w:rsidTr="000F73DB">
        <w:tc>
          <w:tcPr>
            <w:tcW w:w="652" w:type="dxa"/>
            <w:shd w:val="clear" w:color="auto" w:fill="auto"/>
          </w:tcPr>
          <w:p w14:paraId="1C66C5E7" w14:textId="77777777" w:rsidR="00253487" w:rsidRPr="00253487" w:rsidRDefault="00253487" w:rsidP="000F73DB">
            <w:pPr>
              <w:jc w:val="center"/>
            </w:pPr>
            <w:r w:rsidRPr="00253487">
              <w:t>712</w:t>
            </w:r>
          </w:p>
        </w:tc>
        <w:tc>
          <w:tcPr>
            <w:tcW w:w="2750" w:type="dxa"/>
            <w:shd w:val="clear" w:color="auto" w:fill="auto"/>
          </w:tcPr>
          <w:p w14:paraId="2DC2E9D0" w14:textId="77777777" w:rsidR="00253487" w:rsidRPr="00253487" w:rsidRDefault="00253487" w:rsidP="00253487">
            <w:r w:rsidRPr="00253487">
              <w:t>PosMaintAction</w:t>
            </w:r>
          </w:p>
        </w:tc>
        <w:tc>
          <w:tcPr>
            <w:tcW w:w="811" w:type="dxa"/>
            <w:shd w:val="clear" w:color="auto" w:fill="auto"/>
          </w:tcPr>
          <w:p w14:paraId="2990A190" w14:textId="77777777" w:rsidR="00253487" w:rsidRPr="00253487" w:rsidRDefault="00253487" w:rsidP="000F73DB">
            <w:pPr>
              <w:jc w:val="center"/>
            </w:pPr>
            <w:r w:rsidRPr="00253487">
              <w:t>Y</w:t>
            </w:r>
          </w:p>
        </w:tc>
        <w:tc>
          <w:tcPr>
            <w:tcW w:w="4859" w:type="dxa"/>
            <w:shd w:val="clear" w:color="auto" w:fill="auto"/>
          </w:tcPr>
          <w:p w14:paraId="2C92D25A" w14:textId="77777777" w:rsidR="00253487" w:rsidRPr="00253487" w:rsidRDefault="00253487" w:rsidP="00253487"/>
        </w:tc>
      </w:tr>
      <w:tr w:rsidR="00253487" w:rsidRPr="00253487" w14:paraId="6EF0A5D1" w14:textId="77777777" w:rsidTr="000F73DB">
        <w:tc>
          <w:tcPr>
            <w:tcW w:w="652" w:type="dxa"/>
            <w:shd w:val="clear" w:color="auto" w:fill="auto"/>
          </w:tcPr>
          <w:p w14:paraId="6CD90FAF" w14:textId="77777777" w:rsidR="00253487" w:rsidRPr="00253487" w:rsidRDefault="00253487" w:rsidP="000F73DB">
            <w:pPr>
              <w:jc w:val="center"/>
            </w:pPr>
            <w:r w:rsidRPr="00253487">
              <w:t>713</w:t>
            </w:r>
          </w:p>
        </w:tc>
        <w:tc>
          <w:tcPr>
            <w:tcW w:w="2750" w:type="dxa"/>
            <w:shd w:val="clear" w:color="auto" w:fill="auto"/>
          </w:tcPr>
          <w:p w14:paraId="5E3B983F" w14:textId="77777777" w:rsidR="00253487" w:rsidRPr="00253487" w:rsidRDefault="00253487" w:rsidP="00253487">
            <w:r w:rsidRPr="00253487">
              <w:t>OrigPosReqRefID</w:t>
            </w:r>
          </w:p>
        </w:tc>
        <w:tc>
          <w:tcPr>
            <w:tcW w:w="811" w:type="dxa"/>
            <w:shd w:val="clear" w:color="auto" w:fill="auto"/>
          </w:tcPr>
          <w:p w14:paraId="2F4C837A" w14:textId="77777777" w:rsidR="00253487" w:rsidRPr="00253487" w:rsidRDefault="00253487" w:rsidP="000F73DB">
            <w:pPr>
              <w:jc w:val="center"/>
            </w:pPr>
            <w:r w:rsidRPr="00253487">
              <w:t>N</w:t>
            </w:r>
          </w:p>
        </w:tc>
        <w:tc>
          <w:tcPr>
            <w:tcW w:w="4859" w:type="dxa"/>
            <w:shd w:val="clear" w:color="auto" w:fill="auto"/>
          </w:tcPr>
          <w:p w14:paraId="255CA9F3" w14:textId="77777777" w:rsidR="00253487" w:rsidRPr="00253487" w:rsidRDefault="00253487" w:rsidP="00253487">
            <w:r w:rsidRPr="00253487">
              <w:t>Reference to the PosReqID of a previous maintenance request that is being replaced or canceled.</w:t>
            </w:r>
          </w:p>
        </w:tc>
      </w:tr>
      <w:tr w:rsidR="00253487" w:rsidRPr="00253487" w14:paraId="73C96E0A" w14:textId="77777777" w:rsidTr="000F73DB">
        <w:tc>
          <w:tcPr>
            <w:tcW w:w="652" w:type="dxa"/>
            <w:shd w:val="clear" w:color="auto" w:fill="auto"/>
          </w:tcPr>
          <w:p w14:paraId="21163B43" w14:textId="77777777" w:rsidR="00253487" w:rsidRPr="00253487" w:rsidRDefault="00253487" w:rsidP="000F73DB">
            <w:pPr>
              <w:jc w:val="center"/>
            </w:pPr>
            <w:r w:rsidRPr="00253487">
              <w:t>722</w:t>
            </w:r>
          </w:p>
        </w:tc>
        <w:tc>
          <w:tcPr>
            <w:tcW w:w="2750" w:type="dxa"/>
            <w:shd w:val="clear" w:color="auto" w:fill="auto"/>
          </w:tcPr>
          <w:p w14:paraId="6CEC4863" w14:textId="77777777" w:rsidR="00253487" w:rsidRPr="00253487" w:rsidRDefault="00253487" w:rsidP="00253487">
            <w:r w:rsidRPr="00253487">
              <w:t>PosMaintStatus</w:t>
            </w:r>
          </w:p>
        </w:tc>
        <w:tc>
          <w:tcPr>
            <w:tcW w:w="811" w:type="dxa"/>
            <w:shd w:val="clear" w:color="auto" w:fill="auto"/>
          </w:tcPr>
          <w:p w14:paraId="3FA1F002" w14:textId="77777777" w:rsidR="00253487" w:rsidRPr="00253487" w:rsidRDefault="00253487" w:rsidP="000F73DB">
            <w:pPr>
              <w:jc w:val="center"/>
            </w:pPr>
            <w:r w:rsidRPr="00253487">
              <w:t>Y</w:t>
            </w:r>
          </w:p>
        </w:tc>
        <w:tc>
          <w:tcPr>
            <w:tcW w:w="4859" w:type="dxa"/>
            <w:shd w:val="clear" w:color="auto" w:fill="auto"/>
          </w:tcPr>
          <w:p w14:paraId="428141E3" w14:textId="77777777" w:rsidR="00253487" w:rsidRPr="00253487" w:rsidRDefault="00253487" w:rsidP="00253487">
            <w:r w:rsidRPr="00253487">
              <w:t>Status of Position Maintenance Request</w:t>
            </w:r>
          </w:p>
        </w:tc>
      </w:tr>
      <w:tr w:rsidR="00253487" w:rsidRPr="00253487" w14:paraId="170C71FC" w14:textId="77777777" w:rsidTr="000F73DB">
        <w:tc>
          <w:tcPr>
            <w:tcW w:w="652" w:type="dxa"/>
            <w:shd w:val="clear" w:color="auto" w:fill="auto"/>
          </w:tcPr>
          <w:p w14:paraId="118F67E7" w14:textId="77777777" w:rsidR="00253487" w:rsidRPr="00253487" w:rsidRDefault="00253487" w:rsidP="000F73DB">
            <w:pPr>
              <w:jc w:val="center"/>
            </w:pPr>
            <w:r w:rsidRPr="00253487">
              <w:t>723</w:t>
            </w:r>
          </w:p>
        </w:tc>
        <w:tc>
          <w:tcPr>
            <w:tcW w:w="2750" w:type="dxa"/>
            <w:shd w:val="clear" w:color="auto" w:fill="auto"/>
          </w:tcPr>
          <w:p w14:paraId="4591BC8B" w14:textId="77777777" w:rsidR="00253487" w:rsidRPr="00253487" w:rsidRDefault="00253487" w:rsidP="00253487">
            <w:r w:rsidRPr="00253487">
              <w:t>PosMaintResult</w:t>
            </w:r>
          </w:p>
        </w:tc>
        <w:tc>
          <w:tcPr>
            <w:tcW w:w="811" w:type="dxa"/>
            <w:shd w:val="clear" w:color="auto" w:fill="auto"/>
          </w:tcPr>
          <w:p w14:paraId="02FB001C" w14:textId="77777777" w:rsidR="00253487" w:rsidRPr="00253487" w:rsidRDefault="00253487" w:rsidP="000F73DB">
            <w:pPr>
              <w:jc w:val="center"/>
            </w:pPr>
            <w:r w:rsidRPr="00253487">
              <w:t>N</w:t>
            </w:r>
          </w:p>
        </w:tc>
        <w:tc>
          <w:tcPr>
            <w:tcW w:w="4859" w:type="dxa"/>
            <w:shd w:val="clear" w:color="auto" w:fill="auto"/>
          </w:tcPr>
          <w:p w14:paraId="723FDCF4" w14:textId="77777777" w:rsidR="00253487" w:rsidRPr="00253487" w:rsidRDefault="00253487" w:rsidP="00253487"/>
        </w:tc>
      </w:tr>
      <w:tr w:rsidR="00253487" w:rsidRPr="00253487" w14:paraId="0A016132" w14:textId="77777777" w:rsidTr="000F73DB">
        <w:tc>
          <w:tcPr>
            <w:tcW w:w="652" w:type="dxa"/>
            <w:shd w:val="clear" w:color="auto" w:fill="auto"/>
          </w:tcPr>
          <w:p w14:paraId="537D85F8" w14:textId="77777777" w:rsidR="00253487" w:rsidRPr="00253487" w:rsidRDefault="00253487" w:rsidP="000F73DB">
            <w:pPr>
              <w:jc w:val="center"/>
            </w:pPr>
            <w:r w:rsidRPr="00253487">
              <w:t>715</w:t>
            </w:r>
          </w:p>
        </w:tc>
        <w:tc>
          <w:tcPr>
            <w:tcW w:w="2750" w:type="dxa"/>
            <w:shd w:val="clear" w:color="auto" w:fill="auto"/>
          </w:tcPr>
          <w:p w14:paraId="1189687E" w14:textId="77777777" w:rsidR="00253487" w:rsidRPr="00253487" w:rsidRDefault="00253487" w:rsidP="00253487">
            <w:r w:rsidRPr="00253487">
              <w:t>ClearingBusinessDate</w:t>
            </w:r>
          </w:p>
        </w:tc>
        <w:tc>
          <w:tcPr>
            <w:tcW w:w="811" w:type="dxa"/>
            <w:shd w:val="clear" w:color="auto" w:fill="auto"/>
          </w:tcPr>
          <w:p w14:paraId="5F7A64BE" w14:textId="77777777" w:rsidR="00253487" w:rsidRPr="00253487" w:rsidRDefault="00253487" w:rsidP="000F73DB">
            <w:pPr>
              <w:jc w:val="center"/>
            </w:pPr>
            <w:r w:rsidRPr="00253487">
              <w:t>Y</w:t>
            </w:r>
          </w:p>
        </w:tc>
        <w:tc>
          <w:tcPr>
            <w:tcW w:w="4859" w:type="dxa"/>
            <w:shd w:val="clear" w:color="auto" w:fill="auto"/>
          </w:tcPr>
          <w:p w14:paraId="7577A4FC" w14:textId="77777777" w:rsidR="00253487" w:rsidRPr="00253487" w:rsidRDefault="00253487" w:rsidP="00253487">
            <w:r w:rsidRPr="00253487">
              <w:t>The Clearing Business Date covered by this request</w:t>
            </w:r>
          </w:p>
        </w:tc>
      </w:tr>
      <w:tr w:rsidR="00253487" w:rsidRPr="00253487" w14:paraId="2A80F77D" w14:textId="77777777" w:rsidTr="000F73DB">
        <w:tc>
          <w:tcPr>
            <w:tcW w:w="652" w:type="dxa"/>
            <w:shd w:val="clear" w:color="auto" w:fill="auto"/>
          </w:tcPr>
          <w:p w14:paraId="71FA6233" w14:textId="77777777" w:rsidR="00253487" w:rsidRPr="00253487" w:rsidRDefault="00253487" w:rsidP="000F73DB">
            <w:pPr>
              <w:jc w:val="center"/>
            </w:pPr>
            <w:r w:rsidRPr="00253487">
              <w:t>716</w:t>
            </w:r>
          </w:p>
        </w:tc>
        <w:tc>
          <w:tcPr>
            <w:tcW w:w="2750" w:type="dxa"/>
            <w:shd w:val="clear" w:color="auto" w:fill="auto"/>
          </w:tcPr>
          <w:p w14:paraId="2D9630B8" w14:textId="77777777" w:rsidR="00253487" w:rsidRPr="00253487" w:rsidRDefault="00253487" w:rsidP="00253487">
            <w:r w:rsidRPr="00253487">
              <w:t>SettlSessID</w:t>
            </w:r>
          </w:p>
        </w:tc>
        <w:tc>
          <w:tcPr>
            <w:tcW w:w="811" w:type="dxa"/>
            <w:shd w:val="clear" w:color="auto" w:fill="auto"/>
          </w:tcPr>
          <w:p w14:paraId="75D7D5C9" w14:textId="77777777" w:rsidR="00253487" w:rsidRPr="00253487" w:rsidRDefault="00253487" w:rsidP="000F73DB">
            <w:pPr>
              <w:jc w:val="center"/>
            </w:pPr>
            <w:r w:rsidRPr="00253487">
              <w:t>N</w:t>
            </w:r>
          </w:p>
        </w:tc>
        <w:tc>
          <w:tcPr>
            <w:tcW w:w="4859" w:type="dxa"/>
            <w:shd w:val="clear" w:color="auto" w:fill="auto"/>
          </w:tcPr>
          <w:p w14:paraId="74318324" w14:textId="77777777" w:rsidR="00253487" w:rsidRPr="00253487" w:rsidRDefault="00253487" w:rsidP="00253487"/>
        </w:tc>
      </w:tr>
      <w:tr w:rsidR="00253487" w:rsidRPr="00253487" w14:paraId="1E0D60E4" w14:textId="77777777" w:rsidTr="000F73DB">
        <w:tc>
          <w:tcPr>
            <w:tcW w:w="652" w:type="dxa"/>
            <w:tcBorders>
              <w:bottom w:val="single" w:sz="6" w:space="0" w:color="000000"/>
            </w:tcBorders>
            <w:shd w:val="clear" w:color="auto" w:fill="auto"/>
          </w:tcPr>
          <w:p w14:paraId="30A3302E" w14:textId="77777777" w:rsidR="00253487" w:rsidRPr="00253487" w:rsidRDefault="00253487" w:rsidP="000F73DB">
            <w:pPr>
              <w:jc w:val="center"/>
            </w:pPr>
            <w:r w:rsidRPr="00253487">
              <w:t>717</w:t>
            </w:r>
          </w:p>
        </w:tc>
        <w:tc>
          <w:tcPr>
            <w:tcW w:w="2750" w:type="dxa"/>
            <w:tcBorders>
              <w:bottom w:val="single" w:sz="6" w:space="0" w:color="000000"/>
            </w:tcBorders>
            <w:shd w:val="clear" w:color="auto" w:fill="auto"/>
          </w:tcPr>
          <w:p w14:paraId="7F7C3045" w14:textId="77777777" w:rsidR="00253487" w:rsidRPr="00253487" w:rsidRDefault="00253487" w:rsidP="00253487">
            <w:r w:rsidRPr="00253487">
              <w:t>SettlSessSubID</w:t>
            </w:r>
          </w:p>
        </w:tc>
        <w:tc>
          <w:tcPr>
            <w:tcW w:w="811" w:type="dxa"/>
            <w:tcBorders>
              <w:bottom w:val="single" w:sz="6" w:space="0" w:color="000000"/>
            </w:tcBorders>
            <w:shd w:val="clear" w:color="auto" w:fill="auto"/>
          </w:tcPr>
          <w:p w14:paraId="5A54C5EB"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139B625" w14:textId="77777777" w:rsidR="00253487" w:rsidRPr="00253487" w:rsidRDefault="00253487" w:rsidP="00253487"/>
        </w:tc>
      </w:tr>
      <w:tr w:rsidR="00253487" w:rsidRPr="00253487" w14:paraId="2304E353" w14:textId="77777777" w:rsidTr="000F73DB">
        <w:tc>
          <w:tcPr>
            <w:tcW w:w="3402" w:type="dxa"/>
            <w:gridSpan w:val="2"/>
            <w:tcBorders>
              <w:top w:val="single" w:sz="6" w:space="0" w:color="000000"/>
              <w:bottom w:val="single" w:sz="6" w:space="0" w:color="000000"/>
            </w:tcBorders>
            <w:shd w:val="clear" w:color="auto" w:fill="E6E6E6"/>
          </w:tcPr>
          <w:p w14:paraId="024ACE32"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0AD4F81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73E7B17" w14:textId="77777777" w:rsidR="00253487" w:rsidRPr="00253487" w:rsidRDefault="00253487" w:rsidP="00253487">
            <w:r w:rsidRPr="00253487">
              <w:t>Position Account</w:t>
            </w:r>
          </w:p>
        </w:tc>
      </w:tr>
      <w:tr w:rsidR="00253487" w:rsidRPr="00253487" w14:paraId="03FA4F27" w14:textId="77777777" w:rsidTr="000F73DB">
        <w:tc>
          <w:tcPr>
            <w:tcW w:w="652" w:type="dxa"/>
            <w:tcBorders>
              <w:top w:val="single" w:sz="6" w:space="0" w:color="000000"/>
            </w:tcBorders>
            <w:shd w:val="clear" w:color="auto" w:fill="auto"/>
          </w:tcPr>
          <w:p w14:paraId="0D919C0E"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261C81B4" w14:textId="77777777" w:rsidR="00253487" w:rsidRPr="00253487" w:rsidRDefault="00253487" w:rsidP="00253487">
            <w:r w:rsidRPr="00253487">
              <w:t>Account</w:t>
            </w:r>
          </w:p>
        </w:tc>
        <w:tc>
          <w:tcPr>
            <w:tcW w:w="811" w:type="dxa"/>
            <w:tcBorders>
              <w:top w:val="single" w:sz="6" w:space="0" w:color="000000"/>
            </w:tcBorders>
            <w:shd w:val="clear" w:color="auto" w:fill="auto"/>
          </w:tcPr>
          <w:p w14:paraId="2EA8AE35"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82FFC9A" w14:textId="77777777" w:rsidR="00253487" w:rsidRPr="00253487" w:rsidRDefault="00253487" w:rsidP="00253487"/>
        </w:tc>
      </w:tr>
      <w:tr w:rsidR="00253487" w:rsidRPr="00253487" w14:paraId="62019A52" w14:textId="77777777" w:rsidTr="000F73DB">
        <w:tc>
          <w:tcPr>
            <w:tcW w:w="652" w:type="dxa"/>
            <w:shd w:val="clear" w:color="auto" w:fill="auto"/>
          </w:tcPr>
          <w:p w14:paraId="34BB4F47" w14:textId="77777777" w:rsidR="00253487" w:rsidRPr="00253487" w:rsidRDefault="00253487" w:rsidP="000F73DB">
            <w:pPr>
              <w:jc w:val="center"/>
            </w:pPr>
            <w:r w:rsidRPr="00253487">
              <w:t>660</w:t>
            </w:r>
          </w:p>
        </w:tc>
        <w:tc>
          <w:tcPr>
            <w:tcW w:w="2750" w:type="dxa"/>
            <w:shd w:val="clear" w:color="auto" w:fill="auto"/>
          </w:tcPr>
          <w:p w14:paraId="10DD34E8" w14:textId="77777777" w:rsidR="00253487" w:rsidRPr="00253487" w:rsidRDefault="00253487" w:rsidP="00253487">
            <w:r w:rsidRPr="00253487">
              <w:t>AcctIDSource</w:t>
            </w:r>
          </w:p>
        </w:tc>
        <w:tc>
          <w:tcPr>
            <w:tcW w:w="811" w:type="dxa"/>
            <w:shd w:val="clear" w:color="auto" w:fill="auto"/>
          </w:tcPr>
          <w:p w14:paraId="11436128" w14:textId="77777777" w:rsidR="00253487" w:rsidRPr="00253487" w:rsidRDefault="00253487" w:rsidP="000F73DB">
            <w:pPr>
              <w:jc w:val="center"/>
            </w:pPr>
            <w:r w:rsidRPr="00253487">
              <w:t>N</w:t>
            </w:r>
          </w:p>
        </w:tc>
        <w:tc>
          <w:tcPr>
            <w:tcW w:w="4859" w:type="dxa"/>
            <w:shd w:val="clear" w:color="auto" w:fill="auto"/>
          </w:tcPr>
          <w:p w14:paraId="60F2E9D6" w14:textId="77777777" w:rsidR="00253487" w:rsidRPr="00253487" w:rsidRDefault="00253487" w:rsidP="00253487"/>
        </w:tc>
      </w:tr>
      <w:tr w:rsidR="00253487" w:rsidRPr="00253487" w14:paraId="0B769EAD" w14:textId="77777777" w:rsidTr="000F73DB">
        <w:tc>
          <w:tcPr>
            <w:tcW w:w="652" w:type="dxa"/>
            <w:shd w:val="clear" w:color="auto" w:fill="auto"/>
          </w:tcPr>
          <w:p w14:paraId="728A24FC" w14:textId="77777777" w:rsidR="00253487" w:rsidRPr="00253487" w:rsidRDefault="00253487" w:rsidP="000F73DB">
            <w:pPr>
              <w:jc w:val="center"/>
            </w:pPr>
            <w:r w:rsidRPr="00253487">
              <w:t>581</w:t>
            </w:r>
          </w:p>
        </w:tc>
        <w:tc>
          <w:tcPr>
            <w:tcW w:w="2750" w:type="dxa"/>
            <w:shd w:val="clear" w:color="auto" w:fill="auto"/>
          </w:tcPr>
          <w:p w14:paraId="38B9D8A6" w14:textId="77777777" w:rsidR="00253487" w:rsidRPr="00253487" w:rsidRDefault="00253487" w:rsidP="00253487">
            <w:r w:rsidRPr="00253487">
              <w:t>AccountType</w:t>
            </w:r>
          </w:p>
        </w:tc>
        <w:tc>
          <w:tcPr>
            <w:tcW w:w="811" w:type="dxa"/>
            <w:shd w:val="clear" w:color="auto" w:fill="auto"/>
          </w:tcPr>
          <w:p w14:paraId="4CB930F2" w14:textId="77777777" w:rsidR="00253487" w:rsidRPr="00253487" w:rsidRDefault="00253487" w:rsidP="000F73DB">
            <w:pPr>
              <w:jc w:val="center"/>
            </w:pPr>
            <w:r w:rsidRPr="00253487">
              <w:t>N</w:t>
            </w:r>
          </w:p>
        </w:tc>
        <w:tc>
          <w:tcPr>
            <w:tcW w:w="4859" w:type="dxa"/>
            <w:shd w:val="clear" w:color="auto" w:fill="auto"/>
          </w:tcPr>
          <w:p w14:paraId="7797892E" w14:textId="77777777" w:rsidR="00253487" w:rsidRPr="00253487" w:rsidRDefault="00253487" w:rsidP="00253487">
            <w:r w:rsidRPr="00253487">
              <w:t>Type of account associated with the order (Origin)</w:t>
            </w:r>
          </w:p>
        </w:tc>
      </w:tr>
      <w:tr w:rsidR="00253487" w:rsidRPr="00253487" w14:paraId="20C0BE0B" w14:textId="77777777" w:rsidTr="000F73DB">
        <w:tc>
          <w:tcPr>
            <w:tcW w:w="652" w:type="dxa"/>
            <w:tcBorders>
              <w:bottom w:val="single" w:sz="6" w:space="0" w:color="000000"/>
            </w:tcBorders>
            <w:shd w:val="clear" w:color="auto" w:fill="auto"/>
          </w:tcPr>
          <w:p w14:paraId="60B21B27" w14:textId="77777777" w:rsidR="00253487" w:rsidRPr="00253487" w:rsidRDefault="00253487" w:rsidP="000F73DB">
            <w:pPr>
              <w:jc w:val="center"/>
            </w:pPr>
            <w:r w:rsidRPr="00253487">
              <w:t>714</w:t>
            </w:r>
          </w:p>
        </w:tc>
        <w:tc>
          <w:tcPr>
            <w:tcW w:w="2750" w:type="dxa"/>
            <w:tcBorders>
              <w:bottom w:val="single" w:sz="6" w:space="0" w:color="000000"/>
            </w:tcBorders>
            <w:shd w:val="clear" w:color="auto" w:fill="auto"/>
          </w:tcPr>
          <w:p w14:paraId="2BC88BE0" w14:textId="77777777" w:rsidR="00253487" w:rsidRPr="00253487" w:rsidRDefault="00253487" w:rsidP="00253487">
            <w:r w:rsidRPr="00253487">
              <w:t>PosMaintRptRefID</w:t>
            </w:r>
          </w:p>
        </w:tc>
        <w:tc>
          <w:tcPr>
            <w:tcW w:w="811" w:type="dxa"/>
            <w:tcBorders>
              <w:bottom w:val="single" w:sz="6" w:space="0" w:color="000000"/>
            </w:tcBorders>
            <w:shd w:val="clear" w:color="auto" w:fill="auto"/>
          </w:tcPr>
          <w:p w14:paraId="47AAC8A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DE04B96" w14:textId="77777777" w:rsidR="00253487" w:rsidRPr="00253487" w:rsidRDefault="00253487" w:rsidP="00253487">
            <w:r w:rsidRPr="00253487">
              <w:t>Reference to a PosMaintRptID (Tag 721) from a previous Position Maintenance Report that is being replaced or canceled</w:t>
            </w:r>
          </w:p>
        </w:tc>
      </w:tr>
      <w:tr w:rsidR="00253487" w:rsidRPr="00253487" w14:paraId="2B5FA2A0" w14:textId="77777777" w:rsidTr="000F73DB">
        <w:tc>
          <w:tcPr>
            <w:tcW w:w="3402" w:type="dxa"/>
            <w:gridSpan w:val="2"/>
            <w:tcBorders>
              <w:top w:val="single" w:sz="6" w:space="0" w:color="000000"/>
              <w:bottom w:val="single" w:sz="6" w:space="0" w:color="000000"/>
            </w:tcBorders>
            <w:shd w:val="clear" w:color="auto" w:fill="E6E6E6"/>
          </w:tcPr>
          <w:p w14:paraId="1D476BEA"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5803A129"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1E4A81BB" w14:textId="77777777" w:rsidR="00253487" w:rsidRPr="00253487" w:rsidRDefault="00253487" w:rsidP="00253487"/>
        </w:tc>
      </w:tr>
      <w:tr w:rsidR="00253487" w:rsidRPr="00253487" w14:paraId="34CCC9D5" w14:textId="77777777" w:rsidTr="000F73DB">
        <w:tc>
          <w:tcPr>
            <w:tcW w:w="652" w:type="dxa"/>
            <w:tcBorders>
              <w:top w:val="single" w:sz="6" w:space="0" w:color="000000"/>
            </w:tcBorders>
            <w:shd w:val="clear" w:color="auto" w:fill="auto"/>
          </w:tcPr>
          <w:p w14:paraId="0EEE96BD" w14:textId="77777777" w:rsidR="00253487" w:rsidRPr="00253487" w:rsidRDefault="00253487" w:rsidP="000F73DB">
            <w:pPr>
              <w:jc w:val="center"/>
            </w:pPr>
            <w:r w:rsidRPr="00253487">
              <w:t>15</w:t>
            </w:r>
          </w:p>
        </w:tc>
        <w:tc>
          <w:tcPr>
            <w:tcW w:w="2750" w:type="dxa"/>
            <w:tcBorders>
              <w:top w:val="single" w:sz="6" w:space="0" w:color="000000"/>
            </w:tcBorders>
            <w:shd w:val="clear" w:color="auto" w:fill="auto"/>
          </w:tcPr>
          <w:p w14:paraId="7219967E" w14:textId="77777777" w:rsidR="00253487" w:rsidRPr="00253487" w:rsidRDefault="00253487" w:rsidP="00253487">
            <w:r w:rsidRPr="00253487">
              <w:t>Currency</w:t>
            </w:r>
          </w:p>
        </w:tc>
        <w:tc>
          <w:tcPr>
            <w:tcW w:w="811" w:type="dxa"/>
            <w:tcBorders>
              <w:top w:val="single" w:sz="6" w:space="0" w:color="000000"/>
            </w:tcBorders>
            <w:shd w:val="clear" w:color="auto" w:fill="auto"/>
          </w:tcPr>
          <w:p w14:paraId="5AAF44B3"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0EB7AA5" w14:textId="77777777" w:rsidR="00253487" w:rsidRPr="00253487" w:rsidRDefault="00253487" w:rsidP="00253487"/>
        </w:tc>
      </w:tr>
      <w:tr w:rsidR="00253487" w:rsidRPr="00253487" w14:paraId="30BC130F" w14:textId="77777777" w:rsidTr="000F73DB">
        <w:tc>
          <w:tcPr>
            <w:tcW w:w="652" w:type="dxa"/>
            <w:shd w:val="clear" w:color="auto" w:fill="auto"/>
          </w:tcPr>
          <w:p w14:paraId="2F67CB91" w14:textId="77777777" w:rsidR="00253487" w:rsidRPr="00253487" w:rsidRDefault="00253487" w:rsidP="000F73DB">
            <w:pPr>
              <w:jc w:val="center"/>
            </w:pPr>
            <w:r w:rsidRPr="00253487">
              <w:t>120</w:t>
            </w:r>
          </w:p>
        </w:tc>
        <w:tc>
          <w:tcPr>
            <w:tcW w:w="2750" w:type="dxa"/>
            <w:shd w:val="clear" w:color="auto" w:fill="auto"/>
          </w:tcPr>
          <w:p w14:paraId="3BF955B0" w14:textId="77777777" w:rsidR="00253487" w:rsidRPr="00253487" w:rsidRDefault="00253487" w:rsidP="00253487">
            <w:r w:rsidRPr="00253487">
              <w:t>SettlCurrency</w:t>
            </w:r>
          </w:p>
        </w:tc>
        <w:tc>
          <w:tcPr>
            <w:tcW w:w="811" w:type="dxa"/>
            <w:shd w:val="clear" w:color="auto" w:fill="auto"/>
          </w:tcPr>
          <w:p w14:paraId="67591CDF" w14:textId="77777777" w:rsidR="00253487" w:rsidRPr="00253487" w:rsidRDefault="00253487" w:rsidP="000F73DB">
            <w:pPr>
              <w:jc w:val="center"/>
            </w:pPr>
            <w:r w:rsidRPr="00253487">
              <w:t>N</w:t>
            </w:r>
          </w:p>
        </w:tc>
        <w:tc>
          <w:tcPr>
            <w:tcW w:w="4859" w:type="dxa"/>
            <w:shd w:val="clear" w:color="auto" w:fill="auto"/>
          </w:tcPr>
          <w:p w14:paraId="60B59258" w14:textId="77777777" w:rsidR="00253487" w:rsidRPr="00253487" w:rsidRDefault="00253487" w:rsidP="00253487"/>
        </w:tc>
      </w:tr>
      <w:tr w:rsidR="00253487" w:rsidRPr="00253487" w14:paraId="4BBF7251" w14:textId="77777777" w:rsidTr="000F73DB">
        <w:tc>
          <w:tcPr>
            <w:tcW w:w="652" w:type="dxa"/>
            <w:shd w:val="clear" w:color="auto" w:fill="auto"/>
          </w:tcPr>
          <w:p w14:paraId="3A33FF2A" w14:textId="77777777" w:rsidR="00253487" w:rsidRPr="00253487" w:rsidRDefault="00253487" w:rsidP="000F73DB">
            <w:pPr>
              <w:jc w:val="center"/>
            </w:pPr>
            <w:r w:rsidRPr="00253487">
              <w:t>719</w:t>
            </w:r>
          </w:p>
        </w:tc>
        <w:tc>
          <w:tcPr>
            <w:tcW w:w="2750" w:type="dxa"/>
            <w:shd w:val="clear" w:color="auto" w:fill="auto"/>
          </w:tcPr>
          <w:p w14:paraId="77D0CA7E" w14:textId="77777777" w:rsidR="00253487" w:rsidRPr="00253487" w:rsidRDefault="00253487" w:rsidP="00253487">
            <w:r w:rsidRPr="00253487">
              <w:t>ContraryInstructionIndicator</w:t>
            </w:r>
          </w:p>
        </w:tc>
        <w:tc>
          <w:tcPr>
            <w:tcW w:w="811" w:type="dxa"/>
            <w:shd w:val="clear" w:color="auto" w:fill="auto"/>
          </w:tcPr>
          <w:p w14:paraId="1FF5349E" w14:textId="77777777" w:rsidR="00253487" w:rsidRPr="00253487" w:rsidRDefault="00253487" w:rsidP="000F73DB">
            <w:pPr>
              <w:jc w:val="center"/>
            </w:pPr>
            <w:r w:rsidRPr="00253487">
              <w:t>N</w:t>
            </w:r>
          </w:p>
        </w:tc>
        <w:tc>
          <w:tcPr>
            <w:tcW w:w="4859" w:type="dxa"/>
            <w:shd w:val="clear" w:color="auto" w:fill="auto"/>
          </w:tcPr>
          <w:p w14:paraId="1CF05A28" w14:textId="77777777" w:rsidR="00253487" w:rsidRPr="00253487" w:rsidRDefault="00253487" w:rsidP="00253487">
            <w:r w:rsidRPr="00253487">
              <w:t>Can be set to true when a position maintenance request is being performed contrary to current money position, i.e. for an exercise of an out of the money position or an abandonement (do not exercise ) of an in the money position</w:t>
            </w:r>
          </w:p>
        </w:tc>
      </w:tr>
      <w:tr w:rsidR="00253487" w:rsidRPr="00253487" w14:paraId="0AA4EDFD" w14:textId="77777777" w:rsidTr="000F73DB">
        <w:tc>
          <w:tcPr>
            <w:tcW w:w="652" w:type="dxa"/>
            <w:tcBorders>
              <w:bottom w:val="single" w:sz="6" w:space="0" w:color="000000"/>
            </w:tcBorders>
            <w:shd w:val="clear" w:color="auto" w:fill="auto"/>
          </w:tcPr>
          <w:p w14:paraId="0A9179B3" w14:textId="77777777" w:rsidR="00253487" w:rsidRPr="00253487" w:rsidRDefault="00253487" w:rsidP="000F73DB">
            <w:pPr>
              <w:jc w:val="center"/>
            </w:pPr>
            <w:r w:rsidRPr="00253487">
              <w:t>720</w:t>
            </w:r>
          </w:p>
        </w:tc>
        <w:tc>
          <w:tcPr>
            <w:tcW w:w="2750" w:type="dxa"/>
            <w:tcBorders>
              <w:bottom w:val="single" w:sz="6" w:space="0" w:color="000000"/>
            </w:tcBorders>
            <w:shd w:val="clear" w:color="auto" w:fill="auto"/>
          </w:tcPr>
          <w:p w14:paraId="09F68D90" w14:textId="77777777" w:rsidR="00253487" w:rsidRPr="00253487" w:rsidRDefault="00253487" w:rsidP="00253487">
            <w:r w:rsidRPr="00253487">
              <w:t>PriorSpreadIndicator</w:t>
            </w:r>
          </w:p>
        </w:tc>
        <w:tc>
          <w:tcPr>
            <w:tcW w:w="811" w:type="dxa"/>
            <w:tcBorders>
              <w:bottom w:val="single" w:sz="6" w:space="0" w:color="000000"/>
            </w:tcBorders>
            <w:shd w:val="clear" w:color="auto" w:fill="auto"/>
          </w:tcPr>
          <w:p w14:paraId="52A1965E"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C1271D0" w14:textId="77777777" w:rsidR="00253487" w:rsidRPr="00253487" w:rsidRDefault="00253487" w:rsidP="00253487"/>
        </w:tc>
      </w:tr>
      <w:tr w:rsidR="00253487" w:rsidRPr="00253487" w14:paraId="4E89C867" w14:textId="77777777" w:rsidTr="000F73DB">
        <w:tc>
          <w:tcPr>
            <w:tcW w:w="3402" w:type="dxa"/>
            <w:gridSpan w:val="2"/>
            <w:tcBorders>
              <w:top w:val="single" w:sz="6" w:space="0" w:color="000000"/>
              <w:bottom w:val="single" w:sz="6" w:space="0" w:color="000000"/>
            </w:tcBorders>
            <w:shd w:val="clear" w:color="auto" w:fill="E6E6E6"/>
          </w:tcPr>
          <w:p w14:paraId="744AC9F0"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743203E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DCBCD25" w14:textId="77777777" w:rsidR="00253487" w:rsidRPr="00253487" w:rsidRDefault="00253487" w:rsidP="00253487">
            <w:r w:rsidRPr="00253487">
              <w:t>Specifies the number of legs that make up the Security</w:t>
            </w:r>
          </w:p>
        </w:tc>
      </w:tr>
      <w:tr w:rsidR="00253487" w:rsidRPr="00253487" w14:paraId="54DC17BB" w14:textId="77777777" w:rsidTr="000F73DB">
        <w:tc>
          <w:tcPr>
            <w:tcW w:w="3402" w:type="dxa"/>
            <w:gridSpan w:val="2"/>
            <w:tcBorders>
              <w:top w:val="single" w:sz="6" w:space="0" w:color="000000"/>
              <w:bottom w:val="single" w:sz="6" w:space="0" w:color="000000"/>
            </w:tcBorders>
            <w:shd w:val="clear" w:color="auto" w:fill="E6E6E6"/>
          </w:tcPr>
          <w:p w14:paraId="16D9E798"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4096735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6D357CC" w14:textId="77777777" w:rsidR="00253487" w:rsidRPr="00253487" w:rsidRDefault="00253487" w:rsidP="00253487">
            <w:r w:rsidRPr="00253487">
              <w:t>Specifies the number of underlying legs that make up the Security</w:t>
            </w:r>
          </w:p>
        </w:tc>
      </w:tr>
      <w:tr w:rsidR="00253487" w:rsidRPr="00253487" w14:paraId="5B5E32BD" w14:textId="77777777" w:rsidTr="000F73DB">
        <w:tc>
          <w:tcPr>
            <w:tcW w:w="3402" w:type="dxa"/>
            <w:gridSpan w:val="2"/>
            <w:tcBorders>
              <w:top w:val="single" w:sz="6" w:space="0" w:color="000000"/>
              <w:bottom w:val="single" w:sz="6" w:space="0" w:color="000000"/>
            </w:tcBorders>
            <w:shd w:val="clear" w:color="auto" w:fill="E6E6E6"/>
          </w:tcPr>
          <w:p w14:paraId="1A874CFC" w14:textId="77777777" w:rsidR="00253487" w:rsidRPr="00253487" w:rsidRDefault="00253487" w:rsidP="000F73DB">
            <w:pPr>
              <w:jc w:val="left"/>
            </w:pPr>
            <w:r w:rsidRPr="00253487">
              <w:t>component block  &lt;TrdgSesGrp&gt;</w:t>
            </w:r>
          </w:p>
        </w:tc>
        <w:tc>
          <w:tcPr>
            <w:tcW w:w="811" w:type="dxa"/>
            <w:tcBorders>
              <w:top w:val="single" w:sz="6" w:space="0" w:color="000000"/>
              <w:bottom w:val="single" w:sz="6" w:space="0" w:color="000000"/>
            </w:tcBorders>
            <w:shd w:val="clear" w:color="auto" w:fill="E6E6E6"/>
          </w:tcPr>
          <w:p w14:paraId="53A1102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4F663C4" w14:textId="77777777" w:rsidR="00253487" w:rsidRPr="00253487" w:rsidRDefault="00253487" w:rsidP="00253487">
            <w:r w:rsidRPr="00253487">
              <w:t>Specifies the number of repeating TradingSessionIDs</w:t>
            </w:r>
          </w:p>
        </w:tc>
      </w:tr>
      <w:tr w:rsidR="00253487" w:rsidRPr="00253487" w14:paraId="3FB1EBD2" w14:textId="77777777" w:rsidTr="000F73DB">
        <w:tc>
          <w:tcPr>
            <w:tcW w:w="652" w:type="dxa"/>
            <w:tcBorders>
              <w:top w:val="single" w:sz="6" w:space="0" w:color="000000"/>
              <w:bottom w:val="single" w:sz="6" w:space="0" w:color="000000"/>
            </w:tcBorders>
            <w:shd w:val="clear" w:color="auto" w:fill="auto"/>
          </w:tcPr>
          <w:p w14:paraId="47CD6303" w14:textId="77777777" w:rsidR="00253487" w:rsidRPr="00253487" w:rsidRDefault="00253487" w:rsidP="000F73DB">
            <w:pPr>
              <w:jc w:val="center"/>
            </w:pPr>
            <w:r w:rsidRPr="00253487">
              <w:t>60</w:t>
            </w:r>
          </w:p>
        </w:tc>
        <w:tc>
          <w:tcPr>
            <w:tcW w:w="2750" w:type="dxa"/>
            <w:tcBorders>
              <w:top w:val="single" w:sz="6" w:space="0" w:color="000000"/>
              <w:bottom w:val="single" w:sz="6" w:space="0" w:color="000000"/>
            </w:tcBorders>
            <w:shd w:val="clear" w:color="auto" w:fill="auto"/>
          </w:tcPr>
          <w:p w14:paraId="2D5C4893" w14:textId="77777777" w:rsidR="00253487" w:rsidRPr="00253487" w:rsidRDefault="00253487" w:rsidP="00253487">
            <w:r w:rsidRPr="00253487">
              <w:t>TransactTime</w:t>
            </w:r>
          </w:p>
        </w:tc>
        <w:tc>
          <w:tcPr>
            <w:tcW w:w="811" w:type="dxa"/>
            <w:tcBorders>
              <w:top w:val="single" w:sz="6" w:space="0" w:color="000000"/>
              <w:bottom w:val="single" w:sz="6" w:space="0" w:color="000000"/>
            </w:tcBorders>
            <w:shd w:val="clear" w:color="auto" w:fill="auto"/>
          </w:tcPr>
          <w:p w14:paraId="48590B1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1B0C3DF7" w14:textId="77777777" w:rsidR="00253487" w:rsidRPr="00253487" w:rsidRDefault="00253487" w:rsidP="00253487">
            <w:r w:rsidRPr="00253487">
              <w:t>Time this order request was initiated/released by the trader, trading system, or intermediary. Conditionally required except when requests for reports are processed in batch, transaction time is not available, or when PosReqID is not present.</w:t>
            </w:r>
          </w:p>
        </w:tc>
      </w:tr>
      <w:tr w:rsidR="00253487" w:rsidRPr="00253487" w14:paraId="4E441329" w14:textId="77777777" w:rsidTr="000F73DB">
        <w:tc>
          <w:tcPr>
            <w:tcW w:w="3402" w:type="dxa"/>
            <w:gridSpan w:val="2"/>
            <w:tcBorders>
              <w:top w:val="single" w:sz="6" w:space="0" w:color="000000"/>
              <w:bottom w:val="single" w:sz="6" w:space="0" w:color="000000"/>
            </w:tcBorders>
            <w:shd w:val="clear" w:color="auto" w:fill="E6E6E6"/>
          </w:tcPr>
          <w:p w14:paraId="27B0AEE2" w14:textId="77777777" w:rsidR="00253487" w:rsidRPr="00253487" w:rsidRDefault="00253487" w:rsidP="000F73DB">
            <w:pPr>
              <w:jc w:val="left"/>
            </w:pPr>
            <w:r w:rsidRPr="00253487">
              <w:t>component block  &lt;PositionQty&gt;</w:t>
            </w:r>
          </w:p>
        </w:tc>
        <w:tc>
          <w:tcPr>
            <w:tcW w:w="811" w:type="dxa"/>
            <w:tcBorders>
              <w:top w:val="single" w:sz="6" w:space="0" w:color="000000"/>
              <w:bottom w:val="single" w:sz="6" w:space="0" w:color="000000"/>
            </w:tcBorders>
            <w:shd w:val="clear" w:color="auto" w:fill="E6E6E6"/>
          </w:tcPr>
          <w:p w14:paraId="4031D48A"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52B39410" w14:textId="77777777" w:rsidR="00253487" w:rsidRPr="00253487" w:rsidRDefault="00253487" w:rsidP="00253487">
            <w:r w:rsidRPr="00253487">
              <w:t>See definition for Position Quantity in the Proposed Component Block section above</w:t>
            </w:r>
          </w:p>
        </w:tc>
      </w:tr>
      <w:tr w:rsidR="00253487" w:rsidRPr="00253487" w14:paraId="2FC1A06C" w14:textId="77777777" w:rsidTr="000F73DB">
        <w:tc>
          <w:tcPr>
            <w:tcW w:w="3402" w:type="dxa"/>
            <w:gridSpan w:val="2"/>
            <w:tcBorders>
              <w:top w:val="single" w:sz="6" w:space="0" w:color="000000"/>
              <w:bottom w:val="single" w:sz="6" w:space="0" w:color="000000"/>
            </w:tcBorders>
            <w:shd w:val="clear" w:color="auto" w:fill="E6E6E6"/>
          </w:tcPr>
          <w:p w14:paraId="249FF492" w14:textId="77777777" w:rsidR="00253487" w:rsidRPr="00253487" w:rsidRDefault="00253487" w:rsidP="000F73DB">
            <w:pPr>
              <w:jc w:val="left"/>
            </w:pPr>
            <w:r w:rsidRPr="00253487">
              <w:t>component block  &lt;PositionAmountData&gt;</w:t>
            </w:r>
          </w:p>
        </w:tc>
        <w:tc>
          <w:tcPr>
            <w:tcW w:w="811" w:type="dxa"/>
            <w:tcBorders>
              <w:top w:val="single" w:sz="6" w:space="0" w:color="000000"/>
              <w:bottom w:val="single" w:sz="6" w:space="0" w:color="000000"/>
            </w:tcBorders>
            <w:shd w:val="clear" w:color="auto" w:fill="E6E6E6"/>
          </w:tcPr>
          <w:p w14:paraId="2776555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1B59FD7" w14:textId="77777777" w:rsidR="00253487" w:rsidRPr="00253487" w:rsidRDefault="00253487" w:rsidP="00253487">
            <w:r w:rsidRPr="00253487">
              <w:t>Insert here here the set of "Position Amount Data" fields defined in "Common Components of Application Messages"</w:t>
            </w:r>
          </w:p>
        </w:tc>
      </w:tr>
      <w:tr w:rsidR="00253487" w:rsidRPr="00253487" w14:paraId="378F8DE3" w14:textId="77777777" w:rsidTr="000F73DB">
        <w:tc>
          <w:tcPr>
            <w:tcW w:w="652" w:type="dxa"/>
            <w:tcBorders>
              <w:top w:val="single" w:sz="6" w:space="0" w:color="000000"/>
            </w:tcBorders>
            <w:shd w:val="clear" w:color="auto" w:fill="auto"/>
          </w:tcPr>
          <w:p w14:paraId="3234143F" w14:textId="77777777" w:rsidR="00253487" w:rsidRPr="00253487" w:rsidRDefault="00253487" w:rsidP="000F73DB">
            <w:pPr>
              <w:jc w:val="center"/>
            </w:pPr>
            <w:r w:rsidRPr="00253487">
              <w:t>718</w:t>
            </w:r>
          </w:p>
        </w:tc>
        <w:tc>
          <w:tcPr>
            <w:tcW w:w="2750" w:type="dxa"/>
            <w:tcBorders>
              <w:top w:val="single" w:sz="6" w:space="0" w:color="000000"/>
            </w:tcBorders>
            <w:shd w:val="clear" w:color="auto" w:fill="auto"/>
          </w:tcPr>
          <w:p w14:paraId="12F98A88" w14:textId="77777777" w:rsidR="00253487" w:rsidRPr="00253487" w:rsidRDefault="00253487" w:rsidP="00253487">
            <w:r w:rsidRPr="00253487">
              <w:t>AdjustmentType</w:t>
            </w:r>
          </w:p>
        </w:tc>
        <w:tc>
          <w:tcPr>
            <w:tcW w:w="811" w:type="dxa"/>
            <w:tcBorders>
              <w:top w:val="single" w:sz="6" w:space="0" w:color="000000"/>
            </w:tcBorders>
            <w:shd w:val="clear" w:color="auto" w:fill="auto"/>
          </w:tcPr>
          <w:p w14:paraId="0A444E7D"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983C508" w14:textId="77777777" w:rsidR="00253487" w:rsidRDefault="00253487" w:rsidP="00253487">
            <w:r w:rsidRPr="00253487">
              <w:t>Type of adjustment to be applied</w:t>
            </w:r>
          </w:p>
          <w:p w14:paraId="4F2AC9E1" w14:textId="77777777" w:rsidR="00253487" w:rsidRPr="00253487" w:rsidRDefault="00253487" w:rsidP="00253487">
            <w:r w:rsidRPr="00253487">
              <w:t>Delta_plus, Delta_minus, Final. If Adjustment Type is null, the PCS request will be processed as Margin Disposition only</w:t>
            </w:r>
          </w:p>
        </w:tc>
      </w:tr>
      <w:tr w:rsidR="00253487" w:rsidRPr="00253487" w14:paraId="5E20BADF" w14:textId="77777777" w:rsidTr="000F73DB">
        <w:tc>
          <w:tcPr>
            <w:tcW w:w="652" w:type="dxa"/>
            <w:shd w:val="clear" w:color="auto" w:fill="auto"/>
          </w:tcPr>
          <w:p w14:paraId="19430C71" w14:textId="77777777" w:rsidR="00253487" w:rsidRPr="00253487" w:rsidRDefault="00253487" w:rsidP="000F73DB">
            <w:pPr>
              <w:jc w:val="center"/>
            </w:pPr>
            <w:r w:rsidRPr="00253487">
              <w:t>834</w:t>
            </w:r>
          </w:p>
        </w:tc>
        <w:tc>
          <w:tcPr>
            <w:tcW w:w="2750" w:type="dxa"/>
            <w:shd w:val="clear" w:color="auto" w:fill="auto"/>
          </w:tcPr>
          <w:p w14:paraId="3C410FC3" w14:textId="77777777" w:rsidR="00253487" w:rsidRPr="00253487" w:rsidRDefault="00253487" w:rsidP="00253487">
            <w:r w:rsidRPr="00253487">
              <w:t>ThresholdAmount</w:t>
            </w:r>
          </w:p>
        </w:tc>
        <w:tc>
          <w:tcPr>
            <w:tcW w:w="811" w:type="dxa"/>
            <w:shd w:val="clear" w:color="auto" w:fill="auto"/>
          </w:tcPr>
          <w:p w14:paraId="270674F9" w14:textId="77777777" w:rsidR="00253487" w:rsidRPr="00253487" w:rsidRDefault="00253487" w:rsidP="000F73DB">
            <w:pPr>
              <w:jc w:val="center"/>
            </w:pPr>
            <w:r w:rsidRPr="00253487">
              <w:t>N</w:t>
            </w:r>
          </w:p>
        </w:tc>
        <w:tc>
          <w:tcPr>
            <w:tcW w:w="4859" w:type="dxa"/>
            <w:shd w:val="clear" w:color="auto" w:fill="auto"/>
          </w:tcPr>
          <w:p w14:paraId="3DC232B9" w14:textId="77777777" w:rsidR="00253487" w:rsidRPr="00253487" w:rsidRDefault="00253487" w:rsidP="00253487"/>
        </w:tc>
      </w:tr>
      <w:tr w:rsidR="00253487" w:rsidRPr="00253487" w14:paraId="631234D3" w14:textId="77777777" w:rsidTr="000F73DB">
        <w:tc>
          <w:tcPr>
            <w:tcW w:w="652" w:type="dxa"/>
            <w:shd w:val="clear" w:color="auto" w:fill="auto"/>
          </w:tcPr>
          <w:p w14:paraId="28ADEAC9" w14:textId="77777777" w:rsidR="00253487" w:rsidRPr="00253487" w:rsidRDefault="00253487" w:rsidP="000F73DB">
            <w:pPr>
              <w:jc w:val="center"/>
            </w:pPr>
            <w:r w:rsidRPr="00253487">
              <w:t>58</w:t>
            </w:r>
          </w:p>
        </w:tc>
        <w:tc>
          <w:tcPr>
            <w:tcW w:w="2750" w:type="dxa"/>
            <w:shd w:val="clear" w:color="auto" w:fill="auto"/>
          </w:tcPr>
          <w:p w14:paraId="3314D878" w14:textId="77777777" w:rsidR="00253487" w:rsidRPr="00253487" w:rsidRDefault="00253487" w:rsidP="00253487">
            <w:r w:rsidRPr="00253487">
              <w:t>Text</w:t>
            </w:r>
          </w:p>
        </w:tc>
        <w:tc>
          <w:tcPr>
            <w:tcW w:w="811" w:type="dxa"/>
            <w:shd w:val="clear" w:color="auto" w:fill="auto"/>
          </w:tcPr>
          <w:p w14:paraId="41C136F4" w14:textId="77777777" w:rsidR="00253487" w:rsidRPr="00253487" w:rsidRDefault="00253487" w:rsidP="000F73DB">
            <w:pPr>
              <w:jc w:val="center"/>
            </w:pPr>
            <w:r w:rsidRPr="00253487">
              <w:t>N</w:t>
            </w:r>
          </w:p>
        </w:tc>
        <w:tc>
          <w:tcPr>
            <w:tcW w:w="4859" w:type="dxa"/>
            <w:shd w:val="clear" w:color="auto" w:fill="auto"/>
          </w:tcPr>
          <w:p w14:paraId="2C6613CC" w14:textId="77777777" w:rsidR="00253487" w:rsidRPr="00253487" w:rsidRDefault="00253487" w:rsidP="00253487"/>
        </w:tc>
      </w:tr>
      <w:tr w:rsidR="00253487" w:rsidRPr="00253487" w14:paraId="6DD22394" w14:textId="77777777" w:rsidTr="000F73DB">
        <w:tc>
          <w:tcPr>
            <w:tcW w:w="652" w:type="dxa"/>
            <w:shd w:val="clear" w:color="auto" w:fill="auto"/>
          </w:tcPr>
          <w:p w14:paraId="4C8179F0" w14:textId="77777777" w:rsidR="00253487" w:rsidRPr="00253487" w:rsidRDefault="00253487" w:rsidP="000F73DB">
            <w:pPr>
              <w:jc w:val="center"/>
            </w:pPr>
            <w:r w:rsidRPr="00253487">
              <w:t>354</w:t>
            </w:r>
          </w:p>
        </w:tc>
        <w:tc>
          <w:tcPr>
            <w:tcW w:w="2750" w:type="dxa"/>
            <w:shd w:val="clear" w:color="auto" w:fill="auto"/>
          </w:tcPr>
          <w:p w14:paraId="1E2FCC9F" w14:textId="77777777" w:rsidR="00253487" w:rsidRPr="00253487" w:rsidRDefault="00253487" w:rsidP="00253487">
            <w:r w:rsidRPr="00253487">
              <w:t>EncodedTextLen</w:t>
            </w:r>
          </w:p>
        </w:tc>
        <w:tc>
          <w:tcPr>
            <w:tcW w:w="811" w:type="dxa"/>
            <w:shd w:val="clear" w:color="auto" w:fill="auto"/>
          </w:tcPr>
          <w:p w14:paraId="2AC9C0D6" w14:textId="77777777" w:rsidR="00253487" w:rsidRPr="00253487" w:rsidRDefault="00253487" w:rsidP="000F73DB">
            <w:pPr>
              <w:jc w:val="center"/>
            </w:pPr>
            <w:r w:rsidRPr="00253487">
              <w:t>N</w:t>
            </w:r>
          </w:p>
        </w:tc>
        <w:tc>
          <w:tcPr>
            <w:tcW w:w="4859" w:type="dxa"/>
            <w:shd w:val="clear" w:color="auto" w:fill="auto"/>
          </w:tcPr>
          <w:p w14:paraId="18F799C0" w14:textId="77777777" w:rsidR="00253487" w:rsidRPr="00253487" w:rsidRDefault="00253487" w:rsidP="00253487">
            <w:r w:rsidRPr="00253487">
              <w:t>Must be set if EncodedText field is specified and must immediately precede it.</w:t>
            </w:r>
          </w:p>
        </w:tc>
      </w:tr>
      <w:tr w:rsidR="00253487" w:rsidRPr="00253487" w14:paraId="4DD6853D" w14:textId="77777777" w:rsidTr="000F73DB">
        <w:tc>
          <w:tcPr>
            <w:tcW w:w="652" w:type="dxa"/>
            <w:tcBorders>
              <w:bottom w:val="single" w:sz="6" w:space="0" w:color="000000"/>
            </w:tcBorders>
            <w:shd w:val="clear" w:color="auto" w:fill="auto"/>
          </w:tcPr>
          <w:p w14:paraId="31ABD3E3"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27EC6D54"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342AFC6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021701A"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6EE2077C" w14:textId="77777777" w:rsidTr="000F73DB">
        <w:tc>
          <w:tcPr>
            <w:tcW w:w="3402" w:type="dxa"/>
            <w:gridSpan w:val="2"/>
            <w:tcBorders>
              <w:top w:val="single" w:sz="6" w:space="0" w:color="000000"/>
              <w:bottom w:val="double" w:sz="6" w:space="0" w:color="000000"/>
            </w:tcBorders>
            <w:shd w:val="clear" w:color="auto" w:fill="E6E6E6"/>
          </w:tcPr>
          <w:p w14:paraId="39C24F4D"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6E690427"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4DD13B70" w14:textId="77777777" w:rsidR="00253487" w:rsidRPr="00253487" w:rsidRDefault="00253487" w:rsidP="00253487"/>
        </w:tc>
      </w:tr>
      <w:bookmarkEnd w:id="322"/>
    </w:tbl>
    <w:p w14:paraId="70460B0B"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2A9C1025" w14:textId="77777777">
        <w:tc>
          <w:tcPr>
            <w:tcW w:w="9576" w:type="dxa"/>
            <w:tcBorders>
              <w:bottom w:val="nil"/>
            </w:tcBorders>
            <w:shd w:val="pct25" w:color="auto" w:fill="FFFFFF"/>
          </w:tcPr>
          <w:p w14:paraId="4A228D85" w14:textId="77777777" w:rsidR="009E3F16" w:rsidRDefault="009E3F16">
            <w:pPr>
              <w:pStyle w:val="Heading5"/>
            </w:pPr>
            <w:r>
              <w:rPr>
                <w:rFonts w:ascii="Times New Roman" w:hAnsi="Times New Roman"/>
                <w:sz w:val="24"/>
              </w:rPr>
              <w:t xml:space="preserve">FIXML Definition for this message – see </w:t>
            </w:r>
            <w:hyperlink r:id="rId77"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73B729EF" w14:textId="77777777">
        <w:tc>
          <w:tcPr>
            <w:tcW w:w="9576" w:type="dxa"/>
            <w:shd w:val="pct12" w:color="auto" w:fill="FFFFFF"/>
          </w:tcPr>
          <w:p w14:paraId="40241357" w14:textId="77777777" w:rsidR="009E3F16" w:rsidRDefault="009E3F16">
            <w:r>
              <w:t>Refer to the FIXML element PosMntRpt</w:t>
            </w:r>
          </w:p>
          <w:p w14:paraId="4306B76A" w14:textId="77777777" w:rsidR="009E3F16" w:rsidRDefault="009E3F16"/>
        </w:tc>
      </w:tr>
    </w:tbl>
    <w:p w14:paraId="54D09A27" w14:textId="77777777" w:rsidR="009E3F16" w:rsidRDefault="009E3F16"/>
    <w:p w14:paraId="61B6AC66" w14:textId="77777777" w:rsidR="009E3F16" w:rsidRDefault="009E3F16">
      <w:pPr>
        <w:pStyle w:val="Heading2"/>
      </w:pPr>
      <w:r>
        <w:br w:type="page"/>
      </w:r>
      <w:bookmarkStart w:id="323" w:name="_Toc227925103"/>
      <w:r>
        <w:t>Request for Positions Sequence Diagrams</w:t>
      </w:r>
      <w:bookmarkEnd w:id="323"/>
    </w:p>
    <w:p w14:paraId="3800A3EA" w14:textId="77777777" w:rsidR="009E3F16" w:rsidRDefault="009E3F16">
      <w:pPr>
        <w:pStyle w:val="Heading3"/>
      </w:pPr>
      <w:bookmarkStart w:id="324" w:name="_Toc227925104"/>
      <w:r>
        <w:t>Nominal Scenario - Request for Positions</w:t>
      </w:r>
      <w:bookmarkEnd w:id="324"/>
    </w:p>
    <w:p w14:paraId="0B9D2034" w14:textId="77777777" w:rsidR="009E3F16" w:rsidRDefault="00C962BF">
      <w:pPr>
        <w:pStyle w:val="NormalIndent"/>
      </w:pPr>
      <w:r>
        <w:pict w14:anchorId="34EA12B8">
          <v:shape id="_x0000_i1042" type="#_x0000_t75" style="width:440.45pt;height:266pt" fillcolor="window">
            <v:imagedata r:id="rId78" o:title="RequestForPositions_1"/>
          </v:shape>
        </w:pict>
      </w:r>
    </w:p>
    <w:p w14:paraId="25E9165A" w14:textId="77777777" w:rsidR="009E3F16" w:rsidRDefault="009E3F16">
      <w:pPr>
        <w:pStyle w:val="Heading3"/>
      </w:pPr>
      <w:bookmarkStart w:id="325" w:name="_Toc227925105"/>
      <w:r>
        <w:t>Alternative Scenario - Invalid Request for Positions</w:t>
      </w:r>
      <w:bookmarkEnd w:id="325"/>
    </w:p>
    <w:p w14:paraId="7A0B3BA8" w14:textId="77777777" w:rsidR="009E3F16" w:rsidRDefault="00C962BF">
      <w:pPr>
        <w:pStyle w:val="NormalIndent"/>
        <w:rPr>
          <w:b/>
        </w:rPr>
      </w:pPr>
      <w:r>
        <w:rPr>
          <w:b/>
        </w:rPr>
        <w:pict w14:anchorId="418BCDC6">
          <v:shape id="_x0000_i1043" type="#_x0000_t75" style="width:415.9pt;height:186.35pt" fillcolor="window">
            <v:imagedata r:id="rId79" o:title="InvalidRequestForPositions"/>
          </v:shape>
        </w:pict>
      </w:r>
    </w:p>
    <w:p w14:paraId="1BFC8861" w14:textId="77777777" w:rsidR="009E3F16" w:rsidRDefault="009E3F16"/>
    <w:p w14:paraId="4208BDE4" w14:textId="77777777" w:rsidR="009E3F16" w:rsidRDefault="009E3F16">
      <w:pPr>
        <w:pStyle w:val="Heading3"/>
      </w:pPr>
      <w:r>
        <w:br w:type="page"/>
      </w:r>
      <w:bookmarkStart w:id="326" w:name="_Toc227925106"/>
      <w:r>
        <w:t>Alternative Scenario - Unsolicited Position Reports</w:t>
      </w:r>
      <w:bookmarkEnd w:id="326"/>
    </w:p>
    <w:p w14:paraId="6469A6B2" w14:textId="77777777" w:rsidR="009E3F16" w:rsidRDefault="00C962BF">
      <w:pPr>
        <w:pStyle w:val="NormalIndent"/>
        <w:keepNext/>
        <w:keepLines/>
      </w:pPr>
      <w:r>
        <w:pict w14:anchorId="6804CDEB">
          <v:shape id="_x0000_i1044" type="#_x0000_t75" style="width:365.1pt;height:180.4pt" fillcolor="window">
            <v:imagedata r:id="rId80" o:title="UnsolicitedPositionReports"/>
          </v:shape>
        </w:pict>
      </w:r>
    </w:p>
    <w:p w14:paraId="442CF6D2" w14:textId="77777777" w:rsidR="009E3F16" w:rsidRDefault="009E3F16">
      <w:pPr>
        <w:pStyle w:val="Heading2"/>
      </w:pPr>
      <w:r>
        <w:br w:type="page"/>
      </w:r>
      <w:bookmarkStart w:id="327" w:name="_Toc227925107"/>
      <w:r>
        <w:t>Request For Positions</w:t>
      </w:r>
      <w:bookmarkEnd w:id="327"/>
    </w:p>
    <w:p w14:paraId="0C05AF4F" w14:textId="77777777" w:rsidR="009E3F16" w:rsidRDefault="009E3F16">
      <w:pPr>
        <w:pStyle w:val="NormalIndent"/>
      </w:pPr>
      <w:r>
        <w:t xml:space="preserve">The Request For Positions message is used by the owner of a position to request a Position Report from the holder of the position, usually the central counter party or clearing organization. The request can be made at several levels of granualarity. </w:t>
      </w:r>
    </w:p>
    <w:p w14:paraId="51231515" w14:textId="77777777" w:rsidR="009E3F16" w:rsidRDefault="009E3F16">
      <w:pPr>
        <w:pStyle w:val="NormalIndent"/>
        <w:numPr>
          <w:ilvl w:val="1"/>
          <w:numId w:val="35"/>
        </w:numPr>
        <w:rPr>
          <w:lang w:val="fr-FR"/>
        </w:rPr>
      </w:pPr>
      <w:r>
        <w:rPr>
          <w:lang w:val="fr-FR"/>
        </w:rPr>
        <w:t>Position Report only</w:t>
      </w:r>
    </w:p>
    <w:p w14:paraId="49ECA6FD" w14:textId="77777777" w:rsidR="009E3F16" w:rsidRDefault="009E3F16">
      <w:pPr>
        <w:pStyle w:val="NormalIndent"/>
        <w:numPr>
          <w:ilvl w:val="1"/>
          <w:numId w:val="35"/>
        </w:numPr>
        <w:rPr>
          <w:lang w:val="fr-FR"/>
        </w:rPr>
      </w:pPr>
      <w:r>
        <w:rPr>
          <w:lang w:val="fr-FR"/>
        </w:rPr>
        <w:t>Positions and related Trades</w:t>
      </w:r>
    </w:p>
    <w:p w14:paraId="16CF0204" w14:textId="77777777" w:rsidR="009E3F16" w:rsidRDefault="009E3F16">
      <w:pPr>
        <w:pStyle w:val="NormalIndent"/>
        <w:numPr>
          <w:ilvl w:val="1"/>
          <w:numId w:val="35"/>
        </w:numPr>
        <w:rPr>
          <w:lang w:val="fr-FR"/>
        </w:rPr>
      </w:pPr>
      <w:r>
        <w:rPr>
          <w:lang w:val="fr-FR"/>
        </w:rPr>
        <w:t>Exercises only</w:t>
      </w:r>
    </w:p>
    <w:p w14:paraId="1E8D1F95" w14:textId="77777777" w:rsidR="009E3F16" w:rsidRDefault="009E3F16">
      <w:pPr>
        <w:pStyle w:val="NormalIndent"/>
        <w:numPr>
          <w:ilvl w:val="1"/>
          <w:numId w:val="35"/>
        </w:numPr>
        <w:rPr>
          <w:lang w:val="fr-FR"/>
        </w:rPr>
      </w:pPr>
      <w:r>
        <w:rPr>
          <w:lang w:val="fr-FR"/>
        </w:rPr>
        <w:t>Assignments only</w:t>
      </w:r>
    </w:p>
    <w:p w14:paraId="27015F96" w14:textId="77777777" w:rsidR="009E3F16" w:rsidRDefault="009E3F16">
      <w:pPr>
        <w:pStyle w:val="NormalIndent"/>
        <w:numPr>
          <w:ilvl w:val="1"/>
          <w:numId w:val="35"/>
        </w:numPr>
      </w:pPr>
      <w:r>
        <w:rPr>
          <w:lang w:val="fr-FR"/>
        </w:rPr>
        <w:t>Set</w:t>
      </w:r>
      <w:r>
        <w:t>tlements activity</w:t>
      </w:r>
    </w:p>
    <w:p w14:paraId="7ABCC9C4" w14:textId="77777777" w:rsidR="009E3F16" w:rsidRDefault="009E3F16">
      <w:pPr>
        <w:pStyle w:val="NormalIndent"/>
      </w:pPr>
    </w:p>
    <w:p w14:paraId="379560F6" w14:textId="77777777" w:rsidR="009E3F16" w:rsidRDefault="009E3F16">
      <w:pPr>
        <w:pStyle w:val="NormalIndent"/>
      </w:pPr>
      <w:r>
        <w:t xml:space="preserve">The message can be used to request a one time snapshot of positions or to subscribe to updates as they occur using the SubscriptionRequestType (tag 263). The ResponseTransportType (tag 725) can be used to specify if the reports are to be sent inband over the session transport or out-of-band of band over an alternative transport such as FTP. </w:t>
      </w:r>
    </w:p>
    <w:p w14:paraId="78B58179" w14:textId="77777777" w:rsidR="009E3F16" w:rsidRDefault="009E3F16"/>
    <w:p w14:paraId="6635036E" w14:textId="77777777" w:rsidR="009E3F16" w:rsidRDefault="009E3F16">
      <w:pPr>
        <w:jc w:val="center"/>
        <w:rPr>
          <w:b/>
          <w:sz w:val="22"/>
        </w:rPr>
      </w:pPr>
      <w:r>
        <w:rPr>
          <w:b/>
          <w:sz w:val="22"/>
        </w:rPr>
        <w:t>Request For Positions</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5D740F7F"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1AD17233" w14:textId="77777777" w:rsidR="00253487" w:rsidRPr="000F73DB" w:rsidRDefault="00253487" w:rsidP="000F73DB">
            <w:pPr>
              <w:jc w:val="center"/>
              <w:rPr>
                <w:b/>
                <w:i/>
              </w:rPr>
            </w:pPr>
            <w:bookmarkStart w:id="328" w:name="Msg_RequestForPositions"/>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7016BCD5"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33571AF6"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2FB21248" w14:textId="77777777" w:rsidR="00253487" w:rsidRPr="000F73DB" w:rsidRDefault="00253487" w:rsidP="000F73DB">
            <w:pPr>
              <w:jc w:val="center"/>
              <w:rPr>
                <w:b/>
                <w:i/>
              </w:rPr>
            </w:pPr>
            <w:r w:rsidRPr="000F73DB">
              <w:rPr>
                <w:b/>
                <w:i/>
              </w:rPr>
              <w:t>Comments</w:t>
            </w:r>
          </w:p>
        </w:tc>
      </w:tr>
      <w:tr w:rsidR="00253487" w:rsidRPr="00253487" w14:paraId="48590DC6" w14:textId="77777777" w:rsidTr="000F73DB">
        <w:tc>
          <w:tcPr>
            <w:tcW w:w="3402" w:type="dxa"/>
            <w:gridSpan w:val="2"/>
            <w:tcBorders>
              <w:top w:val="single" w:sz="6" w:space="0" w:color="000000"/>
              <w:bottom w:val="single" w:sz="6" w:space="0" w:color="000000"/>
            </w:tcBorders>
            <w:shd w:val="clear" w:color="auto" w:fill="E6E6E6"/>
          </w:tcPr>
          <w:p w14:paraId="488375F2"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76509396"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0C3AD70F" w14:textId="77777777" w:rsidR="00253487" w:rsidRPr="00253487" w:rsidRDefault="00253487" w:rsidP="00253487">
            <w:r w:rsidRPr="00253487">
              <w:t>MsgType = AN</w:t>
            </w:r>
          </w:p>
        </w:tc>
      </w:tr>
      <w:tr w:rsidR="00253487" w:rsidRPr="00253487" w14:paraId="51515F9A" w14:textId="77777777" w:rsidTr="000F73DB">
        <w:tc>
          <w:tcPr>
            <w:tcW w:w="652" w:type="dxa"/>
            <w:tcBorders>
              <w:top w:val="single" w:sz="6" w:space="0" w:color="000000"/>
            </w:tcBorders>
            <w:shd w:val="clear" w:color="auto" w:fill="auto"/>
          </w:tcPr>
          <w:p w14:paraId="1B724F08" w14:textId="77777777" w:rsidR="00253487" w:rsidRPr="00253487" w:rsidRDefault="00253487" w:rsidP="000F73DB">
            <w:pPr>
              <w:jc w:val="center"/>
            </w:pPr>
            <w:r w:rsidRPr="00253487">
              <w:t>710</w:t>
            </w:r>
          </w:p>
        </w:tc>
        <w:tc>
          <w:tcPr>
            <w:tcW w:w="2750" w:type="dxa"/>
            <w:tcBorders>
              <w:top w:val="single" w:sz="6" w:space="0" w:color="000000"/>
            </w:tcBorders>
            <w:shd w:val="clear" w:color="auto" w:fill="auto"/>
          </w:tcPr>
          <w:p w14:paraId="0B4EA12E" w14:textId="77777777" w:rsidR="00253487" w:rsidRPr="00253487" w:rsidRDefault="00253487" w:rsidP="00253487">
            <w:r w:rsidRPr="00253487">
              <w:t>PosReqID</w:t>
            </w:r>
          </w:p>
        </w:tc>
        <w:tc>
          <w:tcPr>
            <w:tcW w:w="811" w:type="dxa"/>
            <w:tcBorders>
              <w:top w:val="single" w:sz="6" w:space="0" w:color="000000"/>
            </w:tcBorders>
            <w:shd w:val="clear" w:color="auto" w:fill="auto"/>
          </w:tcPr>
          <w:p w14:paraId="628A08D2"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64815972" w14:textId="77777777" w:rsidR="00253487" w:rsidRPr="00253487" w:rsidRDefault="00253487" w:rsidP="00253487">
            <w:r w:rsidRPr="00253487">
              <w:t>Unique identifier for the Request for Positions as assigned by the submitter</w:t>
            </w:r>
          </w:p>
        </w:tc>
      </w:tr>
      <w:tr w:rsidR="00253487" w:rsidRPr="00253487" w14:paraId="72B34607" w14:textId="77777777" w:rsidTr="000F73DB">
        <w:tc>
          <w:tcPr>
            <w:tcW w:w="652" w:type="dxa"/>
            <w:shd w:val="clear" w:color="auto" w:fill="auto"/>
          </w:tcPr>
          <w:p w14:paraId="39CD7415" w14:textId="77777777" w:rsidR="00253487" w:rsidRPr="00253487" w:rsidRDefault="00253487" w:rsidP="000F73DB">
            <w:pPr>
              <w:jc w:val="center"/>
            </w:pPr>
            <w:r w:rsidRPr="00253487">
              <w:t>724</w:t>
            </w:r>
          </w:p>
        </w:tc>
        <w:tc>
          <w:tcPr>
            <w:tcW w:w="2750" w:type="dxa"/>
            <w:shd w:val="clear" w:color="auto" w:fill="auto"/>
          </w:tcPr>
          <w:p w14:paraId="19EB1B01" w14:textId="77777777" w:rsidR="00253487" w:rsidRPr="00253487" w:rsidRDefault="00253487" w:rsidP="00253487">
            <w:r w:rsidRPr="00253487">
              <w:t>PosReqType</w:t>
            </w:r>
          </w:p>
        </w:tc>
        <w:tc>
          <w:tcPr>
            <w:tcW w:w="811" w:type="dxa"/>
            <w:shd w:val="clear" w:color="auto" w:fill="auto"/>
          </w:tcPr>
          <w:p w14:paraId="6B77B2E1" w14:textId="77777777" w:rsidR="00253487" w:rsidRPr="00253487" w:rsidRDefault="00253487" w:rsidP="000F73DB">
            <w:pPr>
              <w:jc w:val="center"/>
            </w:pPr>
            <w:r w:rsidRPr="00253487">
              <w:t>Y</w:t>
            </w:r>
          </w:p>
        </w:tc>
        <w:tc>
          <w:tcPr>
            <w:tcW w:w="4859" w:type="dxa"/>
            <w:shd w:val="clear" w:color="auto" w:fill="auto"/>
          </w:tcPr>
          <w:p w14:paraId="6A164072" w14:textId="77777777" w:rsidR="00253487" w:rsidRPr="00253487" w:rsidRDefault="00253487" w:rsidP="00253487"/>
        </w:tc>
      </w:tr>
      <w:tr w:rsidR="00253487" w:rsidRPr="00253487" w14:paraId="43288438" w14:textId="77777777" w:rsidTr="000F73DB">
        <w:tc>
          <w:tcPr>
            <w:tcW w:w="652" w:type="dxa"/>
            <w:shd w:val="clear" w:color="auto" w:fill="auto"/>
          </w:tcPr>
          <w:p w14:paraId="62927AF8" w14:textId="77777777" w:rsidR="00253487" w:rsidRPr="00253487" w:rsidRDefault="00253487" w:rsidP="000F73DB">
            <w:pPr>
              <w:jc w:val="center"/>
            </w:pPr>
            <w:r w:rsidRPr="00253487">
              <w:t>573</w:t>
            </w:r>
          </w:p>
        </w:tc>
        <w:tc>
          <w:tcPr>
            <w:tcW w:w="2750" w:type="dxa"/>
            <w:shd w:val="clear" w:color="auto" w:fill="auto"/>
          </w:tcPr>
          <w:p w14:paraId="288462D2" w14:textId="77777777" w:rsidR="00253487" w:rsidRPr="00253487" w:rsidRDefault="00253487" w:rsidP="00253487">
            <w:r w:rsidRPr="00253487">
              <w:t>MatchStatus</w:t>
            </w:r>
          </w:p>
        </w:tc>
        <w:tc>
          <w:tcPr>
            <w:tcW w:w="811" w:type="dxa"/>
            <w:shd w:val="clear" w:color="auto" w:fill="auto"/>
          </w:tcPr>
          <w:p w14:paraId="79CFED40" w14:textId="77777777" w:rsidR="00253487" w:rsidRPr="00253487" w:rsidRDefault="00253487" w:rsidP="000F73DB">
            <w:pPr>
              <w:jc w:val="center"/>
            </w:pPr>
            <w:r w:rsidRPr="00253487">
              <w:t>N</w:t>
            </w:r>
          </w:p>
        </w:tc>
        <w:tc>
          <w:tcPr>
            <w:tcW w:w="4859" w:type="dxa"/>
            <w:shd w:val="clear" w:color="auto" w:fill="auto"/>
          </w:tcPr>
          <w:p w14:paraId="38CD9DB9" w14:textId="77777777" w:rsidR="00253487" w:rsidRPr="00253487" w:rsidRDefault="00253487" w:rsidP="00253487"/>
        </w:tc>
      </w:tr>
      <w:tr w:rsidR="00253487" w:rsidRPr="00253487" w14:paraId="780C342B" w14:textId="77777777" w:rsidTr="000F73DB">
        <w:tc>
          <w:tcPr>
            <w:tcW w:w="652" w:type="dxa"/>
            <w:shd w:val="clear" w:color="auto" w:fill="auto"/>
          </w:tcPr>
          <w:p w14:paraId="04653329" w14:textId="77777777" w:rsidR="00253487" w:rsidRPr="00253487" w:rsidRDefault="00253487" w:rsidP="000F73DB">
            <w:pPr>
              <w:jc w:val="center"/>
            </w:pPr>
            <w:r w:rsidRPr="00253487">
              <w:t>263</w:t>
            </w:r>
          </w:p>
        </w:tc>
        <w:tc>
          <w:tcPr>
            <w:tcW w:w="2750" w:type="dxa"/>
            <w:shd w:val="clear" w:color="auto" w:fill="auto"/>
          </w:tcPr>
          <w:p w14:paraId="39686511" w14:textId="77777777" w:rsidR="00253487" w:rsidRPr="00253487" w:rsidRDefault="00253487" w:rsidP="00253487">
            <w:r w:rsidRPr="00253487">
              <w:t>SubscriptionRequestType</w:t>
            </w:r>
          </w:p>
        </w:tc>
        <w:tc>
          <w:tcPr>
            <w:tcW w:w="811" w:type="dxa"/>
            <w:shd w:val="clear" w:color="auto" w:fill="auto"/>
          </w:tcPr>
          <w:p w14:paraId="74FA075A" w14:textId="77777777" w:rsidR="00253487" w:rsidRPr="00253487" w:rsidRDefault="00253487" w:rsidP="000F73DB">
            <w:pPr>
              <w:jc w:val="center"/>
            </w:pPr>
            <w:r w:rsidRPr="00253487">
              <w:t>N</w:t>
            </w:r>
          </w:p>
        </w:tc>
        <w:tc>
          <w:tcPr>
            <w:tcW w:w="4859" w:type="dxa"/>
            <w:shd w:val="clear" w:color="auto" w:fill="auto"/>
          </w:tcPr>
          <w:p w14:paraId="36F90128" w14:textId="77777777" w:rsidR="00253487" w:rsidRDefault="00253487" w:rsidP="00253487">
            <w:r w:rsidRPr="00253487">
              <w:t>Used to subscribe / unsubscribe for trade capture reports</w:t>
            </w:r>
          </w:p>
          <w:p w14:paraId="09AE1FF2" w14:textId="77777777" w:rsidR="00253487" w:rsidRPr="00253487" w:rsidRDefault="00253487" w:rsidP="00253487">
            <w:r w:rsidRPr="00253487">
              <w:t>If the field is absent, the value 0 will be the default</w:t>
            </w:r>
          </w:p>
        </w:tc>
      </w:tr>
      <w:tr w:rsidR="00253487" w:rsidRPr="00253487" w14:paraId="19AC12A1" w14:textId="77777777" w:rsidTr="000F73DB">
        <w:tc>
          <w:tcPr>
            <w:tcW w:w="652" w:type="dxa"/>
            <w:tcBorders>
              <w:bottom w:val="single" w:sz="6" w:space="0" w:color="000000"/>
            </w:tcBorders>
            <w:shd w:val="clear" w:color="auto" w:fill="auto"/>
          </w:tcPr>
          <w:p w14:paraId="073A4ABD" w14:textId="77777777" w:rsidR="00253487" w:rsidRPr="00253487" w:rsidRDefault="00253487" w:rsidP="000F73DB">
            <w:pPr>
              <w:jc w:val="center"/>
            </w:pPr>
            <w:r w:rsidRPr="00253487">
              <w:t>120</w:t>
            </w:r>
          </w:p>
        </w:tc>
        <w:tc>
          <w:tcPr>
            <w:tcW w:w="2750" w:type="dxa"/>
            <w:tcBorders>
              <w:bottom w:val="single" w:sz="6" w:space="0" w:color="000000"/>
            </w:tcBorders>
            <w:shd w:val="clear" w:color="auto" w:fill="auto"/>
          </w:tcPr>
          <w:p w14:paraId="6251E48A" w14:textId="77777777" w:rsidR="00253487" w:rsidRPr="00253487" w:rsidRDefault="00253487" w:rsidP="00253487">
            <w:r w:rsidRPr="00253487">
              <w:t>SettlCurrency</w:t>
            </w:r>
          </w:p>
        </w:tc>
        <w:tc>
          <w:tcPr>
            <w:tcW w:w="811" w:type="dxa"/>
            <w:tcBorders>
              <w:bottom w:val="single" w:sz="6" w:space="0" w:color="000000"/>
            </w:tcBorders>
            <w:shd w:val="clear" w:color="auto" w:fill="auto"/>
          </w:tcPr>
          <w:p w14:paraId="7AB95E97"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46ECC9A" w14:textId="77777777" w:rsidR="00253487" w:rsidRPr="00253487" w:rsidRDefault="00253487" w:rsidP="00253487"/>
        </w:tc>
      </w:tr>
      <w:tr w:rsidR="00253487" w:rsidRPr="00253487" w14:paraId="517E5035" w14:textId="77777777" w:rsidTr="000F73DB">
        <w:tc>
          <w:tcPr>
            <w:tcW w:w="3402" w:type="dxa"/>
            <w:gridSpan w:val="2"/>
            <w:tcBorders>
              <w:top w:val="single" w:sz="6" w:space="0" w:color="000000"/>
              <w:bottom w:val="single" w:sz="6" w:space="0" w:color="000000"/>
            </w:tcBorders>
            <w:shd w:val="clear" w:color="auto" w:fill="E6E6E6"/>
          </w:tcPr>
          <w:p w14:paraId="7953666E"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0F8D6FCB"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0066C87" w14:textId="77777777" w:rsidR="00253487" w:rsidRPr="00253487" w:rsidRDefault="00253487" w:rsidP="00253487">
            <w:r w:rsidRPr="00253487">
              <w:t>Position Account</w:t>
            </w:r>
          </w:p>
        </w:tc>
      </w:tr>
      <w:tr w:rsidR="00253487" w:rsidRPr="00253487" w14:paraId="62B953F1" w14:textId="77777777" w:rsidTr="000F73DB">
        <w:tc>
          <w:tcPr>
            <w:tcW w:w="652" w:type="dxa"/>
            <w:tcBorders>
              <w:top w:val="single" w:sz="6" w:space="0" w:color="000000"/>
            </w:tcBorders>
            <w:shd w:val="clear" w:color="auto" w:fill="auto"/>
          </w:tcPr>
          <w:p w14:paraId="75D7E0EF"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75DD2F4D" w14:textId="77777777" w:rsidR="00253487" w:rsidRPr="00253487" w:rsidRDefault="00253487" w:rsidP="00253487">
            <w:r w:rsidRPr="00253487">
              <w:t>Account</w:t>
            </w:r>
          </w:p>
        </w:tc>
        <w:tc>
          <w:tcPr>
            <w:tcW w:w="811" w:type="dxa"/>
            <w:tcBorders>
              <w:top w:val="single" w:sz="6" w:space="0" w:color="000000"/>
            </w:tcBorders>
            <w:shd w:val="clear" w:color="auto" w:fill="auto"/>
          </w:tcPr>
          <w:p w14:paraId="416C8E31"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C97B2F5" w14:textId="77777777" w:rsidR="00253487" w:rsidRPr="00253487" w:rsidRDefault="00253487" w:rsidP="00253487"/>
        </w:tc>
      </w:tr>
      <w:tr w:rsidR="00253487" w:rsidRPr="00253487" w14:paraId="487E1F26" w14:textId="77777777" w:rsidTr="000F73DB">
        <w:tc>
          <w:tcPr>
            <w:tcW w:w="652" w:type="dxa"/>
            <w:shd w:val="clear" w:color="auto" w:fill="auto"/>
          </w:tcPr>
          <w:p w14:paraId="7AD636F7" w14:textId="77777777" w:rsidR="00253487" w:rsidRPr="00253487" w:rsidRDefault="00253487" w:rsidP="000F73DB">
            <w:pPr>
              <w:jc w:val="center"/>
            </w:pPr>
            <w:r w:rsidRPr="00253487">
              <w:t>660</w:t>
            </w:r>
          </w:p>
        </w:tc>
        <w:tc>
          <w:tcPr>
            <w:tcW w:w="2750" w:type="dxa"/>
            <w:shd w:val="clear" w:color="auto" w:fill="auto"/>
          </w:tcPr>
          <w:p w14:paraId="07078996" w14:textId="77777777" w:rsidR="00253487" w:rsidRPr="00253487" w:rsidRDefault="00253487" w:rsidP="00253487">
            <w:r w:rsidRPr="00253487">
              <w:t>AcctIDSource</w:t>
            </w:r>
          </w:p>
        </w:tc>
        <w:tc>
          <w:tcPr>
            <w:tcW w:w="811" w:type="dxa"/>
            <w:shd w:val="clear" w:color="auto" w:fill="auto"/>
          </w:tcPr>
          <w:p w14:paraId="4735E9AD" w14:textId="77777777" w:rsidR="00253487" w:rsidRPr="00253487" w:rsidRDefault="00253487" w:rsidP="000F73DB">
            <w:pPr>
              <w:jc w:val="center"/>
            </w:pPr>
            <w:r w:rsidRPr="00253487">
              <w:t>N</w:t>
            </w:r>
          </w:p>
        </w:tc>
        <w:tc>
          <w:tcPr>
            <w:tcW w:w="4859" w:type="dxa"/>
            <w:shd w:val="clear" w:color="auto" w:fill="auto"/>
          </w:tcPr>
          <w:p w14:paraId="7A5275CC" w14:textId="77777777" w:rsidR="00253487" w:rsidRPr="00253487" w:rsidRDefault="00253487" w:rsidP="00253487"/>
        </w:tc>
      </w:tr>
      <w:tr w:rsidR="00253487" w:rsidRPr="00253487" w14:paraId="3660B8A8" w14:textId="77777777" w:rsidTr="000F73DB">
        <w:tc>
          <w:tcPr>
            <w:tcW w:w="652" w:type="dxa"/>
            <w:tcBorders>
              <w:bottom w:val="single" w:sz="6" w:space="0" w:color="000000"/>
            </w:tcBorders>
            <w:shd w:val="clear" w:color="auto" w:fill="auto"/>
          </w:tcPr>
          <w:p w14:paraId="297DE161" w14:textId="77777777" w:rsidR="00253487" w:rsidRPr="00253487" w:rsidRDefault="00253487" w:rsidP="000F73DB">
            <w:pPr>
              <w:jc w:val="center"/>
            </w:pPr>
            <w:r w:rsidRPr="00253487">
              <w:t>581</w:t>
            </w:r>
          </w:p>
        </w:tc>
        <w:tc>
          <w:tcPr>
            <w:tcW w:w="2750" w:type="dxa"/>
            <w:tcBorders>
              <w:bottom w:val="single" w:sz="6" w:space="0" w:color="000000"/>
            </w:tcBorders>
            <w:shd w:val="clear" w:color="auto" w:fill="auto"/>
          </w:tcPr>
          <w:p w14:paraId="5D3C0148" w14:textId="77777777" w:rsidR="00253487" w:rsidRPr="00253487" w:rsidRDefault="00253487" w:rsidP="00253487">
            <w:r w:rsidRPr="00253487">
              <w:t>AccountType</w:t>
            </w:r>
          </w:p>
        </w:tc>
        <w:tc>
          <w:tcPr>
            <w:tcW w:w="811" w:type="dxa"/>
            <w:tcBorders>
              <w:bottom w:val="single" w:sz="6" w:space="0" w:color="000000"/>
            </w:tcBorders>
            <w:shd w:val="clear" w:color="auto" w:fill="auto"/>
          </w:tcPr>
          <w:p w14:paraId="620A0617"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5987F84" w14:textId="77777777" w:rsidR="00253487" w:rsidRPr="00253487" w:rsidRDefault="00253487" w:rsidP="00253487">
            <w:r w:rsidRPr="00253487">
              <w:t>Type of account associated with the order (Origin)</w:t>
            </w:r>
          </w:p>
        </w:tc>
      </w:tr>
      <w:tr w:rsidR="00253487" w:rsidRPr="00253487" w14:paraId="499A5BCD" w14:textId="77777777" w:rsidTr="000F73DB">
        <w:tc>
          <w:tcPr>
            <w:tcW w:w="3402" w:type="dxa"/>
            <w:gridSpan w:val="2"/>
            <w:tcBorders>
              <w:top w:val="single" w:sz="6" w:space="0" w:color="000000"/>
              <w:bottom w:val="single" w:sz="6" w:space="0" w:color="000000"/>
            </w:tcBorders>
            <w:shd w:val="clear" w:color="auto" w:fill="E6E6E6"/>
          </w:tcPr>
          <w:p w14:paraId="3798C65F"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7AFEECF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0D5EAB8" w14:textId="77777777" w:rsidR="00253487" w:rsidRPr="00253487" w:rsidRDefault="00253487" w:rsidP="00253487"/>
        </w:tc>
      </w:tr>
      <w:tr w:rsidR="00253487" w:rsidRPr="00253487" w14:paraId="4FE51498" w14:textId="77777777" w:rsidTr="000F73DB">
        <w:tc>
          <w:tcPr>
            <w:tcW w:w="652" w:type="dxa"/>
            <w:tcBorders>
              <w:top w:val="single" w:sz="6" w:space="0" w:color="000000"/>
              <w:bottom w:val="single" w:sz="6" w:space="0" w:color="000000"/>
            </w:tcBorders>
            <w:shd w:val="clear" w:color="auto" w:fill="auto"/>
          </w:tcPr>
          <w:p w14:paraId="41C0A1D6" w14:textId="77777777" w:rsidR="00253487" w:rsidRPr="00253487" w:rsidRDefault="00253487" w:rsidP="000F73DB">
            <w:pPr>
              <w:jc w:val="center"/>
            </w:pPr>
            <w:r w:rsidRPr="00253487">
              <w:t>15</w:t>
            </w:r>
          </w:p>
        </w:tc>
        <w:tc>
          <w:tcPr>
            <w:tcW w:w="2750" w:type="dxa"/>
            <w:tcBorders>
              <w:top w:val="single" w:sz="6" w:space="0" w:color="000000"/>
              <w:bottom w:val="single" w:sz="6" w:space="0" w:color="000000"/>
            </w:tcBorders>
            <w:shd w:val="clear" w:color="auto" w:fill="auto"/>
          </w:tcPr>
          <w:p w14:paraId="160D6AD5" w14:textId="77777777" w:rsidR="00253487" w:rsidRPr="00253487" w:rsidRDefault="00253487" w:rsidP="00253487">
            <w:r w:rsidRPr="00253487">
              <w:t>Currency</w:t>
            </w:r>
          </w:p>
        </w:tc>
        <w:tc>
          <w:tcPr>
            <w:tcW w:w="811" w:type="dxa"/>
            <w:tcBorders>
              <w:top w:val="single" w:sz="6" w:space="0" w:color="000000"/>
              <w:bottom w:val="single" w:sz="6" w:space="0" w:color="000000"/>
            </w:tcBorders>
            <w:shd w:val="clear" w:color="auto" w:fill="auto"/>
          </w:tcPr>
          <w:p w14:paraId="1BC829E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68FD1394" w14:textId="77777777" w:rsidR="00253487" w:rsidRPr="00253487" w:rsidRDefault="00253487" w:rsidP="00253487"/>
        </w:tc>
      </w:tr>
      <w:tr w:rsidR="00253487" w:rsidRPr="00253487" w14:paraId="3FA60052" w14:textId="77777777" w:rsidTr="000F73DB">
        <w:tc>
          <w:tcPr>
            <w:tcW w:w="3402" w:type="dxa"/>
            <w:gridSpan w:val="2"/>
            <w:tcBorders>
              <w:top w:val="single" w:sz="6" w:space="0" w:color="000000"/>
              <w:bottom w:val="single" w:sz="6" w:space="0" w:color="000000"/>
            </w:tcBorders>
            <w:shd w:val="clear" w:color="auto" w:fill="E6E6E6"/>
          </w:tcPr>
          <w:p w14:paraId="2253E06A"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06D50A2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5F2D36E" w14:textId="77777777" w:rsidR="00253487" w:rsidRPr="00253487" w:rsidRDefault="00253487" w:rsidP="00253487">
            <w:r w:rsidRPr="00253487">
              <w:t>Specifies the number of legs that make up the Security</w:t>
            </w:r>
          </w:p>
        </w:tc>
      </w:tr>
      <w:tr w:rsidR="00253487" w:rsidRPr="00253487" w14:paraId="4F35B767" w14:textId="77777777" w:rsidTr="000F73DB">
        <w:tc>
          <w:tcPr>
            <w:tcW w:w="3402" w:type="dxa"/>
            <w:gridSpan w:val="2"/>
            <w:tcBorders>
              <w:top w:val="single" w:sz="6" w:space="0" w:color="000000"/>
              <w:bottom w:val="single" w:sz="6" w:space="0" w:color="000000"/>
            </w:tcBorders>
            <w:shd w:val="clear" w:color="auto" w:fill="E6E6E6"/>
          </w:tcPr>
          <w:p w14:paraId="5E673011"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37ABD3B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5E50D22" w14:textId="77777777" w:rsidR="00253487" w:rsidRPr="00253487" w:rsidRDefault="00253487" w:rsidP="00253487">
            <w:r w:rsidRPr="00253487">
              <w:t>Specifies the number of underlying legs that make up the Security</w:t>
            </w:r>
          </w:p>
        </w:tc>
      </w:tr>
      <w:tr w:rsidR="00253487" w:rsidRPr="00253487" w14:paraId="012E071F" w14:textId="77777777" w:rsidTr="000F73DB">
        <w:tc>
          <w:tcPr>
            <w:tcW w:w="652" w:type="dxa"/>
            <w:tcBorders>
              <w:top w:val="single" w:sz="6" w:space="0" w:color="000000"/>
            </w:tcBorders>
            <w:shd w:val="clear" w:color="auto" w:fill="auto"/>
          </w:tcPr>
          <w:p w14:paraId="5AC9D364" w14:textId="77777777" w:rsidR="00253487" w:rsidRPr="00253487" w:rsidRDefault="00253487" w:rsidP="000F73DB">
            <w:pPr>
              <w:jc w:val="center"/>
            </w:pPr>
            <w:r w:rsidRPr="00253487">
              <w:t>715</w:t>
            </w:r>
          </w:p>
        </w:tc>
        <w:tc>
          <w:tcPr>
            <w:tcW w:w="2750" w:type="dxa"/>
            <w:tcBorders>
              <w:top w:val="single" w:sz="6" w:space="0" w:color="000000"/>
            </w:tcBorders>
            <w:shd w:val="clear" w:color="auto" w:fill="auto"/>
          </w:tcPr>
          <w:p w14:paraId="0BBF8F87" w14:textId="77777777" w:rsidR="00253487" w:rsidRPr="00253487" w:rsidRDefault="00253487" w:rsidP="00253487">
            <w:r w:rsidRPr="00253487">
              <w:t>ClearingBusinessDate</w:t>
            </w:r>
          </w:p>
        </w:tc>
        <w:tc>
          <w:tcPr>
            <w:tcW w:w="811" w:type="dxa"/>
            <w:tcBorders>
              <w:top w:val="single" w:sz="6" w:space="0" w:color="000000"/>
            </w:tcBorders>
            <w:shd w:val="clear" w:color="auto" w:fill="auto"/>
          </w:tcPr>
          <w:p w14:paraId="4EF1EC9C"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320EE9D9" w14:textId="77777777" w:rsidR="00253487" w:rsidRPr="00253487" w:rsidRDefault="00253487" w:rsidP="00253487">
            <w:r w:rsidRPr="00253487">
              <w:t>The Clearing Business Date referred to by this request</w:t>
            </w:r>
          </w:p>
        </w:tc>
      </w:tr>
      <w:tr w:rsidR="00253487" w:rsidRPr="00253487" w14:paraId="5504FA5B" w14:textId="77777777" w:rsidTr="000F73DB">
        <w:tc>
          <w:tcPr>
            <w:tcW w:w="652" w:type="dxa"/>
            <w:shd w:val="clear" w:color="auto" w:fill="auto"/>
          </w:tcPr>
          <w:p w14:paraId="5DD3E935" w14:textId="77777777" w:rsidR="00253487" w:rsidRPr="00253487" w:rsidRDefault="00253487" w:rsidP="000F73DB">
            <w:pPr>
              <w:jc w:val="center"/>
            </w:pPr>
            <w:r w:rsidRPr="00253487">
              <w:t>716</w:t>
            </w:r>
          </w:p>
        </w:tc>
        <w:tc>
          <w:tcPr>
            <w:tcW w:w="2750" w:type="dxa"/>
            <w:shd w:val="clear" w:color="auto" w:fill="auto"/>
          </w:tcPr>
          <w:p w14:paraId="25A671E5" w14:textId="77777777" w:rsidR="00253487" w:rsidRPr="00253487" w:rsidRDefault="00253487" w:rsidP="00253487">
            <w:r w:rsidRPr="00253487">
              <w:t>SettlSessID</w:t>
            </w:r>
          </w:p>
        </w:tc>
        <w:tc>
          <w:tcPr>
            <w:tcW w:w="811" w:type="dxa"/>
            <w:shd w:val="clear" w:color="auto" w:fill="auto"/>
          </w:tcPr>
          <w:p w14:paraId="7D6C22BF" w14:textId="77777777" w:rsidR="00253487" w:rsidRPr="00253487" w:rsidRDefault="00253487" w:rsidP="000F73DB">
            <w:pPr>
              <w:jc w:val="center"/>
            </w:pPr>
            <w:r w:rsidRPr="00253487">
              <w:t>N</w:t>
            </w:r>
          </w:p>
        </w:tc>
        <w:tc>
          <w:tcPr>
            <w:tcW w:w="4859" w:type="dxa"/>
            <w:shd w:val="clear" w:color="auto" w:fill="auto"/>
          </w:tcPr>
          <w:p w14:paraId="387E014F" w14:textId="77777777" w:rsidR="00253487" w:rsidRPr="00253487" w:rsidRDefault="00253487" w:rsidP="00253487"/>
        </w:tc>
      </w:tr>
      <w:tr w:rsidR="00253487" w:rsidRPr="00253487" w14:paraId="2083EDB7" w14:textId="77777777" w:rsidTr="000F73DB">
        <w:tc>
          <w:tcPr>
            <w:tcW w:w="652" w:type="dxa"/>
            <w:tcBorders>
              <w:bottom w:val="single" w:sz="6" w:space="0" w:color="000000"/>
            </w:tcBorders>
            <w:shd w:val="clear" w:color="auto" w:fill="auto"/>
          </w:tcPr>
          <w:p w14:paraId="3B0559EA" w14:textId="77777777" w:rsidR="00253487" w:rsidRPr="00253487" w:rsidRDefault="00253487" w:rsidP="000F73DB">
            <w:pPr>
              <w:jc w:val="center"/>
            </w:pPr>
            <w:r w:rsidRPr="00253487">
              <w:t>717</w:t>
            </w:r>
          </w:p>
        </w:tc>
        <w:tc>
          <w:tcPr>
            <w:tcW w:w="2750" w:type="dxa"/>
            <w:tcBorders>
              <w:bottom w:val="single" w:sz="6" w:space="0" w:color="000000"/>
            </w:tcBorders>
            <w:shd w:val="clear" w:color="auto" w:fill="auto"/>
          </w:tcPr>
          <w:p w14:paraId="57572C37" w14:textId="77777777" w:rsidR="00253487" w:rsidRPr="00253487" w:rsidRDefault="00253487" w:rsidP="00253487">
            <w:r w:rsidRPr="00253487">
              <w:t>SettlSessSubID</w:t>
            </w:r>
          </w:p>
        </w:tc>
        <w:tc>
          <w:tcPr>
            <w:tcW w:w="811" w:type="dxa"/>
            <w:tcBorders>
              <w:bottom w:val="single" w:sz="6" w:space="0" w:color="000000"/>
            </w:tcBorders>
            <w:shd w:val="clear" w:color="auto" w:fill="auto"/>
          </w:tcPr>
          <w:p w14:paraId="46481B6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74F83E6" w14:textId="77777777" w:rsidR="00253487" w:rsidRPr="00253487" w:rsidRDefault="00253487" w:rsidP="00253487"/>
        </w:tc>
      </w:tr>
      <w:tr w:rsidR="00253487" w:rsidRPr="00253487" w14:paraId="4C4175BD" w14:textId="77777777" w:rsidTr="000F73DB">
        <w:tc>
          <w:tcPr>
            <w:tcW w:w="3402" w:type="dxa"/>
            <w:gridSpan w:val="2"/>
            <w:tcBorders>
              <w:top w:val="single" w:sz="6" w:space="0" w:color="000000"/>
              <w:bottom w:val="single" w:sz="6" w:space="0" w:color="000000"/>
            </w:tcBorders>
            <w:shd w:val="clear" w:color="auto" w:fill="E6E6E6"/>
          </w:tcPr>
          <w:p w14:paraId="0043532F" w14:textId="77777777" w:rsidR="00253487" w:rsidRPr="00253487" w:rsidRDefault="00253487" w:rsidP="000F73DB">
            <w:pPr>
              <w:jc w:val="left"/>
            </w:pPr>
            <w:r w:rsidRPr="00253487">
              <w:t>component block  &lt;TrdgSesGrp&gt;</w:t>
            </w:r>
          </w:p>
        </w:tc>
        <w:tc>
          <w:tcPr>
            <w:tcW w:w="811" w:type="dxa"/>
            <w:tcBorders>
              <w:top w:val="single" w:sz="6" w:space="0" w:color="000000"/>
              <w:bottom w:val="single" w:sz="6" w:space="0" w:color="000000"/>
            </w:tcBorders>
            <w:shd w:val="clear" w:color="auto" w:fill="E6E6E6"/>
          </w:tcPr>
          <w:p w14:paraId="31DAF36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7B8EBF9" w14:textId="77777777" w:rsidR="00253487" w:rsidRPr="00253487" w:rsidRDefault="00253487" w:rsidP="00253487">
            <w:r w:rsidRPr="00253487">
              <w:t>Specifies the number of repeating TradingSessionIDs</w:t>
            </w:r>
          </w:p>
        </w:tc>
      </w:tr>
      <w:tr w:rsidR="00253487" w:rsidRPr="00253487" w14:paraId="6441A9C8" w14:textId="77777777" w:rsidTr="000F73DB">
        <w:tc>
          <w:tcPr>
            <w:tcW w:w="652" w:type="dxa"/>
            <w:tcBorders>
              <w:top w:val="single" w:sz="6" w:space="0" w:color="000000"/>
            </w:tcBorders>
            <w:shd w:val="clear" w:color="auto" w:fill="auto"/>
          </w:tcPr>
          <w:p w14:paraId="064EBC0A" w14:textId="77777777" w:rsidR="00253487" w:rsidRPr="00253487" w:rsidRDefault="00253487" w:rsidP="000F73DB">
            <w:pPr>
              <w:jc w:val="center"/>
            </w:pPr>
            <w:r w:rsidRPr="00253487">
              <w:t>60</w:t>
            </w:r>
          </w:p>
        </w:tc>
        <w:tc>
          <w:tcPr>
            <w:tcW w:w="2750" w:type="dxa"/>
            <w:tcBorders>
              <w:top w:val="single" w:sz="6" w:space="0" w:color="000000"/>
            </w:tcBorders>
            <w:shd w:val="clear" w:color="auto" w:fill="auto"/>
          </w:tcPr>
          <w:p w14:paraId="15908016" w14:textId="77777777" w:rsidR="00253487" w:rsidRPr="00253487" w:rsidRDefault="00253487" w:rsidP="00253487">
            <w:r w:rsidRPr="00253487">
              <w:t>TransactTime</w:t>
            </w:r>
          </w:p>
        </w:tc>
        <w:tc>
          <w:tcPr>
            <w:tcW w:w="811" w:type="dxa"/>
            <w:tcBorders>
              <w:top w:val="single" w:sz="6" w:space="0" w:color="000000"/>
            </w:tcBorders>
            <w:shd w:val="clear" w:color="auto" w:fill="auto"/>
          </w:tcPr>
          <w:p w14:paraId="638E8529"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6D97666F" w14:textId="77777777" w:rsidR="00253487" w:rsidRPr="00253487" w:rsidRDefault="00253487" w:rsidP="00253487">
            <w:r w:rsidRPr="00253487">
              <w:t>Time this order request was initiated/released by the trader, trading system, or intermediary.</w:t>
            </w:r>
          </w:p>
        </w:tc>
      </w:tr>
      <w:tr w:rsidR="00253487" w:rsidRPr="00253487" w14:paraId="413ED7C6" w14:textId="77777777" w:rsidTr="000F73DB">
        <w:tc>
          <w:tcPr>
            <w:tcW w:w="652" w:type="dxa"/>
            <w:shd w:val="clear" w:color="auto" w:fill="auto"/>
          </w:tcPr>
          <w:p w14:paraId="461B486E" w14:textId="77777777" w:rsidR="00253487" w:rsidRPr="00253487" w:rsidRDefault="00253487" w:rsidP="000F73DB">
            <w:pPr>
              <w:jc w:val="center"/>
            </w:pPr>
            <w:r w:rsidRPr="00253487">
              <w:t>725</w:t>
            </w:r>
          </w:p>
        </w:tc>
        <w:tc>
          <w:tcPr>
            <w:tcW w:w="2750" w:type="dxa"/>
            <w:shd w:val="clear" w:color="auto" w:fill="auto"/>
          </w:tcPr>
          <w:p w14:paraId="1FB67795" w14:textId="77777777" w:rsidR="00253487" w:rsidRPr="00253487" w:rsidRDefault="00253487" w:rsidP="00253487">
            <w:r w:rsidRPr="00253487">
              <w:t>ResponseTransportType</w:t>
            </w:r>
          </w:p>
        </w:tc>
        <w:tc>
          <w:tcPr>
            <w:tcW w:w="811" w:type="dxa"/>
            <w:shd w:val="clear" w:color="auto" w:fill="auto"/>
          </w:tcPr>
          <w:p w14:paraId="36165DE1" w14:textId="77777777" w:rsidR="00253487" w:rsidRPr="00253487" w:rsidRDefault="00253487" w:rsidP="000F73DB">
            <w:pPr>
              <w:jc w:val="center"/>
            </w:pPr>
            <w:r w:rsidRPr="00253487">
              <w:t>N</w:t>
            </w:r>
          </w:p>
        </w:tc>
        <w:tc>
          <w:tcPr>
            <w:tcW w:w="4859" w:type="dxa"/>
            <w:shd w:val="clear" w:color="auto" w:fill="auto"/>
          </w:tcPr>
          <w:p w14:paraId="131C56E9" w14:textId="77777777" w:rsidR="00253487" w:rsidRPr="00253487" w:rsidRDefault="00253487" w:rsidP="00253487">
            <w:r w:rsidRPr="00253487">
              <w:t>Ability to specify whether the response to the request should be delivered inband or via pre-arranged out-of-band transport.</w:t>
            </w:r>
          </w:p>
        </w:tc>
      </w:tr>
      <w:tr w:rsidR="00253487" w:rsidRPr="00253487" w14:paraId="031B5922" w14:textId="77777777" w:rsidTr="000F73DB">
        <w:tc>
          <w:tcPr>
            <w:tcW w:w="652" w:type="dxa"/>
            <w:shd w:val="clear" w:color="auto" w:fill="auto"/>
          </w:tcPr>
          <w:p w14:paraId="22E8AA70" w14:textId="77777777" w:rsidR="00253487" w:rsidRPr="00253487" w:rsidRDefault="00253487" w:rsidP="000F73DB">
            <w:pPr>
              <w:jc w:val="center"/>
            </w:pPr>
            <w:r w:rsidRPr="00253487">
              <w:t>726</w:t>
            </w:r>
          </w:p>
        </w:tc>
        <w:tc>
          <w:tcPr>
            <w:tcW w:w="2750" w:type="dxa"/>
            <w:shd w:val="clear" w:color="auto" w:fill="auto"/>
          </w:tcPr>
          <w:p w14:paraId="52DF468E" w14:textId="77777777" w:rsidR="00253487" w:rsidRPr="00253487" w:rsidRDefault="00253487" w:rsidP="00253487">
            <w:r w:rsidRPr="00253487">
              <w:t>ResponseDestination</w:t>
            </w:r>
          </w:p>
        </w:tc>
        <w:tc>
          <w:tcPr>
            <w:tcW w:w="811" w:type="dxa"/>
            <w:shd w:val="clear" w:color="auto" w:fill="auto"/>
          </w:tcPr>
          <w:p w14:paraId="5AA29472" w14:textId="77777777" w:rsidR="00253487" w:rsidRPr="00253487" w:rsidRDefault="00253487" w:rsidP="000F73DB">
            <w:pPr>
              <w:jc w:val="center"/>
            </w:pPr>
            <w:r w:rsidRPr="00253487">
              <w:t>N</w:t>
            </w:r>
          </w:p>
        </w:tc>
        <w:tc>
          <w:tcPr>
            <w:tcW w:w="4859" w:type="dxa"/>
            <w:shd w:val="clear" w:color="auto" w:fill="auto"/>
          </w:tcPr>
          <w:p w14:paraId="2A25B19B" w14:textId="77777777" w:rsidR="00253487" w:rsidRPr="00253487" w:rsidRDefault="00253487" w:rsidP="00253487">
            <w:r w:rsidRPr="00253487">
              <w:t>URI destination name. Used if ResponseTransportType is out-of-band.</w:t>
            </w:r>
          </w:p>
        </w:tc>
      </w:tr>
      <w:tr w:rsidR="00253487" w:rsidRPr="00253487" w14:paraId="0293D2A2" w14:textId="77777777" w:rsidTr="000F73DB">
        <w:tc>
          <w:tcPr>
            <w:tcW w:w="652" w:type="dxa"/>
            <w:shd w:val="clear" w:color="auto" w:fill="auto"/>
          </w:tcPr>
          <w:p w14:paraId="4B372E50" w14:textId="77777777" w:rsidR="00253487" w:rsidRPr="00253487" w:rsidRDefault="00253487" w:rsidP="000F73DB">
            <w:pPr>
              <w:jc w:val="center"/>
            </w:pPr>
            <w:r w:rsidRPr="00253487">
              <w:t>58</w:t>
            </w:r>
          </w:p>
        </w:tc>
        <w:tc>
          <w:tcPr>
            <w:tcW w:w="2750" w:type="dxa"/>
            <w:shd w:val="clear" w:color="auto" w:fill="auto"/>
          </w:tcPr>
          <w:p w14:paraId="1EF89F6A" w14:textId="77777777" w:rsidR="00253487" w:rsidRPr="00253487" w:rsidRDefault="00253487" w:rsidP="00253487">
            <w:r w:rsidRPr="00253487">
              <w:t>Text</w:t>
            </w:r>
          </w:p>
        </w:tc>
        <w:tc>
          <w:tcPr>
            <w:tcW w:w="811" w:type="dxa"/>
            <w:shd w:val="clear" w:color="auto" w:fill="auto"/>
          </w:tcPr>
          <w:p w14:paraId="430862A6" w14:textId="77777777" w:rsidR="00253487" w:rsidRPr="00253487" w:rsidRDefault="00253487" w:rsidP="000F73DB">
            <w:pPr>
              <w:jc w:val="center"/>
            </w:pPr>
            <w:r w:rsidRPr="00253487">
              <w:t>N</w:t>
            </w:r>
          </w:p>
        </w:tc>
        <w:tc>
          <w:tcPr>
            <w:tcW w:w="4859" w:type="dxa"/>
            <w:shd w:val="clear" w:color="auto" w:fill="auto"/>
          </w:tcPr>
          <w:p w14:paraId="33BD5C89" w14:textId="77777777" w:rsidR="00253487" w:rsidRPr="00253487" w:rsidRDefault="00253487" w:rsidP="00253487"/>
        </w:tc>
      </w:tr>
      <w:tr w:rsidR="00253487" w:rsidRPr="00253487" w14:paraId="46B2C77C" w14:textId="77777777" w:rsidTr="000F73DB">
        <w:tc>
          <w:tcPr>
            <w:tcW w:w="652" w:type="dxa"/>
            <w:shd w:val="clear" w:color="auto" w:fill="auto"/>
          </w:tcPr>
          <w:p w14:paraId="7C0442AD" w14:textId="77777777" w:rsidR="00253487" w:rsidRPr="00253487" w:rsidRDefault="00253487" w:rsidP="000F73DB">
            <w:pPr>
              <w:jc w:val="center"/>
            </w:pPr>
            <w:r w:rsidRPr="00253487">
              <w:t>354</w:t>
            </w:r>
          </w:p>
        </w:tc>
        <w:tc>
          <w:tcPr>
            <w:tcW w:w="2750" w:type="dxa"/>
            <w:shd w:val="clear" w:color="auto" w:fill="auto"/>
          </w:tcPr>
          <w:p w14:paraId="4A7EDF09" w14:textId="77777777" w:rsidR="00253487" w:rsidRPr="00253487" w:rsidRDefault="00253487" w:rsidP="00253487">
            <w:r w:rsidRPr="00253487">
              <w:t>EncodedTextLen</w:t>
            </w:r>
          </w:p>
        </w:tc>
        <w:tc>
          <w:tcPr>
            <w:tcW w:w="811" w:type="dxa"/>
            <w:shd w:val="clear" w:color="auto" w:fill="auto"/>
          </w:tcPr>
          <w:p w14:paraId="003F3451" w14:textId="77777777" w:rsidR="00253487" w:rsidRPr="00253487" w:rsidRDefault="00253487" w:rsidP="000F73DB">
            <w:pPr>
              <w:jc w:val="center"/>
            </w:pPr>
            <w:r w:rsidRPr="00253487">
              <w:t>N</w:t>
            </w:r>
          </w:p>
        </w:tc>
        <w:tc>
          <w:tcPr>
            <w:tcW w:w="4859" w:type="dxa"/>
            <w:shd w:val="clear" w:color="auto" w:fill="auto"/>
          </w:tcPr>
          <w:p w14:paraId="13C6A4F3" w14:textId="77777777" w:rsidR="00253487" w:rsidRPr="00253487" w:rsidRDefault="00253487" w:rsidP="00253487">
            <w:r w:rsidRPr="00253487">
              <w:t>Must be set if EncodedText field is specified and must immediately precede it.</w:t>
            </w:r>
          </w:p>
        </w:tc>
      </w:tr>
      <w:tr w:rsidR="00253487" w:rsidRPr="00253487" w14:paraId="3926709B" w14:textId="77777777" w:rsidTr="000F73DB">
        <w:tc>
          <w:tcPr>
            <w:tcW w:w="652" w:type="dxa"/>
            <w:tcBorders>
              <w:bottom w:val="single" w:sz="6" w:space="0" w:color="000000"/>
            </w:tcBorders>
            <w:shd w:val="clear" w:color="auto" w:fill="auto"/>
          </w:tcPr>
          <w:p w14:paraId="539BB3A6"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1747BDED"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364DDFAD"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48ABAA0"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4B4B64BF" w14:textId="77777777" w:rsidTr="000F73DB">
        <w:tc>
          <w:tcPr>
            <w:tcW w:w="3402" w:type="dxa"/>
            <w:gridSpan w:val="2"/>
            <w:tcBorders>
              <w:top w:val="single" w:sz="6" w:space="0" w:color="000000"/>
              <w:bottom w:val="double" w:sz="6" w:space="0" w:color="000000"/>
            </w:tcBorders>
            <w:shd w:val="clear" w:color="auto" w:fill="E6E6E6"/>
          </w:tcPr>
          <w:p w14:paraId="12BAB40B"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1F99B349"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667FAE37" w14:textId="77777777" w:rsidR="00253487" w:rsidRPr="00253487" w:rsidRDefault="00253487" w:rsidP="00253487"/>
        </w:tc>
      </w:tr>
      <w:bookmarkEnd w:id="328"/>
    </w:tbl>
    <w:p w14:paraId="2664DB64"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10BFAEC0" w14:textId="77777777">
        <w:tc>
          <w:tcPr>
            <w:tcW w:w="9576" w:type="dxa"/>
            <w:tcBorders>
              <w:bottom w:val="nil"/>
            </w:tcBorders>
            <w:shd w:val="pct25" w:color="auto" w:fill="FFFFFF"/>
          </w:tcPr>
          <w:p w14:paraId="0641434E" w14:textId="77777777" w:rsidR="009E3F16" w:rsidRDefault="009E3F16">
            <w:pPr>
              <w:pStyle w:val="Heading5"/>
            </w:pPr>
            <w:r>
              <w:rPr>
                <w:rFonts w:ascii="Times New Roman" w:hAnsi="Times New Roman"/>
                <w:sz w:val="24"/>
              </w:rPr>
              <w:t xml:space="preserve">FIXML Definition for this message – see </w:t>
            </w:r>
            <w:hyperlink r:id="rId81"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1A4FF105" w14:textId="77777777">
        <w:tc>
          <w:tcPr>
            <w:tcW w:w="9576" w:type="dxa"/>
            <w:shd w:val="pct12" w:color="auto" w:fill="FFFFFF"/>
          </w:tcPr>
          <w:p w14:paraId="249FC40F"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ReqForPoss</w:t>
            </w:r>
          </w:p>
          <w:p w14:paraId="203131CB"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07DE101B" w14:textId="77777777" w:rsidR="009E3F16" w:rsidRDefault="009E3F16"/>
    <w:p w14:paraId="6D1C93A1" w14:textId="77777777" w:rsidR="009E3F16" w:rsidRDefault="009E3F16">
      <w:pPr>
        <w:pStyle w:val="Heading2"/>
      </w:pPr>
      <w:r>
        <w:br w:type="page"/>
      </w:r>
      <w:bookmarkStart w:id="329" w:name="_Toc227925108"/>
      <w:r>
        <w:t>Request for Positions Ack</w:t>
      </w:r>
      <w:bookmarkEnd w:id="329"/>
    </w:p>
    <w:p w14:paraId="7C586DB0" w14:textId="77777777" w:rsidR="009E3F16" w:rsidRDefault="009E3F16">
      <w:pPr>
        <w:pStyle w:val="NormalIndent"/>
      </w:pPr>
      <w:r>
        <w:t xml:space="preserve">The Request for Positions Ack message is returned by the holder of the position in response to a Request for Positions message. The purpose of the message is to acknowledge that a request has been received and is being processed. </w:t>
      </w:r>
    </w:p>
    <w:p w14:paraId="6774EFD9" w14:textId="77777777" w:rsidR="009E3F16" w:rsidRDefault="009E3F16">
      <w:pPr>
        <w:pStyle w:val="NormalIndent"/>
      </w:pPr>
    </w:p>
    <w:p w14:paraId="0C223BDD" w14:textId="77777777" w:rsidR="009E3F16" w:rsidRDefault="009E3F16">
      <w:pPr>
        <w:jc w:val="center"/>
        <w:rPr>
          <w:b/>
          <w:sz w:val="24"/>
          <w:szCs w:val="24"/>
        </w:rPr>
      </w:pPr>
      <w:r>
        <w:rPr>
          <w:b/>
          <w:sz w:val="24"/>
          <w:szCs w:val="24"/>
        </w:rPr>
        <w:t>Request for Positions Ack</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1AB9CC84"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185F5392" w14:textId="77777777" w:rsidR="00253487" w:rsidRPr="000F73DB" w:rsidRDefault="00253487" w:rsidP="000F73DB">
            <w:pPr>
              <w:jc w:val="center"/>
              <w:rPr>
                <w:b/>
                <w:i/>
              </w:rPr>
            </w:pPr>
            <w:bookmarkStart w:id="330" w:name="Msg_RequestForPositionsAck"/>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C15CA0E"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0AF52F8A"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7B2D7A4D" w14:textId="77777777" w:rsidR="00253487" w:rsidRPr="000F73DB" w:rsidRDefault="00253487" w:rsidP="000F73DB">
            <w:pPr>
              <w:jc w:val="center"/>
              <w:rPr>
                <w:b/>
                <w:i/>
              </w:rPr>
            </w:pPr>
            <w:r w:rsidRPr="000F73DB">
              <w:rPr>
                <w:b/>
                <w:i/>
              </w:rPr>
              <w:t>Comments</w:t>
            </w:r>
          </w:p>
        </w:tc>
      </w:tr>
      <w:tr w:rsidR="00253487" w:rsidRPr="00253487" w14:paraId="2B0FF6B9" w14:textId="77777777" w:rsidTr="000F73DB">
        <w:tc>
          <w:tcPr>
            <w:tcW w:w="3402" w:type="dxa"/>
            <w:gridSpan w:val="2"/>
            <w:tcBorders>
              <w:top w:val="single" w:sz="6" w:space="0" w:color="000000"/>
              <w:bottom w:val="single" w:sz="6" w:space="0" w:color="000000"/>
            </w:tcBorders>
            <w:shd w:val="clear" w:color="auto" w:fill="E6E6E6"/>
          </w:tcPr>
          <w:p w14:paraId="64E7B732"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286BF1CD"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502809E2" w14:textId="77777777" w:rsidR="00253487" w:rsidRPr="00253487" w:rsidRDefault="00253487" w:rsidP="00253487">
            <w:r w:rsidRPr="00253487">
              <w:t>MsgType = AO</w:t>
            </w:r>
          </w:p>
        </w:tc>
      </w:tr>
      <w:tr w:rsidR="00253487" w:rsidRPr="00253487" w14:paraId="1C906AE3" w14:textId="77777777" w:rsidTr="000F73DB">
        <w:tc>
          <w:tcPr>
            <w:tcW w:w="652" w:type="dxa"/>
            <w:tcBorders>
              <w:top w:val="single" w:sz="6" w:space="0" w:color="000000"/>
            </w:tcBorders>
            <w:shd w:val="clear" w:color="auto" w:fill="auto"/>
          </w:tcPr>
          <w:p w14:paraId="1E78E5F6" w14:textId="77777777" w:rsidR="00253487" w:rsidRPr="00253487" w:rsidRDefault="00253487" w:rsidP="000F73DB">
            <w:pPr>
              <w:jc w:val="center"/>
            </w:pPr>
            <w:r w:rsidRPr="00253487">
              <w:t>721</w:t>
            </w:r>
          </w:p>
        </w:tc>
        <w:tc>
          <w:tcPr>
            <w:tcW w:w="2750" w:type="dxa"/>
            <w:tcBorders>
              <w:top w:val="single" w:sz="6" w:space="0" w:color="000000"/>
            </w:tcBorders>
            <w:shd w:val="clear" w:color="auto" w:fill="auto"/>
          </w:tcPr>
          <w:p w14:paraId="1F1ABE2C" w14:textId="77777777" w:rsidR="00253487" w:rsidRPr="00253487" w:rsidRDefault="00253487" w:rsidP="00253487">
            <w:r w:rsidRPr="00253487">
              <w:t>PosMaintRptID</w:t>
            </w:r>
          </w:p>
        </w:tc>
        <w:tc>
          <w:tcPr>
            <w:tcW w:w="811" w:type="dxa"/>
            <w:tcBorders>
              <w:top w:val="single" w:sz="6" w:space="0" w:color="000000"/>
            </w:tcBorders>
            <w:shd w:val="clear" w:color="auto" w:fill="auto"/>
          </w:tcPr>
          <w:p w14:paraId="5FFE737A"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3FA0F2D3" w14:textId="77777777" w:rsidR="00253487" w:rsidRPr="00253487" w:rsidRDefault="00253487" w:rsidP="00253487">
            <w:r w:rsidRPr="00253487">
              <w:t>Unique identifier for this position report</w:t>
            </w:r>
          </w:p>
        </w:tc>
      </w:tr>
      <w:tr w:rsidR="00253487" w:rsidRPr="00253487" w14:paraId="35C9680E" w14:textId="77777777" w:rsidTr="000F73DB">
        <w:tc>
          <w:tcPr>
            <w:tcW w:w="652" w:type="dxa"/>
            <w:shd w:val="clear" w:color="auto" w:fill="auto"/>
          </w:tcPr>
          <w:p w14:paraId="6B613EF5" w14:textId="77777777" w:rsidR="00253487" w:rsidRPr="00253487" w:rsidRDefault="00253487" w:rsidP="000F73DB">
            <w:pPr>
              <w:jc w:val="center"/>
            </w:pPr>
            <w:r w:rsidRPr="00253487">
              <w:t>710</w:t>
            </w:r>
          </w:p>
        </w:tc>
        <w:tc>
          <w:tcPr>
            <w:tcW w:w="2750" w:type="dxa"/>
            <w:shd w:val="clear" w:color="auto" w:fill="auto"/>
          </w:tcPr>
          <w:p w14:paraId="0CB93B90" w14:textId="77777777" w:rsidR="00253487" w:rsidRPr="00253487" w:rsidRDefault="00253487" w:rsidP="00253487">
            <w:r w:rsidRPr="00253487">
              <w:t>PosReqID</w:t>
            </w:r>
          </w:p>
        </w:tc>
        <w:tc>
          <w:tcPr>
            <w:tcW w:w="811" w:type="dxa"/>
            <w:shd w:val="clear" w:color="auto" w:fill="auto"/>
          </w:tcPr>
          <w:p w14:paraId="392EAED9" w14:textId="77777777" w:rsidR="00253487" w:rsidRPr="00253487" w:rsidRDefault="00253487" w:rsidP="000F73DB">
            <w:pPr>
              <w:jc w:val="center"/>
            </w:pPr>
            <w:r w:rsidRPr="00253487">
              <w:t>N</w:t>
            </w:r>
          </w:p>
        </w:tc>
        <w:tc>
          <w:tcPr>
            <w:tcW w:w="4859" w:type="dxa"/>
            <w:shd w:val="clear" w:color="auto" w:fill="auto"/>
          </w:tcPr>
          <w:p w14:paraId="4EF682C3" w14:textId="77777777" w:rsidR="00253487" w:rsidRDefault="00253487" w:rsidP="00253487">
            <w:r w:rsidRPr="00253487">
              <w:t>Unique identifier for the Request for Position associated with this report</w:t>
            </w:r>
          </w:p>
          <w:p w14:paraId="62035B10" w14:textId="77777777" w:rsidR="00253487" w:rsidRPr="00253487" w:rsidRDefault="00253487" w:rsidP="00253487">
            <w:r w:rsidRPr="00253487">
              <w:t>This field should not be provided if the report was sent unsolicited.</w:t>
            </w:r>
          </w:p>
        </w:tc>
      </w:tr>
      <w:tr w:rsidR="00253487" w:rsidRPr="00253487" w14:paraId="3A6902E5" w14:textId="77777777" w:rsidTr="000F73DB">
        <w:tc>
          <w:tcPr>
            <w:tcW w:w="652" w:type="dxa"/>
            <w:shd w:val="clear" w:color="auto" w:fill="auto"/>
          </w:tcPr>
          <w:p w14:paraId="0AA9A280" w14:textId="77777777" w:rsidR="00253487" w:rsidRPr="00253487" w:rsidRDefault="00253487" w:rsidP="000F73DB">
            <w:pPr>
              <w:jc w:val="center"/>
            </w:pPr>
            <w:r w:rsidRPr="00253487">
              <w:t>727</w:t>
            </w:r>
          </w:p>
        </w:tc>
        <w:tc>
          <w:tcPr>
            <w:tcW w:w="2750" w:type="dxa"/>
            <w:shd w:val="clear" w:color="auto" w:fill="auto"/>
          </w:tcPr>
          <w:p w14:paraId="28CBD1EE" w14:textId="77777777" w:rsidR="00253487" w:rsidRPr="00253487" w:rsidRDefault="00253487" w:rsidP="00253487">
            <w:r w:rsidRPr="00253487">
              <w:t>TotalNumPosReports</w:t>
            </w:r>
          </w:p>
        </w:tc>
        <w:tc>
          <w:tcPr>
            <w:tcW w:w="811" w:type="dxa"/>
            <w:shd w:val="clear" w:color="auto" w:fill="auto"/>
          </w:tcPr>
          <w:p w14:paraId="2E41719A" w14:textId="77777777" w:rsidR="00253487" w:rsidRPr="00253487" w:rsidRDefault="00253487" w:rsidP="000F73DB">
            <w:pPr>
              <w:jc w:val="center"/>
            </w:pPr>
            <w:r w:rsidRPr="00253487">
              <w:t>N</w:t>
            </w:r>
          </w:p>
        </w:tc>
        <w:tc>
          <w:tcPr>
            <w:tcW w:w="4859" w:type="dxa"/>
            <w:shd w:val="clear" w:color="auto" w:fill="auto"/>
          </w:tcPr>
          <w:p w14:paraId="1FAFE821" w14:textId="77777777" w:rsidR="00253487" w:rsidRPr="00253487" w:rsidRDefault="00253487" w:rsidP="00253487">
            <w:r w:rsidRPr="00253487">
              <w:t>Total number of Position Reports being returned</w:t>
            </w:r>
          </w:p>
        </w:tc>
      </w:tr>
      <w:tr w:rsidR="00253487" w:rsidRPr="00253487" w14:paraId="7F03EF7C" w14:textId="77777777" w:rsidTr="000F73DB">
        <w:tc>
          <w:tcPr>
            <w:tcW w:w="652" w:type="dxa"/>
            <w:shd w:val="clear" w:color="auto" w:fill="auto"/>
          </w:tcPr>
          <w:p w14:paraId="69A0DAEA" w14:textId="77777777" w:rsidR="00253487" w:rsidRPr="00253487" w:rsidRDefault="00253487" w:rsidP="000F73DB">
            <w:pPr>
              <w:jc w:val="center"/>
            </w:pPr>
            <w:r w:rsidRPr="00253487">
              <w:t>325</w:t>
            </w:r>
          </w:p>
        </w:tc>
        <w:tc>
          <w:tcPr>
            <w:tcW w:w="2750" w:type="dxa"/>
            <w:shd w:val="clear" w:color="auto" w:fill="auto"/>
          </w:tcPr>
          <w:p w14:paraId="5AFB2709" w14:textId="77777777" w:rsidR="00253487" w:rsidRPr="00253487" w:rsidRDefault="00253487" w:rsidP="00253487">
            <w:r w:rsidRPr="00253487">
              <w:t>UnsolicitedIndicator</w:t>
            </w:r>
          </w:p>
        </w:tc>
        <w:tc>
          <w:tcPr>
            <w:tcW w:w="811" w:type="dxa"/>
            <w:shd w:val="clear" w:color="auto" w:fill="auto"/>
          </w:tcPr>
          <w:p w14:paraId="701570EA" w14:textId="77777777" w:rsidR="00253487" w:rsidRPr="00253487" w:rsidRDefault="00253487" w:rsidP="000F73DB">
            <w:pPr>
              <w:jc w:val="center"/>
            </w:pPr>
            <w:r w:rsidRPr="00253487">
              <w:t>N</w:t>
            </w:r>
          </w:p>
        </w:tc>
        <w:tc>
          <w:tcPr>
            <w:tcW w:w="4859" w:type="dxa"/>
            <w:shd w:val="clear" w:color="auto" w:fill="auto"/>
          </w:tcPr>
          <w:p w14:paraId="0199A963" w14:textId="77777777" w:rsidR="00253487" w:rsidRPr="00253487" w:rsidRDefault="00253487" w:rsidP="00253487">
            <w:r w:rsidRPr="00253487">
              <w:t>Set to 'Y' if message is sent as a result of a subscription request or out of band configuration as opposed to a Position Request.</w:t>
            </w:r>
          </w:p>
        </w:tc>
      </w:tr>
      <w:tr w:rsidR="00253487" w:rsidRPr="00253487" w14:paraId="0A68978A" w14:textId="77777777" w:rsidTr="000F73DB">
        <w:tc>
          <w:tcPr>
            <w:tcW w:w="652" w:type="dxa"/>
            <w:shd w:val="clear" w:color="auto" w:fill="auto"/>
          </w:tcPr>
          <w:p w14:paraId="550774EA" w14:textId="77777777" w:rsidR="00253487" w:rsidRPr="00253487" w:rsidRDefault="00253487" w:rsidP="000F73DB">
            <w:pPr>
              <w:jc w:val="center"/>
            </w:pPr>
            <w:r w:rsidRPr="00253487">
              <w:t>728</w:t>
            </w:r>
          </w:p>
        </w:tc>
        <w:tc>
          <w:tcPr>
            <w:tcW w:w="2750" w:type="dxa"/>
            <w:shd w:val="clear" w:color="auto" w:fill="auto"/>
          </w:tcPr>
          <w:p w14:paraId="1A1D069B" w14:textId="77777777" w:rsidR="00253487" w:rsidRPr="00253487" w:rsidRDefault="00253487" w:rsidP="00253487">
            <w:r w:rsidRPr="00253487">
              <w:t>PosReqResult</w:t>
            </w:r>
          </w:p>
        </w:tc>
        <w:tc>
          <w:tcPr>
            <w:tcW w:w="811" w:type="dxa"/>
            <w:shd w:val="clear" w:color="auto" w:fill="auto"/>
          </w:tcPr>
          <w:p w14:paraId="66933ABA" w14:textId="77777777" w:rsidR="00253487" w:rsidRPr="00253487" w:rsidRDefault="00253487" w:rsidP="000F73DB">
            <w:pPr>
              <w:jc w:val="center"/>
            </w:pPr>
            <w:r w:rsidRPr="00253487">
              <w:t>Y</w:t>
            </w:r>
          </w:p>
        </w:tc>
        <w:tc>
          <w:tcPr>
            <w:tcW w:w="4859" w:type="dxa"/>
            <w:shd w:val="clear" w:color="auto" w:fill="auto"/>
          </w:tcPr>
          <w:p w14:paraId="3940EA48" w14:textId="77777777" w:rsidR="00253487" w:rsidRPr="00253487" w:rsidRDefault="00253487" w:rsidP="00253487"/>
        </w:tc>
      </w:tr>
      <w:tr w:rsidR="00253487" w:rsidRPr="00253487" w14:paraId="57615501" w14:textId="77777777" w:rsidTr="000F73DB">
        <w:tc>
          <w:tcPr>
            <w:tcW w:w="652" w:type="dxa"/>
            <w:shd w:val="clear" w:color="auto" w:fill="auto"/>
          </w:tcPr>
          <w:p w14:paraId="698A3244" w14:textId="77777777" w:rsidR="00253487" w:rsidRPr="00253487" w:rsidRDefault="00253487" w:rsidP="000F73DB">
            <w:pPr>
              <w:jc w:val="center"/>
            </w:pPr>
            <w:r w:rsidRPr="00253487">
              <w:t>729</w:t>
            </w:r>
          </w:p>
        </w:tc>
        <w:tc>
          <w:tcPr>
            <w:tcW w:w="2750" w:type="dxa"/>
            <w:shd w:val="clear" w:color="auto" w:fill="auto"/>
          </w:tcPr>
          <w:p w14:paraId="75B75030" w14:textId="77777777" w:rsidR="00253487" w:rsidRPr="00253487" w:rsidRDefault="00253487" w:rsidP="00253487">
            <w:r w:rsidRPr="00253487">
              <w:t>PosReqStatus</w:t>
            </w:r>
          </w:p>
        </w:tc>
        <w:tc>
          <w:tcPr>
            <w:tcW w:w="811" w:type="dxa"/>
            <w:shd w:val="clear" w:color="auto" w:fill="auto"/>
          </w:tcPr>
          <w:p w14:paraId="148C3A73" w14:textId="77777777" w:rsidR="00253487" w:rsidRPr="00253487" w:rsidRDefault="00253487" w:rsidP="000F73DB">
            <w:pPr>
              <w:jc w:val="center"/>
            </w:pPr>
            <w:r w:rsidRPr="00253487">
              <w:t>Y</w:t>
            </w:r>
          </w:p>
        </w:tc>
        <w:tc>
          <w:tcPr>
            <w:tcW w:w="4859" w:type="dxa"/>
            <w:shd w:val="clear" w:color="auto" w:fill="auto"/>
          </w:tcPr>
          <w:p w14:paraId="62AB0EBD" w14:textId="77777777" w:rsidR="00253487" w:rsidRPr="00253487" w:rsidRDefault="00253487" w:rsidP="00253487"/>
        </w:tc>
      </w:tr>
      <w:tr w:rsidR="00253487" w:rsidRPr="00253487" w14:paraId="3CE71365" w14:textId="77777777" w:rsidTr="000F73DB">
        <w:tc>
          <w:tcPr>
            <w:tcW w:w="652" w:type="dxa"/>
            <w:shd w:val="clear" w:color="auto" w:fill="auto"/>
          </w:tcPr>
          <w:p w14:paraId="4C06FA3A" w14:textId="77777777" w:rsidR="00253487" w:rsidRPr="00253487" w:rsidRDefault="00253487" w:rsidP="000F73DB">
            <w:pPr>
              <w:jc w:val="center"/>
            </w:pPr>
            <w:r w:rsidRPr="00253487">
              <w:t>724</w:t>
            </w:r>
          </w:p>
        </w:tc>
        <w:tc>
          <w:tcPr>
            <w:tcW w:w="2750" w:type="dxa"/>
            <w:shd w:val="clear" w:color="auto" w:fill="auto"/>
          </w:tcPr>
          <w:p w14:paraId="42BA6E5E" w14:textId="77777777" w:rsidR="00253487" w:rsidRPr="00253487" w:rsidRDefault="00253487" w:rsidP="00253487">
            <w:r w:rsidRPr="00253487">
              <w:t>PosReqType</w:t>
            </w:r>
          </w:p>
        </w:tc>
        <w:tc>
          <w:tcPr>
            <w:tcW w:w="811" w:type="dxa"/>
            <w:shd w:val="clear" w:color="auto" w:fill="auto"/>
          </w:tcPr>
          <w:p w14:paraId="0528EA30" w14:textId="77777777" w:rsidR="00253487" w:rsidRPr="00253487" w:rsidRDefault="00253487" w:rsidP="000F73DB">
            <w:pPr>
              <w:jc w:val="center"/>
            </w:pPr>
            <w:r w:rsidRPr="00253487">
              <w:t>N</w:t>
            </w:r>
          </w:p>
        </w:tc>
        <w:tc>
          <w:tcPr>
            <w:tcW w:w="4859" w:type="dxa"/>
            <w:shd w:val="clear" w:color="auto" w:fill="auto"/>
          </w:tcPr>
          <w:p w14:paraId="0DACE558" w14:textId="77777777" w:rsidR="00253487" w:rsidRPr="00253487" w:rsidRDefault="00253487" w:rsidP="00253487"/>
        </w:tc>
      </w:tr>
      <w:tr w:rsidR="00253487" w:rsidRPr="00253487" w14:paraId="5431F1DA" w14:textId="77777777" w:rsidTr="000F73DB">
        <w:tc>
          <w:tcPr>
            <w:tcW w:w="652" w:type="dxa"/>
            <w:shd w:val="clear" w:color="auto" w:fill="auto"/>
          </w:tcPr>
          <w:p w14:paraId="07DFECE6" w14:textId="77777777" w:rsidR="00253487" w:rsidRPr="00253487" w:rsidRDefault="00253487" w:rsidP="000F73DB">
            <w:pPr>
              <w:jc w:val="center"/>
            </w:pPr>
            <w:r w:rsidRPr="00253487">
              <w:t>573</w:t>
            </w:r>
          </w:p>
        </w:tc>
        <w:tc>
          <w:tcPr>
            <w:tcW w:w="2750" w:type="dxa"/>
            <w:shd w:val="clear" w:color="auto" w:fill="auto"/>
          </w:tcPr>
          <w:p w14:paraId="348FF9EA" w14:textId="77777777" w:rsidR="00253487" w:rsidRPr="00253487" w:rsidRDefault="00253487" w:rsidP="00253487">
            <w:r w:rsidRPr="00253487">
              <w:t>MatchStatus</w:t>
            </w:r>
          </w:p>
        </w:tc>
        <w:tc>
          <w:tcPr>
            <w:tcW w:w="811" w:type="dxa"/>
            <w:shd w:val="clear" w:color="auto" w:fill="auto"/>
          </w:tcPr>
          <w:p w14:paraId="12734EFE" w14:textId="77777777" w:rsidR="00253487" w:rsidRPr="00253487" w:rsidRDefault="00253487" w:rsidP="000F73DB">
            <w:pPr>
              <w:jc w:val="center"/>
            </w:pPr>
            <w:r w:rsidRPr="00253487">
              <w:t>N</w:t>
            </w:r>
          </w:p>
        </w:tc>
        <w:tc>
          <w:tcPr>
            <w:tcW w:w="4859" w:type="dxa"/>
            <w:shd w:val="clear" w:color="auto" w:fill="auto"/>
          </w:tcPr>
          <w:p w14:paraId="6CAA169A" w14:textId="77777777" w:rsidR="00253487" w:rsidRPr="00253487" w:rsidRDefault="00253487" w:rsidP="00253487"/>
        </w:tc>
      </w:tr>
      <w:tr w:rsidR="00253487" w:rsidRPr="00253487" w14:paraId="2CB40583" w14:textId="77777777" w:rsidTr="000F73DB">
        <w:tc>
          <w:tcPr>
            <w:tcW w:w="652" w:type="dxa"/>
            <w:shd w:val="clear" w:color="auto" w:fill="auto"/>
          </w:tcPr>
          <w:p w14:paraId="1B182538" w14:textId="77777777" w:rsidR="00253487" w:rsidRPr="00253487" w:rsidRDefault="00253487" w:rsidP="000F73DB">
            <w:pPr>
              <w:jc w:val="center"/>
            </w:pPr>
            <w:r w:rsidRPr="00253487">
              <w:t>715</w:t>
            </w:r>
          </w:p>
        </w:tc>
        <w:tc>
          <w:tcPr>
            <w:tcW w:w="2750" w:type="dxa"/>
            <w:shd w:val="clear" w:color="auto" w:fill="auto"/>
          </w:tcPr>
          <w:p w14:paraId="085893D6" w14:textId="77777777" w:rsidR="00253487" w:rsidRPr="00253487" w:rsidRDefault="00253487" w:rsidP="00253487">
            <w:r w:rsidRPr="00253487">
              <w:t>ClearingBusinessDate</w:t>
            </w:r>
          </w:p>
        </w:tc>
        <w:tc>
          <w:tcPr>
            <w:tcW w:w="811" w:type="dxa"/>
            <w:shd w:val="clear" w:color="auto" w:fill="auto"/>
          </w:tcPr>
          <w:p w14:paraId="492C3EF3" w14:textId="77777777" w:rsidR="00253487" w:rsidRPr="00253487" w:rsidRDefault="00253487" w:rsidP="000F73DB">
            <w:pPr>
              <w:jc w:val="center"/>
            </w:pPr>
            <w:r w:rsidRPr="00253487">
              <w:t>N</w:t>
            </w:r>
          </w:p>
        </w:tc>
        <w:tc>
          <w:tcPr>
            <w:tcW w:w="4859" w:type="dxa"/>
            <w:shd w:val="clear" w:color="auto" w:fill="auto"/>
          </w:tcPr>
          <w:p w14:paraId="4177D1AF" w14:textId="77777777" w:rsidR="00253487" w:rsidRPr="00253487" w:rsidRDefault="00253487" w:rsidP="00253487"/>
        </w:tc>
      </w:tr>
      <w:tr w:rsidR="00253487" w:rsidRPr="00253487" w14:paraId="5D83F4C6" w14:textId="77777777" w:rsidTr="000F73DB">
        <w:tc>
          <w:tcPr>
            <w:tcW w:w="652" w:type="dxa"/>
            <w:shd w:val="clear" w:color="auto" w:fill="auto"/>
          </w:tcPr>
          <w:p w14:paraId="11442B63" w14:textId="77777777" w:rsidR="00253487" w:rsidRPr="00253487" w:rsidRDefault="00253487" w:rsidP="000F73DB">
            <w:pPr>
              <w:jc w:val="center"/>
            </w:pPr>
            <w:r w:rsidRPr="00253487">
              <w:t>263</w:t>
            </w:r>
          </w:p>
        </w:tc>
        <w:tc>
          <w:tcPr>
            <w:tcW w:w="2750" w:type="dxa"/>
            <w:shd w:val="clear" w:color="auto" w:fill="auto"/>
          </w:tcPr>
          <w:p w14:paraId="7F4142A9" w14:textId="77777777" w:rsidR="00253487" w:rsidRPr="00253487" w:rsidRDefault="00253487" w:rsidP="00253487">
            <w:r w:rsidRPr="00253487">
              <w:t>SubscriptionRequestType</w:t>
            </w:r>
          </w:p>
        </w:tc>
        <w:tc>
          <w:tcPr>
            <w:tcW w:w="811" w:type="dxa"/>
            <w:shd w:val="clear" w:color="auto" w:fill="auto"/>
          </w:tcPr>
          <w:p w14:paraId="05A75B76" w14:textId="77777777" w:rsidR="00253487" w:rsidRPr="00253487" w:rsidRDefault="00253487" w:rsidP="000F73DB">
            <w:pPr>
              <w:jc w:val="center"/>
            </w:pPr>
            <w:r w:rsidRPr="00253487">
              <w:t>N</w:t>
            </w:r>
          </w:p>
        </w:tc>
        <w:tc>
          <w:tcPr>
            <w:tcW w:w="4859" w:type="dxa"/>
            <w:shd w:val="clear" w:color="auto" w:fill="auto"/>
          </w:tcPr>
          <w:p w14:paraId="006C8055" w14:textId="77777777" w:rsidR="00253487" w:rsidRPr="00253487" w:rsidRDefault="00253487" w:rsidP="00253487"/>
        </w:tc>
      </w:tr>
      <w:tr w:rsidR="00253487" w:rsidRPr="00253487" w14:paraId="760BA7C0" w14:textId="77777777" w:rsidTr="000F73DB">
        <w:tc>
          <w:tcPr>
            <w:tcW w:w="652" w:type="dxa"/>
            <w:shd w:val="clear" w:color="auto" w:fill="auto"/>
          </w:tcPr>
          <w:p w14:paraId="2A523D1A" w14:textId="77777777" w:rsidR="00253487" w:rsidRPr="00253487" w:rsidRDefault="00253487" w:rsidP="000F73DB">
            <w:pPr>
              <w:jc w:val="center"/>
            </w:pPr>
            <w:r w:rsidRPr="00253487">
              <w:t>716</w:t>
            </w:r>
          </w:p>
        </w:tc>
        <w:tc>
          <w:tcPr>
            <w:tcW w:w="2750" w:type="dxa"/>
            <w:shd w:val="clear" w:color="auto" w:fill="auto"/>
          </w:tcPr>
          <w:p w14:paraId="2FFEE656" w14:textId="77777777" w:rsidR="00253487" w:rsidRPr="00253487" w:rsidRDefault="00253487" w:rsidP="00253487">
            <w:r w:rsidRPr="00253487">
              <w:t>SettlSessID</w:t>
            </w:r>
          </w:p>
        </w:tc>
        <w:tc>
          <w:tcPr>
            <w:tcW w:w="811" w:type="dxa"/>
            <w:shd w:val="clear" w:color="auto" w:fill="auto"/>
          </w:tcPr>
          <w:p w14:paraId="60D74D8D" w14:textId="77777777" w:rsidR="00253487" w:rsidRPr="00253487" w:rsidRDefault="00253487" w:rsidP="000F73DB">
            <w:pPr>
              <w:jc w:val="center"/>
            </w:pPr>
            <w:r w:rsidRPr="00253487">
              <w:t>N</w:t>
            </w:r>
          </w:p>
        </w:tc>
        <w:tc>
          <w:tcPr>
            <w:tcW w:w="4859" w:type="dxa"/>
            <w:shd w:val="clear" w:color="auto" w:fill="auto"/>
          </w:tcPr>
          <w:p w14:paraId="3EC71209" w14:textId="77777777" w:rsidR="00253487" w:rsidRPr="00253487" w:rsidRDefault="00253487" w:rsidP="00253487"/>
        </w:tc>
      </w:tr>
      <w:tr w:rsidR="00253487" w:rsidRPr="00253487" w14:paraId="53966BCB" w14:textId="77777777" w:rsidTr="000F73DB">
        <w:tc>
          <w:tcPr>
            <w:tcW w:w="652" w:type="dxa"/>
            <w:shd w:val="clear" w:color="auto" w:fill="auto"/>
          </w:tcPr>
          <w:p w14:paraId="382F71B4" w14:textId="77777777" w:rsidR="00253487" w:rsidRPr="00253487" w:rsidRDefault="00253487" w:rsidP="000F73DB">
            <w:pPr>
              <w:jc w:val="center"/>
            </w:pPr>
            <w:r w:rsidRPr="00253487">
              <w:t>717</w:t>
            </w:r>
          </w:p>
        </w:tc>
        <w:tc>
          <w:tcPr>
            <w:tcW w:w="2750" w:type="dxa"/>
            <w:shd w:val="clear" w:color="auto" w:fill="auto"/>
          </w:tcPr>
          <w:p w14:paraId="0F29D119" w14:textId="77777777" w:rsidR="00253487" w:rsidRPr="00253487" w:rsidRDefault="00253487" w:rsidP="00253487">
            <w:r w:rsidRPr="00253487">
              <w:t>SettlSessSubID</w:t>
            </w:r>
          </w:p>
        </w:tc>
        <w:tc>
          <w:tcPr>
            <w:tcW w:w="811" w:type="dxa"/>
            <w:shd w:val="clear" w:color="auto" w:fill="auto"/>
          </w:tcPr>
          <w:p w14:paraId="5247633A" w14:textId="77777777" w:rsidR="00253487" w:rsidRPr="00253487" w:rsidRDefault="00253487" w:rsidP="000F73DB">
            <w:pPr>
              <w:jc w:val="center"/>
            </w:pPr>
            <w:r w:rsidRPr="00253487">
              <w:t>N</w:t>
            </w:r>
          </w:p>
        </w:tc>
        <w:tc>
          <w:tcPr>
            <w:tcW w:w="4859" w:type="dxa"/>
            <w:shd w:val="clear" w:color="auto" w:fill="auto"/>
          </w:tcPr>
          <w:p w14:paraId="17B69C49" w14:textId="77777777" w:rsidR="00253487" w:rsidRPr="00253487" w:rsidRDefault="00253487" w:rsidP="00253487"/>
        </w:tc>
      </w:tr>
      <w:tr w:rsidR="00253487" w:rsidRPr="00253487" w14:paraId="2CC83E5F" w14:textId="77777777" w:rsidTr="000F73DB">
        <w:tc>
          <w:tcPr>
            <w:tcW w:w="652" w:type="dxa"/>
            <w:tcBorders>
              <w:bottom w:val="single" w:sz="6" w:space="0" w:color="000000"/>
            </w:tcBorders>
            <w:shd w:val="clear" w:color="auto" w:fill="auto"/>
          </w:tcPr>
          <w:p w14:paraId="4CB22B54" w14:textId="77777777" w:rsidR="00253487" w:rsidRPr="00253487" w:rsidRDefault="00253487" w:rsidP="000F73DB">
            <w:pPr>
              <w:jc w:val="center"/>
            </w:pPr>
            <w:r w:rsidRPr="00253487">
              <w:t>120</w:t>
            </w:r>
          </w:p>
        </w:tc>
        <w:tc>
          <w:tcPr>
            <w:tcW w:w="2750" w:type="dxa"/>
            <w:tcBorders>
              <w:bottom w:val="single" w:sz="6" w:space="0" w:color="000000"/>
            </w:tcBorders>
            <w:shd w:val="clear" w:color="auto" w:fill="auto"/>
          </w:tcPr>
          <w:p w14:paraId="6A351486" w14:textId="77777777" w:rsidR="00253487" w:rsidRPr="00253487" w:rsidRDefault="00253487" w:rsidP="00253487">
            <w:r w:rsidRPr="00253487">
              <w:t>SettlCurrency</w:t>
            </w:r>
          </w:p>
        </w:tc>
        <w:tc>
          <w:tcPr>
            <w:tcW w:w="811" w:type="dxa"/>
            <w:tcBorders>
              <w:bottom w:val="single" w:sz="6" w:space="0" w:color="000000"/>
            </w:tcBorders>
            <w:shd w:val="clear" w:color="auto" w:fill="auto"/>
          </w:tcPr>
          <w:p w14:paraId="11613ECF"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AB354C7" w14:textId="77777777" w:rsidR="00253487" w:rsidRPr="00253487" w:rsidRDefault="00253487" w:rsidP="00253487"/>
        </w:tc>
      </w:tr>
      <w:tr w:rsidR="00253487" w:rsidRPr="00253487" w14:paraId="6BC12090" w14:textId="77777777" w:rsidTr="000F73DB">
        <w:tc>
          <w:tcPr>
            <w:tcW w:w="3402" w:type="dxa"/>
            <w:gridSpan w:val="2"/>
            <w:tcBorders>
              <w:top w:val="single" w:sz="6" w:space="0" w:color="000000"/>
              <w:bottom w:val="single" w:sz="6" w:space="0" w:color="000000"/>
            </w:tcBorders>
            <w:shd w:val="clear" w:color="auto" w:fill="E6E6E6"/>
          </w:tcPr>
          <w:p w14:paraId="190D8174"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362C08CC"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525A42CA" w14:textId="77777777" w:rsidR="00253487" w:rsidRPr="00253487" w:rsidRDefault="00253487" w:rsidP="00253487">
            <w:r w:rsidRPr="00253487">
              <w:t>Position Account</w:t>
            </w:r>
          </w:p>
        </w:tc>
      </w:tr>
      <w:tr w:rsidR="00253487" w:rsidRPr="00253487" w14:paraId="30D0317F" w14:textId="77777777" w:rsidTr="000F73DB">
        <w:tc>
          <w:tcPr>
            <w:tcW w:w="652" w:type="dxa"/>
            <w:tcBorders>
              <w:top w:val="single" w:sz="6" w:space="0" w:color="000000"/>
            </w:tcBorders>
            <w:shd w:val="clear" w:color="auto" w:fill="auto"/>
          </w:tcPr>
          <w:p w14:paraId="6B0B24B4"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258BF8EA" w14:textId="77777777" w:rsidR="00253487" w:rsidRPr="00253487" w:rsidRDefault="00253487" w:rsidP="00253487">
            <w:r w:rsidRPr="00253487">
              <w:t>Account</w:t>
            </w:r>
          </w:p>
        </w:tc>
        <w:tc>
          <w:tcPr>
            <w:tcW w:w="811" w:type="dxa"/>
            <w:tcBorders>
              <w:top w:val="single" w:sz="6" w:space="0" w:color="000000"/>
            </w:tcBorders>
            <w:shd w:val="clear" w:color="auto" w:fill="auto"/>
          </w:tcPr>
          <w:p w14:paraId="05D8F5AA"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F552743" w14:textId="77777777" w:rsidR="00253487" w:rsidRPr="00253487" w:rsidRDefault="00253487" w:rsidP="00253487"/>
        </w:tc>
      </w:tr>
      <w:tr w:rsidR="00253487" w:rsidRPr="00253487" w14:paraId="65F8551C" w14:textId="77777777" w:rsidTr="000F73DB">
        <w:tc>
          <w:tcPr>
            <w:tcW w:w="652" w:type="dxa"/>
            <w:shd w:val="clear" w:color="auto" w:fill="auto"/>
          </w:tcPr>
          <w:p w14:paraId="3E07AE3A" w14:textId="77777777" w:rsidR="00253487" w:rsidRPr="00253487" w:rsidRDefault="00253487" w:rsidP="000F73DB">
            <w:pPr>
              <w:jc w:val="center"/>
            </w:pPr>
            <w:r w:rsidRPr="00253487">
              <w:t>660</w:t>
            </w:r>
          </w:p>
        </w:tc>
        <w:tc>
          <w:tcPr>
            <w:tcW w:w="2750" w:type="dxa"/>
            <w:shd w:val="clear" w:color="auto" w:fill="auto"/>
          </w:tcPr>
          <w:p w14:paraId="47B3BFC9" w14:textId="77777777" w:rsidR="00253487" w:rsidRPr="00253487" w:rsidRDefault="00253487" w:rsidP="00253487">
            <w:r w:rsidRPr="00253487">
              <w:t>AcctIDSource</w:t>
            </w:r>
          </w:p>
        </w:tc>
        <w:tc>
          <w:tcPr>
            <w:tcW w:w="811" w:type="dxa"/>
            <w:shd w:val="clear" w:color="auto" w:fill="auto"/>
          </w:tcPr>
          <w:p w14:paraId="55D15E41" w14:textId="77777777" w:rsidR="00253487" w:rsidRPr="00253487" w:rsidRDefault="00253487" w:rsidP="000F73DB">
            <w:pPr>
              <w:jc w:val="center"/>
            </w:pPr>
            <w:r w:rsidRPr="00253487">
              <w:t>N</w:t>
            </w:r>
          </w:p>
        </w:tc>
        <w:tc>
          <w:tcPr>
            <w:tcW w:w="4859" w:type="dxa"/>
            <w:shd w:val="clear" w:color="auto" w:fill="auto"/>
          </w:tcPr>
          <w:p w14:paraId="5C19D474" w14:textId="77777777" w:rsidR="00253487" w:rsidRPr="00253487" w:rsidRDefault="00253487" w:rsidP="00253487"/>
        </w:tc>
      </w:tr>
      <w:tr w:rsidR="00253487" w:rsidRPr="00253487" w14:paraId="0EDDB04B" w14:textId="77777777" w:rsidTr="000F73DB">
        <w:tc>
          <w:tcPr>
            <w:tcW w:w="652" w:type="dxa"/>
            <w:tcBorders>
              <w:bottom w:val="single" w:sz="6" w:space="0" w:color="000000"/>
            </w:tcBorders>
            <w:shd w:val="clear" w:color="auto" w:fill="auto"/>
          </w:tcPr>
          <w:p w14:paraId="02E5ED64" w14:textId="77777777" w:rsidR="00253487" w:rsidRPr="00253487" w:rsidRDefault="00253487" w:rsidP="000F73DB">
            <w:pPr>
              <w:jc w:val="center"/>
            </w:pPr>
            <w:r w:rsidRPr="00253487">
              <w:t>581</w:t>
            </w:r>
          </w:p>
        </w:tc>
        <w:tc>
          <w:tcPr>
            <w:tcW w:w="2750" w:type="dxa"/>
            <w:tcBorders>
              <w:bottom w:val="single" w:sz="6" w:space="0" w:color="000000"/>
            </w:tcBorders>
            <w:shd w:val="clear" w:color="auto" w:fill="auto"/>
          </w:tcPr>
          <w:p w14:paraId="49D0BD1D" w14:textId="77777777" w:rsidR="00253487" w:rsidRPr="00253487" w:rsidRDefault="00253487" w:rsidP="00253487">
            <w:r w:rsidRPr="00253487">
              <w:t>AccountType</w:t>
            </w:r>
          </w:p>
        </w:tc>
        <w:tc>
          <w:tcPr>
            <w:tcW w:w="811" w:type="dxa"/>
            <w:tcBorders>
              <w:bottom w:val="single" w:sz="6" w:space="0" w:color="000000"/>
            </w:tcBorders>
            <w:shd w:val="clear" w:color="auto" w:fill="auto"/>
          </w:tcPr>
          <w:p w14:paraId="67F3ECAF"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3CBDCAE" w14:textId="77777777" w:rsidR="00253487" w:rsidRPr="00253487" w:rsidRDefault="00253487" w:rsidP="00253487">
            <w:r w:rsidRPr="00253487">
              <w:t>Type of account associated with the order (Origin)</w:t>
            </w:r>
          </w:p>
        </w:tc>
      </w:tr>
      <w:tr w:rsidR="00253487" w:rsidRPr="00253487" w14:paraId="501D1494" w14:textId="77777777" w:rsidTr="000F73DB">
        <w:tc>
          <w:tcPr>
            <w:tcW w:w="3402" w:type="dxa"/>
            <w:gridSpan w:val="2"/>
            <w:tcBorders>
              <w:top w:val="single" w:sz="6" w:space="0" w:color="000000"/>
              <w:bottom w:val="single" w:sz="6" w:space="0" w:color="000000"/>
            </w:tcBorders>
            <w:shd w:val="clear" w:color="auto" w:fill="E6E6E6"/>
          </w:tcPr>
          <w:p w14:paraId="69C0DFBF"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27548C9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1A1328C" w14:textId="77777777" w:rsidR="00253487" w:rsidRPr="00253487" w:rsidRDefault="00253487" w:rsidP="00253487"/>
        </w:tc>
      </w:tr>
      <w:tr w:rsidR="00253487" w:rsidRPr="00253487" w14:paraId="7F313CA3" w14:textId="77777777" w:rsidTr="000F73DB">
        <w:tc>
          <w:tcPr>
            <w:tcW w:w="652" w:type="dxa"/>
            <w:tcBorders>
              <w:top w:val="single" w:sz="6" w:space="0" w:color="000000"/>
              <w:bottom w:val="single" w:sz="6" w:space="0" w:color="000000"/>
            </w:tcBorders>
            <w:shd w:val="clear" w:color="auto" w:fill="auto"/>
          </w:tcPr>
          <w:p w14:paraId="06AB4504" w14:textId="77777777" w:rsidR="00253487" w:rsidRPr="00253487" w:rsidRDefault="00253487" w:rsidP="000F73DB">
            <w:pPr>
              <w:jc w:val="center"/>
            </w:pPr>
            <w:r w:rsidRPr="00253487">
              <w:t>15</w:t>
            </w:r>
          </w:p>
        </w:tc>
        <w:tc>
          <w:tcPr>
            <w:tcW w:w="2750" w:type="dxa"/>
            <w:tcBorders>
              <w:top w:val="single" w:sz="6" w:space="0" w:color="000000"/>
              <w:bottom w:val="single" w:sz="6" w:space="0" w:color="000000"/>
            </w:tcBorders>
            <w:shd w:val="clear" w:color="auto" w:fill="auto"/>
          </w:tcPr>
          <w:p w14:paraId="7383565C" w14:textId="77777777" w:rsidR="00253487" w:rsidRPr="00253487" w:rsidRDefault="00253487" w:rsidP="00253487">
            <w:r w:rsidRPr="00253487">
              <w:t>Currency</w:t>
            </w:r>
          </w:p>
        </w:tc>
        <w:tc>
          <w:tcPr>
            <w:tcW w:w="811" w:type="dxa"/>
            <w:tcBorders>
              <w:top w:val="single" w:sz="6" w:space="0" w:color="000000"/>
              <w:bottom w:val="single" w:sz="6" w:space="0" w:color="000000"/>
            </w:tcBorders>
            <w:shd w:val="clear" w:color="auto" w:fill="auto"/>
          </w:tcPr>
          <w:p w14:paraId="1094F23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3D1C3BDC" w14:textId="77777777" w:rsidR="00253487" w:rsidRPr="00253487" w:rsidRDefault="00253487" w:rsidP="00253487"/>
        </w:tc>
      </w:tr>
      <w:tr w:rsidR="00253487" w:rsidRPr="00253487" w14:paraId="0C30C7A5" w14:textId="77777777" w:rsidTr="000F73DB">
        <w:tc>
          <w:tcPr>
            <w:tcW w:w="3402" w:type="dxa"/>
            <w:gridSpan w:val="2"/>
            <w:tcBorders>
              <w:top w:val="single" w:sz="6" w:space="0" w:color="000000"/>
              <w:bottom w:val="single" w:sz="6" w:space="0" w:color="000000"/>
            </w:tcBorders>
            <w:shd w:val="clear" w:color="auto" w:fill="E6E6E6"/>
          </w:tcPr>
          <w:p w14:paraId="1EF031A1"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7FAC9D1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C127C21" w14:textId="77777777" w:rsidR="00253487" w:rsidRPr="00253487" w:rsidRDefault="00253487" w:rsidP="00253487">
            <w:r w:rsidRPr="00253487">
              <w:t>Specifies the number of legs that make up the Security</w:t>
            </w:r>
          </w:p>
        </w:tc>
      </w:tr>
      <w:tr w:rsidR="00253487" w:rsidRPr="00253487" w14:paraId="67D51712" w14:textId="77777777" w:rsidTr="000F73DB">
        <w:tc>
          <w:tcPr>
            <w:tcW w:w="3402" w:type="dxa"/>
            <w:gridSpan w:val="2"/>
            <w:tcBorders>
              <w:top w:val="single" w:sz="6" w:space="0" w:color="000000"/>
              <w:bottom w:val="single" w:sz="6" w:space="0" w:color="000000"/>
            </w:tcBorders>
            <w:shd w:val="clear" w:color="auto" w:fill="E6E6E6"/>
          </w:tcPr>
          <w:p w14:paraId="4667CD9F"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17482DF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71766F1" w14:textId="77777777" w:rsidR="00253487" w:rsidRPr="00253487" w:rsidRDefault="00253487" w:rsidP="00253487">
            <w:r w:rsidRPr="00253487">
              <w:t>Specifies the number of underlying legs that make up the Security</w:t>
            </w:r>
          </w:p>
        </w:tc>
      </w:tr>
      <w:tr w:rsidR="00253487" w:rsidRPr="00253487" w14:paraId="280B7A65" w14:textId="77777777" w:rsidTr="000F73DB">
        <w:tc>
          <w:tcPr>
            <w:tcW w:w="652" w:type="dxa"/>
            <w:tcBorders>
              <w:top w:val="single" w:sz="6" w:space="0" w:color="000000"/>
            </w:tcBorders>
            <w:shd w:val="clear" w:color="auto" w:fill="auto"/>
          </w:tcPr>
          <w:p w14:paraId="74E3007A" w14:textId="77777777" w:rsidR="00253487" w:rsidRPr="00253487" w:rsidRDefault="00253487" w:rsidP="000F73DB">
            <w:pPr>
              <w:jc w:val="center"/>
            </w:pPr>
            <w:r w:rsidRPr="00253487">
              <w:t>725</w:t>
            </w:r>
          </w:p>
        </w:tc>
        <w:tc>
          <w:tcPr>
            <w:tcW w:w="2750" w:type="dxa"/>
            <w:tcBorders>
              <w:top w:val="single" w:sz="6" w:space="0" w:color="000000"/>
            </w:tcBorders>
            <w:shd w:val="clear" w:color="auto" w:fill="auto"/>
          </w:tcPr>
          <w:p w14:paraId="43963A96" w14:textId="77777777" w:rsidR="00253487" w:rsidRPr="00253487" w:rsidRDefault="00253487" w:rsidP="00253487">
            <w:r w:rsidRPr="00253487">
              <w:t>ResponseTransportType</w:t>
            </w:r>
          </w:p>
        </w:tc>
        <w:tc>
          <w:tcPr>
            <w:tcW w:w="811" w:type="dxa"/>
            <w:tcBorders>
              <w:top w:val="single" w:sz="6" w:space="0" w:color="000000"/>
            </w:tcBorders>
            <w:shd w:val="clear" w:color="auto" w:fill="auto"/>
          </w:tcPr>
          <w:p w14:paraId="7552667A"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5325C4A" w14:textId="77777777" w:rsidR="00253487" w:rsidRPr="00253487" w:rsidRDefault="00253487" w:rsidP="00253487">
            <w:r w:rsidRPr="00253487">
              <w:t>Ability to specify whether the response to the request should be delivered inband or via pre-arranged out-of-band transport.</w:t>
            </w:r>
          </w:p>
        </w:tc>
      </w:tr>
      <w:tr w:rsidR="00253487" w:rsidRPr="00253487" w14:paraId="4B86FE98" w14:textId="77777777" w:rsidTr="000F73DB">
        <w:tc>
          <w:tcPr>
            <w:tcW w:w="652" w:type="dxa"/>
            <w:shd w:val="clear" w:color="auto" w:fill="auto"/>
          </w:tcPr>
          <w:p w14:paraId="5B6343BD" w14:textId="77777777" w:rsidR="00253487" w:rsidRPr="00253487" w:rsidRDefault="00253487" w:rsidP="000F73DB">
            <w:pPr>
              <w:jc w:val="center"/>
            </w:pPr>
            <w:r w:rsidRPr="00253487">
              <w:t>726</w:t>
            </w:r>
          </w:p>
        </w:tc>
        <w:tc>
          <w:tcPr>
            <w:tcW w:w="2750" w:type="dxa"/>
            <w:shd w:val="clear" w:color="auto" w:fill="auto"/>
          </w:tcPr>
          <w:p w14:paraId="0A2A9BB4" w14:textId="77777777" w:rsidR="00253487" w:rsidRPr="00253487" w:rsidRDefault="00253487" w:rsidP="00253487">
            <w:r w:rsidRPr="00253487">
              <w:t>ResponseDestination</w:t>
            </w:r>
          </w:p>
        </w:tc>
        <w:tc>
          <w:tcPr>
            <w:tcW w:w="811" w:type="dxa"/>
            <w:shd w:val="clear" w:color="auto" w:fill="auto"/>
          </w:tcPr>
          <w:p w14:paraId="1FA40D67" w14:textId="77777777" w:rsidR="00253487" w:rsidRPr="00253487" w:rsidRDefault="00253487" w:rsidP="000F73DB">
            <w:pPr>
              <w:jc w:val="center"/>
            </w:pPr>
            <w:r w:rsidRPr="00253487">
              <w:t>N</w:t>
            </w:r>
          </w:p>
        </w:tc>
        <w:tc>
          <w:tcPr>
            <w:tcW w:w="4859" w:type="dxa"/>
            <w:shd w:val="clear" w:color="auto" w:fill="auto"/>
          </w:tcPr>
          <w:p w14:paraId="73A2E70E" w14:textId="77777777" w:rsidR="00253487" w:rsidRPr="00253487" w:rsidRDefault="00253487" w:rsidP="00253487">
            <w:r w:rsidRPr="00253487">
              <w:t>URI destination name. Used if ResponseTransportType is out-of-band.</w:t>
            </w:r>
          </w:p>
        </w:tc>
      </w:tr>
      <w:tr w:rsidR="00253487" w:rsidRPr="00253487" w14:paraId="2D123FFE" w14:textId="77777777" w:rsidTr="000F73DB">
        <w:tc>
          <w:tcPr>
            <w:tcW w:w="652" w:type="dxa"/>
            <w:shd w:val="clear" w:color="auto" w:fill="auto"/>
          </w:tcPr>
          <w:p w14:paraId="14E1E676" w14:textId="77777777" w:rsidR="00253487" w:rsidRPr="00253487" w:rsidRDefault="00253487" w:rsidP="000F73DB">
            <w:pPr>
              <w:jc w:val="center"/>
            </w:pPr>
            <w:r w:rsidRPr="00253487">
              <w:t>58</w:t>
            </w:r>
          </w:p>
        </w:tc>
        <w:tc>
          <w:tcPr>
            <w:tcW w:w="2750" w:type="dxa"/>
            <w:shd w:val="clear" w:color="auto" w:fill="auto"/>
          </w:tcPr>
          <w:p w14:paraId="3952FD28" w14:textId="77777777" w:rsidR="00253487" w:rsidRPr="00253487" w:rsidRDefault="00253487" w:rsidP="00253487">
            <w:r w:rsidRPr="00253487">
              <w:t>Text</w:t>
            </w:r>
          </w:p>
        </w:tc>
        <w:tc>
          <w:tcPr>
            <w:tcW w:w="811" w:type="dxa"/>
            <w:shd w:val="clear" w:color="auto" w:fill="auto"/>
          </w:tcPr>
          <w:p w14:paraId="3FC6BB87" w14:textId="77777777" w:rsidR="00253487" w:rsidRPr="00253487" w:rsidRDefault="00253487" w:rsidP="000F73DB">
            <w:pPr>
              <w:jc w:val="center"/>
            </w:pPr>
            <w:r w:rsidRPr="00253487">
              <w:t>N</w:t>
            </w:r>
          </w:p>
        </w:tc>
        <w:tc>
          <w:tcPr>
            <w:tcW w:w="4859" w:type="dxa"/>
            <w:shd w:val="clear" w:color="auto" w:fill="auto"/>
          </w:tcPr>
          <w:p w14:paraId="4614F545" w14:textId="77777777" w:rsidR="00253487" w:rsidRPr="00253487" w:rsidRDefault="00253487" w:rsidP="00253487"/>
        </w:tc>
      </w:tr>
      <w:tr w:rsidR="00253487" w:rsidRPr="00253487" w14:paraId="72A3AB32" w14:textId="77777777" w:rsidTr="000F73DB">
        <w:tc>
          <w:tcPr>
            <w:tcW w:w="652" w:type="dxa"/>
            <w:shd w:val="clear" w:color="auto" w:fill="auto"/>
          </w:tcPr>
          <w:p w14:paraId="302DCAA4" w14:textId="77777777" w:rsidR="00253487" w:rsidRPr="00253487" w:rsidRDefault="00253487" w:rsidP="000F73DB">
            <w:pPr>
              <w:jc w:val="center"/>
            </w:pPr>
            <w:r w:rsidRPr="00253487">
              <w:t>354</w:t>
            </w:r>
          </w:p>
        </w:tc>
        <w:tc>
          <w:tcPr>
            <w:tcW w:w="2750" w:type="dxa"/>
            <w:shd w:val="clear" w:color="auto" w:fill="auto"/>
          </w:tcPr>
          <w:p w14:paraId="67C3C779" w14:textId="77777777" w:rsidR="00253487" w:rsidRPr="00253487" w:rsidRDefault="00253487" w:rsidP="00253487">
            <w:r w:rsidRPr="00253487">
              <w:t>EncodedTextLen</w:t>
            </w:r>
          </w:p>
        </w:tc>
        <w:tc>
          <w:tcPr>
            <w:tcW w:w="811" w:type="dxa"/>
            <w:shd w:val="clear" w:color="auto" w:fill="auto"/>
          </w:tcPr>
          <w:p w14:paraId="5CC85B40" w14:textId="77777777" w:rsidR="00253487" w:rsidRPr="00253487" w:rsidRDefault="00253487" w:rsidP="000F73DB">
            <w:pPr>
              <w:jc w:val="center"/>
            </w:pPr>
            <w:r w:rsidRPr="00253487">
              <w:t>N</w:t>
            </w:r>
          </w:p>
        </w:tc>
        <w:tc>
          <w:tcPr>
            <w:tcW w:w="4859" w:type="dxa"/>
            <w:shd w:val="clear" w:color="auto" w:fill="auto"/>
          </w:tcPr>
          <w:p w14:paraId="0D618E7B" w14:textId="77777777" w:rsidR="00253487" w:rsidRPr="00253487" w:rsidRDefault="00253487" w:rsidP="00253487">
            <w:r w:rsidRPr="00253487">
              <w:t>Must be set if EncodedText field is specified and must immediately precede it.</w:t>
            </w:r>
          </w:p>
        </w:tc>
      </w:tr>
      <w:tr w:rsidR="00253487" w:rsidRPr="00253487" w14:paraId="653AA86C" w14:textId="77777777" w:rsidTr="000F73DB">
        <w:tc>
          <w:tcPr>
            <w:tcW w:w="652" w:type="dxa"/>
            <w:tcBorders>
              <w:bottom w:val="single" w:sz="6" w:space="0" w:color="000000"/>
            </w:tcBorders>
            <w:shd w:val="clear" w:color="auto" w:fill="auto"/>
          </w:tcPr>
          <w:p w14:paraId="0BEB84F1"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6557DB0E"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767B893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C4B0639"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205E3EF2" w14:textId="77777777" w:rsidTr="000F73DB">
        <w:tc>
          <w:tcPr>
            <w:tcW w:w="3402" w:type="dxa"/>
            <w:gridSpan w:val="2"/>
            <w:tcBorders>
              <w:top w:val="single" w:sz="6" w:space="0" w:color="000000"/>
              <w:bottom w:val="double" w:sz="6" w:space="0" w:color="000000"/>
            </w:tcBorders>
            <w:shd w:val="clear" w:color="auto" w:fill="E6E6E6"/>
          </w:tcPr>
          <w:p w14:paraId="165C30D9"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69CAA0BD"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1D855D6F" w14:textId="77777777" w:rsidR="00253487" w:rsidRPr="00253487" w:rsidRDefault="00253487" w:rsidP="00253487"/>
        </w:tc>
      </w:tr>
      <w:bookmarkEnd w:id="330"/>
    </w:tbl>
    <w:p w14:paraId="5AA198AA"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5ED6498" w14:textId="77777777">
        <w:tc>
          <w:tcPr>
            <w:tcW w:w="9576" w:type="dxa"/>
            <w:tcBorders>
              <w:bottom w:val="nil"/>
            </w:tcBorders>
            <w:shd w:val="pct25" w:color="auto" w:fill="FFFFFF"/>
          </w:tcPr>
          <w:p w14:paraId="046A87EE" w14:textId="77777777" w:rsidR="009E3F16" w:rsidRDefault="009E3F16">
            <w:pPr>
              <w:pStyle w:val="Heading5"/>
            </w:pPr>
            <w:r>
              <w:rPr>
                <w:rFonts w:ascii="Times New Roman" w:hAnsi="Times New Roman"/>
                <w:sz w:val="24"/>
              </w:rPr>
              <w:t xml:space="preserve">FIXML Definition for this message – see </w:t>
            </w:r>
            <w:hyperlink r:id="rId82"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6C519C9A" w14:textId="77777777">
        <w:tc>
          <w:tcPr>
            <w:tcW w:w="9576" w:type="dxa"/>
            <w:shd w:val="pct12" w:color="auto" w:fill="FFFFFF"/>
          </w:tcPr>
          <w:p w14:paraId="7F38D85B"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ReqForPossAck</w:t>
            </w:r>
          </w:p>
          <w:p w14:paraId="42D123A7"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11F19F1B" w14:textId="77777777" w:rsidR="009E3F16" w:rsidRDefault="009E3F16">
      <w:pPr>
        <w:pStyle w:val="NormalIndent"/>
      </w:pPr>
    </w:p>
    <w:p w14:paraId="7D719CA8" w14:textId="77777777" w:rsidR="009E3F16" w:rsidRDefault="009E3F16">
      <w:pPr>
        <w:pStyle w:val="Heading2"/>
      </w:pPr>
      <w:r>
        <w:br w:type="page"/>
      </w:r>
      <w:bookmarkStart w:id="331" w:name="_Toc227925109"/>
      <w:r>
        <w:t>Position Report</w:t>
      </w:r>
      <w:bookmarkEnd w:id="331"/>
    </w:p>
    <w:p w14:paraId="0A93CEAC" w14:textId="77777777" w:rsidR="009E3F16" w:rsidRDefault="009E3F16">
      <w:pPr>
        <w:pStyle w:val="NormalIndent"/>
      </w:pPr>
      <w:r>
        <w:t xml:space="preserve">The Position Report message is returned by the holder of a position in response to a Request for Position message. The purpose of the message is to report all aspects of a position and may be provided on a standing basis to report end of day positions to an owner. </w:t>
      </w:r>
    </w:p>
    <w:p w14:paraId="636C56DA" w14:textId="77777777" w:rsidR="009E3F16" w:rsidRDefault="009E3F16">
      <w:pPr>
        <w:pStyle w:val="NormalIndent"/>
      </w:pPr>
    </w:p>
    <w:p w14:paraId="4E4CD624" w14:textId="77777777" w:rsidR="009E3F16" w:rsidRDefault="009E3F16">
      <w:pPr>
        <w:pStyle w:val="NormalIndent"/>
        <w:jc w:val="center"/>
        <w:rPr>
          <w:b/>
          <w:sz w:val="24"/>
        </w:rPr>
      </w:pPr>
      <w:r>
        <w:rPr>
          <w:b/>
          <w:sz w:val="24"/>
        </w:rPr>
        <w:t>Position Report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30A1C57B"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74C000F6" w14:textId="77777777" w:rsidR="00253487" w:rsidRPr="000F73DB" w:rsidRDefault="00253487" w:rsidP="000F73DB">
            <w:pPr>
              <w:jc w:val="center"/>
              <w:rPr>
                <w:b/>
                <w:i/>
              </w:rPr>
            </w:pPr>
            <w:bookmarkStart w:id="332" w:name="Msg_PositionRepo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04F1CE10"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4B7AF67B"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474EAF24" w14:textId="77777777" w:rsidR="00253487" w:rsidRPr="000F73DB" w:rsidRDefault="00253487" w:rsidP="000F73DB">
            <w:pPr>
              <w:jc w:val="center"/>
              <w:rPr>
                <w:b/>
                <w:i/>
              </w:rPr>
            </w:pPr>
            <w:r w:rsidRPr="000F73DB">
              <w:rPr>
                <w:b/>
                <w:i/>
              </w:rPr>
              <w:t>Comments</w:t>
            </w:r>
          </w:p>
        </w:tc>
      </w:tr>
      <w:tr w:rsidR="00253487" w:rsidRPr="00253487" w14:paraId="5E7A954C" w14:textId="77777777" w:rsidTr="000F73DB">
        <w:tc>
          <w:tcPr>
            <w:tcW w:w="3402" w:type="dxa"/>
            <w:gridSpan w:val="2"/>
            <w:tcBorders>
              <w:top w:val="single" w:sz="6" w:space="0" w:color="000000"/>
              <w:bottom w:val="single" w:sz="6" w:space="0" w:color="000000"/>
            </w:tcBorders>
            <w:shd w:val="clear" w:color="auto" w:fill="E6E6E6"/>
          </w:tcPr>
          <w:p w14:paraId="4921CB83"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30893389"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1A8AEB89" w14:textId="77777777" w:rsidR="00253487" w:rsidRPr="00253487" w:rsidRDefault="00253487" w:rsidP="00253487">
            <w:r w:rsidRPr="00253487">
              <w:t>MsgType = AP</w:t>
            </w:r>
          </w:p>
        </w:tc>
      </w:tr>
      <w:tr w:rsidR="00253487" w:rsidRPr="00253487" w14:paraId="30640EC7" w14:textId="77777777" w:rsidTr="000F73DB">
        <w:tc>
          <w:tcPr>
            <w:tcW w:w="3402" w:type="dxa"/>
            <w:gridSpan w:val="2"/>
            <w:tcBorders>
              <w:top w:val="single" w:sz="6" w:space="0" w:color="000000"/>
              <w:bottom w:val="single" w:sz="6" w:space="0" w:color="000000"/>
            </w:tcBorders>
            <w:shd w:val="clear" w:color="auto" w:fill="E6E6E6"/>
          </w:tcPr>
          <w:p w14:paraId="1FBE7D19" w14:textId="77777777" w:rsidR="00253487" w:rsidRPr="00253487" w:rsidRDefault="00253487" w:rsidP="000F73DB">
            <w:pPr>
              <w:jc w:val="left"/>
            </w:pPr>
            <w:r w:rsidRPr="00253487">
              <w:t>component block  &lt;ApplicationSequenceControl&gt;</w:t>
            </w:r>
          </w:p>
        </w:tc>
        <w:tc>
          <w:tcPr>
            <w:tcW w:w="811" w:type="dxa"/>
            <w:tcBorders>
              <w:top w:val="single" w:sz="6" w:space="0" w:color="000000"/>
              <w:bottom w:val="single" w:sz="6" w:space="0" w:color="000000"/>
            </w:tcBorders>
            <w:shd w:val="clear" w:color="auto" w:fill="E6E6E6"/>
          </w:tcPr>
          <w:p w14:paraId="69D1DE8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353C973" w14:textId="77777777" w:rsidR="00253487" w:rsidRPr="00253487" w:rsidRDefault="00253487" w:rsidP="00253487"/>
        </w:tc>
      </w:tr>
      <w:tr w:rsidR="00253487" w:rsidRPr="00253487" w14:paraId="33DB5610" w14:textId="77777777" w:rsidTr="000F73DB">
        <w:tc>
          <w:tcPr>
            <w:tcW w:w="652" w:type="dxa"/>
            <w:tcBorders>
              <w:top w:val="single" w:sz="6" w:space="0" w:color="000000"/>
            </w:tcBorders>
            <w:shd w:val="clear" w:color="auto" w:fill="auto"/>
          </w:tcPr>
          <w:p w14:paraId="0997C582" w14:textId="77777777" w:rsidR="00253487" w:rsidRPr="00253487" w:rsidRDefault="00253487" w:rsidP="000F73DB">
            <w:pPr>
              <w:jc w:val="center"/>
            </w:pPr>
            <w:r w:rsidRPr="00253487">
              <w:t>721</w:t>
            </w:r>
          </w:p>
        </w:tc>
        <w:tc>
          <w:tcPr>
            <w:tcW w:w="2750" w:type="dxa"/>
            <w:tcBorders>
              <w:top w:val="single" w:sz="6" w:space="0" w:color="000000"/>
            </w:tcBorders>
            <w:shd w:val="clear" w:color="auto" w:fill="auto"/>
          </w:tcPr>
          <w:p w14:paraId="1E80BE35" w14:textId="77777777" w:rsidR="00253487" w:rsidRPr="00253487" w:rsidRDefault="00253487" w:rsidP="00253487">
            <w:r w:rsidRPr="00253487">
              <w:t>PosMaintRptID</w:t>
            </w:r>
          </w:p>
        </w:tc>
        <w:tc>
          <w:tcPr>
            <w:tcW w:w="811" w:type="dxa"/>
            <w:tcBorders>
              <w:top w:val="single" w:sz="6" w:space="0" w:color="000000"/>
            </w:tcBorders>
            <w:shd w:val="clear" w:color="auto" w:fill="auto"/>
          </w:tcPr>
          <w:p w14:paraId="4C0DB0A6"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443EAF64" w14:textId="77777777" w:rsidR="00253487" w:rsidRPr="00253487" w:rsidRDefault="00253487" w:rsidP="00253487">
            <w:r w:rsidRPr="00253487">
              <w:t>Unique identifier for this position report</w:t>
            </w:r>
          </w:p>
        </w:tc>
      </w:tr>
      <w:tr w:rsidR="00253487" w:rsidRPr="00253487" w14:paraId="1400F31D" w14:textId="77777777" w:rsidTr="000F73DB">
        <w:tc>
          <w:tcPr>
            <w:tcW w:w="652" w:type="dxa"/>
            <w:shd w:val="clear" w:color="auto" w:fill="auto"/>
          </w:tcPr>
          <w:p w14:paraId="00816946" w14:textId="77777777" w:rsidR="00253487" w:rsidRPr="00253487" w:rsidRDefault="00253487" w:rsidP="000F73DB">
            <w:pPr>
              <w:jc w:val="center"/>
            </w:pPr>
            <w:r w:rsidRPr="00253487">
              <w:t>710</w:t>
            </w:r>
          </w:p>
        </w:tc>
        <w:tc>
          <w:tcPr>
            <w:tcW w:w="2750" w:type="dxa"/>
            <w:shd w:val="clear" w:color="auto" w:fill="auto"/>
          </w:tcPr>
          <w:p w14:paraId="7FB06483" w14:textId="77777777" w:rsidR="00253487" w:rsidRPr="00253487" w:rsidRDefault="00253487" w:rsidP="00253487">
            <w:r w:rsidRPr="00253487">
              <w:t>PosReqID</w:t>
            </w:r>
          </w:p>
        </w:tc>
        <w:tc>
          <w:tcPr>
            <w:tcW w:w="811" w:type="dxa"/>
            <w:shd w:val="clear" w:color="auto" w:fill="auto"/>
          </w:tcPr>
          <w:p w14:paraId="2D0CFDBD" w14:textId="77777777" w:rsidR="00253487" w:rsidRPr="00253487" w:rsidRDefault="00253487" w:rsidP="000F73DB">
            <w:pPr>
              <w:jc w:val="center"/>
            </w:pPr>
            <w:r w:rsidRPr="00253487">
              <w:t>N</w:t>
            </w:r>
          </w:p>
        </w:tc>
        <w:tc>
          <w:tcPr>
            <w:tcW w:w="4859" w:type="dxa"/>
            <w:shd w:val="clear" w:color="auto" w:fill="auto"/>
          </w:tcPr>
          <w:p w14:paraId="666EFC52" w14:textId="77777777" w:rsidR="00253487" w:rsidRDefault="00253487" w:rsidP="00253487">
            <w:r w:rsidRPr="00253487">
              <w:t>Unique identifier for the Request for Positions associated with this report</w:t>
            </w:r>
          </w:p>
          <w:p w14:paraId="4AD2CCA0" w14:textId="77777777" w:rsidR="00253487" w:rsidRPr="00253487" w:rsidRDefault="00253487" w:rsidP="00253487">
            <w:r w:rsidRPr="00253487">
              <w:t>This field should not be provided if the report was sent unsolicited.</w:t>
            </w:r>
          </w:p>
        </w:tc>
      </w:tr>
      <w:tr w:rsidR="00253487" w:rsidRPr="00253487" w14:paraId="441C7ABE" w14:textId="77777777" w:rsidTr="000F73DB">
        <w:tc>
          <w:tcPr>
            <w:tcW w:w="652" w:type="dxa"/>
            <w:shd w:val="clear" w:color="auto" w:fill="auto"/>
          </w:tcPr>
          <w:p w14:paraId="037B62FA" w14:textId="77777777" w:rsidR="00253487" w:rsidRPr="00253487" w:rsidRDefault="00253487" w:rsidP="000F73DB">
            <w:pPr>
              <w:jc w:val="center"/>
            </w:pPr>
            <w:r w:rsidRPr="00253487">
              <w:t>724</w:t>
            </w:r>
          </w:p>
        </w:tc>
        <w:tc>
          <w:tcPr>
            <w:tcW w:w="2750" w:type="dxa"/>
            <w:shd w:val="clear" w:color="auto" w:fill="auto"/>
          </w:tcPr>
          <w:p w14:paraId="2F90B037" w14:textId="77777777" w:rsidR="00253487" w:rsidRPr="00253487" w:rsidRDefault="00253487" w:rsidP="00253487">
            <w:r w:rsidRPr="00253487">
              <w:t>PosReqType</w:t>
            </w:r>
          </w:p>
        </w:tc>
        <w:tc>
          <w:tcPr>
            <w:tcW w:w="811" w:type="dxa"/>
            <w:shd w:val="clear" w:color="auto" w:fill="auto"/>
          </w:tcPr>
          <w:p w14:paraId="5CC50BF0" w14:textId="77777777" w:rsidR="00253487" w:rsidRPr="00253487" w:rsidRDefault="00253487" w:rsidP="000F73DB">
            <w:pPr>
              <w:jc w:val="center"/>
            </w:pPr>
            <w:r w:rsidRPr="00253487">
              <w:t>N</w:t>
            </w:r>
          </w:p>
        </w:tc>
        <w:tc>
          <w:tcPr>
            <w:tcW w:w="4859" w:type="dxa"/>
            <w:shd w:val="clear" w:color="auto" w:fill="auto"/>
          </w:tcPr>
          <w:p w14:paraId="0E67EDDA" w14:textId="77777777" w:rsidR="00253487" w:rsidRPr="00253487" w:rsidRDefault="00253487" w:rsidP="00253487"/>
        </w:tc>
      </w:tr>
      <w:tr w:rsidR="00253487" w:rsidRPr="00253487" w14:paraId="66853E60" w14:textId="77777777" w:rsidTr="000F73DB">
        <w:tc>
          <w:tcPr>
            <w:tcW w:w="652" w:type="dxa"/>
            <w:shd w:val="clear" w:color="auto" w:fill="auto"/>
          </w:tcPr>
          <w:p w14:paraId="139DADDB" w14:textId="77777777" w:rsidR="00253487" w:rsidRPr="00253487" w:rsidRDefault="00253487" w:rsidP="000F73DB">
            <w:pPr>
              <w:jc w:val="center"/>
            </w:pPr>
            <w:r w:rsidRPr="00253487">
              <w:t>263</w:t>
            </w:r>
          </w:p>
        </w:tc>
        <w:tc>
          <w:tcPr>
            <w:tcW w:w="2750" w:type="dxa"/>
            <w:shd w:val="clear" w:color="auto" w:fill="auto"/>
          </w:tcPr>
          <w:p w14:paraId="23237471" w14:textId="77777777" w:rsidR="00253487" w:rsidRPr="00253487" w:rsidRDefault="00253487" w:rsidP="00253487">
            <w:r w:rsidRPr="00253487">
              <w:t>SubscriptionRequestType</w:t>
            </w:r>
          </w:p>
        </w:tc>
        <w:tc>
          <w:tcPr>
            <w:tcW w:w="811" w:type="dxa"/>
            <w:shd w:val="clear" w:color="auto" w:fill="auto"/>
          </w:tcPr>
          <w:p w14:paraId="2236CA46" w14:textId="77777777" w:rsidR="00253487" w:rsidRPr="00253487" w:rsidRDefault="00253487" w:rsidP="000F73DB">
            <w:pPr>
              <w:jc w:val="center"/>
            </w:pPr>
            <w:r w:rsidRPr="00253487">
              <w:t>N</w:t>
            </w:r>
          </w:p>
        </w:tc>
        <w:tc>
          <w:tcPr>
            <w:tcW w:w="4859" w:type="dxa"/>
            <w:shd w:val="clear" w:color="auto" w:fill="auto"/>
          </w:tcPr>
          <w:p w14:paraId="2AFAB440" w14:textId="77777777" w:rsidR="00253487" w:rsidRDefault="00253487" w:rsidP="00253487">
            <w:r w:rsidRPr="00253487">
              <w:t>Used to subscribe / unsubscribe for trade capture reports</w:t>
            </w:r>
          </w:p>
          <w:p w14:paraId="6EE1C667" w14:textId="77777777" w:rsidR="00253487" w:rsidRPr="00253487" w:rsidRDefault="00253487" w:rsidP="00253487">
            <w:r w:rsidRPr="00253487">
              <w:t>If the field is absent, the value 0 will be the default</w:t>
            </w:r>
          </w:p>
        </w:tc>
      </w:tr>
      <w:tr w:rsidR="00253487" w:rsidRPr="00253487" w14:paraId="575517F4" w14:textId="77777777" w:rsidTr="000F73DB">
        <w:tc>
          <w:tcPr>
            <w:tcW w:w="652" w:type="dxa"/>
            <w:shd w:val="clear" w:color="auto" w:fill="auto"/>
          </w:tcPr>
          <w:p w14:paraId="20B6C484" w14:textId="77777777" w:rsidR="00253487" w:rsidRPr="00253487" w:rsidRDefault="00253487" w:rsidP="000F73DB">
            <w:pPr>
              <w:jc w:val="center"/>
            </w:pPr>
            <w:r w:rsidRPr="00253487">
              <w:t>727</w:t>
            </w:r>
          </w:p>
        </w:tc>
        <w:tc>
          <w:tcPr>
            <w:tcW w:w="2750" w:type="dxa"/>
            <w:shd w:val="clear" w:color="auto" w:fill="auto"/>
          </w:tcPr>
          <w:p w14:paraId="1E9DB50D" w14:textId="77777777" w:rsidR="00253487" w:rsidRPr="00253487" w:rsidRDefault="00253487" w:rsidP="00253487">
            <w:r w:rsidRPr="00253487">
              <w:t>TotalNumPosReports</w:t>
            </w:r>
          </w:p>
        </w:tc>
        <w:tc>
          <w:tcPr>
            <w:tcW w:w="811" w:type="dxa"/>
            <w:shd w:val="clear" w:color="auto" w:fill="auto"/>
          </w:tcPr>
          <w:p w14:paraId="233776EF" w14:textId="77777777" w:rsidR="00253487" w:rsidRPr="00253487" w:rsidRDefault="00253487" w:rsidP="000F73DB">
            <w:pPr>
              <w:jc w:val="center"/>
            </w:pPr>
            <w:r w:rsidRPr="00253487">
              <w:t>N</w:t>
            </w:r>
          </w:p>
        </w:tc>
        <w:tc>
          <w:tcPr>
            <w:tcW w:w="4859" w:type="dxa"/>
            <w:shd w:val="clear" w:color="auto" w:fill="auto"/>
          </w:tcPr>
          <w:p w14:paraId="21DA860B" w14:textId="77777777" w:rsidR="00253487" w:rsidRPr="00253487" w:rsidRDefault="00253487" w:rsidP="00253487">
            <w:r w:rsidRPr="00253487">
              <w:t>Total number of Position Reports being returned</w:t>
            </w:r>
          </w:p>
        </w:tc>
      </w:tr>
      <w:tr w:rsidR="00253487" w:rsidRPr="00253487" w14:paraId="1BF6A556" w14:textId="77777777" w:rsidTr="000F73DB">
        <w:tc>
          <w:tcPr>
            <w:tcW w:w="652" w:type="dxa"/>
            <w:shd w:val="clear" w:color="auto" w:fill="auto"/>
          </w:tcPr>
          <w:p w14:paraId="7684E22D" w14:textId="77777777" w:rsidR="00253487" w:rsidRPr="00253487" w:rsidRDefault="00253487" w:rsidP="000F73DB">
            <w:pPr>
              <w:jc w:val="center"/>
            </w:pPr>
            <w:r w:rsidRPr="00253487">
              <w:t>728</w:t>
            </w:r>
          </w:p>
        </w:tc>
        <w:tc>
          <w:tcPr>
            <w:tcW w:w="2750" w:type="dxa"/>
            <w:shd w:val="clear" w:color="auto" w:fill="auto"/>
          </w:tcPr>
          <w:p w14:paraId="62E5BFD2" w14:textId="77777777" w:rsidR="00253487" w:rsidRPr="00253487" w:rsidRDefault="00253487" w:rsidP="00253487">
            <w:r w:rsidRPr="00253487">
              <w:t>PosReqResult</w:t>
            </w:r>
          </w:p>
        </w:tc>
        <w:tc>
          <w:tcPr>
            <w:tcW w:w="811" w:type="dxa"/>
            <w:shd w:val="clear" w:color="auto" w:fill="auto"/>
          </w:tcPr>
          <w:p w14:paraId="22FCD5A6" w14:textId="77777777" w:rsidR="00253487" w:rsidRPr="00253487" w:rsidRDefault="00253487" w:rsidP="000F73DB">
            <w:pPr>
              <w:jc w:val="center"/>
            </w:pPr>
            <w:r w:rsidRPr="00253487">
              <w:t>N</w:t>
            </w:r>
          </w:p>
        </w:tc>
        <w:tc>
          <w:tcPr>
            <w:tcW w:w="4859" w:type="dxa"/>
            <w:shd w:val="clear" w:color="auto" w:fill="auto"/>
          </w:tcPr>
          <w:p w14:paraId="589D0C88" w14:textId="77777777" w:rsidR="00253487" w:rsidRPr="00253487" w:rsidRDefault="00253487" w:rsidP="00253487">
            <w:r w:rsidRPr="00253487">
              <w:t>Result of a Request for Position</w:t>
            </w:r>
          </w:p>
        </w:tc>
      </w:tr>
      <w:tr w:rsidR="00253487" w:rsidRPr="00253487" w14:paraId="4EA360BD" w14:textId="77777777" w:rsidTr="000F73DB">
        <w:tc>
          <w:tcPr>
            <w:tcW w:w="652" w:type="dxa"/>
            <w:shd w:val="clear" w:color="auto" w:fill="auto"/>
          </w:tcPr>
          <w:p w14:paraId="6031853E" w14:textId="77777777" w:rsidR="00253487" w:rsidRPr="00253487" w:rsidRDefault="00253487" w:rsidP="000F73DB">
            <w:pPr>
              <w:jc w:val="center"/>
            </w:pPr>
            <w:r w:rsidRPr="00253487">
              <w:t>325</w:t>
            </w:r>
          </w:p>
        </w:tc>
        <w:tc>
          <w:tcPr>
            <w:tcW w:w="2750" w:type="dxa"/>
            <w:shd w:val="clear" w:color="auto" w:fill="auto"/>
          </w:tcPr>
          <w:p w14:paraId="66D193C8" w14:textId="77777777" w:rsidR="00253487" w:rsidRPr="00253487" w:rsidRDefault="00253487" w:rsidP="00253487">
            <w:r w:rsidRPr="00253487">
              <w:t>UnsolicitedIndicator</w:t>
            </w:r>
          </w:p>
        </w:tc>
        <w:tc>
          <w:tcPr>
            <w:tcW w:w="811" w:type="dxa"/>
            <w:shd w:val="clear" w:color="auto" w:fill="auto"/>
          </w:tcPr>
          <w:p w14:paraId="111F4DF4" w14:textId="77777777" w:rsidR="00253487" w:rsidRPr="00253487" w:rsidRDefault="00253487" w:rsidP="000F73DB">
            <w:pPr>
              <w:jc w:val="center"/>
            </w:pPr>
            <w:r w:rsidRPr="00253487">
              <w:t>N</w:t>
            </w:r>
          </w:p>
        </w:tc>
        <w:tc>
          <w:tcPr>
            <w:tcW w:w="4859" w:type="dxa"/>
            <w:shd w:val="clear" w:color="auto" w:fill="auto"/>
          </w:tcPr>
          <w:p w14:paraId="78FE4B80" w14:textId="77777777" w:rsidR="00253487" w:rsidRPr="00253487" w:rsidRDefault="00253487" w:rsidP="00253487">
            <w:r w:rsidRPr="00253487">
              <w:t>Set to 'Y' if message is sent as a result of a subscription request or out of band configuration as opposed to a Position Request.</w:t>
            </w:r>
          </w:p>
        </w:tc>
      </w:tr>
      <w:tr w:rsidR="00253487" w:rsidRPr="00253487" w14:paraId="70440059" w14:textId="77777777" w:rsidTr="000F73DB">
        <w:tc>
          <w:tcPr>
            <w:tcW w:w="652" w:type="dxa"/>
            <w:shd w:val="clear" w:color="auto" w:fill="auto"/>
          </w:tcPr>
          <w:p w14:paraId="6CC31A95" w14:textId="77777777" w:rsidR="00253487" w:rsidRPr="00253487" w:rsidRDefault="00253487" w:rsidP="000F73DB">
            <w:pPr>
              <w:jc w:val="center"/>
            </w:pPr>
            <w:r w:rsidRPr="00253487">
              <w:t>715</w:t>
            </w:r>
          </w:p>
        </w:tc>
        <w:tc>
          <w:tcPr>
            <w:tcW w:w="2750" w:type="dxa"/>
            <w:shd w:val="clear" w:color="auto" w:fill="auto"/>
          </w:tcPr>
          <w:p w14:paraId="13DFC3DD" w14:textId="77777777" w:rsidR="00253487" w:rsidRPr="00253487" w:rsidRDefault="00253487" w:rsidP="00253487">
            <w:r w:rsidRPr="00253487">
              <w:t>ClearingBusinessDate</w:t>
            </w:r>
          </w:p>
        </w:tc>
        <w:tc>
          <w:tcPr>
            <w:tcW w:w="811" w:type="dxa"/>
            <w:shd w:val="clear" w:color="auto" w:fill="auto"/>
          </w:tcPr>
          <w:p w14:paraId="0A69A0F9" w14:textId="77777777" w:rsidR="00253487" w:rsidRPr="00253487" w:rsidRDefault="00253487" w:rsidP="000F73DB">
            <w:pPr>
              <w:jc w:val="center"/>
            </w:pPr>
            <w:r w:rsidRPr="00253487">
              <w:t>Y</w:t>
            </w:r>
          </w:p>
        </w:tc>
        <w:tc>
          <w:tcPr>
            <w:tcW w:w="4859" w:type="dxa"/>
            <w:shd w:val="clear" w:color="auto" w:fill="auto"/>
          </w:tcPr>
          <w:p w14:paraId="11511FF7" w14:textId="77777777" w:rsidR="00253487" w:rsidRPr="00253487" w:rsidRDefault="00253487" w:rsidP="00253487">
            <w:r w:rsidRPr="00253487">
              <w:t>The Clearing Business Date referred to by this maintenance request</w:t>
            </w:r>
          </w:p>
        </w:tc>
      </w:tr>
      <w:tr w:rsidR="00253487" w:rsidRPr="00253487" w14:paraId="5C175C4A" w14:textId="77777777" w:rsidTr="000F73DB">
        <w:tc>
          <w:tcPr>
            <w:tcW w:w="652" w:type="dxa"/>
            <w:shd w:val="clear" w:color="auto" w:fill="auto"/>
          </w:tcPr>
          <w:p w14:paraId="7BCE4A51" w14:textId="77777777" w:rsidR="00253487" w:rsidRPr="00253487" w:rsidRDefault="00253487" w:rsidP="000F73DB">
            <w:pPr>
              <w:jc w:val="center"/>
            </w:pPr>
            <w:r w:rsidRPr="00253487">
              <w:t>716</w:t>
            </w:r>
          </w:p>
        </w:tc>
        <w:tc>
          <w:tcPr>
            <w:tcW w:w="2750" w:type="dxa"/>
            <w:shd w:val="clear" w:color="auto" w:fill="auto"/>
          </w:tcPr>
          <w:p w14:paraId="34060C86" w14:textId="77777777" w:rsidR="00253487" w:rsidRPr="00253487" w:rsidRDefault="00253487" w:rsidP="00253487">
            <w:r w:rsidRPr="00253487">
              <w:t>SettlSessID</w:t>
            </w:r>
          </w:p>
        </w:tc>
        <w:tc>
          <w:tcPr>
            <w:tcW w:w="811" w:type="dxa"/>
            <w:shd w:val="clear" w:color="auto" w:fill="auto"/>
          </w:tcPr>
          <w:p w14:paraId="671B3756" w14:textId="77777777" w:rsidR="00253487" w:rsidRPr="00253487" w:rsidRDefault="00253487" w:rsidP="000F73DB">
            <w:pPr>
              <w:jc w:val="center"/>
            </w:pPr>
            <w:r w:rsidRPr="00253487">
              <w:t>N</w:t>
            </w:r>
          </w:p>
        </w:tc>
        <w:tc>
          <w:tcPr>
            <w:tcW w:w="4859" w:type="dxa"/>
            <w:shd w:val="clear" w:color="auto" w:fill="auto"/>
          </w:tcPr>
          <w:p w14:paraId="1A26C319" w14:textId="77777777" w:rsidR="00253487" w:rsidRPr="00253487" w:rsidRDefault="00253487" w:rsidP="00253487"/>
        </w:tc>
      </w:tr>
      <w:tr w:rsidR="00253487" w:rsidRPr="00253487" w14:paraId="3AFF6901" w14:textId="77777777" w:rsidTr="000F73DB">
        <w:tc>
          <w:tcPr>
            <w:tcW w:w="652" w:type="dxa"/>
            <w:shd w:val="clear" w:color="auto" w:fill="auto"/>
          </w:tcPr>
          <w:p w14:paraId="073C644B" w14:textId="77777777" w:rsidR="00253487" w:rsidRPr="00253487" w:rsidRDefault="00253487" w:rsidP="000F73DB">
            <w:pPr>
              <w:jc w:val="center"/>
            </w:pPr>
            <w:r w:rsidRPr="00253487">
              <w:t>717</w:t>
            </w:r>
          </w:p>
        </w:tc>
        <w:tc>
          <w:tcPr>
            <w:tcW w:w="2750" w:type="dxa"/>
            <w:shd w:val="clear" w:color="auto" w:fill="auto"/>
          </w:tcPr>
          <w:p w14:paraId="32E049D1" w14:textId="77777777" w:rsidR="00253487" w:rsidRPr="00253487" w:rsidRDefault="00253487" w:rsidP="00253487">
            <w:r w:rsidRPr="00253487">
              <w:t>SettlSessSubID</w:t>
            </w:r>
          </w:p>
        </w:tc>
        <w:tc>
          <w:tcPr>
            <w:tcW w:w="811" w:type="dxa"/>
            <w:shd w:val="clear" w:color="auto" w:fill="auto"/>
          </w:tcPr>
          <w:p w14:paraId="617CB615" w14:textId="77777777" w:rsidR="00253487" w:rsidRPr="00253487" w:rsidRDefault="00253487" w:rsidP="000F73DB">
            <w:pPr>
              <w:jc w:val="center"/>
            </w:pPr>
            <w:r w:rsidRPr="00253487">
              <w:t>N</w:t>
            </w:r>
          </w:p>
        </w:tc>
        <w:tc>
          <w:tcPr>
            <w:tcW w:w="4859" w:type="dxa"/>
            <w:shd w:val="clear" w:color="auto" w:fill="auto"/>
          </w:tcPr>
          <w:p w14:paraId="086237B2" w14:textId="77777777" w:rsidR="00253487" w:rsidRPr="00253487" w:rsidRDefault="00253487" w:rsidP="00253487"/>
        </w:tc>
      </w:tr>
      <w:tr w:rsidR="00253487" w:rsidRPr="00253487" w14:paraId="479CF2CE" w14:textId="77777777" w:rsidTr="000F73DB">
        <w:tc>
          <w:tcPr>
            <w:tcW w:w="652" w:type="dxa"/>
            <w:shd w:val="clear" w:color="auto" w:fill="auto"/>
          </w:tcPr>
          <w:p w14:paraId="736C0DD2" w14:textId="77777777" w:rsidR="00253487" w:rsidRPr="00253487" w:rsidRDefault="00253487" w:rsidP="000F73DB">
            <w:pPr>
              <w:jc w:val="center"/>
            </w:pPr>
            <w:r w:rsidRPr="00253487">
              <w:t>423</w:t>
            </w:r>
          </w:p>
        </w:tc>
        <w:tc>
          <w:tcPr>
            <w:tcW w:w="2750" w:type="dxa"/>
            <w:shd w:val="clear" w:color="auto" w:fill="auto"/>
          </w:tcPr>
          <w:p w14:paraId="135B35EA" w14:textId="77777777" w:rsidR="00253487" w:rsidRPr="00253487" w:rsidRDefault="00253487" w:rsidP="00253487">
            <w:r w:rsidRPr="00253487">
              <w:t>PriceType</w:t>
            </w:r>
          </w:p>
        </w:tc>
        <w:tc>
          <w:tcPr>
            <w:tcW w:w="811" w:type="dxa"/>
            <w:shd w:val="clear" w:color="auto" w:fill="auto"/>
          </w:tcPr>
          <w:p w14:paraId="2D3018F7" w14:textId="77777777" w:rsidR="00253487" w:rsidRPr="00253487" w:rsidRDefault="00253487" w:rsidP="000F73DB">
            <w:pPr>
              <w:jc w:val="center"/>
            </w:pPr>
            <w:r w:rsidRPr="00253487">
              <w:t>N</w:t>
            </w:r>
          </w:p>
        </w:tc>
        <w:tc>
          <w:tcPr>
            <w:tcW w:w="4859" w:type="dxa"/>
            <w:shd w:val="clear" w:color="auto" w:fill="auto"/>
          </w:tcPr>
          <w:p w14:paraId="293A9619" w14:textId="77777777" w:rsidR="00253487" w:rsidRPr="00253487" w:rsidRDefault="00253487" w:rsidP="00253487"/>
        </w:tc>
      </w:tr>
      <w:tr w:rsidR="00253487" w:rsidRPr="00253487" w14:paraId="24C3EE7A" w14:textId="77777777" w:rsidTr="000F73DB">
        <w:tc>
          <w:tcPr>
            <w:tcW w:w="652" w:type="dxa"/>
            <w:shd w:val="clear" w:color="auto" w:fill="auto"/>
          </w:tcPr>
          <w:p w14:paraId="6B1BABBD" w14:textId="77777777" w:rsidR="00253487" w:rsidRPr="00253487" w:rsidRDefault="00253487" w:rsidP="000F73DB">
            <w:pPr>
              <w:jc w:val="center"/>
            </w:pPr>
            <w:r w:rsidRPr="00253487">
              <w:t>120</w:t>
            </w:r>
          </w:p>
        </w:tc>
        <w:tc>
          <w:tcPr>
            <w:tcW w:w="2750" w:type="dxa"/>
            <w:shd w:val="clear" w:color="auto" w:fill="auto"/>
          </w:tcPr>
          <w:p w14:paraId="1F9868E0" w14:textId="77777777" w:rsidR="00253487" w:rsidRPr="00253487" w:rsidRDefault="00253487" w:rsidP="00253487">
            <w:r w:rsidRPr="00253487">
              <w:t>SettlCurrency</w:t>
            </w:r>
          </w:p>
        </w:tc>
        <w:tc>
          <w:tcPr>
            <w:tcW w:w="811" w:type="dxa"/>
            <w:shd w:val="clear" w:color="auto" w:fill="auto"/>
          </w:tcPr>
          <w:p w14:paraId="34FC0C8D" w14:textId="77777777" w:rsidR="00253487" w:rsidRPr="00253487" w:rsidRDefault="00253487" w:rsidP="000F73DB">
            <w:pPr>
              <w:jc w:val="center"/>
            </w:pPr>
            <w:r w:rsidRPr="00253487">
              <w:t>N</w:t>
            </w:r>
          </w:p>
        </w:tc>
        <w:tc>
          <w:tcPr>
            <w:tcW w:w="4859" w:type="dxa"/>
            <w:shd w:val="clear" w:color="auto" w:fill="auto"/>
          </w:tcPr>
          <w:p w14:paraId="447A5962" w14:textId="77777777" w:rsidR="00253487" w:rsidRPr="00253487" w:rsidRDefault="00253487" w:rsidP="00253487"/>
        </w:tc>
      </w:tr>
      <w:tr w:rsidR="00253487" w:rsidRPr="00253487" w14:paraId="2555CDAC" w14:textId="77777777" w:rsidTr="000F73DB">
        <w:tc>
          <w:tcPr>
            <w:tcW w:w="652" w:type="dxa"/>
            <w:tcBorders>
              <w:bottom w:val="single" w:sz="6" w:space="0" w:color="000000"/>
            </w:tcBorders>
            <w:shd w:val="clear" w:color="auto" w:fill="auto"/>
          </w:tcPr>
          <w:p w14:paraId="0BA08B0D" w14:textId="77777777" w:rsidR="00253487" w:rsidRPr="00253487" w:rsidRDefault="00253487" w:rsidP="000F73DB">
            <w:pPr>
              <w:jc w:val="center"/>
            </w:pPr>
            <w:r w:rsidRPr="00253487">
              <w:t>1011</w:t>
            </w:r>
          </w:p>
        </w:tc>
        <w:tc>
          <w:tcPr>
            <w:tcW w:w="2750" w:type="dxa"/>
            <w:tcBorders>
              <w:bottom w:val="single" w:sz="6" w:space="0" w:color="000000"/>
            </w:tcBorders>
            <w:shd w:val="clear" w:color="auto" w:fill="auto"/>
          </w:tcPr>
          <w:p w14:paraId="29032533" w14:textId="77777777" w:rsidR="00253487" w:rsidRPr="00253487" w:rsidRDefault="00253487" w:rsidP="00253487">
            <w:r w:rsidRPr="00253487">
              <w:t>MessageEventSource</w:t>
            </w:r>
          </w:p>
        </w:tc>
        <w:tc>
          <w:tcPr>
            <w:tcW w:w="811" w:type="dxa"/>
            <w:tcBorders>
              <w:bottom w:val="single" w:sz="6" w:space="0" w:color="000000"/>
            </w:tcBorders>
            <w:shd w:val="clear" w:color="auto" w:fill="auto"/>
          </w:tcPr>
          <w:p w14:paraId="78B6E732"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BD068EB" w14:textId="77777777" w:rsidR="00253487" w:rsidRPr="00253487" w:rsidRDefault="00253487" w:rsidP="00253487">
            <w:r w:rsidRPr="00253487">
              <w:t>Used to identify the event or source which gave rise to a message</w:t>
            </w:r>
          </w:p>
        </w:tc>
      </w:tr>
      <w:tr w:rsidR="00253487" w:rsidRPr="00253487" w14:paraId="7ACDCEF5" w14:textId="77777777" w:rsidTr="000F73DB">
        <w:tc>
          <w:tcPr>
            <w:tcW w:w="3402" w:type="dxa"/>
            <w:gridSpan w:val="2"/>
            <w:tcBorders>
              <w:top w:val="single" w:sz="6" w:space="0" w:color="000000"/>
              <w:bottom w:val="single" w:sz="6" w:space="0" w:color="000000"/>
            </w:tcBorders>
            <w:shd w:val="clear" w:color="auto" w:fill="E6E6E6"/>
          </w:tcPr>
          <w:p w14:paraId="67C01234"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4E87431C"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36266A6E" w14:textId="77777777" w:rsidR="00253487" w:rsidRPr="00253487" w:rsidRDefault="00253487" w:rsidP="00253487">
            <w:r w:rsidRPr="00253487">
              <w:t>Position Account</w:t>
            </w:r>
          </w:p>
        </w:tc>
      </w:tr>
      <w:tr w:rsidR="00253487" w:rsidRPr="00253487" w14:paraId="139A72D6" w14:textId="77777777" w:rsidTr="000F73DB">
        <w:tc>
          <w:tcPr>
            <w:tcW w:w="652" w:type="dxa"/>
            <w:tcBorders>
              <w:top w:val="single" w:sz="6" w:space="0" w:color="000000"/>
            </w:tcBorders>
            <w:shd w:val="clear" w:color="auto" w:fill="auto"/>
          </w:tcPr>
          <w:p w14:paraId="44897468"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684386BB" w14:textId="77777777" w:rsidR="00253487" w:rsidRPr="00253487" w:rsidRDefault="00253487" w:rsidP="00253487">
            <w:r w:rsidRPr="00253487">
              <w:t>Account</w:t>
            </w:r>
          </w:p>
        </w:tc>
        <w:tc>
          <w:tcPr>
            <w:tcW w:w="811" w:type="dxa"/>
            <w:tcBorders>
              <w:top w:val="single" w:sz="6" w:space="0" w:color="000000"/>
            </w:tcBorders>
            <w:shd w:val="clear" w:color="auto" w:fill="auto"/>
          </w:tcPr>
          <w:p w14:paraId="0194A2A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E31B285" w14:textId="77777777" w:rsidR="00253487" w:rsidRPr="00253487" w:rsidRDefault="00253487" w:rsidP="00253487">
            <w:r w:rsidRPr="00253487">
              <w:t>Account may also be specified through via Parties Block using Party Role 27 which signifies Account</w:t>
            </w:r>
          </w:p>
        </w:tc>
      </w:tr>
      <w:tr w:rsidR="00253487" w:rsidRPr="00253487" w14:paraId="301615A7" w14:textId="77777777" w:rsidTr="000F73DB">
        <w:tc>
          <w:tcPr>
            <w:tcW w:w="652" w:type="dxa"/>
            <w:shd w:val="clear" w:color="auto" w:fill="auto"/>
          </w:tcPr>
          <w:p w14:paraId="27342481" w14:textId="77777777" w:rsidR="00253487" w:rsidRPr="00253487" w:rsidRDefault="00253487" w:rsidP="000F73DB">
            <w:pPr>
              <w:jc w:val="center"/>
            </w:pPr>
            <w:r w:rsidRPr="00253487">
              <w:t>660</w:t>
            </w:r>
          </w:p>
        </w:tc>
        <w:tc>
          <w:tcPr>
            <w:tcW w:w="2750" w:type="dxa"/>
            <w:shd w:val="clear" w:color="auto" w:fill="auto"/>
          </w:tcPr>
          <w:p w14:paraId="16693B83" w14:textId="77777777" w:rsidR="00253487" w:rsidRPr="00253487" w:rsidRDefault="00253487" w:rsidP="00253487">
            <w:r w:rsidRPr="00253487">
              <w:t>AcctIDSource</w:t>
            </w:r>
          </w:p>
        </w:tc>
        <w:tc>
          <w:tcPr>
            <w:tcW w:w="811" w:type="dxa"/>
            <w:shd w:val="clear" w:color="auto" w:fill="auto"/>
          </w:tcPr>
          <w:p w14:paraId="5E1CD17A" w14:textId="77777777" w:rsidR="00253487" w:rsidRPr="00253487" w:rsidRDefault="00253487" w:rsidP="000F73DB">
            <w:pPr>
              <w:jc w:val="center"/>
            </w:pPr>
            <w:r w:rsidRPr="00253487">
              <w:t>N</w:t>
            </w:r>
          </w:p>
        </w:tc>
        <w:tc>
          <w:tcPr>
            <w:tcW w:w="4859" w:type="dxa"/>
            <w:shd w:val="clear" w:color="auto" w:fill="auto"/>
          </w:tcPr>
          <w:p w14:paraId="129D1AB4" w14:textId="77777777" w:rsidR="00253487" w:rsidRPr="00253487" w:rsidRDefault="00253487" w:rsidP="00253487"/>
        </w:tc>
      </w:tr>
      <w:tr w:rsidR="00253487" w:rsidRPr="00253487" w14:paraId="30436B0A" w14:textId="77777777" w:rsidTr="000F73DB">
        <w:tc>
          <w:tcPr>
            <w:tcW w:w="652" w:type="dxa"/>
            <w:tcBorders>
              <w:bottom w:val="single" w:sz="6" w:space="0" w:color="000000"/>
            </w:tcBorders>
            <w:shd w:val="clear" w:color="auto" w:fill="auto"/>
          </w:tcPr>
          <w:p w14:paraId="5A496C3A" w14:textId="77777777" w:rsidR="00253487" w:rsidRPr="00253487" w:rsidRDefault="00253487" w:rsidP="000F73DB">
            <w:pPr>
              <w:jc w:val="center"/>
            </w:pPr>
            <w:r w:rsidRPr="00253487">
              <w:t>581</w:t>
            </w:r>
          </w:p>
        </w:tc>
        <w:tc>
          <w:tcPr>
            <w:tcW w:w="2750" w:type="dxa"/>
            <w:tcBorders>
              <w:bottom w:val="single" w:sz="6" w:space="0" w:color="000000"/>
            </w:tcBorders>
            <w:shd w:val="clear" w:color="auto" w:fill="auto"/>
          </w:tcPr>
          <w:p w14:paraId="4DC9CEA0" w14:textId="77777777" w:rsidR="00253487" w:rsidRPr="00253487" w:rsidRDefault="00253487" w:rsidP="00253487">
            <w:r w:rsidRPr="00253487">
              <w:t>AccountType</w:t>
            </w:r>
          </w:p>
        </w:tc>
        <w:tc>
          <w:tcPr>
            <w:tcW w:w="811" w:type="dxa"/>
            <w:tcBorders>
              <w:bottom w:val="single" w:sz="6" w:space="0" w:color="000000"/>
            </w:tcBorders>
            <w:shd w:val="clear" w:color="auto" w:fill="auto"/>
          </w:tcPr>
          <w:p w14:paraId="5208BCFF"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447598E" w14:textId="77777777" w:rsidR="00253487" w:rsidRPr="00253487" w:rsidRDefault="00253487" w:rsidP="00253487">
            <w:r w:rsidRPr="00253487">
              <w:t>Type of account associated with the order (Origin). Account may also be specified through via Parties Block using Party Role 27 which signifies Account</w:t>
            </w:r>
          </w:p>
        </w:tc>
      </w:tr>
      <w:tr w:rsidR="00253487" w:rsidRPr="00253487" w14:paraId="78ADF898" w14:textId="77777777" w:rsidTr="000F73DB">
        <w:tc>
          <w:tcPr>
            <w:tcW w:w="3402" w:type="dxa"/>
            <w:gridSpan w:val="2"/>
            <w:tcBorders>
              <w:top w:val="single" w:sz="6" w:space="0" w:color="000000"/>
              <w:bottom w:val="single" w:sz="6" w:space="0" w:color="000000"/>
            </w:tcBorders>
            <w:shd w:val="clear" w:color="auto" w:fill="E6E6E6"/>
          </w:tcPr>
          <w:p w14:paraId="256E18EE"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0BBF221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E8B14E9" w14:textId="77777777" w:rsidR="00253487" w:rsidRPr="00253487" w:rsidRDefault="00253487" w:rsidP="00253487"/>
        </w:tc>
      </w:tr>
      <w:tr w:rsidR="00253487" w:rsidRPr="00253487" w14:paraId="36E62382" w14:textId="77777777" w:rsidTr="000F73DB">
        <w:tc>
          <w:tcPr>
            <w:tcW w:w="652" w:type="dxa"/>
            <w:tcBorders>
              <w:top w:val="single" w:sz="6" w:space="0" w:color="000000"/>
            </w:tcBorders>
            <w:shd w:val="clear" w:color="auto" w:fill="auto"/>
          </w:tcPr>
          <w:p w14:paraId="4526EA23" w14:textId="77777777" w:rsidR="00253487" w:rsidRPr="00253487" w:rsidRDefault="00253487" w:rsidP="000F73DB">
            <w:pPr>
              <w:jc w:val="center"/>
            </w:pPr>
            <w:r w:rsidRPr="00253487">
              <w:t>15</w:t>
            </w:r>
          </w:p>
        </w:tc>
        <w:tc>
          <w:tcPr>
            <w:tcW w:w="2750" w:type="dxa"/>
            <w:tcBorders>
              <w:top w:val="single" w:sz="6" w:space="0" w:color="000000"/>
            </w:tcBorders>
            <w:shd w:val="clear" w:color="auto" w:fill="auto"/>
          </w:tcPr>
          <w:p w14:paraId="00F11191" w14:textId="77777777" w:rsidR="00253487" w:rsidRPr="00253487" w:rsidRDefault="00253487" w:rsidP="00253487">
            <w:r w:rsidRPr="00253487">
              <w:t>Currency</w:t>
            </w:r>
          </w:p>
        </w:tc>
        <w:tc>
          <w:tcPr>
            <w:tcW w:w="811" w:type="dxa"/>
            <w:tcBorders>
              <w:top w:val="single" w:sz="6" w:space="0" w:color="000000"/>
            </w:tcBorders>
            <w:shd w:val="clear" w:color="auto" w:fill="auto"/>
          </w:tcPr>
          <w:p w14:paraId="3B3B9AC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8AD997C" w14:textId="77777777" w:rsidR="00253487" w:rsidRPr="00253487" w:rsidRDefault="00253487" w:rsidP="00253487"/>
        </w:tc>
      </w:tr>
      <w:tr w:rsidR="00253487" w:rsidRPr="00253487" w14:paraId="41A5640B" w14:textId="77777777" w:rsidTr="000F73DB">
        <w:tc>
          <w:tcPr>
            <w:tcW w:w="652" w:type="dxa"/>
            <w:shd w:val="clear" w:color="auto" w:fill="auto"/>
          </w:tcPr>
          <w:p w14:paraId="35ECF6A3" w14:textId="77777777" w:rsidR="00253487" w:rsidRPr="00253487" w:rsidRDefault="00253487" w:rsidP="000F73DB">
            <w:pPr>
              <w:jc w:val="center"/>
            </w:pPr>
            <w:r w:rsidRPr="00253487">
              <w:t>730</w:t>
            </w:r>
          </w:p>
        </w:tc>
        <w:tc>
          <w:tcPr>
            <w:tcW w:w="2750" w:type="dxa"/>
            <w:shd w:val="clear" w:color="auto" w:fill="auto"/>
          </w:tcPr>
          <w:p w14:paraId="5EBE9ED5" w14:textId="77777777" w:rsidR="00253487" w:rsidRPr="00253487" w:rsidRDefault="00253487" w:rsidP="00253487">
            <w:r w:rsidRPr="00253487">
              <w:t>SettlPrice</w:t>
            </w:r>
          </w:p>
        </w:tc>
        <w:tc>
          <w:tcPr>
            <w:tcW w:w="811" w:type="dxa"/>
            <w:shd w:val="clear" w:color="auto" w:fill="auto"/>
          </w:tcPr>
          <w:p w14:paraId="51E0467E" w14:textId="77777777" w:rsidR="00253487" w:rsidRPr="00253487" w:rsidRDefault="00253487" w:rsidP="000F73DB">
            <w:pPr>
              <w:jc w:val="center"/>
            </w:pPr>
            <w:r w:rsidRPr="00253487">
              <w:t>N</w:t>
            </w:r>
          </w:p>
        </w:tc>
        <w:tc>
          <w:tcPr>
            <w:tcW w:w="4859" w:type="dxa"/>
            <w:shd w:val="clear" w:color="auto" w:fill="auto"/>
          </w:tcPr>
          <w:p w14:paraId="23FD25F1" w14:textId="77777777" w:rsidR="00253487" w:rsidRPr="00253487" w:rsidRDefault="00253487" w:rsidP="00253487"/>
        </w:tc>
      </w:tr>
      <w:tr w:rsidR="00253487" w:rsidRPr="00253487" w14:paraId="0EABAD3A" w14:textId="77777777" w:rsidTr="000F73DB">
        <w:tc>
          <w:tcPr>
            <w:tcW w:w="652" w:type="dxa"/>
            <w:shd w:val="clear" w:color="auto" w:fill="auto"/>
          </w:tcPr>
          <w:p w14:paraId="00FBDD81" w14:textId="77777777" w:rsidR="00253487" w:rsidRPr="00253487" w:rsidRDefault="00253487" w:rsidP="000F73DB">
            <w:pPr>
              <w:jc w:val="center"/>
            </w:pPr>
            <w:r w:rsidRPr="00253487">
              <w:t>731</w:t>
            </w:r>
          </w:p>
        </w:tc>
        <w:tc>
          <w:tcPr>
            <w:tcW w:w="2750" w:type="dxa"/>
            <w:shd w:val="clear" w:color="auto" w:fill="auto"/>
          </w:tcPr>
          <w:p w14:paraId="596D59BB" w14:textId="77777777" w:rsidR="00253487" w:rsidRPr="00253487" w:rsidRDefault="00253487" w:rsidP="00253487">
            <w:r w:rsidRPr="00253487">
              <w:t>SettlPriceType</w:t>
            </w:r>
          </w:p>
        </w:tc>
        <w:tc>
          <w:tcPr>
            <w:tcW w:w="811" w:type="dxa"/>
            <w:shd w:val="clear" w:color="auto" w:fill="auto"/>
          </w:tcPr>
          <w:p w14:paraId="531839CB" w14:textId="77777777" w:rsidR="00253487" w:rsidRPr="00253487" w:rsidRDefault="00253487" w:rsidP="000F73DB">
            <w:pPr>
              <w:jc w:val="center"/>
            </w:pPr>
            <w:r w:rsidRPr="00253487">
              <w:t>N</w:t>
            </w:r>
          </w:p>
        </w:tc>
        <w:tc>
          <w:tcPr>
            <w:tcW w:w="4859" w:type="dxa"/>
            <w:shd w:val="clear" w:color="auto" w:fill="auto"/>
          </w:tcPr>
          <w:p w14:paraId="636E0466" w14:textId="77777777" w:rsidR="00253487" w:rsidRPr="00253487" w:rsidRDefault="00253487" w:rsidP="00253487">
            <w:r w:rsidRPr="00253487">
              <w:t>Values = Final, Theoretical</w:t>
            </w:r>
          </w:p>
        </w:tc>
      </w:tr>
      <w:tr w:rsidR="00253487" w:rsidRPr="00253487" w14:paraId="5EFFFEE3" w14:textId="77777777" w:rsidTr="000F73DB">
        <w:tc>
          <w:tcPr>
            <w:tcW w:w="652" w:type="dxa"/>
            <w:shd w:val="clear" w:color="auto" w:fill="auto"/>
          </w:tcPr>
          <w:p w14:paraId="6B213A52" w14:textId="77777777" w:rsidR="00253487" w:rsidRPr="00253487" w:rsidRDefault="00253487" w:rsidP="000F73DB">
            <w:pPr>
              <w:jc w:val="center"/>
            </w:pPr>
            <w:r w:rsidRPr="00253487">
              <w:t>734</w:t>
            </w:r>
          </w:p>
        </w:tc>
        <w:tc>
          <w:tcPr>
            <w:tcW w:w="2750" w:type="dxa"/>
            <w:shd w:val="clear" w:color="auto" w:fill="auto"/>
          </w:tcPr>
          <w:p w14:paraId="74C75B17" w14:textId="77777777" w:rsidR="00253487" w:rsidRPr="00253487" w:rsidRDefault="00253487" w:rsidP="00253487">
            <w:r w:rsidRPr="00253487">
              <w:t>PriorSettlPrice</w:t>
            </w:r>
          </w:p>
        </w:tc>
        <w:tc>
          <w:tcPr>
            <w:tcW w:w="811" w:type="dxa"/>
            <w:shd w:val="clear" w:color="auto" w:fill="auto"/>
          </w:tcPr>
          <w:p w14:paraId="1EFE7293" w14:textId="77777777" w:rsidR="00253487" w:rsidRPr="00253487" w:rsidRDefault="00253487" w:rsidP="000F73DB">
            <w:pPr>
              <w:jc w:val="center"/>
            </w:pPr>
            <w:r w:rsidRPr="00253487">
              <w:t>N</w:t>
            </w:r>
          </w:p>
        </w:tc>
        <w:tc>
          <w:tcPr>
            <w:tcW w:w="4859" w:type="dxa"/>
            <w:shd w:val="clear" w:color="auto" w:fill="auto"/>
          </w:tcPr>
          <w:p w14:paraId="227E3690" w14:textId="77777777" w:rsidR="00253487" w:rsidRPr="00253487" w:rsidRDefault="00253487" w:rsidP="00253487"/>
        </w:tc>
      </w:tr>
      <w:tr w:rsidR="00253487" w:rsidRPr="00253487" w14:paraId="742196AB" w14:textId="77777777" w:rsidTr="000F73DB">
        <w:tc>
          <w:tcPr>
            <w:tcW w:w="652" w:type="dxa"/>
            <w:tcBorders>
              <w:bottom w:val="single" w:sz="6" w:space="0" w:color="000000"/>
            </w:tcBorders>
            <w:shd w:val="clear" w:color="auto" w:fill="auto"/>
          </w:tcPr>
          <w:p w14:paraId="1DE23CBC" w14:textId="77777777" w:rsidR="00253487" w:rsidRPr="00253487" w:rsidRDefault="00253487" w:rsidP="000F73DB">
            <w:pPr>
              <w:jc w:val="center"/>
            </w:pPr>
            <w:r w:rsidRPr="00253487">
              <w:t>573</w:t>
            </w:r>
          </w:p>
        </w:tc>
        <w:tc>
          <w:tcPr>
            <w:tcW w:w="2750" w:type="dxa"/>
            <w:tcBorders>
              <w:bottom w:val="single" w:sz="6" w:space="0" w:color="000000"/>
            </w:tcBorders>
            <w:shd w:val="clear" w:color="auto" w:fill="auto"/>
          </w:tcPr>
          <w:p w14:paraId="0B40ABDA" w14:textId="77777777" w:rsidR="00253487" w:rsidRPr="00253487" w:rsidRDefault="00253487" w:rsidP="00253487">
            <w:r w:rsidRPr="00253487">
              <w:t>MatchStatus</w:t>
            </w:r>
          </w:p>
        </w:tc>
        <w:tc>
          <w:tcPr>
            <w:tcW w:w="811" w:type="dxa"/>
            <w:tcBorders>
              <w:bottom w:val="single" w:sz="6" w:space="0" w:color="000000"/>
            </w:tcBorders>
            <w:shd w:val="clear" w:color="auto" w:fill="auto"/>
          </w:tcPr>
          <w:p w14:paraId="4B0D7C7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F6D0339" w14:textId="77777777" w:rsidR="00253487" w:rsidRPr="00253487" w:rsidRDefault="00253487" w:rsidP="00253487">
            <w:r w:rsidRPr="00253487">
              <w:t>Used to indicate if a Position Report is matched or unmatched</w:t>
            </w:r>
          </w:p>
        </w:tc>
      </w:tr>
      <w:tr w:rsidR="00253487" w:rsidRPr="00253487" w14:paraId="1F500B93" w14:textId="77777777" w:rsidTr="000F73DB">
        <w:tc>
          <w:tcPr>
            <w:tcW w:w="3402" w:type="dxa"/>
            <w:gridSpan w:val="2"/>
            <w:tcBorders>
              <w:top w:val="single" w:sz="6" w:space="0" w:color="000000"/>
              <w:bottom w:val="single" w:sz="6" w:space="0" w:color="000000"/>
            </w:tcBorders>
            <w:shd w:val="clear" w:color="auto" w:fill="E6E6E6"/>
          </w:tcPr>
          <w:p w14:paraId="479E0CB7"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155AA63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1A76EBC" w14:textId="77777777" w:rsidR="00253487" w:rsidRPr="00253487" w:rsidRDefault="00253487" w:rsidP="00253487">
            <w:r w:rsidRPr="00253487">
              <w:t>Specifies the number of legs that make up the Security</w:t>
            </w:r>
          </w:p>
        </w:tc>
      </w:tr>
      <w:tr w:rsidR="00253487" w:rsidRPr="00253487" w14:paraId="12608A4A" w14:textId="77777777" w:rsidTr="000F73DB">
        <w:tc>
          <w:tcPr>
            <w:tcW w:w="3402" w:type="dxa"/>
            <w:gridSpan w:val="2"/>
            <w:tcBorders>
              <w:top w:val="single" w:sz="6" w:space="0" w:color="000000"/>
              <w:bottom w:val="single" w:sz="6" w:space="0" w:color="000000"/>
            </w:tcBorders>
            <w:shd w:val="clear" w:color="auto" w:fill="E6E6E6"/>
          </w:tcPr>
          <w:p w14:paraId="5CD8C1BE" w14:textId="77777777" w:rsidR="00253487" w:rsidRPr="00253487" w:rsidRDefault="00253487" w:rsidP="000F73DB">
            <w:pPr>
              <w:jc w:val="left"/>
            </w:pPr>
            <w:r w:rsidRPr="00253487">
              <w:t>component block  &lt;PosUndInstrmtGrp&gt;</w:t>
            </w:r>
          </w:p>
        </w:tc>
        <w:tc>
          <w:tcPr>
            <w:tcW w:w="811" w:type="dxa"/>
            <w:tcBorders>
              <w:top w:val="single" w:sz="6" w:space="0" w:color="000000"/>
              <w:bottom w:val="single" w:sz="6" w:space="0" w:color="000000"/>
            </w:tcBorders>
            <w:shd w:val="clear" w:color="auto" w:fill="E6E6E6"/>
          </w:tcPr>
          <w:p w14:paraId="028D90D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BFA0A0F" w14:textId="77777777" w:rsidR="00253487" w:rsidRPr="00253487" w:rsidRDefault="00253487" w:rsidP="00253487">
            <w:r w:rsidRPr="00253487">
              <w:t>Specifies the number of underlying legs that make up the Security</w:t>
            </w:r>
          </w:p>
        </w:tc>
      </w:tr>
      <w:tr w:rsidR="00253487" w:rsidRPr="00253487" w14:paraId="4DE53A40" w14:textId="77777777" w:rsidTr="000F73DB">
        <w:tc>
          <w:tcPr>
            <w:tcW w:w="3402" w:type="dxa"/>
            <w:gridSpan w:val="2"/>
            <w:tcBorders>
              <w:top w:val="single" w:sz="6" w:space="0" w:color="000000"/>
              <w:bottom w:val="single" w:sz="6" w:space="0" w:color="000000"/>
            </w:tcBorders>
            <w:shd w:val="clear" w:color="auto" w:fill="E6E6E6"/>
          </w:tcPr>
          <w:p w14:paraId="1CA60321" w14:textId="77777777" w:rsidR="00253487" w:rsidRPr="00253487" w:rsidRDefault="00253487" w:rsidP="000F73DB">
            <w:pPr>
              <w:jc w:val="left"/>
            </w:pPr>
            <w:r w:rsidRPr="00253487">
              <w:t>component block  &lt;PositionQty&gt;</w:t>
            </w:r>
          </w:p>
        </w:tc>
        <w:tc>
          <w:tcPr>
            <w:tcW w:w="811" w:type="dxa"/>
            <w:tcBorders>
              <w:top w:val="single" w:sz="6" w:space="0" w:color="000000"/>
              <w:bottom w:val="single" w:sz="6" w:space="0" w:color="000000"/>
            </w:tcBorders>
            <w:shd w:val="clear" w:color="auto" w:fill="E6E6E6"/>
          </w:tcPr>
          <w:p w14:paraId="27D2D3C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E145A9E" w14:textId="77777777" w:rsidR="00253487" w:rsidRPr="00253487" w:rsidRDefault="00253487" w:rsidP="00253487">
            <w:r w:rsidRPr="00253487">
              <w:t>Insert here the set of "Position Qty" fields defined in "Common Components of Application Messages"</w:t>
            </w:r>
          </w:p>
        </w:tc>
      </w:tr>
      <w:tr w:rsidR="00253487" w:rsidRPr="00253487" w14:paraId="0BC3F808" w14:textId="77777777" w:rsidTr="000F73DB">
        <w:tc>
          <w:tcPr>
            <w:tcW w:w="3402" w:type="dxa"/>
            <w:gridSpan w:val="2"/>
            <w:tcBorders>
              <w:top w:val="single" w:sz="6" w:space="0" w:color="000000"/>
              <w:bottom w:val="single" w:sz="6" w:space="0" w:color="000000"/>
            </w:tcBorders>
            <w:shd w:val="clear" w:color="auto" w:fill="E6E6E6"/>
          </w:tcPr>
          <w:p w14:paraId="6DF8791F" w14:textId="77777777" w:rsidR="00253487" w:rsidRPr="00253487" w:rsidRDefault="00253487" w:rsidP="000F73DB">
            <w:pPr>
              <w:jc w:val="left"/>
            </w:pPr>
            <w:r w:rsidRPr="00253487">
              <w:t>component block  &lt;PositionAmountData&gt;</w:t>
            </w:r>
          </w:p>
        </w:tc>
        <w:tc>
          <w:tcPr>
            <w:tcW w:w="811" w:type="dxa"/>
            <w:tcBorders>
              <w:top w:val="single" w:sz="6" w:space="0" w:color="000000"/>
              <w:bottom w:val="single" w:sz="6" w:space="0" w:color="000000"/>
            </w:tcBorders>
            <w:shd w:val="clear" w:color="auto" w:fill="E6E6E6"/>
          </w:tcPr>
          <w:p w14:paraId="704B8C3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D4F718D" w14:textId="77777777" w:rsidR="00253487" w:rsidRPr="00253487" w:rsidRDefault="00253487" w:rsidP="00253487">
            <w:r w:rsidRPr="00253487">
              <w:t>Insert here the set of "Position Amount Data" fields defined in "Common Components of Application Messages"</w:t>
            </w:r>
          </w:p>
        </w:tc>
      </w:tr>
      <w:tr w:rsidR="00253487" w:rsidRPr="00253487" w14:paraId="2B70879A" w14:textId="77777777" w:rsidTr="000F73DB">
        <w:tc>
          <w:tcPr>
            <w:tcW w:w="652" w:type="dxa"/>
            <w:tcBorders>
              <w:top w:val="single" w:sz="6" w:space="0" w:color="000000"/>
            </w:tcBorders>
            <w:shd w:val="clear" w:color="auto" w:fill="auto"/>
          </w:tcPr>
          <w:p w14:paraId="780EFB28" w14:textId="77777777" w:rsidR="00253487" w:rsidRPr="00253487" w:rsidRDefault="00253487" w:rsidP="000F73DB">
            <w:pPr>
              <w:jc w:val="center"/>
            </w:pPr>
            <w:r w:rsidRPr="00253487">
              <w:t>506</w:t>
            </w:r>
          </w:p>
        </w:tc>
        <w:tc>
          <w:tcPr>
            <w:tcW w:w="2750" w:type="dxa"/>
            <w:tcBorders>
              <w:top w:val="single" w:sz="6" w:space="0" w:color="000000"/>
            </w:tcBorders>
            <w:shd w:val="clear" w:color="auto" w:fill="auto"/>
          </w:tcPr>
          <w:p w14:paraId="71C62CD5" w14:textId="77777777" w:rsidR="00253487" w:rsidRPr="00253487" w:rsidRDefault="00253487" w:rsidP="00253487">
            <w:r w:rsidRPr="00253487">
              <w:t>RegistStatus</w:t>
            </w:r>
          </w:p>
        </w:tc>
        <w:tc>
          <w:tcPr>
            <w:tcW w:w="811" w:type="dxa"/>
            <w:tcBorders>
              <w:top w:val="single" w:sz="6" w:space="0" w:color="000000"/>
            </w:tcBorders>
            <w:shd w:val="clear" w:color="auto" w:fill="auto"/>
          </w:tcPr>
          <w:p w14:paraId="5AB2D898"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A2C2ABE" w14:textId="77777777" w:rsidR="00253487" w:rsidRPr="00253487" w:rsidRDefault="00253487" w:rsidP="00253487">
            <w:r w:rsidRPr="00253487">
              <w:t>RegNonRegInd</w:t>
            </w:r>
          </w:p>
        </w:tc>
      </w:tr>
      <w:tr w:rsidR="00253487" w:rsidRPr="00253487" w14:paraId="7E69CF29" w14:textId="77777777" w:rsidTr="000F73DB">
        <w:tc>
          <w:tcPr>
            <w:tcW w:w="652" w:type="dxa"/>
            <w:shd w:val="clear" w:color="auto" w:fill="auto"/>
          </w:tcPr>
          <w:p w14:paraId="170EEADA" w14:textId="77777777" w:rsidR="00253487" w:rsidRPr="00253487" w:rsidRDefault="00253487" w:rsidP="000F73DB">
            <w:pPr>
              <w:jc w:val="center"/>
            </w:pPr>
            <w:r w:rsidRPr="00253487">
              <w:t>743</w:t>
            </w:r>
          </w:p>
        </w:tc>
        <w:tc>
          <w:tcPr>
            <w:tcW w:w="2750" w:type="dxa"/>
            <w:shd w:val="clear" w:color="auto" w:fill="auto"/>
          </w:tcPr>
          <w:p w14:paraId="325460BF" w14:textId="77777777" w:rsidR="00253487" w:rsidRPr="00253487" w:rsidRDefault="00253487" w:rsidP="00253487">
            <w:r w:rsidRPr="00253487">
              <w:t>DeliveryDate</w:t>
            </w:r>
          </w:p>
        </w:tc>
        <w:tc>
          <w:tcPr>
            <w:tcW w:w="811" w:type="dxa"/>
            <w:shd w:val="clear" w:color="auto" w:fill="auto"/>
          </w:tcPr>
          <w:p w14:paraId="6A105806" w14:textId="77777777" w:rsidR="00253487" w:rsidRPr="00253487" w:rsidRDefault="00253487" w:rsidP="000F73DB">
            <w:pPr>
              <w:jc w:val="center"/>
            </w:pPr>
            <w:r w:rsidRPr="00253487">
              <w:t>N</w:t>
            </w:r>
          </w:p>
        </w:tc>
        <w:tc>
          <w:tcPr>
            <w:tcW w:w="4859" w:type="dxa"/>
            <w:shd w:val="clear" w:color="auto" w:fill="auto"/>
          </w:tcPr>
          <w:p w14:paraId="100DD9D1" w14:textId="77777777" w:rsidR="00253487" w:rsidRPr="00253487" w:rsidRDefault="00253487" w:rsidP="00253487"/>
        </w:tc>
      </w:tr>
      <w:tr w:rsidR="00253487" w:rsidRPr="00253487" w14:paraId="4ED59665" w14:textId="77777777" w:rsidTr="000F73DB">
        <w:tc>
          <w:tcPr>
            <w:tcW w:w="652" w:type="dxa"/>
            <w:shd w:val="clear" w:color="auto" w:fill="auto"/>
          </w:tcPr>
          <w:p w14:paraId="3C3D467D" w14:textId="77777777" w:rsidR="00253487" w:rsidRPr="00253487" w:rsidRDefault="00253487" w:rsidP="000F73DB">
            <w:pPr>
              <w:jc w:val="center"/>
            </w:pPr>
            <w:r w:rsidRPr="00253487">
              <w:t>1434</w:t>
            </w:r>
          </w:p>
        </w:tc>
        <w:tc>
          <w:tcPr>
            <w:tcW w:w="2750" w:type="dxa"/>
            <w:shd w:val="clear" w:color="auto" w:fill="auto"/>
          </w:tcPr>
          <w:p w14:paraId="15C60726" w14:textId="77777777" w:rsidR="00253487" w:rsidRPr="00253487" w:rsidRDefault="00253487" w:rsidP="00253487">
            <w:r w:rsidRPr="00253487">
              <w:t>ModelType</w:t>
            </w:r>
          </w:p>
        </w:tc>
        <w:tc>
          <w:tcPr>
            <w:tcW w:w="811" w:type="dxa"/>
            <w:shd w:val="clear" w:color="auto" w:fill="auto"/>
          </w:tcPr>
          <w:p w14:paraId="690CF932" w14:textId="77777777" w:rsidR="00253487" w:rsidRPr="00253487" w:rsidRDefault="00253487" w:rsidP="000F73DB">
            <w:pPr>
              <w:jc w:val="center"/>
            </w:pPr>
            <w:r w:rsidRPr="00253487">
              <w:t>N</w:t>
            </w:r>
          </w:p>
        </w:tc>
        <w:tc>
          <w:tcPr>
            <w:tcW w:w="4859" w:type="dxa"/>
            <w:shd w:val="clear" w:color="auto" w:fill="auto"/>
          </w:tcPr>
          <w:p w14:paraId="31C0DC71" w14:textId="77777777" w:rsidR="00253487" w:rsidRPr="00253487" w:rsidRDefault="00253487" w:rsidP="00253487"/>
        </w:tc>
      </w:tr>
      <w:tr w:rsidR="00253487" w:rsidRPr="00253487" w14:paraId="62FC50F1" w14:textId="77777777" w:rsidTr="000F73DB">
        <w:tc>
          <w:tcPr>
            <w:tcW w:w="652" w:type="dxa"/>
            <w:shd w:val="clear" w:color="auto" w:fill="auto"/>
          </w:tcPr>
          <w:p w14:paraId="72F77522" w14:textId="77777777" w:rsidR="00253487" w:rsidRPr="00253487" w:rsidRDefault="00253487" w:rsidP="000F73DB">
            <w:pPr>
              <w:jc w:val="center"/>
            </w:pPr>
            <w:r w:rsidRPr="00253487">
              <w:t>811</w:t>
            </w:r>
          </w:p>
        </w:tc>
        <w:tc>
          <w:tcPr>
            <w:tcW w:w="2750" w:type="dxa"/>
            <w:shd w:val="clear" w:color="auto" w:fill="auto"/>
          </w:tcPr>
          <w:p w14:paraId="1A558E64" w14:textId="77777777" w:rsidR="00253487" w:rsidRPr="00253487" w:rsidRDefault="00253487" w:rsidP="00253487">
            <w:r w:rsidRPr="00253487">
              <w:t>PriceDelta</w:t>
            </w:r>
          </w:p>
        </w:tc>
        <w:tc>
          <w:tcPr>
            <w:tcW w:w="811" w:type="dxa"/>
            <w:shd w:val="clear" w:color="auto" w:fill="auto"/>
          </w:tcPr>
          <w:p w14:paraId="5F4461AD" w14:textId="77777777" w:rsidR="00253487" w:rsidRPr="00253487" w:rsidRDefault="00253487" w:rsidP="000F73DB">
            <w:pPr>
              <w:jc w:val="center"/>
            </w:pPr>
            <w:r w:rsidRPr="00253487">
              <w:t>N</w:t>
            </w:r>
          </w:p>
        </w:tc>
        <w:tc>
          <w:tcPr>
            <w:tcW w:w="4859" w:type="dxa"/>
            <w:shd w:val="clear" w:color="auto" w:fill="auto"/>
          </w:tcPr>
          <w:p w14:paraId="5D641166" w14:textId="77777777" w:rsidR="00253487" w:rsidRPr="00253487" w:rsidRDefault="00253487" w:rsidP="00253487"/>
        </w:tc>
      </w:tr>
      <w:tr w:rsidR="00253487" w:rsidRPr="00253487" w14:paraId="33E18071" w14:textId="77777777" w:rsidTr="000F73DB">
        <w:tc>
          <w:tcPr>
            <w:tcW w:w="652" w:type="dxa"/>
            <w:shd w:val="clear" w:color="auto" w:fill="auto"/>
          </w:tcPr>
          <w:p w14:paraId="04BA140E" w14:textId="77777777" w:rsidR="00253487" w:rsidRPr="00253487" w:rsidRDefault="00253487" w:rsidP="000F73DB">
            <w:pPr>
              <w:jc w:val="center"/>
            </w:pPr>
            <w:r w:rsidRPr="00253487">
              <w:t>58</w:t>
            </w:r>
          </w:p>
        </w:tc>
        <w:tc>
          <w:tcPr>
            <w:tcW w:w="2750" w:type="dxa"/>
            <w:shd w:val="clear" w:color="auto" w:fill="auto"/>
          </w:tcPr>
          <w:p w14:paraId="71A02324" w14:textId="77777777" w:rsidR="00253487" w:rsidRPr="00253487" w:rsidRDefault="00253487" w:rsidP="00253487">
            <w:r w:rsidRPr="00253487">
              <w:t>Text</w:t>
            </w:r>
          </w:p>
        </w:tc>
        <w:tc>
          <w:tcPr>
            <w:tcW w:w="811" w:type="dxa"/>
            <w:shd w:val="clear" w:color="auto" w:fill="auto"/>
          </w:tcPr>
          <w:p w14:paraId="277115EA" w14:textId="77777777" w:rsidR="00253487" w:rsidRPr="00253487" w:rsidRDefault="00253487" w:rsidP="000F73DB">
            <w:pPr>
              <w:jc w:val="center"/>
            </w:pPr>
            <w:r w:rsidRPr="00253487">
              <w:t>N</w:t>
            </w:r>
          </w:p>
        </w:tc>
        <w:tc>
          <w:tcPr>
            <w:tcW w:w="4859" w:type="dxa"/>
            <w:shd w:val="clear" w:color="auto" w:fill="auto"/>
          </w:tcPr>
          <w:p w14:paraId="386272F9" w14:textId="77777777" w:rsidR="00253487" w:rsidRPr="00253487" w:rsidRDefault="00253487" w:rsidP="00253487"/>
        </w:tc>
      </w:tr>
      <w:tr w:rsidR="00253487" w:rsidRPr="00253487" w14:paraId="33E6CD4F" w14:textId="77777777" w:rsidTr="000F73DB">
        <w:tc>
          <w:tcPr>
            <w:tcW w:w="652" w:type="dxa"/>
            <w:shd w:val="clear" w:color="auto" w:fill="auto"/>
          </w:tcPr>
          <w:p w14:paraId="6D093B8D" w14:textId="77777777" w:rsidR="00253487" w:rsidRPr="00253487" w:rsidRDefault="00253487" w:rsidP="000F73DB">
            <w:pPr>
              <w:jc w:val="center"/>
            </w:pPr>
            <w:r w:rsidRPr="00253487">
              <w:t>354</w:t>
            </w:r>
          </w:p>
        </w:tc>
        <w:tc>
          <w:tcPr>
            <w:tcW w:w="2750" w:type="dxa"/>
            <w:shd w:val="clear" w:color="auto" w:fill="auto"/>
          </w:tcPr>
          <w:p w14:paraId="163E7B86" w14:textId="77777777" w:rsidR="00253487" w:rsidRPr="00253487" w:rsidRDefault="00253487" w:rsidP="00253487">
            <w:r w:rsidRPr="00253487">
              <w:t>EncodedTextLen</w:t>
            </w:r>
          </w:p>
        </w:tc>
        <w:tc>
          <w:tcPr>
            <w:tcW w:w="811" w:type="dxa"/>
            <w:shd w:val="clear" w:color="auto" w:fill="auto"/>
          </w:tcPr>
          <w:p w14:paraId="76157B59" w14:textId="77777777" w:rsidR="00253487" w:rsidRPr="00253487" w:rsidRDefault="00253487" w:rsidP="000F73DB">
            <w:pPr>
              <w:jc w:val="center"/>
            </w:pPr>
            <w:r w:rsidRPr="00253487">
              <w:t>N</w:t>
            </w:r>
          </w:p>
        </w:tc>
        <w:tc>
          <w:tcPr>
            <w:tcW w:w="4859" w:type="dxa"/>
            <w:shd w:val="clear" w:color="auto" w:fill="auto"/>
          </w:tcPr>
          <w:p w14:paraId="312A03F6" w14:textId="77777777" w:rsidR="00253487" w:rsidRPr="00253487" w:rsidRDefault="00253487" w:rsidP="00253487">
            <w:r w:rsidRPr="00253487">
              <w:t>Must be set if EncodedText field is specified and must immediately precede it.</w:t>
            </w:r>
          </w:p>
        </w:tc>
      </w:tr>
      <w:tr w:rsidR="00253487" w:rsidRPr="00253487" w14:paraId="21B2A545" w14:textId="77777777" w:rsidTr="000F73DB">
        <w:tc>
          <w:tcPr>
            <w:tcW w:w="652" w:type="dxa"/>
            <w:tcBorders>
              <w:bottom w:val="single" w:sz="6" w:space="0" w:color="000000"/>
            </w:tcBorders>
            <w:shd w:val="clear" w:color="auto" w:fill="auto"/>
          </w:tcPr>
          <w:p w14:paraId="385F1A7A"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33879ECD"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74E3E83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64FE28A"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399ABE38" w14:textId="77777777" w:rsidTr="000F73DB">
        <w:tc>
          <w:tcPr>
            <w:tcW w:w="3402" w:type="dxa"/>
            <w:gridSpan w:val="2"/>
            <w:tcBorders>
              <w:top w:val="single" w:sz="6" w:space="0" w:color="000000"/>
              <w:bottom w:val="double" w:sz="6" w:space="0" w:color="000000"/>
            </w:tcBorders>
            <w:shd w:val="clear" w:color="auto" w:fill="E6E6E6"/>
          </w:tcPr>
          <w:p w14:paraId="5D7B1970"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568BC191"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4A8DB663" w14:textId="77777777" w:rsidR="00253487" w:rsidRPr="00253487" w:rsidRDefault="00253487" w:rsidP="00253487"/>
        </w:tc>
      </w:tr>
      <w:bookmarkEnd w:id="332"/>
    </w:tbl>
    <w:p w14:paraId="00804469"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1C50674" w14:textId="77777777">
        <w:tc>
          <w:tcPr>
            <w:tcW w:w="9576" w:type="dxa"/>
            <w:tcBorders>
              <w:bottom w:val="nil"/>
            </w:tcBorders>
            <w:shd w:val="pct25" w:color="auto" w:fill="FFFFFF"/>
          </w:tcPr>
          <w:p w14:paraId="53CD305B" w14:textId="77777777" w:rsidR="009E3F16" w:rsidRDefault="009E3F16">
            <w:pPr>
              <w:pStyle w:val="Heading5"/>
            </w:pPr>
            <w:r>
              <w:rPr>
                <w:rFonts w:ascii="Times New Roman" w:hAnsi="Times New Roman"/>
                <w:sz w:val="24"/>
              </w:rPr>
              <w:t xml:space="preserve">FIXML Definition for this message – see </w:t>
            </w:r>
            <w:hyperlink r:id="rId83"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0E67C183" w14:textId="77777777">
        <w:tc>
          <w:tcPr>
            <w:tcW w:w="9576" w:type="dxa"/>
            <w:shd w:val="pct12" w:color="auto" w:fill="FFFFFF"/>
          </w:tcPr>
          <w:p w14:paraId="7E954496"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PosRpt</w:t>
            </w:r>
          </w:p>
          <w:p w14:paraId="3F753464"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3D77889F" w14:textId="77777777" w:rsidR="009E3F16" w:rsidRDefault="009E3F16"/>
    <w:p w14:paraId="2DC100EC" w14:textId="77777777" w:rsidR="009E3F16" w:rsidRDefault="009E3F16">
      <w:pPr>
        <w:pStyle w:val="Heading2"/>
      </w:pPr>
      <w:r>
        <w:br w:type="page"/>
      </w:r>
      <w:bookmarkStart w:id="333" w:name="_Toc227925110"/>
      <w:r>
        <w:t>Adjusted Position Report</w:t>
      </w:r>
      <w:bookmarkEnd w:id="333"/>
    </w:p>
    <w:p w14:paraId="604D2A4F" w14:textId="77777777" w:rsidR="009E3F16" w:rsidRDefault="009E3F16">
      <w:pPr>
        <w:pStyle w:val="NormalIndent"/>
      </w:pPr>
      <w:r>
        <w:t>Used to report changes in position, primarily in equity options, due to modifications to the underlying due to corporate actions</w:t>
      </w:r>
    </w:p>
    <w:p w14:paraId="0B5D0AF8" w14:textId="77777777" w:rsidR="009E3F16" w:rsidRDefault="009E3F16">
      <w:pPr>
        <w:jc w:val="center"/>
        <w:rPr>
          <w:b/>
          <w:sz w:val="24"/>
          <w:szCs w:val="24"/>
        </w:rPr>
      </w:pPr>
      <w:r>
        <w:rPr>
          <w:b/>
          <w:sz w:val="24"/>
          <w:szCs w:val="24"/>
        </w:rPr>
        <w:t>Adjusted Position Report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3A90CA01"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0B7A7FA6" w14:textId="77777777" w:rsidR="00253487" w:rsidRPr="000F73DB" w:rsidRDefault="00253487" w:rsidP="000F73DB">
            <w:pPr>
              <w:jc w:val="center"/>
              <w:rPr>
                <w:b/>
                <w:i/>
              </w:rPr>
            </w:pPr>
            <w:bookmarkStart w:id="334" w:name="Msg_AdjustedPositionRepo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757FB594"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3F65EA66"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43DE19CE" w14:textId="77777777" w:rsidR="00253487" w:rsidRPr="000F73DB" w:rsidRDefault="00253487" w:rsidP="000F73DB">
            <w:pPr>
              <w:jc w:val="center"/>
              <w:rPr>
                <w:b/>
                <w:i/>
              </w:rPr>
            </w:pPr>
            <w:r w:rsidRPr="000F73DB">
              <w:rPr>
                <w:b/>
                <w:i/>
              </w:rPr>
              <w:t>Comments</w:t>
            </w:r>
          </w:p>
        </w:tc>
      </w:tr>
      <w:tr w:rsidR="00253487" w:rsidRPr="00253487" w14:paraId="32A39AEE" w14:textId="77777777" w:rsidTr="000F73DB">
        <w:tc>
          <w:tcPr>
            <w:tcW w:w="3402" w:type="dxa"/>
            <w:gridSpan w:val="2"/>
            <w:tcBorders>
              <w:top w:val="single" w:sz="6" w:space="0" w:color="000000"/>
              <w:bottom w:val="single" w:sz="6" w:space="0" w:color="000000"/>
            </w:tcBorders>
            <w:shd w:val="clear" w:color="auto" w:fill="E6E6E6"/>
          </w:tcPr>
          <w:p w14:paraId="5FA25DDB"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72F77E10"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1BAC0E0C" w14:textId="77777777" w:rsidR="00253487" w:rsidRPr="00253487" w:rsidRDefault="00253487" w:rsidP="00253487">
            <w:r w:rsidRPr="00253487">
              <w:t>MsgType = BL</w:t>
            </w:r>
          </w:p>
        </w:tc>
      </w:tr>
      <w:tr w:rsidR="00253487" w:rsidRPr="00253487" w14:paraId="497499C2" w14:textId="77777777" w:rsidTr="000F73DB">
        <w:tc>
          <w:tcPr>
            <w:tcW w:w="652" w:type="dxa"/>
            <w:tcBorders>
              <w:top w:val="single" w:sz="6" w:space="0" w:color="000000"/>
            </w:tcBorders>
            <w:shd w:val="clear" w:color="auto" w:fill="auto"/>
          </w:tcPr>
          <w:p w14:paraId="497B7B9F" w14:textId="77777777" w:rsidR="00253487" w:rsidRPr="00253487" w:rsidRDefault="00253487" w:rsidP="000F73DB">
            <w:pPr>
              <w:jc w:val="center"/>
            </w:pPr>
            <w:r w:rsidRPr="00253487">
              <w:t>721</w:t>
            </w:r>
          </w:p>
        </w:tc>
        <w:tc>
          <w:tcPr>
            <w:tcW w:w="2750" w:type="dxa"/>
            <w:tcBorders>
              <w:top w:val="single" w:sz="6" w:space="0" w:color="000000"/>
            </w:tcBorders>
            <w:shd w:val="clear" w:color="auto" w:fill="auto"/>
          </w:tcPr>
          <w:p w14:paraId="21425077" w14:textId="77777777" w:rsidR="00253487" w:rsidRPr="00253487" w:rsidRDefault="00253487" w:rsidP="00253487">
            <w:r w:rsidRPr="00253487">
              <w:t>PosMaintRptID</w:t>
            </w:r>
          </w:p>
        </w:tc>
        <w:tc>
          <w:tcPr>
            <w:tcW w:w="811" w:type="dxa"/>
            <w:tcBorders>
              <w:top w:val="single" w:sz="6" w:space="0" w:color="000000"/>
            </w:tcBorders>
            <w:shd w:val="clear" w:color="auto" w:fill="auto"/>
          </w:tcPr>
          <w:p w14:paraId="0815A692"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41A3F180" w14:textId="77777777" w:rsidR="00253487" w:rsidRPr="00253487" w:rsidRDefault="00253487" w:rsidP="00253487">
            <w:r w:rsidRPr="00253487">
              <w:t>Unique identifier for this Adjusted Position report</w:t>
            </w:r>
          </w:p>
        </w:tc>
      </w:tr>
      <w:tr w:rsidR="00253487" w:rsidRPr="00253487" w14:paraId="43A98607" w14:textId="77777777" w:rsidTr="000F73DB">
        <w:tc>
          <w:tcPr>
            <w:tcW w:w="652" w:type="dxa"/>
            <w:shd w:val="clear" w:color="auto" w:fill="auto"/>
          </w:tcPr>
          <w:p w14:paraId="193B94A6" w14:textId="77777777" w:rsidR="00253487" w:rsidRPr="00253487" w:rsidRDefault="00253487" w:rsidP="000F73DB">
            <w:pPr>
              <w:jc w:val="center"/>
            </w:pPr>
            <w:r w:rsidRPr="00253487">
              <w:t>724</w:t>
            </w:r>
          </w:p>
        </w:tc>
        <w:tc>
          <w:tcPr>
            <w:tcW w:w="2750" w:type="dxa"/>
            <w:shd w:val="clear" w:color="auto" w:fill="auto"/>
          </w:tcPr>
          <w:p w14:paraId="1DC270BC" w14:textId="77777777" w:rsidR="00253487" w:rsidRPr="00253487" w:rsidRDefault="00253487" w:rsidP="00253487">
            <w:r w:rsidRPr="00253487">
              <w:t>PosReqType</w:t>
            </w:r>
          </w:p>
        </w:tc>
        <w:tc>
          <w:tcPr>
            <w:tcW w:w="811" w:type="dxa"/>
            <w:shd w:val="clear" w:color="auto" w:fill="auto"/>
          </w:tcPr>
          <w:p w14:paraId="476B9A43" w14:textId="77777777" w:rsidR="00253487" w:rsidRPr="00253487" w:rsidRDefault="00253487" w:rsidP="000F73DB">
            <w:pPr>
              <w:jc w:val="center"/>
            </w:pPr>
            <w:r w:rsidRPr="00253487">
              <w:t>N</w:t>
            </w:r>
          </w:p>
        </w:tc>
        <w:tc>
          <w:tcPr>
            <w:tcW w:w="4859" w:type="dxa"/>
            <w:shd w:val="clear" w:color="auto" w:fill="auto"/>
          </w:tcPr>
          <w:p w14:paraId="0609DE80" w14:textId="77777777" w:rsidR="00253487" w:rsidRPr="00253487" w:rsidRDefault="00253487" w:rsidP="00253487"/>
        </w:tc>
      </w:tr>
      <w:tr w:rsidR="00253487" w:rsidRPr="00253487" w14:paraId="0CB3A3E3" w14:textId="77777777" w:rsidTr="000F73DB">
        <w:tc>
          <w:tcPr>
            <w:tcW w:w="652" w:type="dxa"/>
            <w:shd w:val="clear" w:color="auto" w:fill="auto"/>
          </w:tcPr>
          <w:p w14:paraId="598796DA" w14:textId="77777777" w:rsidR="00253487" w:rsidRPr="00253487" w:rsidRDefault="00253487" w:rsidP="000F73DB">
            <w:pPr>
              <w:jc w:val="center"/>
            </w:pPr>
            <w:r w:rsidRPr="00253487">
              <w:t>715</w:t>
            </w:r>
          </w:p>
        </w:tc>
        <w:tc>
          <w:tcPr>
            <w:tcW w:w="2750" w:type="dxa"/>
            <w:shd w:val="clear" w:color="auto" w:fill="auto"/>
          </w:tcPr>
          <w:p w14:paraId="41B32102" w14:textId="77777777" w:rsidR="00253487" w:rsidRPr="00253487" w:rsidRDefault="00253487" w:rsidP="00253487">
            <w:r w:rsidRPr="00253487">
              <w:t>ClearingBusinessDate</w:t>
            </w:r>
          </w:p>
        </w:tc>
        <w:tc>
          <w:tcPr>
            <w:tcW w:w="811" w:type="dxa"/>
            <w:shd w:val="clear" w:color="auto" w:fill="auto"/>
          </w:tcPr>
          <w:p w14:paraId="10060E37" w14:textId="77777777" w:rsidR="00253487" w:rsidRPr="00253487" w:rsidRDefault="00253487" w:rsidP="000F73DB">
            <w:pPr>
              <w:jc w:val="center"/>
            </w:pPr>
            <w:r w:rsidRPr="00253487">
              <w:t>Y</w:t>
            </w:r>
          </w:p>
        </w:tc>
        <w:tc>
          <w:tcPr>
            <w:tcW w:w="4859" w:type="dxa"/>
            <w:shd w:val="clear" w:color="auto" w:fill="auto"/>
          </w:tcPr>
          <w:p w14:paraId="535C0834" w14:textId="77777777" w:rsidR="00253487" w:rsidRPr="00253487" w:rsidRDefault="00253487" w:rsidP="00253487">
            <w:r w:rsidRPr="00253487">
              <w:t>The Clearing Business Date referred to by this maintenance request</w:t>
            </w:r>
          </w:p>
        </w:tc>
      </w:tr>
      <w:tr w:rsidR="00253487" w:rsidRPr="00253487" w14:paraId="00775438" w14:textId="77777777" w:rsidTr="000F73DB">
        <w:tc>
          <w:tcPr>
            <w:tcW w:w="652" w:type="dxa"/>
            <w:shd w:val="clear" w:color="auto" w:fill="auto"/>
          </w:tcPr>
          <w:p w14:paraId="62A2EBA4" w14:textId="77777777" w:rsidR="00253487" w:rsidRPr="00253487" w:rsidRDefault="00253487" w:rsidP="000F73DB">
            <w:pPr>
              <w:jc w:val="center"/>
            </w:pPr>
            <w:r w:rsidRPr="00253487">
              <w:t>716</w:t>
            </w:r>
          </w:p>
        </w:tc>
        <w:tc>
          <w:tcPr>
            <w:tcW w:w="2750" w:type="dxa"/>
            <w:shd w:val="clear" w:color="auto" w:fill="auto"/>
          </w:tcPr>
          <w:p w14:paraId="1F36EAEA" w14:textId="77777777" w:rsidR="00253487" w:rsidRPr="00253487" w:rsidRDefault="00253487" w:rsidP="00253487">
            <w:r w:rsidRPr="00253487">
              <w:t>SettlSessID</w:t>
            </w:r>
          </w:p>
        </w:tc>
        <w:tc>
          <w:tcPr>
            <w:tcW w:w="811" w:type="dxa"/>
            <w:shd w:val="clear" w:color="auto" w:fill="auto"/>
          </w:tcPr>
          <w:p w14:paraId="18DEE1E9" w14:textId="77777777" w:rsidR="00253487" w:rsidRPr="00253487" w:rsidRDefault="00253487" w:rsidP="000F73DB">
            <w:pPr>
              <w:jc w:val="center"/>
            </w:pPr>
            <w:r w:rsidRPr="00253487">
              <w:t>N</w:t>
            </w:r>
          </w:p>
        </w:tc>
        <w:tc>
          <w:tcPr>
            <w:tcW w:w="4859" w:type="dxa"/>
            <w:shd w:val="clear" w:color="auto" w:fill="auto"/>
          </w:tcPr>
          <w:p w14:paraId="398D6563" w14:textId="77777777" w:rsidR="00253487" w:rsidRPr="00253487" w:rsidRDefault="00253487" w:rsidP="00253487"/>
        </w:tc>
      </w:tr>
      <w:tr w:rsidR="00253487" w:rsidRPr="00253487" w14:paraId="5282107C" w14:textId="77777777" w:rsidTr="000F73DB">
        <w:tc>
          <w:tcPr>
            <w:tcW w:w="652" w:type="dxa"/>
            <w:tcBorders>
              <w:bottom w:val="single" w:sz="6" w:space="0" w:color="000000"/>
            </w:tcBorders>
            <w:shd w:val="clear" w:color="auto" w:fill="auto"/>
          </w:tcPr>
          <w:p w14:paraId="7CE6A63B" w14:textId="77777777" w:rsidR="00253487" w:rsidRPr="00253487" w:rsidRDefault="00253487" w:rsidP="000F73DB">
            <w:pPr>
              <w:jc w:val="center"/>
            </w:pPr>
            <w:r w:rsidRPr="00253487">
              <w:t>714</w:t>
            </w:r>
          </w:p>
        </w:tc>
        <w:tc>
          <w:tcPr>
            <w:tcW w:w="2750" w:type="dxa"/>
            <w:tcBorders>
              <w:bottom w:val="single" w:sz="6" w:space="0" w:color="000000"/>
            </w:tcBorders>
            <w:shd w:val="clear" w:color="auto" w:fill="auto"/>
          </w:tcPr>
          <w:p w14:paraId="378426FD" w14:textId="77777777" w:rsidR="00253487" w:rsidRPr="00253487" w:rsidRDefault="00253487" w:rsidP="00253487">
            <w:r w:rsidRPr="00253487">
              <w:t>PosMaintRptRefID</w:t>
            </w:r>
          </w:p>
        </w:tc>
        <w:tc>
          <w:tcPr>
            <w:tcW w:w="811" w:type="dxa"/>
            <w:tcBorders>
              <w:bottom w:val="single" w:sz="6" w:space="0" w:color="000000"/>
            </w:tcBorders>
            <w:shd w:val="clear" w:color="auto" w:fill="auto"/>
          </w:tcPr>
          <w:p w14:paraId="63D8792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2AD6ED8" w14:textId="77777777" w:rsidR="00253487" w:rsidRPr="00253487" w:rsidRDefault="00253487" w:rsidP="00253487"/>
        </w:tc>
      </w:tr>
      <w:tr w:rsidR="00253487" w:rsidRPr="00253487" w14:paraId="27000DC5" w14:textId="77777777" w:rsidTr="000F73DB">
        <w:tc>
          <w:tcPr>
            <w:tcW w:w="3402" w:type="dxa"/>
            <w:gridSpan w:val="2"/>
            <w:tcBorders>
              <w:top w:val="single" w:sz="6" w:space="0" w:color="000000"/>
              <w:bottom w:val="single" w:sz="6" w:space="0" w:color="000000"/>
            </w:tcBorders>
            <w:shd w:val="clear" w:color="auto" w:fill="E6E6E6"/>
          </w:tcPr>
          <w:p w14:paraId="62BF51D8"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60B3B26B"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68D0A2BD" w14:textId="77777777" w:rsidR="00253487" w:rsidRPr="00253487" w:rsidRDefault="00253487" w:rsidP="00253487">
            <w:r w:rsidRPr="00253487">
              <w:t>Position Account</w:t>
            </w:r>
          </w:p>
        </w:tc>
      </w:tr>
      <w:tr w:rsidR="00253487" w:rsidRPr="00253487" w14:paraId="0CE8B7FE" w14:textId="77777777" w:rsidTr="000F73DB">
        <w:tc>
          <w:tcPr>
            <w:tcW w:w="3402" w:type="dxa"/>
            <w:gridSpan w:val="2"/>
            <w:tcBorders>
              <w:top w:val="single" w:sz="6" w:space="0" w:color="000000"/>
              <w:bottom w:val="single" w:sz="6" w:space="0" w:color="000000"/>
            </w:tcBorders>
            <w:shd w:val="clear" w:color="auto" w:fill="E6E6E6"/>
          </w:tcPr>
          <w:p w14:paraId="481D01A1" w14:textId="77777777" w:rsidR="00253487" w:rsidRPr="00253487" w:rsidRDefault="00253487" w:rsidP="000F73DB">
            <w:pPr>
              <w:jc w:val="left"/>
            </w:pPr>
            <w:r w:rsidRPr="00253487">
              <w:t>component block  &lt;PositionQty&gt;</w:t>
            </w:r>
          </w:p>
        </w:tc>
        <w:tc>
          <w:tcPr>
            <w:tcW w:w="811" w:type="dxa"/>
            <w:tcBorders>
              <w:top w:val="single" w:sz="6" w:space="0" w:color="000000"/>
              <w:bottom w:val="single" w:sz="6" w:space="0" w:color="000000"/>
            </w:tcBorders>
            <w:shd w:val="clear" w:color="auto" w:fill="E6E6E6"/>
          </w:tcPr>
          <w:p w14:paraId="1BD446C5"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39ABBFC5" w14:textId="77777777" w:rsidR="00253487" w:rsidRPr="00253487" w:rsidRDefault="00253487" w:rsidP="00253487">
            <w:r w:rsidRPr="00253487">
              <w:t>Insert here here the set of "Position Qty" fields defined in "Common Components of Application Messages"</w:t>
            </w:r>
          </w:p>
        </w:tc>
      </w:tr>
      <w:tr w:rsidR="00253487" w:rsidRPr="00253487" w14:paraId="783DED50" w14:textId="77777777" w:rsidTr="000F73DB">
        <w:tc>
          <w:tcPr>
            <w:tcW w:w="3402" w:type="dxa"/>
            <w:gridSpan w:val="2"/>
            <w:tcBorders>
              <w:top w:val="single" w:sz="6" w:space="0" w:color="000000"/>
              <w:bottom w:val="single" w:sz="6" w:space="0" w:color="000000"/>
            </w:tcBorders>
            <w:shd w:val="clear" w:color="auto" w:fill="E6E6E6"/>
          </w:tcPr>
          <w:p w14:paraId="56E7536E" w14:textId="77777777" w:rsidR="00253487" w:rsidRPr="00253487" w:rsidRDefault="00253487" w:rsidP="000F73DB">
            <w:pPr>
              <w:jc w:val="left"/>
            </w:pPr>
            <w:r w:rsidRPr="00253487">
              <w:t>component block  &lt;InstrmtGrp&gt;</w:t>
            </w:r>
          </w:p>
        </w:tc>
        <w:tc>
          <w:tcPr>
            <w:tcW w:w="811" w:type="dxa"/>
            <w:tcBorders>
              <w:top w:val="single" w:sz="6" w:space="0" w:color="000000"/>
              <w:bottom w:val="single" w:sz="6" w:space="0" w:color="000000"/>
            </w:tcBorders>
            <w:shd w:val="clear" w:color="auto" w:fill="E6E6E6"/>
          </w:tcPr>
          <w:p w14:paraId="037879B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FE2BB72" w14:textId="77777777" w:rsidR="00253487" w:rsidRPr="00253487" w:rsidRDefault="00253487" w:rsidP="00253487"/>
        </w:tc>
      </w:tr>
      <w:tr w:rsidR="00253487" w:rsidRPr="00253487" w14:paraId="78E5B577" w14:textId="77777777" w:rsidTr="000F73DB">
        <w:tc>
          <w:tcPr>
            <w:tcW w:w="652" w:type="dxa"/>
            <w:tcBorders>
              <w:top w:val="single" w:sz="6" w:space="0" w:color="000000"/>
            </w:tcBorders>
            <w:shd w:val="clear" w:color="auto" w:fill="auto"/>
          </w:tcPr>
          <w:p w14:paraId="7AC5FB4A" w14:textId="77777777" w:rsidR="00253487" w:rsidRPr="00253487" w:rsidRDefault="00253487" w:rsidP="000F73DB">
            <w:pPr>
              <w:jc w:val="center"/>
            </w:pPr>
            <w:r w:rsidRPr="00253487">
              <w:t>730</w:t>
            </w:r>
          </w:p>
        </w:tc>
        <w:tc>
          <w:tcPr>
            <w:tcW w:w="2750" w:type="dxa"/>
            <w:tcBorders>
              <w:top w:val="single" w:sz="6" w:space="0" w:color="000000"/>
            </w:tcBorders>
            <w:shd w:val="clear" w:color="auto" w:fill="auto"/>
          </w:tcPr>
          <w:p w14:paraId="18462F03" w14:textId="77777777" w:rsidR="00253487" w:rsidRPr="00253487" w:rsidRDefault="00253487" w:rsidP="00253487">
            <w:r w:rsidRPr="00253487">
              <w:t>SettlPrice</w:t>
            </w:r>
          </w:p>
        </w:tc>
        <w:tc>
          <w:tcPr>
            <w:tcW w:w="811" w:type="dxa"/>
            <w:tcBorders>
              <w:top w:val="single" w:sz="6" w:space="0" w:color="000000"/>
            </w:tcBorders>
            <w:shd w:val="clear" w:color="auto" w:fill="auto"/>
          </w:tcPr>
          <w:p w14:paraId="57863392"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2754BB1" w14:textId="77777777" w:rsidR="00253487" w:rsidRPr="00253487" w:rsidRDefault="00253487" w:rsidP="00253487">
            <w:r w:rsidRPr="00253487">
              <w:t>Settlement Price</w:t>
            </w:r>
          </w:p>
        </w:tc>
      </w:tr>
      <w:tr w:rsidR="00253487" w:rsidRPr="00253487" w14:paraId="00509B75" w14:textId="77777777" w:rsidTr="000F73DB">
        <w:tc>
          <w:tcPr>
            <w:tcW w:w="652" w:type="dxa"/>
            <w:tcBorders>
              <w:bottom w:val="single" w:sz="6" w:space="0" w:color="000000"/>
            </w:tcBorders>
            <w:shd w:val="clear" w:color="auto" w:fill="auto"/>
          </w:tcPr>
          <w:p w14:paraId="1F6F9337" w14:textId="77777777" w:rsidR="00253487" w:rsidRPr="00253487" w:rsidRDefault="00253487" w:rsidP="000F73DB">
            <w:pPr>
              <w:jc w:val="center"/>
            </w:pPr>
            <w:r w:rsidRPr="00253487">
              <w:t>734</w:t>
            </w:r>
          </w:p>
        </w:tc>
        <w:tc>
          <w:tcPr>
            <w:tcW w:w="2750" w:type="dxa"/>
            <w:tcBorders>
              <w:bottom w:val="single" w:sz="6" w:space="0" w:color="000000"/>
            </w:tcBorders>
            <w:shd w:val="clear" w:color="auto" w:fill="auto"/>
          </w:tcPr>
          <w:p w14:paraId="166F578F" w14:textId="77777777" w:rsidR="00253487" w:rsidRPr="00253487" w:rsidRDefault="00253487" w:rsidP="00253487">
            <w:r w:rsidRPr="00253487">
              <w:t>PriorSettlPrice</w:t>
            </w:r>
          </w:p>
        </w:tc>
        <w:tc>
          <w:tcPr>
            <w:tcW w:w="811" w:type="dxa"/>
            <w:tcBorders>
              <w:bottom w:val="single" w:sz="6" w:space="0" w:color="000000"/>
            </w:tcBorders>
            <w:shd w:val="clear" w:color="auto" w:fill="auto"/>
          </w:tcPr>
          <w:p w14:paraId="487ED3BA"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48D6B0D" w14:textId="77777777" w:rsidR="00253487" w:rsidRPr="00253487" w:rsidRDefault="00253487" w:rsidP="00253487">
            <w:r w:rsidRPr="00253487">
              <w:t>Prior Settlement Price</w:t>
            </w:r>
          </w:p>
        </w:tc>
      </w:tr>
      <w:tr w:rsidR="00253487" w:rsidRPr="00253487" w14:paraId="024A561A" w14:textId="77777777" w:rsidTr="000F73DB">
        <w:tc>
          <w:tcPr>
            <w:tcW w:w="3402" w:type="dxa"/>
            <w:gridSpan w:val="2"/>
            <w:tcBorders>
              <w:top w:val="single" w:sz="6" w:space="0" w:color="000000"/>
              <w:bottom w:val="double" w:sz="6" w:space="0" w:color="000000"/>
            </w:tcBorders>
            <w:shd w:val="clear" w:color="auto" w:fill="E6E6E6"/>
          </w:tcPr>
          <w:p w14:paraId="2F6880CA"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5721A272"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4061C834" w14:textId="77777777" w:rsidR="00253487" w:rsidRPr="00253487" w:rsidRDefault="00253487" w:rsidP="00253487"/>
        </w:tc>
      </w:tr>
      <w:bookmarkEnd w:id="334"/>
    </w:tbl>
    <w:p w14:paraId="78D5C370" w14:textId="77777777" w:rsidR="009E3F16" w:rsidRDefault="009E3F16" w:rsidP="00253487"/>
    <w:p w14:paraId="3BB78F09" w14:textId="77777777" w:rsidR="009E3F16" w:rsidRDefault="009E3F16">
      <w:pPr>
        <w:pStyle w:val="Heading2"/>
      </w:pPr>
      <w:r>
        <w:br w:type="page"/>
      </w:r>
      <w:bookmarkStart w:id="335" w:name="_Toc227925111"/>
      <w:r>
        <w:t>Assignment Report</w:t>
      </w:r>
      <w:bookmarkEnd w:id="335"/>
    </w:p>
    <w:p w14:paraId="0BF713AE" w14:textId="77777777" w:rsidR="009E3F16" w:rsidRDefault="009E3F16">
      <w:pPr>
        <w:pStyle w:val="NormalIndent"/>
        <w:keepNext/>
        <w:keepLines/>
      </w:pPr>
      <w:r>
        <w:t>Assignment Reports are sent from a clearing house to counterparties, such as a clearing firm as a result of the assignment process.Communication Scenarios</w:t>
      </w:r>
    </w:p>
    <w:p w14:paraId="20BAB1A9" w14:textId="77777777" w:rsidR="009E3F16" w:rsidRDefault="009E3F16">
      <w:pPr>
        <w:pStyle w:val="NormalIndent"/>
        <w:keepNext/>
        <w:keepLines/>
      </w:pPr>
      <w:r>
        <w:t>Assignment Report can be sent unsolicited from the clearing house to a clearing firm.</w:t>
      </w:r>
    </w:p>
    <w:p w14:paraId="353E63C2" w14:textId="77777777" w:rsidR="009E3F16" w:rsidRDefault="009E3F16">
      <w:pPr>
        <w:pStyle w:val="NormalIndent"/>
        <w:keepNext/>
        <w:keepLines/>
      </w:pPr>
      <w:r>
        <w:t>Assignment Report can be returned in response to a Request for Positions message with a PosReqType(tag 724) set to 3 (Assignment).</w:t>
      </w:r>
    </w:p>
    <w:p w14:paraId="3585C844" w14:textId="77777777" w:rsidR="009E3F16" w:rsidRDefault="009E3F16">
      <w:pPr>
        <w:pStyle w:val="NormalIndent"/>
        <w:keepNext/>
        <w:keepLines/>
        <w:jc w:val="center"/>
        <w:rPr>
          <w:b/>
          <w:sz w:val="24"/>
        </w:rPr>
      </w:pPr>
      <w:r>
        <w:rPr>
          <w:b/>
          <w:sz w:val="24"/>
        </w:rPr>
        <w:t>Assignment Report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371889EB"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6860BAC8" w14:textId="77777777" w:rsidR="00253487" w:rsidRPr="000F73DB" w:rsidRDefault="00253487" w:rsidP="000F73DB">
            <w:pPr>
              <w:jc w:val="center"/>
              <w:rPr>
                <w:b/>
                <w:i/>
              </w:rPr>
            </w:pPr>
            <w:bookmarkStart w:id="336" w:name="Msg_AssignmentRepo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61EA81F1"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7C87DAFB"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02E8C6A0" w14:textId="77777777" w:rsidR="00253487" w:rsidRPr="000F73DB" w:rsidRDefault="00253487" w:rsidP="000F73DB">
            <w:pPr>
              <w:jc w:val="center"/>
              <w:rPr>
                <w:b/>
                <w:i/>
              </w:rPr>
            </w:pPr>
            <w:r w:rsidRPr="000F73DB">
              <w:rPr>
                <w:b/>
                <w:i/>
              </w:rPr>
              <w:t>Comments</w:t>
            </w:r>
          </w:p>
        </w:tc>
      </w:tr>
      <w:tr w:rsidR="00253487" w:rsidRPr="00253487" w14:paraId="5470BEC6" w14:textId="77777777" w:rsidTr="000F73DB">
        <w:tc>
          <w:tcPr>
            <w:tcW w:w="3402" w:type="dxa"/>
            <w:gridSpan w:val="2"/>
            <w:tcBorders>
              <w:top w:val="single" w:sz="6" w:space="0" w:color="000000"/>
              <w:bottom w:val="single" w:sz="6" w:space="0" w:color="000000"/>
            </w:tcBorders>
            <w:shd w:val="clear" w:color="auto" w:fill="E6E6E6"/>
          </w:tcPr>
          <w:p w14:paraId="436FD324"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3403E398"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143F1E0E" w14:textId="77777777" w:rsidR="00253487" w:rsidRPr="00253487" w:rsidRDefault="00253487" w:rsidP="00253487">
            <w:r w:rsidRPr="00253487">
              <w:t>MsgType = AW</w:t>
            </w:r>
          </w:p>
        </w:tc>
      </w:tr>
      <w:tr w:rsidR="00253487" w:rsidRPr="00253487" w14:paraId="3A972768" w14:textId="77777777" w:rsidTr="000F73DB">
        <w:tc>
          <w:tcPr>
            <w:tcW w:w="3402" w:type="dxa"/>
            <w:gridSpan w:val="2"/>
            <w:tcBorders>
              <w:top w:val="single" w:sz="6" w:space="0" w:color="000000"/>
              <w:bottom w:val="single" w:sz="6" w:space="0" w:color="000000"/>
            </w:tcBorders>
            <w:shd w:val="clear" w:color="auto" w:fill="E6E6E6"/>
          </w:tcPr>
          <w:p w14:paraId="04539AE8" w14:textId="77777777" w:rsidR="00253487" w:rsidRPr="00253487" w:rsidRDefault="00253487" w:rsidP="000F73DB">
            <w:pPr>
              <w:jc w:val="left"/>
            </w:pPr>
            <w:r w:rsidRPr="00253487">
              <w:t>component block  &lt;ApplicationSequenceControl&gt;</w:t>
            </w:r>
          </w:p>
        </w:tc>
        <w:tc>
          <w:tcPr>
            <w:tcW w:w="811" w:type="dxa"/>
            <w:tcBorders>
              <w:top w:val="single" w:sz="6" w:space="0" w:color="000000"/>
              <w:bottom w:val="single" w:sz="6" w:space="0" w:color="000000"/>
            </w:tcBorders>
            <w:shd w:val="clear" w:color="auto" w:fill="E6E6E6"/>
          </w:tcPr>
          <w:p w14:paraId="166A7C1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E284978" w14:textId="77777777" w:rsidR="00253487" w:rsidRPr="00253487" w:rsidRDefault="00253487" w:rsidP="00253487"/>
        </w:tc>
      </w:tr>
      <w:tr w:rsidR="00253487" w:rsidRPr="00253487" w14:paraId="504E367B" w14:textId="77777777" w:rsidTr="000F73DB">
        <w:tc>
          <w:tcPr>
            <w:tcW w:w="652" w:type="dxa"/>
            <w:tcBorders>
              <w:top w:val="single" w:sz="6" w:space="0" w:color="000000"/>
            </w:tcBorders>
            <w:shd w:val="clear" w:color="auto" w:fill="auto"/>
          </w:tcPr>
          <w:p w14:paraId="53CF9E11" w14:textId="77777777" w:rsidR="00253487" w:rsidRPr="00253487" w:rsidRDefault="00253487" w:rsidP="000F73DB">
            <w:pPr>
              <w:jc w:val="center"/>
            </w:pPr>
            <w:r w:rsidRPr="00253487">
              <w:t>833</w:t>
            </w:r>
          </w:p>
        </w:tc>
        <w:tc>
          <w:tcPr>
            <w:tcW w:w="2750" w:type="dxa"/>
            <w:tcBorders>
              <w:top w:val="single" w:sz="6" w:space="0" w:color="000000"/>
            </w:tcBorders>
            <w:shd w:val="clear" w:color="auto" w:fill="auto"/>
          </w:tcPr>
          <w:p w14:paraId="5EEFD17C" w14:textId="77777777" w:rsidR="00253487" w:rsidRPr="00253487" w:rsidRDefault="00253487" w:rsidP="00253487">
            <w:r w:rsidRPr="00253487">
              <w:t>AsgnRptID</w:t>
            </w:r>
          </w:p>
        </w:tc>
        <w:tc>
          <w:tcPr>
            <w:tcW w:w="811" w:type="dxa"/>
            <w:tcBorders>
              <w:top w:val="single" w:sz="6" w:space="0" w:color="000000"/>
            </w:tcBorders>
            <w:shd w:val="clear" w:color="auto" w:fill="auto"/>
          </w:tcPr>
          <w:p w14:paraId="31445DAF"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26CAE209" w14:textId="77777777" w:rsidR="00253487" w:rsidRPr="00253487" w:rsidRDefault="00253487" w:rsidP="00253487">
            <w:r w:rsidRPr="00253487">
              <w:t>Unique identifier for the Assignment report</w:t>
            </w:r>
          </w:p>
        </w:tc>
      </w:tr>
      <w:tr w:rsidR="00253487" w:rsidRPr="00253487" w14:paraId="52DEFA2E" w14:textId="77777777" w:rsidTr="000F73DB">
        <w:tc>
          <w:tcPr>
            <w:tcW w:w="652" w:type="dxa"/>
            <w:shd w:val="clear" w:color="auto" w:fill="auto"/>
          </w:tcPr>
          <w:p w14:paraId="638CE3E6" w14:textId="77777777" w:rsidR="00253487" w:rsidRPr="00253487" w:rsidRDefault="00253487" w:rsidP="000F73DB">
            <w:pPr>
              <w:jc w:val="center"/>
            </w:pPr>
            <w:r w:rsidRPr="00253487">
              <w:t>710</w:t>
            </w:r>
          </w:p>
        </w:tc>
        <w:tc>
          <w:tcPr>
            <w:tcW w:w="2750" w:type="dxa"/>
            <w:shd w:val="clear" w:color="auto" w:fill="auto"/>
          </w:tcPr>
          <w:p w14:paraId="2F0FD8E1" w14:textId="77777777" w:rsidR="00253487" w:rsidRPr="00253487" w:rsidRDefault="00253487" w:rsidP="00253487">
            <w:r w:rsidRPr="00253487">
              <w:t>PosReqID</w:t>
            </w:r>
          </w:p>
        </w:tc>
        <w:tc>
          <w:tcPr>
            <w:tcW w:w="811" w:type="dxa"/>
            <w:shd w:val="clear" w:color="auto" w:fill="auto"/>
          </w:tcPr>
          <w:p w14:paraId="0DFFFFEA" w14:textId="77777777" w:rsidR="00253487" w:rsidRPr="00253487" w:rsidRDefault="00253487" w:rsidP="000F73DB">
            <w:pPr>
              <w:jc w:val="center"/>
            </w:pPr>
            <w:r w:rsidRPr="00253487">
              <w:t>N</w:t>
            </w:r>
          </w:p>
        </w:tc>
        <w:tc>
          <w:tcPr>
            <w:tcW w:w="4859" w:type="dxa"/>
            <w:shd w:val="clear" w:color="auto" w:fill="auto"/>
          </w:tcPr>
          <w:p w14:paraId="3109751F" w14:textId="77777777" w:rsidR="00253487" w:rsidRPr="00253487" w:rsidRDefault="00253487" w:rsidP="00253487">
            <w:r w:rsidRPr="00253487">
              <w:t>If specified,the identifier of the RequestForPositions(MsgType=AN) to which this message is sent in response.</w:t>
            </w:r>
          </w:p>
        </w:tc>
      </w:tr>
      <w:tr w:rsidR="00253487" w:rsidRPr="00253487" w14:paraId="2DFF7F78" w14:textId="77777777" w:rsidTr="000F73DB">
        <w:tc>
          <w:tcPr>
            <w:tcW w:w="652" w:type="dxa"/>
            <w:shd w:val="clear" w:color="auto" w:fill="auto"/>
          </w:tcPr>
          <w:p w14:paraId="4F30A155" w14:textId="77777777" w:rsidR="00253487" w:rsidRPr="00253487" w:rsidRDefault="00253487" w:rsidP="000F73DB">
            <w:pPr>
              <w:jc w:val="center"/>
            </w:pPr>
            <w:r w:rsidRPr="00253487">
              <w:t>832</w:t>
            </w:r>
          </w:p>
        </w:tc>
        <w:tc>
          <w:tcPr>
            <w:tcW w:w="2750" w:type="dxa"/>
            <w:shd w:val="clear" w:color="auto" w:fill="auto"/>
          </w:tcPr>
          <w:p w14:paraId="17AA25EE" w14:textId="77777777" w:rsidR="00253487" w:rsidRPr="00253487" w:rsidRDefault="00253487" w:rsidP="00253487">
            <w:r w:rsidRPr="00253487">
              <w:t>TotNumAssignmentReports</w:t>
            </w:r>
          </w:p>
        </w:tc>
        <w:tc>
          <w:tcPr>
            <w:tcW w:w="811" w:type="dxa"/>
            <w:shd w:val="clear" w:color="auto" w:fill="auto"/>
          </w:tcPr>
          <w:p w14:paraId="757DCC16" w14:textId="77777777" w:rsidR="00253487" w:rsidRPr="00253487" w:rsidRDefault="00253487" w:rsidP="000F73DB">
            <w:pPr>
              <w:jc w:val="center"/>
            </w:pPr>
            <w:r w:rsidRPr="00253487">
              <w:t>N</w:t>
            </w:r>
          </w:p>
        </w:tc>
        <w:tc>
          <w:tcPr>
            <w:tcW w:w="4859" w:type="dxa"/>
            <w:shd w:val="clear" w:color="auto" w:fill="auto"/>
          </w:tcPr>
          <w:p w14:paraId="760B63C5" w14:textId="77777777" w:rsidR="00253487" w:rsidRPr="00253487" w:rsidRDefault="00253487" w:rsidP="00253487">
            <w:r w:rsidRPr="00253487">
              <w:t>Total Number of Assignment Reports being returned to a firm</w:t>
            </w:r>
          </w:p>
        </w:tc>
      </w:tr>
      <w:tr w:rsidR="00253487" w:rsidRPr="00253487" w14:paraId="1A6B6363" w14:textId="77777777" w:rsidTr="000F73DB">
        <w:tc>
          <w:tcPr>
            <w:tcW w:w="652" w:type="dxa"/>
            <w:tcBorders>
              <w:bottom w:val="single" w:sz="6" w:space="0" w:color="000000"/>
            </w:tcBorders>
            <w:shd w:val="clear" w:color="auto" w:fill="auto"/>
          </w:tcPr>
          <w:p w14:paraId="3DC9DEA8" w14:textId="77777777" w:rsidR="00253487" w:rsidRPr="00253487" w:rsidRDefault="00253487" w:rsidP="000F73DB">
            <w:pPr>
              <w:jc w:val="center"/>
            </w:pPr>
            <w:r w:rsidRPr="00253487">
              <w:t>912</w:t>
            </w:r>
          </w:p>
        </w:tc>
        <w:tc>
          <w:tcPr>
            <w:tcW w:w="2750" w:type="dxa"/>
            <w:tcBorders>
              <w:bottom w:val="single" w:sz="6" w:space="0" w:color="000000"/>
            </w:tcBorders>
            <w:shd w:val="clear" w:color="auto" w:fill="auto"/>
          </w:tcPr>
          <w:p w14:paraId="046FB87D" w14:textId="77777777" w:rsidR="00253487" w:rsidRPr="00253487" w:rsidRDefault="00253487" w:rsidP="00253487">
            <w:r w:rsidRPr="00253487">
              <w:t>LastRptRequested</w:t>
            </w:r>
          </w:p>
        </w:tc>
        <w:tc>
          <w:tcPr>
            <w:tcW w:w="811" w:type="dxa"/>
            <w:tcBorders>
              <w:bottom w:val="single" w:sz="6" w:space="0" w:color="000000"/>
            </w:tcBorders>
            <w:shd w:val="clear" w:color="auto" w:fill="auto"/>
          </w:tcPr>
          <w:p w14:paraId="4D0544A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E270804" w14:textId="77777777" w:rsidR="00253487" w:rsidRPr="00253487" w:rsidRDefault="00253487" w:rsidP="00253487"/>
        </w:tc>
      </w:tr>
      <w:tr w:rsidR="00253487" w:rsidRPr="00253487" w14:paraId="39DA68C2" w14:textId="77777777" w:rsidTr="000F73DB">
        <w:tc>
          <w:tcPr>
            <w:tcW w:w="3402" w:type="dxa"/>
            <w:gridSpan w:val="2"/>
            <w:tcBorders>
              <w:top w:val="single" w:sz="6" w:space="0" w:color="000000"/>
              <w:bottom w:val="single" w:sz="6" w:space="0" w:color="000000"/>
            </w:tcBorders>
            <w:shd w:val="clear" w:color="auto" w:fill="E6E6E6"/>
          </w:tcPr>
          <w:p w14:paraId="24D08FF4"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702F45F3"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609B71F6" w14:textId="77777777" w:rsidR="00253487" w:rsidRDefault="00253487" w:rsidP="00253487">
            <w:r w:rsidRPr="00253487">
              <w:t>Clearing Organization</w:t>
            </w:r>
          </w:p>
          <w:p w14:paraId="466FDFC8" w14:textId="77777777" w:rsidR="00253487" w:rsidRDefault="00253487" w:rsidP="00253487">
            <w:r w:rsidRPr="00253487">
              <w:t>Clearing Firm</w:t>
            </w:r>
          </w:p>
          <w:p w14:paraId="4CE8C755" w14:textId="77777777" w:rsidR="00253487" w:rsidRDefault="00253487" w:rsidP="00253487">
            <w:r w:rsidRPr="00253487">
              <w:t>Contra Clearing Organization</w:t>
            </w:r>
          </w:p>
          <w:p w14:paraId="1933F341" w14:textId="77777777" w:rsidR="00253487" w:rsidRDefault="00253487" w:rsidP="00253487">
            <w:r w:rsidRPr="00253487">
              <w:t>Contra Clearing Firm</w:t>
            </w:r>
          </w:p>
          <w:p w14:paraId="7907C340" w14:textId="77777777" w:rsidR="00253487" w:rsidRPr="00253487" w:rsidRDefault="00253487" w:rsidP="00253487">
            <w:r w:rsidRPr="00253487">
              <w:t>Position Account</w:t>
            </w:r>
          </w:p>
        </w:tc>
      </w:tr>
      <w:tr w:rsidR="00253487" w:rsidRPr="00253487" w14:paraId="64D140BE" w14:textId="77777777" w:rsidTr="000F73DB">
        <w:tc>
          <w:tcPr>
            <w:tcW w:w="652" w:type="dxa"/>
            <w:tcBorders>
              <w:top w:val="single" w:sz="6" w:space="0" w:color="000000"/>
            </w:tcBorders>
            <w:shd w:val="clear" w:color="auto" w:fill="auto"/>
          </w:tcPr>
          <w:p w14:paraId="0AF1B3B8"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75885A21" w14:textId="77777777" w:rsidR="00253487" w:rsidRPr="00253487" w:rsidRDefault="00253487" w:rsidP="00253487">
            <w:r w:rsidRPr="00253487">
              <w:t>Account</w:t>
            </w:r>
          </w:p>
        </w:tc>
        <w:tc>
          <w:tcPr>
            <w:tcW w:w="811" w:type="dxa"/>
            <w:tcBorders>
              <w:top w:val="single" w:sz="6" w:space="0" w:color="000000"/>
            </w:tcBorders>
            <w:shd w:val="clear" w:color="auto" w:fill="auto"/>
          </w:tcPr>
          <w:p w14:paraId="0AF69E5A"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22587A3" w14:textId="77777777" w:rsidR="00253487" w:rsidRPr="00253487" w:rsidRDefault="00253487" w:rsidP="00253487">
            <w:r w:rsidRPr="00253487">
              <w:t>Customer Account</w:t>
            </w:r>
          </w:p>
        </w:tc>
      </w:tr>
      <w:tr w:rsidR="00253487" w:rsidRPr="00253487" w14:paraId="6AA4D493" w14:textId="77777777" w:rsidTr="000F73DB">
        <w:tc>
          <w:tcPr>
            <w:tcW w:w="652" w:type="dxa"/>
            <w:tcBorders>
              <w:bottom w:val="single" w:sz="6" w:space="0" w:color="000000"/>
            </w:tcBorders>
            <w:shd w:val="clear" w:color="auto" w:fill="auto"/>
          </w:tcPr>
          <w:p w14:paraId="4AADB2A2" w14:textId="77777777" w:rsidR="00253487" w:rsidRPr="00253487" w:rsidRDefault="00253487" w:rsidP="000F73DB">
            <w:pPr>
              <w:jc w:val="center"/>
            </w:pPr>
            <w:r w:rsidRPr="00253487">
              <w:t>581</w:t>
            </w:r>
          </w:p>
        </w:tc>
        <w:tc>
          <w:tcPr>
            <w:tcW w:w="2750" w:type="dxa"/>
            <w:tcBorders>
              <w:bottom w:val="single" w:sz="6" w:space="0" w:color="000000"/>
            </w:tcBorders>
            <w:shd w:val="clear" w:color="auto" w:fill="auto"/>
          </w:tcPr>
          <w:p w14:paraId="04AAC320" w14:textId="77777777" w:rsidR="00253487" w:rsidRPr="00253487" w:rsidRDefault="00253487" w:rsidP="00253487">
            <w:r w:rsidRPr="00253487">
              <w:t>AccountType</w:t>
            </w:r>
          </w:p>
        </w:tc>
        <w:tc>
          <w:tcPr>
            <w:tcW w:w="811" w:type="dxa"/>
            <w:tcBorders>
              <w:bottom w:val="single" w:sz="6" w:space="0" w:color="000000"/>
            </w:tcBorders>
            <w:shd w:val="clear" w:color="auto" w:fill="auto"/>
          </w:tcPr>
          <w:p w14:paraId="260C670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4D997E4" w14:textId="77777777" w:rsidR="00253487" w:rsidRPr="00253487" w:rsidRDefault="00253487" w:rsidP="00253487">
            <w:r w:rsidRPr="00253487">
              <w:t>Type of account associated with the order (Origin)</w:t>
            </w:r>
          </w:p>
        </w:tc>
      </w:tr>
      <w:tr w:rsidR="00253487" w:rsidRPr="00253487" w14:paraId="04D033B2" w14:textId="77777777" w:rsidTr="000F73DB">
        <w:tc>
          <w:tcPr>
            <w:tcW w:w="3402" w:type="dxa"/>
            <w:gridSpan w:val="2"/>
            <w:tcBorders>
              <w:top w:val="single" w:sz="6" w:space="0" w:color="000000"/>
              <w:bottom w:val="single" w:sz="6" w:space="0" w:color="000000"/>
            </w:tcBorders>
            <w:shd w:val="clear" w:color="auto" w:fill="E6E6E6"/>
          </w:tcPr>
          <w:p w14:paraId="507C07EF"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4149315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FF5D3EF" w14:textId="77777777" w:rsidR="00253487" w:rsidRPr="00253487" w:rsidRDefault="00253487" w:rsidP="00253487">
            <w:r w:rsidRPr="00253487">
              <w:t>CFI Code - Market Indicator (col 4) used to indicate Market of Assignment</w:t>
            </w:r>
          </w:p>
        </w:tc>
      </w:tr>
      <w:tr w:rsidR="00253487" w:rsidRPr="00253487" w14:paraId="59F3DCCF" w14:textId="77777777" w:rsidTr="000F73DB">
        <w:tc>
          <w:tcPr>
            <w:tcW w:w="652" w:type="dxa"/>
            <w:tcBorders>
              <w:top w:val="single" w:sz="6" w:space="0" w:color="000000"/>
              <w:bottom w:val="single" w:sz="6" w:space="0" w:color="000000"/>
            </w:tcBorders>
            <w:shd w:val="clear" w:color="auto" w:fill="auto"/>
          </w:tcPr>
          <w:p w14:paraId="425BEC29" w14:textId="77777777" w:rsidR="00253487" w:rsidRPr="00253487" w:rsidRDefault="00253487" w:rsidP="000F73DB">
            <w:pPr>
              <w:jc w:val="center"/>
            </w:pPr>
            <w:r w:rsidRPr="00253487">
              <w:t>15</w:t>
            </w:r>
          </w:p>
        </w:tc>
        <w:tc>
          <w:tcPr>
            <w:tcW w:w="2750" w:type="dxa"/>
            <w:tcBorders>
              <w:top w:val="single" w:sz="6" w:space="0" w:color="000000"/>
              <w:bottom w:val="single" w:sz="6" w:space="0" w:color="000000"/>
            </w:tcBorders>
            <w:shd w:val="clear" w:color="auto" w:fill="auto"/>
          </w:tcPr>
          <w:p w14:paraId="5B7FB915" w14:textId="77777777" w:rsidR="00253487" w:rsidRPr="00253487" w:rsidRDefault="00253487" w:rsidP="00253487">
            <w:r w:rsidRPr="00253487">
              <w:t>Currency</w:t>
            </w:r>
          </w:p>
        </w:tc>
        <w:tc>
          <w:tcPr>
            <w:tcW w:w="811" w:type="dxa"/>
            <w:tcBorders>
              <w:top w:val="single" w:sz="6" w:space="0" w:color="000000"/>
              <w:bottom w:val="single" w:sz="6" w:space="0" w:color="000000"/>
            </w:tcBorders>
            <w:shd w:val="clear" w:color="auto" w:fill="auto"/>
          </w:tcPr>
          <w:p w14:paraId="4DEC52D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7E31DCE3" w14:textId="77777777" w:rsidR="00253487" w:rsidRPr="00253487" w:rsidRDefault="00253487" w:rsidP="00253487"/>
        </w:tc>
      </w:tr>
      <w:tr w:rsidR="00253487" w:rsidRPr="00253487" w14:paraId="535006AA" w14:textId="77777777" w:rsidTr="000F73DB">
        <w:tc>
          <w:tcPr>
            <w:tcW w:w="3402" w:type="dxa"/>
            <w:gridSpan w:val="2"/>
            <w:tcBorders>
              <w:top w:val="single" w:sz="6" w:space="0" w:color="000000"/>
              <w:bottom w:val="single" w:sz="6" w:space="0" w:color="000000"/>
            </w:tcBorders>
            <w:shd w:val="clear" w:color="auto" w:fill="E6E6E6"/>
          </w:tcPr>
          <w:p w14:paraId="7B6AE436"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4EC1E4D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F755522" w14:textId="77777777" w:rsidR="00253487" w:rsidRPr="00253487" w:rsidRDefault="00253487" w:rsidP="00253487">
            <w:r w:rsidRPr="00253487">
              <w:t>Number of legs that make up the Security</w:t>
            </w:r>
          </w:p>
        </w:tc>
      </w:tr>
      <w:tr w:rsidR="00253487" w:rsidRPr="00253487" w14:paraId="2953079C" w14:textId="77777777" w:rsidTr="000F73DB">
        <w:tc>
          <w:tcPr>
            <w:tcW w:w="3402" w:type="dxa"/>
            <w:gridSpan w:val="2"/>
            <w:tcBorders>
              <w:top w:val="single" w:sz="6" w:space="0" w:color="000000"/>
              <w:bottom w:val="single" w:sz="6" w:space="0" w:color="000000"/>
            </w:tcBorders>
            <w:shd w:val="clear" w:color="auto" w:fill="E6E6E6"/>
          </w:tcPr>
          <w:p w14:paraId="401C97C7"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23F775F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775B2A3" w14:textId="77777777" w:rsidR="00253487" w:rsidRPr="00253487" w:rsidRDefault="00253487" w:rsidP="00253487">
            <w:r w:rsidRPr="00253487">
              <w:t>Number of legs that make up the Security</w:t>
            </w:r>
          </w:p>
        </w:tc>
      </w:tr>
      <w:tr w:rsidR="00253487" w:rsidRPr="00253487" w14:paraId="7FEAB6EF" w14:textId="77777777" w:rsidTr="000F73DB">
        <w:tc>
          <w:tcPr>
            <w:tcW w:w="3402" w:type="dxa"/>
            <w:gridSpan w:val="2"/>
            <w:tcBorders>
              <w:top w:val="single" w:sz="6" w:space="0" w:color="000000"/>
              <w:bottom w:val="single" w:sz="6" w:space="0" w:color="000000"/>
            </w:tcBorders>
            <w:shd w:val="clear" w:color="auto" w:fill="E6E6E6"/>
          </w:tcPr>
          <w:p w14:paraId="7157B0D4" w14:textId="77777777" w:rsidR="00253487" w:rsidRPr="00253487" w:rsidRDefault="00253487" w:rsidP="000F73DB">
            <w:pPr>
              <w:jc w:val="left"/>
            </w:pPr>
            <w:r w:rsidRPr="00253487">
              <w:t>component block  &lt;PositionQty&gt;</w:t>
            </w:r>
          </w:p>
        </w:tc>
        <w:tc>
          <w:tcPr>
            <w:tcW w:w="811" w:type="dxa"/>
            <w:tcBorders>
              <w:top w:val="single" w:sz="6" w:space="0" w:color="000000"/>
              <w:bottom w:val="single" w:sz="6" w:space="0" w:color="000000"/>
            </w:tcBorders>
            <w:shd w:val="clear" w:color="auto" w:fill="E6E6E6"/>
          </w:tcPr>
          <w:p w14:paraId="4C27A7F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8632E0F" w14:textId="77777777" w:rsidR="00253487" w:rsidRPr="00253487" w:rsidRDefault="00253487" w:rsidP="00253487">
            <w:r w:rsidRPr="00253487">
              <w:t>"Insert here here the set of "Position Qty" fields defined in "Common Components of Application Messages"</w:t>
            </w:r>
          </w:p>
        </w:tc>
      </w:tr>
      <w:tr w:rsidR="00253487" w:rsidRPr="00253487" w14:paraId="0AC34F15" w14:textId="77777777" w:rsidTr="000F73DB">
        <w:tc>
          <w:tcPr>
            <w:tcW w:w="3402" w:type="dxa"/>
            <w:gridSpan w:val="2"/>
            <w:tcBorders>
              <w:top w:val="single" w:sz="6" w:space="0" w:color="000000"/>
              <w:bottom w:val="single" w:sz="6" w:space="0" w:color="000000"/>
            </w:tcBorders>
            <w:shd w:val="clear" w:color="auto" w:fill="E6E6E6"/>
          </w:tcPr>
          <w:p w14:paraId="6A78E595" w14:textId="77777777" w:rsidR="00253487" w:rsidRPr="00253487" w:rsidRDefault="00253487" w:rsidP="000F73DB">
            <w:pPr>
              <w:jc w:val="left"/>
            </w:pPr>
            <w:r w:rsidRPr="00253487">
              <w:t>component block  &lt;PositionAmountData&gt;</w:t>
            </w:r>
          </w:p>
        </w:tc>
        <w:tc>
          <w:tcPr>
            <w:tcW w:w="811" w:type="dxa"/>
            <w:tcBorders>
              <w:top w:val="single" w:sz="6" w:space="0" w:color="000000"/>
              <w:bottom w:val="single" w:sz="6" w:space="0" w:color="000000"/>
            </w:tcBorders>
            <w:shd w:val="clear" w:color="auto" w:fill="E6E6E6"/>
          </w:tcPr>
          <w:p w14:paraId="3B0C819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9D42604" w14:textId="77777777" w:rsidR="00253487" w:rsidRPr="00253487" w:rsidRDefault="00253487" w:rsidP="00253487">
            <w:r w:rsidRPr="00253487">
              <w:t>Insert here here the set of "Position Amount Data" fields defined in "Common Components of Application Messages"</w:t>
            </w:r>
          </w:p>
        </w:tc>
      </w:tr>
      <w:tr w:rsidR="00253487" w:rsidRPr="00253487" w14:paraId="30FF0A86" w14:textId="77777777" w:rsidTr="000F73DB">
        <w:tc>
          <w:tcPr>
            <w:tcW w:w="652" w:type="dxa"/>
            <w:tcBorders>
              <w:top w:val="single" w:sz="6" w:space="0" w:color="000000"/>
            </w:tcBorders>
            <w:shd w:val="clear" w:color="auto" w:fill="auto"/>
          </w:tcPr>
          <w:p w14:paraId="01BD9420" w14:textId="77777777" w:rsidR="00253487" w:rsidRPr="00253487" w:rsidRDefault="00253487" w:rsidP="000F73DB">
            <w:pPr>
              <w:jc w:val="center"/>
            </w:pPr>
            <w:r w:rsidRPr="00253487">
              <w:t>834</w:t>
            </w:r>
          </w:p>
        </w:tc>
        <w:tc>
          <w:tcPr>
            <w:tcW w:w="2750" w:type="dxa"/>
            <w:tcBorders>
              <w:top w:val="single" w:sz="6" w:space="0" w:color="000000"/>
            </w:tcBorders>
            <w:shd w:val="clear" w:color="auto" w:fill="auto"/>
          </w:tcPr>
          <w:p w14:paraId="60E84BA4" w14:textId="77777777" w:rsidR="00253487" w:rsidRPr="00253487" w:rsidRDefault="00253487" w:rsidP="00253487">
            <w:r w:rsidRPr="00253487">
              <w:t>ThresholdAmount</w:t>
            </w:r>
          </w:p>
        </w:tc>
        <w:tc>
          <w:tcPr>
            <w:tcW w:w="811" w:type="dxa"/>
            <w:tcBorders>
              <w:top w:val="single" w:sz="6" w:space="0" w:color="000000"/>
            </w:tcBorders>
            <w:shd w:val="clear" w:color="auto" w:fill="auto"/>
          </w:tcPr>
          <w:p w14:paraId="4AAABF60"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37CACD4" w14:textId="77777777" w:rsidR="00253487" w:rsidRPr="00253487" w:rsidRDefault="00253487" w:rsidP="00253487"/>
        </w:tc>
      </w:tr>
      <w:tr w:rsidR="00253487" w:rsidRPr="00253487" w14:paraId="4605AC26" w14:textId="77777777" w:rsidTr="000F73DB">
        <w:tc>
          <w:tcPr>
            <w:tcW w:w="652" w:type="dxa"/>
            <w:shd w:val="clear" w:color="auto" w:fill="auto"/>
          </w:tcPr>
          <w:p w14:paraId="4343716C" w14:textId="77777777" w:rsidR="00253487" w:rsidRPr="00253487" w:rsidRDefault="00253487" w:rsidP="000F73DB">
            <w:pPr>
              <w:jc w:val="center"/>
            </w:pPr>
            <w:r w:rsidRPr="00253487">
              <w:t>730</w:t>
            </w:r>
          </w:p>
        </w:tc>
        <w:tc>
          <w:tcPr>
            <w:tcW w:w="2750" w:type="dxa"/>
            <w:shd w:val="clear" w:color="auto" w:fill="auto"/>
          </w:tcPr>
          <w:p w14:paraId="0D6325A9" w14:textId="77777777" w:rsidR="00253487" w:rsidRPr="00253487" w:rsidRDefault="00253487" w:rsidP="00253487">
            <w:r w:rsidRPr="00253487">
              <w:t>SettlPrice</w:t>
            </w:r>
          </w:p>
        </w:tc>
        <w:tc>
          <w:tcPr>
            <w:tcW w:w="811" w:type="dxa"/>
            <w:shd w:val="clear" w:color="auto" w:fill="auto"/>
          </w:tcPr>
          <w:p w14:paraId="2FA88DAD" w14:textId="77777777" w:rsidR="00253487" w:rsidRPr="00253487" w:rsidRDefault="00253487" w:rsidP="000F73DB">
            <w:pPr>
              <w:jc w:val="center"/>
            </w:pPr>
            <w:r w:rsidRPr="00253487">
              <w:t>N</w:t>
            </w:r>
          </w:p>
        </w:tc>
        <w:tc>
          <w:tcPr>
            <w:tcW w:w="4859" w:type="dxa"/>
            <w:shd w:val="clear" w:color="auto" w:fill="auto"/>
          </w:tcPr>
          <w:p w14:paraId="704FF20C" w14:textId="77777777" w:rsidR="00253487" w:rsidRPr="00253487" w:rsidRDefault="00253487" w:rsidP="00253487">
            <w:r w:rsidRPr="00253487">
              <w:t>Settlement Price of Option</w:t>
            </w:r>
          </w:p>
        </w:tc>
      </w:tr>
      <w:tr w:rsidR="00253487" w:rsidRPr="00253487" w14:paraId="39116453" w14:textId="77777777" w:rsidTr="000F73DB">
        <w:tc>
          <w:tcPr>
            <w:tcW w:w="652" w:type="dxa"/>
            <w:shd w:val="clear" w:color="auto" w:fill="auto"/>
          </w:tcPr>
          <w:p w14:paraId="62A9F5F5" w14:textId="77777777" w:rsidR="00253487" w:rsidRPr="00253487" w:rsidRDefault="00253487" w:rsidP="000F73DB">
            <w:pPr>
              <w:jc w:val="center"/>
            </w:pPr>
            <w:r w:rsidRPr="00253487">
              <w:t>731</w:t>
            </w:r>
          </w:p>
        </w:tc>
        <w:tc>
          <w:tcPr>
            <w:tcW w:w="2750" w:type="dxa"/>
            <w:shd w:val="clear" w:color="auto" w:fill="auto"/>
          </w:tcPr>
          <w:p w14:paraId="2D4DB523" w14:textId="77777777" w:rsidR="00253487" w:rsidRPr="00253487" w:rsidRDefault="00253487" w:rsidP="00253487">
            <w:r w:rsidRPr="00253487">
              <w:t>SettlPriceType</w:t>
            </w:r>
          </w:p>
        </w:tc>
        <w:tc>
          <w:tcPr>
            <w:tcW w:w="811" w:type="dxa"/>
            <w:shd w:val="clear" w:color="auto" w:fill="auto"/>
          </w:tcPr>
          <w:p w14:paraId="192AC03B" w14:textId="77777777" w:rsidR="00253487" w:rsidRPr="00253487" w:rsidRDefault="00253487" w:rsidP="000F73DB">
            <w:pPr>
              <w:jc w:val="center"/>
            </w:pPr>
            <w:r w:rsidRPr="00253487">
              <w:t>N</w:t>
            </w:r>
          </w:p>
        </w:tc>
        <w:tc>
          <w:tcPr>
            <w:tcW w:w="4859" w:type="dxa"/>
            <w:shd w:val="clear" w:color="auto" w:fill="auto"/>
          </w:tcPr>
          <w:p w14:paraId="181D59F9" w14:textId="77777777" w:rsidR="00253487" w:rsidRPr="00253487" w:rsidRDefault="00253487" w:rsidP="00253487">
            <w:r w:rsidRPr="00253487">
              <w:t>Values = Final, Theoretical</w:t>
            </w:r>
          </w:p>
        </w:tc>
      </w:tr>
      <w:tr w:rsidR="00253487" w:rsidRPr="00253487" w14:paraId="7C2DD1E1" w14:textId="77777777" w:rsidTr="000F73DB">
        <w:tc>
          <w:tcPr>
            <w:tcW w:w="652" w:type="dxa"/>
            <w:shd w:val="clear" w:color="auto" w:fill="auto"/>
          </w:tcPr>
          <w:p w14:paraId="6B4286D6" w14:textId="77777777" w:rsidR="00253487" w:rsidRPr="00253487" w:rsidRDefault="00253487" w:rsidP="000F73DB">
            <w:pPr>
              <w:jc w:val="center"/>
            </w:pPr>
            <w:r w:rsidRPr="00253487">
              <w:t>732</w:t>
            </w:r>
          </w:p>
        </w:tc>
        <w:tc>
          <w:tcPr>
            <w:tcW w:w="2750" w:type="dxa"/>
            <w:shd w:val="clear" w:color="auto" w:fill="auto"/>
          </w:tcPr>
          <w:p w14:paraId="723BB2E7" w14:textId="77777777" w:rsidR="00253487" w:rsidRPr="00253487" w:rsidRDefault="00253487" w:rsidP="00253487">
            <w:r w:rsidRPr="00253487">
              <w:t>UnderlyingSettlPrice</w:t>
            </w:r>
          </w:p>
        </w:tc>
        <w:tc>
          <w:tcPr>
            <w:tcW w:w="811" w:type="dxa"/>
            <w:shd w:val="clear" w:color="auto" w:fill="auto"/>
          </w:tcPr>
          <w:p w14:paraId="774B4F29" w14:textId="77777777" w:rsidR="00253487" w:rsidRPr="00253487" w:rsidRDefault="00253487" w:rsidP="000F73DB">
            <w:pPr>
              <w:jc w:val="center"/>
            </w:pPr>
            <w:r w:rsidRPr="00253487">
              <w:t>N</w:t>
            </w:r>
          </w:p>
        </w:tc>
        <w:tc>
          <w:tcPr>
            <w:tcW w:w="4859" w:type="dxa"/>
            <w:shd w:val="clear" w:color="auto" w:fill="auto"/>
          </w:tcPr>
          <w:p w14:paraId="1F28D2DB" w14:textId="77777777" w:rsidR="00253487" w:rsidRPr="00253487" w:rsidRDefault="00253487" w:rsidP="00253487">
            <w:r w:rsidRPr="00253487">
              <w:t>Settlement Price of Underlying</w:t>
            </w:r>
          </w:p>
        </w:tc>
      </w:tr>
      <w:tr w:rsidR="00253487" w:rsidRPr="00253487" w14:paraId="381B2AC8" w14:textId="77777777" w:rsidTr="000F73DB">
        <w:tc>
          <w:tcPr>
            <w:tcW w:w="652" w:type="dxa"/>
            <w:shd w:val="clear" w:color="auto" w:fill="auto"/>
          </w:tcPr>
          <w:p w14:paraId="04D99908" w14:textId="77777777" w:rsidR="00253487" w:rsidRPr="00253487" w:rsidRDefault="00253487" w:rsidP="000F73DB">
            <w:pPr>
              <w:jc w:val="center"/>
            </w:pPr>
            <w:r w:rsidRPr="00253487">
              <w:t>734</w:t>
            </w:r>
          </w:p>
        </w:tc>
        <w:tc>
          <w:tcPr>
            <w:tcW w:w="2750" w:type="dxa"/>
            <w:shd w:val="clear" w:color="auto" w:fill="auto"/>
          </w:tcPr>
          <w:p w14:paraId="2AD077C9" w14:textId="77777777" w:rsidR="00253487" w:rsidRPr="00253487" w:rsidRDefault="00253487" w:rsidP="00253487">
            <w:r w:rsidRPr="00253487">
              <w:t>PriorSettlPrice</w:t>
            </w:r>
          </w:p>
        </w:tc>
        <w:tc>
          <w:tcPr>
            <w:tcW w:w="811" w:type="dxa"/>
            <w:shd w:val="clear" w:color="auto" w:fill="auto"/>
          </w:tcPr>
          <w:p w14:paraId="1A90367C" w14:textId="77777777" w:rsidR="00253487" w:rsidRPr="00253487" w:rsidRDefault="00253487" w:rsidP="000F73DB">
            <w:pPr>
              <w:jc w:val="center"/>
            </w:pPr>
            <w:r w:rsidRPr="00253487">
              <w:t>N</w:t>
            </w:r>
          </w:p>
        </w:tc>
        <w:tc>
          <w:tcPr>
            <w:tcW w:w="4859" w:type="dxa"/>
            <w:shd w:val="clear" w:color="auto" w:fill="auto"/>
          </w:tcPr>
          <w:p w14:paraId="2986EC12" w14:textId="77777777" w:rsidR="00253487" w:rsidRPr="00253487" w:rsidRDefault="00253487" w:rsidP="00253487"/>
        </w:tc>
      </w:tr>
      <w:tr w:rsidR="00253487" w:rsidRPr="00253487" w14:paraId="74E9F6C2" w14:textId="77777777" w:rsidTr="000F73DB">
        <w:tc>
          <w:tcPr>
            <w:tcW w:w="652" w:type="dxa"/>
            <w:shd w:val="clear" w:color="auto" w:fill="auto"/>
          </w:tcPr>
          <w:p w14:paraId="054515FF" w14:textId="77777777" w:rsidR="00253487" w:rsidRPr="00253487" w:rsidRDefault="00253487" w:rsidP="000F73DB">
            <w:pPr>
              <w:jc w:val="center"/>
            </w:pPr>
            <w:r w:rsidRPr="00253487">
              <w:t>432</w:t>
            </w:r>
          </w:p>
        </w:tc>
        <w:tc>
          <w:tcPr>
            <w:tcW w:w="2750" w:type="dxa"/>
            <w:shd w:val="clear" w:color="auto" w:fill="auto"/>
          </w:tcPr>
          <w:p w14:paraId="46699B39" w14:textId="77777777" w:rsidR="00253487" w:rsidRPr="00253487" w:rsidRDefault="00253487" w:rsidP="00253487">
            <w:r w:rsidRPr="00253487">
              <w:t>ExpireDate</w:t>
            </w:r>
          </w:p>
        </w:tc>
        <w:tc>
          <w:tcPr>
            <w:tcW w:w="811" w:type="dxa"/>
            <w:shd w:val="clear" w:color="auto" w:fill="auto"/>
          </w:tcPr>
          <w:p w14:paraId="5C74AD67" w14:textId="77777777" w:rsidR="00253487" w:rsidRPr="00253487" w:rsidRDefault="00253487" w:rsidP="000F73DB">
            <w:pPr>
              <w:jc w:val="center"/>
            </w:pPr>
            <w:r w:rsidRPr="00253487">
              <w:t>N</w:t>
            </w:r>
          </w:p>
        </w:tc>
        <w:tc>
          <w:tcPr>
            <w:tcW w:w="4859" w:type="dxa"/>
            <w:shd w:val="clear" w:color="auto" w:fill="auto"/>
          </w:tcPr>
          <w:p w14:paraId="032D1E24" w14:textId="77777777" w:rsidR="00253487" w:rsidRPr="00253487" w:rsidRDefault="00253487" w:rsidP="00253487">
            <w:r w:rsidRPr="00253487">
              <w:t>Expiration Date of Option</w:t>
            </w:r>
          </w:p>
        </w:tc>
      </w:tr>
      <w:tr w:rsidR="00253487" w:rsidRPr="00253487" w14:paraId="11B636A7" w14:textId="77777777" w:rsidTr="000F73DB">
        <w:tc>
          <w:tcPr>
            <w:tcW w:w="652" w:type="dxa"/>
            <w:shd w:val="clear" w:color="auto" w:fill="auto"/>
          </w:tcPr>
          <w:p w14:paraId="4EAC6CB6" w14:textId="77777777" w:rsidR="00253487" w:rsidRPr="00253487" w:rsidRDefault="00253487" w:rsidP="000F73DB">
            <w:pPr>
              <w:jc w:val="center"/>
            </w:pPr>
            <w:r w:rsidRPr="00253487">
              <w:t>744</w:t>
            </w:r>
          </w:p>
        </w:tc>
        <w:tc>
          <w:tcPr>
            <w:tcW w:w="2750" w:type="dxa"/>
            <w:shd w:val="clear" w:color="auto" w:fill="auto"/>
          </w:tcPr>
          <w:p w14:paraId="47D352D1" w14:textId="77777777" w:rsidR="00253487" w:rsidRPr="00253487" w:rsidRDefault="00253487" w:rsidP="00253487">
            <w:r w:rsidRPr="00253487">
              <w:t>AssignmentMethod</w:t>
            </w:r>
          </w:p>
        </w:tc>
        <w:tc>
          <w:tcPr>
            <w:tcW w:w="811" w:type="dxa"/>
            <w:shd w:val="clear" w:color="auto" w:fill="auto"/>
          </w:tcPr>
          <w:p w14:paraId="111CE775" w14:textId="77777777" w:rsidR="00253487" w:rsidRPr="00253487" w:rsidRDefault="00253487" w:rsidP="000F73DB">
            <w:pPr>
              <w:jc w:val="center"/>
            </w:pPr>
            <w:r w:rsidRPr="00253487">
              <w:t>N</w:t>
            </w:r>
          </w:p>
        </w:tc>
        <w:tc>
          <w:tcPr>
            <w:tcW w:w="4859" w:type="dxa"/>
            <w:shd w:val="clear" w:color="auto" w:fill="auto"/>
          </w:tcPr>
          <w:p w14:paraId="1CE82A94" w14:textId="1F788D22" w:rsidR="00253487" w:rsidRPr="00253487" w:rsidRDefault="00253487" w:rsidP="00253487">
            <w:r w:rsidRPr="00253487">
              <w:t>Method under which assignment was conducted</w:t>
            </w:r>
            <w:del w:id="337" w:author="Administrator" w:date="2011-08-18T10:53:00Z">
              <w:r w:rsidR="00E57446" w:rsidRPr="00E57446">
                <w:delText xml:space="preserve"> Valid values: R = Random P = ProRata</w:delText>
              </w:r>
            </w:del>
          </w:p>
        </w:tc>
      </w:tr>
      <w:tr w:rsidR="00253487" w:rsidRPr="00253487" w14:paraId="7675CE2B" w14:textId="77777777" w:rsidTr="000F73DB">
        <w:tc>
          <w:tcPr>
            <w:tcW w:w="652" w:type="dxa"/>
            <w:shd w:val="clear" w:color="auto" w:fill="auto"/>
          </w:tcPr>
          <w:p w14:paraId="165B51B4" w14:textId="77777777" w:rsidR="00253487" w:rsidRPr="00253487" w:rsidRDefault="00253487" w:rsidP="000F73DB">
            <w:pPr>
              <w:jc w:val="center"/>
            </w:pPr>
            <w:r w:rsidRPr="00253487">
              <w:t>745</w:t>
            </w:r>
          </w:p>
        </w:tc>
        <w:tc>
          <w:tcPr>
            <w:tcW w:w="2750" w:type="dxa"/>
            <w:shd w:val="clear" w:color="auto" w:fill="auto"/>
          </w:tcPr>
          <w:p w14:paraId="485A203C" w14:textId="77777777" w:rsidR="00253487" w:rsidRPr="00253487" w:rsidRDefault="00253487" w:rsidP="00253487">
            <w:r w:rsidRPr="00253487">
              <w:t>AssignmentUnit</w:t>
            </w:r>
          </w:p>
        </w:tc>
        <w:tc>
          <w:tcPr>
            <w:tcW w:w="811" w:type="dxa"/>
            <w:shd w:val="clear" w:color="auto" w:fill="auto"/>
          </w:tcPr>
          <w:p w14:paraId="44938054" w14:textId="77777777" w:rsidR="00253487" w:rsidRPr="00253487" w:rsidRDefault="00253487" w:rsidP="000F73DB">
            <w:pPr>
              <w:jc w:val="center"/>
            </w:pPr>
            <w:r w:rsidRPr="00253487">
              <w:t>N</w:t>
            </w:r>
          </w:p>
        </w:tc>
        <w:tc>
          <w:tcPr>
            <w:tcW w:w="4859" w:type="dxa"/>
            <w:shd w:val="clear" w:color="auto" w:fill="auto"/>
          </w:tcPr>
          <w:p w14:paraId="69AEEAE2" w14:textId="77777777" w:rsidR="00253487" w:rsidRPr="00253487" w:rsidRDefault="00253487" w:rsidP="00253487">
            <w:r w:rsidRPr="00253487">
              <w:t>Quantity Increment used in performing assignment</w:t>
            </w:r>
          </w:p>
        </w:tc>
      </w:tr>
      <w:tr w:rsidR="00253487" w:rsidRPr="00253487" w14:paraId="6B8EB15B" w14:textId="77777777" w:rsidTr="000F73DB">
        <w:tc>
          <w:tcPr>
            <w:tcW w:w="652" w:type="dxa"/>
            <w:shd w:val="clear" w:color="auto" w:fill="auto"/>
          </w:tcPr>
          <w:p w14:paraId="2073414F" w14:textId="77777777" w:rsidR="00253487" w:rsidRPr="00253487" w:rsidRDefault="00253487" w:rsidP="000F73DB">
            <w:pPr>
              <w:jc w:val="center"/>
            </w:pPr>
            <w:r w:rsidRPr="00253487">
              <w:t>746</w:t>
            </w:r>
          </w:p>
        </w:tc>
        <w:tc>
          <w:tcPr>
            <w:tcW w:w="2750" w:type="dxa"/>
            <w:shd w:val="clear" w:color="auto" w:fill="auto"/>
          </w:tcPr>
          <w:p w14:paraId="009D2694" w14:textId="77777777" w:rsidR="00253487" w:rsidRPr="00253487" w:rsidRDefault="00253487" w:rsidP="00253487">
            <w:r w:rsidRPr="00253487">
              <w:t>OpenInterest</w:t>
            </w:r>
          </w:p>
        </w:tc>
        <w:tc>
          <w:tcPr>
            <w:tcW w:w="811" w:type="dxa"/>
            <w:shd w:val="clear" w:color="auto" w:fill="auto"/>
          </w:tcPr>
          <w:p w14:paraId="27DDBC0E" w14:textId="77777777" w:rsidR="00253487" w:rsidRPr="00253487" w:rsidRDefault="00253487" w:rsidP="000F73DB">
            <w:pPr>
              <w:jc w:val="center"/>
            </w:pPr>
            <w:r w:rsidRPr="00253487">
              <w:t>N</w:t>
            </w:r>
          </w:p>
        </w:tc>
        <w:tc>
          <w:tcPr>
            <w:tcW w:w="4859" w:type="dxa"/>
            <w:shd w:val="clear" w:color="auto" w:fill="auto"/>
          </w:tcPr>
          <w:p w14:paraId="00843916" w14:textId="77777777" w:rsidR="00253487" w:rsidRPr="00253487" w:rsidRDefault="00253487" w:rsidP="00253487">
            <w:r w:rsidRPr="00253487">
              <w:t>Open interest that was eligible for assignment</w:t>
            </w:r>
          </w:p>
        </w:tc>
      </w:tr>
      <w:tr w:rsidR="00253487" w:rsidRPr="00253487" w14:paraId="075024D9" w14:textId="77777777" w:rsidTr="000F73DB">
        <w:tc>
          <w:tcPr>
            <w:tcW w:w="652" w:type="dxa"/>
            <w:shd w:val="clear" w:color="auto" w:fill="auto"/>
          </w:tcPr>
          <w:p w14:paraId="5C36E6A2" w14:textId="77777777" w:rsidR="00253487" w:rsidRPr="00253487" w:rsidRDefault="00253487" w:rsidP="000F73DB">
            <w:pPr>
              <w:jc w:val="center"/>
            </w:pPr>
            <w:r w:rsidRPr="00253487">
              <w:t>747</w:t>
            </w:r>
          </w:p>
        </w:tc>
        <w:tc>
          <w:tcPr>
            <w:tcW w:w="2750" w:type="dxa"/>
            <w:shd w:val="clear" w:color="auto" w:fill="auto"/>
          </w:tcPr>
          <w:p w14:paraId="413AB822" w14:textId="77777777" w:rsidR="00253487" w:rsidRPr="00253487" w:rsidRDefault="00253487" w:rsidP="00253487">
            <w:r w:rsidRPr="00253487">
              <w:t>ExerciseMethod</w:t>
            </w:r>
          </w:p>
        </w:tc>
        <w:tc>
          <w:tcPr>
            <w:tcW w:w="811" w:type="dxa"/>
            <w:shd w:val="clear" w:color="auto" w:fill="auto"/>
          </w:tcPr>
          <w:p w14:paraId="04B6BDAE" w14:textId="77777777" w:rsidR="00253487" w:rsidRPr="00253487" w:rsidRDefault="00253487" w:rsidP="000F73DB">
            <w:pPr>
              <w:jc w:val="center"/>
            </w:pPr>
            <w:r w:rsidRPr="00253487">
              <w:t>N</w:t>
            </w:r>
          </w:p>
        </w:tc>
        <w:tc>
          <w:tcPr>
            <w:tcW w:w="4859" w:type="dxa"/>
            <w:shd w:val="clear" w:color="auto" w:fill="auto"/>
          </w:tcPr>
          <w:p w14:paraId="71978111" w14:textId="77777777" w:rsidR="00253487" w:rsidRDefault="00253487" w:rsidP="00253487">
            <w:r w:rsidRPr="00253487">
              <w:t>Exercise Method used to in performing assignment</w:t>
            </w:r>
          </w:p>
          <w:p w14:paraId="5C3F669B" w14:textId="77777777" w:rsidR="00253487" w:rsidRPr="00253487" w:rsidRDefault="00253487" w:rsidP="00253487">
            <w:r w:rsidRPr="00253487">
              <w:t>Values = Automatic, Manual</w:t>
            </w:r>
          </w:p>
        </w:tc>
      </w:tr>
      <w:tr w:rsidR="00253487" w:rsidRPr="00253487" w14:paraId="05D4E2E5" w14:textId="77777777" w:rsidTr="000F73DB">
        <w:tc>
          <w:tcPr>
            <w:tcW w:w="652" w:type="dxa"/>
            <w:shd w:val="clear" w:color="auto" w:fill="auto"/>
          </w:tcPr>
          <w:p w14:paraId="28A258D3" w14:textId="77777777" w:rsidR="00253487" w:rsidRPr="00253487" w:rsidRDefault="00253487" w:rsidP="000F73DB">
            <w:pPr>
              <w:jc w:val="center"/>
            </w:pPr>
            <w:r w:rsidRPr="00253487">
              <w:t>716</w:t>
            </w:r>
          </w:p>
        </w:tc>
        <w:tc>
          <w:tcPr>
            <w:tcW w:w="2750" w:type="dxa"/>
            <w:shd w:val="clear" w:color="auto" w:fill="auto"/>
          </w:tcPr>
          <w:p w14:paraId="77364EC5" w14:textId="77777777" w:rsidR="00253487" w:rsidRPr="00253487" w:rsidRDefault="00253487" w:rsidP="00253487">
            <w:r w:rsidRPr="00253487">
              <w:t>SettlSessID</w:t>
            </w:r>
          </w:p>
        </w:tc>
        <w:tc>
          <w:tcPr>
            <w:tcW w:w="811" w:type="dxa"/>
            <w:shd w:val="clear" w:color="auto" w:fill="auto"/>
          </w:tcPr>
          <w:p w14:paraId="7978DDA4" w14:textId="77777777" w:rsidR="00253487" w:rsidRPr="00253487" w:rsidRDefault="00253487" w:rsidP="000F73DB">
            <w:pPr>
              <w:jc w:val="center"/>
            </w:pPr>
            <w:r w:rsidRPr="00253487">
              <w:t>N</w:t>
            </w:r>
          </w:p>
        </w:tc>
        <w:tc>
          <w:tcPr>
            <w:tcW w:w="4859" w:type="dxa"/>
            <w:shd w:val="clear" w:color="auto" w:fill="auto"/>
          </w:tcPr>
          <w:p w14:paraId="2CDBC302" w14:textId="77777777" w:rsidR="00253487" w:rsidRPr="00253487" w:rsidRDefault="00253487" w:rsidP="00253487"/>
        </w:tc>
      </w:tr>
      <w:tr w:rsidR="00253487" w:rsidRPr="00253487" w14:paraId="291A258D" w14:textId="77777777" w:rsidTr="000F73DB">
        <w:tc>
          <w:tcPr>
            <w:tcW w:w="652" w:type="dxa"/>
            <w:shd w:val="clear" w:color="auto" w:fill="auto"/>
          </w:tcPr>
          <w:p w14:paraId="53112363" w14:textId="77777777" w:rsidR="00253487" w:rsidRPr="00253487" w:rsidRDefault="00253487" w:rsidP="000F73DB">
            <w:pPr>
              <w:jc w:val="center"/>
            </w:pPr>
            <w:r w:rsidRPr="00253487">
              <w:t>717</w:t>
            </w:r>
          </w:p>
        </w:tc>
        <w:tc>
          <w:tcPr>
            <w:tcW w:w="2750" w:type="dxa"/>
            <w:shd w:val="clear" w:color="auto" w:fill="auto"/>
          </w:tcPr>
          <w:p w14:paraId="53876FA5" w14:textId="77777777" w:rsidR="00253487" w:rsidRPr="00253487" w:rsidRDefault="00253487" w:rsidP="00253487">
            <w:r w:rsidRPr="00253487">
              <w:t>SettlSessSubID</w:t>
            </w:r>
          </w:p>
        </w:tc>
        <w:tc>
          <w:tcPr>
            <w:tcW w:w="811" w:type="dxa"/>
            <w:shd w:val="clear" w:color="auto" w:fill="auto"/>
          </w:tcPr>
          <w:p w14:paraId="0DD2EF40" w14:textId="77777777" w:rsidR="00253487" w:rsidRPr="00253487" w:rsidRDefault="00253487" w:rsidP="000F73DB">
            <w:pPr>
              <w:jc w:val="center"/>
            </w:pPr>
            <w:r w:rsidRPr="00253487">
              <w:t>N</w:t>
            </w:r>
          </w:p>
        </w:tc>
        <w:tc>
          <w:tcPr>
            <w:tcW w:w="4859" w:type="dxa"/>
            <w:shd w:val="clear" w:color="auto" w:fill="auto"/>
          </w:tcPr>
          <w:p w14:paraId="703129B6" w14:textId="77777777" w:rsidR="00253487" w:rsidRPr="00253487" w:rsidRDefault="00253487" w:rsidP="00253487"/>
        </w:tc>
      </w:tr>
      <w:tr w:rsidR="00253487" w:rsidRPr="00253487" w14:paraId="092EAAA6" w14:textId="77777777" w:rsidTr="000F73DB">
        <w:tc>
          <w:tcPr>
            <w:tcW w:w="652" w:type="dxa"/>
            <w:shd w:val="clear" w:color="auto" w:fill="auto"/>
          </w:tcPr>
          <w:p w14:paraId="6B1F6491" w14:textId="77777777" w:rsidR="00253487" w:rsidRPr="00253487" w:rsidRDefault="00253487" w:rsidP="000F73DB">
            <w:pPr>
              <w:jc w:val="center"/>
            </w:pPr>
            <w:r w:rsidRPr="00253487">
              <w:t>715</w:t>
            </w:r>
          </w:p>
        </w:tc>
        <w:tc>
          <w:tcPr>
            <w:tcW w:w="2750" w:type="dxa"/>
            <w:shd w:val="clear" w:color="auto" w:fill="auto"/>
          </w:tcPr>
          <w:p w14:paraId="2E62006B" w14:textId="77777777" w:rsidR="00253487" w:rsidRPr="00253487" w:rsidRDefault="00253487" w:rsidP="00253487">
            <w:r w:rsidRPr="00253487">
              <w:t>ClearingBusinessDate</w:t>
            </w:r>
          </w:p>
        </w:tc>
        <w:tc>
          <w:tcPr>
            <w:tcW w:w="811" w:type="dxa"/>
            <w:shd w:val="clear" w:color="auto" w:fill="auto"/>
          </w:tcPr>
          <w:p w14:paraId="00B6D886" w14:textId="77777777" w:rsidR="00253487" w:rsidRPr="00253487" w:rsidRDefault="00253487" w:rsidP="000F73DB">
            <w:pPr>
              <w:jc w:val="center"/>
            </w:pPr>
            <w:r w:rsidRPr="00253487">
              <w:t>Y</w:t>
            </w:r>
          </w:p>
        </w:tc>
        <w:tc>
          <w:tcPr>
            <w:tcW w:w="4859" w:type="dxa"/>
            <w:shd w:val="clear" w:color="auto" w:fill="auto"/>
          </w:tcPr>
          <w:p w14:paraId="019D4362" w14:textId="77777777" w:rsidR="00253487" w:rsidRPr="00253487" w:rsidRDefault="00253487" w:rsidP="00253487">
            <w:r w:rsidRPr="00253487">
              <w:t>Business date of assignment</w:t>
            </w:r>
          </w:p>
        </w:tc>
      </w:tr>
      <w:tr w:rsidR="00253487" w:rsidRPr="00253487" w14:paraId="4120C479" w14:textId="77777777" w:rsidTr="000F73DB">
        <w:tc>
          <w:tcPr>
            <w:tcW w:w="652" w:type="dxa"/>
            <w:shd w:val="clear" w:color="auto" w:fill="auto"/>
          </w:tcPr>
          <w:p w14:paraId="5E554914" w14:textId="77777777" w:rsidR="00253487" w:rsidRPr="00253487" w:rsidRDefault="00253487" w:rsidP="000F73DB">
            <w:pPr>
              <w:jc w:val="center"/>
            </w:pPr>
            <w:r w:rsidRPr="00253487">
              <w:t>58</w:t>
            </w:r>
          </w:p>
        </w:tc>
        <w:tc>
          <w:tcPr>
            <w:tcW w:w="2750" w:type="dxa"/>
            <w:shd w:val="clear" w:color="auto" w:fill="auto"/>
          </w:tcPr>
          <w:p w14:paraId="08E15A42" w14:textId="77777777" w:rsidR="00253487" w:rsidRPr="00253487" w:rsidRDefault="00253487" w:rsidP="00253487">
            <w:r w:rsidRPr="00253487">
              <w:t>Text</w:t>
            </w:r>
          </w:p>
        </w:tc>
        <w:tc>
          <w:tcPr>
            <w:tcW w:w="811" w:type="dxa"/>
            <w:shd w:val="clear" w:color="auto" w:fill="auto"/>
          </w:tcPr>
          <w:p w14:paraId="4850561D" w14:textId="77777777" w:rsidR="00253487" w:rsidRPr="00253487" w:rsidRDefault="00253487" w:rsidP="000F73DB">
            <w:pPr>
              <w:jc w:val="center"/>
            </w:pPr>
            <w:r w:rsidRPr="00253487">
              <w:t>N</w:t>
            </w:r>
          </w:p>
        </w:tc>
        <w:tc>
          <w:tcPr>
            <w:tcW w:w="4859" w:type="dxa"/>
            <w:shd w:val="clear" w:color="auto" w:fill="auto"/>
          </w:tcPr>
          <w:p w14:paraId="4D0482F5" w14:textId="77777777" w:rsidR="00253487" w:rsidRPr="00253487" w:rsidRDefault="00253487" w:rsidP="00253487"/>
        </w:tc>
      </w:tr>
      <w:tr w:rsidR="00253487" w:rsidRPr="00253487" w14:paraId="6A8A2813" w14:textId="77777777" w:rsidTr="000F73DB">
        <w:tc>
          <w:tcPr>
            <w:tcW w:w="652" w:type="dxa"/>
            <w:shd w:val="clear" w:color="auto" w:fill="auto"/>
          </w:tcPr>
          <w:p w14:paraId="211E3D23" w14:textId="77777777" w:rsidR="00253487" w:rsidRPr="00253487" w:rsidRDefault="00253487" w:rsidP="000F73DB">
            <w:pPr>
              <w:jc w:val="center"/>
            </w:pPr>
            <w:r w:rsidRPr="00253487">
              <w:t>354</w:t>
            </w:r>
          </w:p>
        </w:tc>
        <w:tc>
          <w:tcPr>
            <w:tcW w:w="2750" w:type="dxa"/>
            <w:shd w:val="clear" w:color="auto" w:fill="auto"/>
          </w:tcPr>
          <w:p w14:paraId="201C1FC3" w14:textId="77777777" w:rsidR="00253487" w:rsidRPr="00253487" w:rsidRDefault="00253487" w:rsidP="00253487">
            <w:r w:rsidRPr="00253487">
              <w:t>EncodedTextLen</w:t>
            </w:r>
          </w:p>
        </w:tc>
        <w:tc>
          <w:tcPr>
            <w:tcW w:w="811" w:type="dxa"/>
            <w:shd w:val="clear" w:color="auto" w:fill="auto"/>
          </w:tcPr>
          <w:p w14:paraId="71FB5095" w14:textId="77777777" w:rsidR="00253487" w:rsidRPr="00253487" w:rsidRDefault="00253487" w:rsidP="000F73DB">
            <w:pPr>
              <w:jc w:val="center"/>
            </w:pPr>
            <w:r w:rsidRPr="00253487">
              <w:t>N</w:t>
            </w:r>
          </w:p>
        </w:tc>
        <w:tc>
          <w:tcPr>
            <w:tcW w:w="4859" w:type="dxa"/>
            <w:shd w:val="clear" w:color="auto" w:fill="auto"/>
          </w:tcPr>
          <w:p w14:paraId="514F4EAD" w14:textId="77777777" w:rsidR="00253487" w:rsidRPr="00253487" w:rsidRDefault="00253487" w:rsidP="00253487">
            <w:r w:rsidRPr="00253487">
              <w:t>Must be set if EncodedText field is specified and must immediately precede it.</w:t>
            </w:r>
          </w:p>
        </w:tc>
      </w:tr>
      <w:tr w:rsidR="00253487" w:rsidRPr="00253487" w14:paraId="18A17DB9" w14:textId="77777777" w:rsidTr="000F73DB">
        <w:tc>
          <w:tcPr>
            <w:tcW w:w="652" w:type="dxa"/>
            <w:tcBorders>
              <w:bottom w:val="single" w:sz="6" w:space="0" w:color="000000"/>
            </w:tcBorders>
            <w:shd w:val="clear" w:color="auto" w:fill="auto"/>
          </w:tcPr>
          <w:p w14:paraId="513049F3"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4491E271"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2BA8E9D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A206A7A"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6EA83EE0" w14:textId="77777777" w:rsidTr="000F73DB">
        <w:tc>
          <w:tcPr>
            <w:tcW w:w="3402" w:type="dxa"/>
            <w:gridSpan w:val="2"/>
            <w:tcBorders>
              <w:top w:val="single" w:sz="6" w:space="0" w:color="000000"/>
              <w:bottom w:val="double" w:sz="6" w:space="0" w:color="000000"/>
            </w:tcBorders>
            <w:shd w:val="clear" w:color="auto" w:fill="E6E6E6"/>
          </w:tcPr>
          <w:p w14:paraId="0660ECEA"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4F6D8428"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3773C062" w14:textId="77777777" w:rsidR="00253487" w:rsidRPr="00253487" w:rsidRDefault="00253487" w:rsidP="00253487"/>
        </w:tc>
      </w:tr>
      <w:bookmarkEnd w:id="336"/>
    </w:tbl>
    <w:p w14:paraId="4780F7F5"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7BF4A616" w14:textId="77777777">
        <w:tc>
          <w:tcPr>
            <w:tcW w:w="9576" w:type="dxa"/>
            <w:tcBorders>
              <w:bottom w:val="nil"/>
            </w:tcBorders>
            <w:shd w:val="pct25" w:color="auto" w:fill="FFFFFF"/>
          </w:tcPr>
          <w:p w14:paraId="39B55117" w14:textId="77777777" w:rsidR="009E3F16" w:rsidRDefault="009E3F16">
            <w:pPr>
              <w:pStyle w:val="Heading5"/>
            </w:pPr>
            <w:r>
              <w:rPr>
                <w:rFonts w:ascii="Times New Roman" w:hAnsi="Times New Roman"/>
                <w:sz w:val="24"/>
              </w:rPr>
              <w:t xml:space="preserve">FIXML Definition for this message – see </w:t>
            </w:r>
            <w:hyperlink r:id="rId84"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25D8E5D2" w14:textId="77777777">
        <w:tc>
          <w:tcPr>
            <w:tcW w:w="9576" w:type="dxa"/>
            <w:shd w:val="pct12" w:color="auto" w:fill="FFFFFF"/>
          </w:tcPr>
          <w:p w14:paraId="739485D0"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AsgnRpt</w:t>
            </w:r>
          </w:p>
          <w:p w14:paraId="23DE6517"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0CF56130" w14:textId="77777777" w:rsidR="009E3F16" w:rsidRDefault="009E3F16"/>
    <w:p w14:paraId="3C9E353F" w14:textId="77777777" w:rsidR="009E3F16" w:rsidRDefault="009E3F16">
      <w:pPr>
        <w:pStyle w:val="Heading2"/>
      </w:pPr>
      <w:r>
        <w:br w:type="page"/>
      </w:r>
      <w:bookmarkStart w:id="338" w:name="_Toc227925112"/>
      <w:r>
        <w:t>Contrary Intention Report</w:t>
      </w:r>
      <w:bookmarkEnd w:id="338"/>
    </w:p>
    <w:p w14:paraId="1C6D7E51" w14:textId="77777777" w:rsidR="009E3F16" w:rsidRDefault="009E3F16">
      <w:pPr>
        <w:pStyle w:val="NormalIndent"/>
      </w:pPr>
      <w:r>
        <w:t>The Contrary Intention Report is used for reporting of contrary expiration quantities for Saturday expiring options.  This information is required by options exchanges for regulatory purposes.</w:t>
      </w:r>
    </w:p>
    <w:p w14:paraId="2F93A765" w14:textId="77777777" w:rsidR="009E3F16" w:rsidRDefault="009E3F16">
      <w:pPr>
        <w:pStyle w:val="NormalIndent"/>
        <w:jc w:val="center"/>
        <w:rPr>
          <w:b/>
          <w:sz w:val="24"/>
          <w:szCs w:val="24"/>
        </w:rPr>
      </w:pPr>
      <w:r>
        <w:rPr>
          <w:b/>
          <w:sz w:val="24"/>
          <w:szCs w:val="24"/>
        </w:rPr>
        <w:t>Contrary Intention Report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342C71C3"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4E89897C" w14:textId="77777777" w:rsidR="00253487" w:rsidRPr="000F73DB" w:rsidRDefault="00253487" w:rsidP="000F73DB">
            <w:pPr>
              <w:jc w:val="center"/>
              <w:rPr>
                <w:b/>
                <w:i/>
              </w:rPr>
            </w:pPr>
            <w:bookmarkStart w:id="339" w:name="Msg_ContraryIntentionRepo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0D6C31F1"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0AC4A081"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344E1FF3" w14:textId="77777777" w:rsidR="00253487" w:rsidRPr="000F73DB" w:rsidRDefault="00253487" w:rsidP="000F73DB">
            <w:pPr>
              <w:jc w:val="center"/>
              <w:rPr>
                <w:b/>
                <w:i/>
              </w:rPr>
            </w:pPr>
            <w:r w:rsidRPr="000F73DB">
              <w:rPr>
                <w:b/>
                <w:i/>
              </w:rPr>
              <w:t>Comments</w:t>
            </w:r>
          </w:p>
        </w:tc>
      </w:tr>
      <w:tr w:rsidR="00253487" w:rsidRPr="00253487" w14:paraId="04BBEC08" w14:textId="77777777" w:rsidTr="000F73DB">
        <w:tc>
          <w:tcPr>
            <w:tcW w:w="3402" w:type="dxa"/>
            <w:gridSpan w:val="2"/>
            <w:tcBorders>
              <w:top w:val="single" w:sz="6" w:space="0" w:color="000000"/>
              <w:bottom w:val="single" w:sz="6" w:space="0" w:color="000000"/>
            </w:tcBorders>
            <w:shd w:val="clear" w:color="auto" w:fill="E6E6E6"/>
          </w:tcPr>
          <w:p w14:paraId="2815206E"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4D89E697"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3E600566" w14:textId="77777777" w:rsidR="00253487" w:rsidRPr="00253487" w:rsidRDefault="00253487" w:rsidP="00253487">
            <w:r w:rsidRPr="00253487">
              <w:t>MsgType = BO</w:t>
            </w:r>
          </w:p>
        </w:tc>
      </w:tr>
      <w:tr w:rsidR="00253487" w:rsidRPr="00253487" w14:paraId="4C0F39E9" w14:textId="77777777" w:rsidTr="000F73DB">
        <w:tc>
          <w:tcPr>
            <w:tcW w:w="3402" w:type="dxa"/>
            <w:gridSpan w:val="2"/>
            <w:tcBorders>
              <w:top w:val="single" w:sz="6" w:space="0" w:color="000000"/>
              <w:bottom w:val="single" w:sz="6" w:space="0" w:color="000000"/>
            </w:tcBorders>
            <w:shd w:val="clear" w:color="auto" w:fill="E6E6E6"/>
          </w:tcPr>
          <w:p w14:paraId="385A9771" w14:textId="77777777" w:rsidR="00253487" w:rsidRPr="00253487" w:rsidRDefault="00253487" w:rsidP="000F73DB">
            <w:pPr>
              <w:jc w:val="left"/>
            </w:pPr>
            <w:r w:rsidRPr="00253487">
              <w:t>component block  &lt;ApplicationSequenceControl&gt;</w:t>
            </w:r>
          </w:p>
        </w:tc>
        <w:tc>
          <w:tcPr>
            <w:tcW w:w="811" w:type="dxa"/>
            <w:tcBorders>
              <w:top w:val="single" w:sz="6" w:space="0" w:color="000000"/>
              <w:bottom w:val="single" w:sz="6" w:space="0" w:color="000000"/>
            </w:tcBorders>
            <w:shd w:val="clear" w:color="auto" w:fill="E6E6E6"/>
          </w:tcPr>
          <w:p w14:paraId="0670AE2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BD601C9" w14:textId="77777777" w:rsidR="00253487" w:rsidRPr="00253487" w:rsidRDefault="00253487" w:rsidP="00253487"/>
        </w:tc>
      </w:tr>
      <w:tr w:rsidR="00253487" w:rsidRPr="00253487" w14:paraId="45248593" w14:textId="77777777" w:rsidTr="000F73DB">
        <w:tc>
          <w:tcPr>
            <w:tcW w:w="652" w:type="dxa"/>
            <w:tcBorders>
              <w:top w:val="single" w:sz="6" w:space="0" w:color="000000"/>
            </w:tcBorders>
            <w:shd w:val="clear" w:color="auto" w:fill="auto"/>
          </w:tcPr>
          <w:p w14:paraId="7F2D7AD4" w14:textId="77777777" w:rsidR="00253487" w:rsidRPr="00253487" w:rsidRDefault="00253487" w:rsidP="000F73DB">
            <w:pPr>
              <w:jc w:val="center"/>
            </w:pPr>
            <w:r w:rsidRPr="00253487">
              <w:t>977</w:t>
            </w:r>
          </w:p>
        </w:tc>
        <w:tc>
          <w:tcPr>
            <w:tcW w:w="2750" w:type="dxa"/>
            <w:tcBorders>
              <w:top w:val="single" w:sz="6" w:space="0" w:color="000000"/>
            </w:tcBorders>
            <w:shd w:val="clear" w:color="auto" w:fill="auto"/>
          </w:tcPr>
          <w:p w14:paraId="0ECE1965" w14:textId="77777777" w:rsidR="00253487" w:rsidRPr="00253487" w:rsidRDefault="00253487" w:rsidP="00253487">
            <w:r w:rsidRPr="00253487">
              <w:t>ContIntRptID</w:t>
            </w:r>
          </w:p>
        </w:tc>
        <w:tc>
          <w:tcPr>
            <w:tcW w:w="811" w:type="dxa"/>
            <w:tcBorders>
              <w:top w:val="single" w:sz="6" w:space="0" w:color="000000"/>
            </w:tcBorders>
            <w:shd w:val="clear" w:color="auto" w:fill="auto"/>
          </w:tcPr>
          <w:p w14:paraId="13B0ED45"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058B1EAD" w14:textId="77777777" w:rsidR="00253487" w:rsidRPr="00253487" w:rsidRDefault="00253487" w:rsidP="00253487">
            <w:r w:rsidRPr="00253487">
              <w:t>Unique identifier for the Contrary Intention report</w:t>
            </w:r>
          </w:p>
        </w:tc>
      </w:tr>
      <w:tr w:rsidR="00253487" w:rsidRPr="00253487" w14:paraId="3E3CA6C8" w14:textId="77777777" w:rsidTr="000F73DB">
        <w:tc>
          <w:tcPr>
            <w:tcW w:w="652" w:type="dxa"/>
            <w:shd w:val="clear" w:color="auto" w:fill="auto"/>
          </w:tcPr>
          <w:p w14:paraId="2525311F" w14:textId="77777777" w:rsidR="00253487" w:rsidRPr="00253487" w:rsidRDefault="00253487" w:rsidP="000F73DB">
            <w:pPr>
              <w:jc w:val="center"/>
            </w:pPr>
            <w:r w:rsidRPr="00253487">
              <w:t>60</w:t>
            </w:r>
          </w:p>
        </w:tc>
        <w:tc>
          <w:tcPr>
            <w:tcW w:w="2750" w:type="dxa"/>
            <w:shd w:val="clear" w:color="auto" w:fill="auto"/>
          </w:tcPr>
          <w:p w14:paraId="1EDA2823" w14:textId="77777777" w:rsidR="00253487" w:rsidRPr="00253487" w:rsidRDefault="00253487" w:rsidP="00253487">
            <w:r w:rsidRPr="00253487">
              <w:t>TransactTime</w:t>
            </w:r>
          </w:p>
        </w:tc>
        <w:tc>
          <w:tcPr>
            <w:tcW w:w="811" w:type="dxa"/>
            <w:shd w:val="clear" w:color="auto" w:fill="auto"/>
          </w:tcPr>
          <w:p w14:paraId="32429132" w14:textId="77777777" w:rsidR="00253487" w:rsidRPr="00253487" w:rsidRDefault="00253487" w:rsidP="000F73DB">
            <w:pPr>
              <w:jc w:val="center"/>
            </w:pPr>
            <w:r w:rsidRPr="00253487">
              <w:t>N</w:t>
            </w:r>
          </w:p>
        </w:tc>
        <w:tc>
          <w:tcPr>
            <w:tcW w:w="4859" w:type="dxa"/>
            <w:shd w:val="clear" w:color="auto" w:fill="auto"/>
          </w:tcPr>
          <w:p w14:paraId="3EC8F3C5" w14:textId="77777777" w:rsidR="00253487" w:rsidRPr="00253487" w:rsidRDefault="00253487" w:rsidP="00253487">
            <w:r w:rsidRPr="00253487">
              <w:t>Time the contrary intention was received by clearing organization.</w:t>
            </w:r>
          </w:p>
        </w:tc>
      </w:tr>
      <w:tr w:rsidR="00253487" w:rsidRPr="00253487" w14:paraId="7265B1D1" w14:textId="77777777" w:rsidTr="000F73DB">
        <w:tc>
          <w:tcPr>
            <w:tcW w:w="652" w:type="dxa"/>
            <w:shd w:val="clear" w:color="auto" w:fill="auto"/>
          </w:tcPr>
          <w:p w14:paraId="37D714CF" w14:textId="77777777" w:rsidR="00253487" w:rsidRPr="00253487" w:rsidRDefault="00253487" w:rsidP="000F73DB">
            <w:pPr>
              <w:jc w:val="center"/>
            </w:pPr>
            <w:r w:rsidRPr="00253487">
              <w:t>978</w:t>
            </w:r>
          </w:p>
        </w:tc>
        <w:tc>
          <w:tcPr>
            <w:tcW w:w="2750" w:type="dxa"/>
            <w:shd w:val="clear" w:color="auto" w:fill="auto"/>
          </w:tcPr>
          <w:p w14:paraId="51460DFC" w14:textId="77777777" w:rsidR="00253487" w:rsidRPr="00253487" w:rsidRDefault="00253487" w:rsidP="00253487">
            <w:r w:rsidRPr="00253487">
              <w:t>LateIndicator</w:t>
            </w:r>
          </w:p>
        </w:tc>
        <w:tc>
          <w:tcPr>
            <w:tcW w:w="811" w:type="dxa"/>
            <w:shd w:val="clear" w:color="auto" w:fill="auto"/>
          </w:tcPr>
          <w:p w14:paraId="07934CA6" w14:textId="77777777" w:rsidR="00253487" w:rsidRPr="00253487" w:rsidRDefault="00253487" w:rsidP="000F73DB">
            <w:pPr>
              <w:jc w:val="center"/>
            </w:pPr>
            <w:r w:rsidRPr="00253487">
              <w:t>N</w:t>
            </w:r>
          </w:p>
        </w:tc>
        <w:tc>
          <w:tcPr>
            <w:tcW w:w="4859" w:type="dxa"/>
            <w:shd w:val="clear" w:color="auto" w:fill="auto"/>
          </w:tcPr>
          <w:p w14:paraId="38F03673" w14:textId="77777777" w:rsidR="00253487" w:rsidRPr="00253487" w:rsidRDefault="00253487" w:rsidP="00253487">
            <w:r w:rsidRPr="00253487">
              <w:t>Indicates if the contrary intention was received after the exchange imposed cutoff time</w:t>
            </w:r>
          </w:p>
        </w:tc>
      </w:tr>
      <w:tr w:rsidR="00253487" w:rsidRPr="00253487" w14:paraId="65D760AB" w14:textId="77777777" w:rsidTr="000F73DB">
        <w:tc>
          <w:tcPr>
            <w:tcW w:w="652" w:type="dxa"/>
            <w:shd w:val="clear" w:color="auto" w:fill="auto"/>
          </w:tcPr>
          <w:p w14:paraId="4263892D" w14:textId="77777777" w:rsidR="00253487" w:rsidRPr="00253487" w:rsidRDefault="00253487" w:rsidP="000F73DB">
            <w:pPr>
              <w:jc w:val="center"/>
            </w:pPr>
            <w:r w:rsidRPr="00253487">
              <w:t>979</w:t>
            </w:r>
          </w:p>
        </w:tc>
        <w:tc>
          <w:tcPr>
            <w:tcW w:w="2750" w:type="dxa"/>
            <w:shd w:val="clear" w:color="auto" w:fill="auto"/>
          </w:tcPr>
          <w:p w14:paraId="7F924CB3" w14:textId="77777777" w:rsidR="00253487" w:rsidRPr="00253487" w:rsidRDefault="00253487" w:rsidP="00253487">
            <w:r w:rsidRPr="00253487">
              <w:t>InputSource</w:t>
            </w:r>
          </w:p>
        </w:tc>
        <w:tc>
          <w:tcPr>
            <w:tcW w:w="811" w:type="dxa"/>
            <w:shd w:val="clear" w:color="auto" w:fill="auto"/>
          </w:tcPr>
          <w:p w14:paraId="2A956890" w14:textId="77777777" w:rsidR="00253487" w:rsidRPr="00253487" w:rsidRDefault="00253487" w:rsidP="000F73DB">
            <w:pPr>
              <w:jc w:val="center"/>
            </w:pPr>
            <w:r w:rsidRPr="00253487">
              <w:t>N</w:t>
            </w:r>
          </w:p>
        </w:tc>
        <w:tc>
          <w:tcPr>
            <w:tcW w:w="4859" w:type="dxa"/>
            <w:shd w:val="clear" w:color="auto" w:fill="auto"/>
          </w:tcPr>
          <w:p w14:paraId="40D927C4" w14:textId="77777777" w:rsidR="00253487" w:rsidRPr="00253487" w:rsidRDefault="00253487" w:rsidP="00253487">
            <w:r w:rsidRPr="00253487">
              <w:t>Source of the contrary intention</w:t>
            </w:r>
          </w:p>
        </w:tc>
      </w:tr>
      <w:tr w:rsidR="00253487" w:rsidRPr="00253487" w14:paraId="63BBE48C" w14:textId="77777777" w:rsidTr="000F73DB">
        <w:tc>
          <w:tcPr>
            <w:tcW w:w="652" w:type="dxa"/>
            <w:tcBorders>
              <w:bottom w:val="single" w:sz="6" w:space="0" w:color="000000"/>
            </w:tcBorders>
            <w:shd w:val="clear" w:color="auto" w:fill="auto"/>
          </w:tcPr>
          <w:p w14:paraId="12A4717E" w14:textId="77777777" w:rsidR="00253487" w:rsidRPr="00253487" w:rsidRDefault="00253487" w:rsidP="000F73DB">
            <w:pPr>
              <w:jc w:val="center"/>
            </w:pPr>
            <w:r w:rsidRPr="00253487">
              <w:t>715</w:t>
            </w:r>
          </w:p>
        </w:tc>
        <w:tc>
          <w:tcPr>
            <w:tcW w:w="2750" w:type="dxa"/>
            <w:tcBorders>
              <w:bottom w:val="single" w:sz="6" w:space="0" w:color="000000"/>
            </w:tcBorders>
            <w:shd w:val="clear" w:color="auto" w:fill="auto"/>
          </w:tcPr>
          <w:p w14:paraId="49A29B6E" w14:textId="77777777" w:rsidR="00253487" w:rsidRPr="00253487" w:rsidRDefault="00253487" w:rsidP="00253487">
            <w:r w:rsidRPr="00253487">
              <w:t>ClearingBusinessDate</w:t>
            </w:r>
          </w:p>
        </w:tc>
        <w:tc>
          <w:tcPr>
            <w:tcW w:w="811" w:type="dxa"/>
            <w:tcBorders>
              <w:bottom w:val="single" w:sz="6" w:space="0" w:color="000000"/>
            </w:tcBorders>
            <w:shd w:val="clear" w:color="auto" w:fill="auto"/>
          </w:tcPr>
          <w:p w14:paraId="7E31AEB0" w14:textId="77777777" w:rsidR="00253487" w:rsidRPr="00253487" w:rsidRDefault="00253487" w:rsidP="000F73DB">
            <w:pPr>
              <w:jc w:val="center"/>
            </w:pPr>
            <w:r w:rsidRPr="00253487">
              <w:t>Y</w:t>
            </w:r>
          </w:p>
        </w:tc>
        <w:tc>
          <w:tcPr>
            <w:tcW w:w="4859" w:type="dxa"/>
            <w:tcBorders>
              <w:bottom w:val="single" w:sz="6" w:space="0" w:color="000000"/>
            </w:tcBorders>
            <w:shd w:val="clear" w:color="auto" w:fill="auto"/>
          </w:tcPr>
          <w:p w14:paraId="53078D13" w14:textId="77777777" w:rsidR="00253487" w:rsidRPr="00253487" w:rsidRDefault="00253487" w:rsidP="00253487">
            <w:r w:rsidRPr="00253487">
              <w:t>Business date of contrary intention</w:t>
            </w:r>
          </w:p>
        </w:tc>
      </w:tr>
      <w:tr w:rsidR="00253487" w:rsidRPr="00253487" w14:paraId="52A55EF9" w14:textId="77777777" w:rsidTr="000F73DB">
        <w:tc>
          <w:tcPr>
            <w:tcW w:w="3402" w:type="dxa"/>
            <w:gridSpan w:val="2"/>
            <w:tcBorders>
              <w:top w:val="single" w:sz="6" w:space="0" w:color="000000"/>
              <w:bottom w:val="single" w:sz="6" w:space="0" w:color="000000"/>
            </w:tcBorders>
            <w:shd w:val="clear" w:color="auto" w:fill="E6E6E6"/>
          </w:tcPr>
          <w:p w14:paraId="3A3BB61C"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1FC6358D"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120132D9" w14:textId="77777777" w:rsidR="00253487" w:rsidRDefault="00253487" w:rsidP="00253487">
            <w:r w:rsidRPr="00253487">
              <w:t>Clearing Organization</w:t>
            </w:r>
          </w:p>
          <w:p w14:paraId="53087364" w14:textId="77777777" w:rsidR="00253487" w:rsidRDefault="00253487" w:rsidP="00253487">
            <w:r w:rsidRPr="00253487">
              <w:t>Clearing Firm</w:t>
            </w:r>
          </w:p>
          <w:p w14:paraId="063FA4E3" w14:textId="77777777" w:rsidR="00253487" w:rsidRPr="00253487" w:rsidRDefault="00253487" w:rsidP="00253487">
            <w:r w:rsidRPr="00253487">
              <w:t>Position Account</w:t>
            </w:r>
          </w:p>
        </w:tc>
      </w:tr>
      <w:tr w:rsidR="00253487" w:rsidRPr="00253487" w14:paraId="3D0AF52D" w14:textId="77777777" w:rsidTr="000F73DB">
        <w:tc>
          <w:tcPr>
            <w:tcW w:w="3402" w:type="dxa"/>
            <w:gridSpan w:val="2"/>
            <w:tcBorders>
              <w:top w:val="single" w:sz="6" w:space="0" w:color="000000"/>
              <w:bottom w:val="single" w:sz="6" w:space="0" w:color="000000"/>
            </w:tcBorders>
            <w:shd w:val="clear" w:color="auto" w:fill="E6E6E6"/>
          </w:tcPr>
          <w:p w14:paraId="2D394D60" w14:textId="77777777" w:rsidR="00253487" w:rsidRPr="00253487" w:rsidRDefault="00253487" w:rsidP="000F73DB">
            <w:pPr>
              <w:jc w:val="left"/>
            </w:pPr>
            <w:r w:rsidRPr="00253487">
              <w:t>component block  &lt;ExpirationQty&gt;</w:t>
            </w:r>
          </w:p>
        </w:tc>
        <w:tc>
          <w:tcPr>
            <w:tcW w:w="811" w:type="dxa"/>
            <w:tcBorders>
              <w:top w:val="single" w:sz="6" w:space="0" w:color="000000"/>
              <w:bottom w:val="single" w:sz="6" w:space="0" w:color="000000"/>
            </w:tcBorders>
            <w:shd w:val="clear" w:color="auto" w:fill="E6E6E6"/>
          </w:tcPr>
          <w:p w14:paraId="0A5A2A54"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01692CF" w14:textId="77777777" w:rsidR="00253487" w:rsidRPr="00253487" w:rsidRDefault="00253487" w:rsidP="00253487">
            <w:r w:rsidRPr="00253487">
              <w:t>Expiration Quantities</w:t>
            </w:r>
          </w:p>
        </w:tc>
      </w:tr>
      <w:tr w:rsidR="00253487" w:rsidRPr="00253487" w14:paraId="2207DFA4" w14:textId="77777777" w:rsidTr="000F73DB">
        <w:tc>
          <w:tcPr>
            <w:tcW w:w="3402" w:type="dxa"/>
            <w:gridSpan w:val="2"/>
            <w:tcBorders>
              <w:top w:val="single" w:sz="6" w:space="0" w:color="000000"/>
              <w:bottom w:val="single" w:sz="6" w:space="0" w:color="000000"/>
            </w:tcBorders>
            <w:shd w:val="clear" w:color="auto" w:fill="E6E6E6"/>
          </w:tcPr>
          <w:p w14:paraId="686CA15A"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2A76EA04"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2EFC59A5" w14:textId="77777777" w:rsidR="00253487" w:rsidRPr="00253487" w:rsidRDefault="00253487" w:rsidP="00253487"/>
        </w:tc>
      </w:tr>
      <w:tr w:rsidR="00253487" w:rsidRPr="00253487" w14:paraId="2BCB2F1D" w14:textId="77777777" w:rsidTr="000F73DB">
        <w:tc>
          <w:tcPr>
            <w:tcW w:w="3402" w:type="dxa"/>
            <w:gridSpan w:val="2"/>
            <w:tcBorders>
              <w:top w:val="single" w:sz="6" w:space="0" w:color="000000"/>
              <w:bottom w:val="single" w:sz="6" w:space="0" w:color="000000"/>
            </w:tcBorders>
            <w:shd w:val="clear" w:color="auto" w:fill="E6E6E6"/>
          </w:tcPr>
          <w:p w14:paraId="231B621C"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6C8F833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8AACEC5" w14:textId="77777777" w:rsidR="00253487" w:rsidRPr="00253487" w:rsidRDefault="00253487" w:rsidP="00253487"/>
        </w:tc>
      </w:tr>
      <w:tr w:rsidR="00253487" w:rsidRPr="00253487" w14:paraId="16D6D226" w14:textId="77777777" w:rsidTr="000F73DB">
        <w:tc>
          <w:tcPr>
            <w:tcW w:w="652" w:type="dxa"/>
            <w:tcBorders>
              <w:top w:val="single" w:sz="6" w:space="0" w:color="000000"/>
            </w:tcBorders>
            <w:shd w:val="clear" w:color="auto" w:fill="auto"/>
          </w:tcPr>
          <w:p w14:paraId="2CDB3351" w14:textId="77777777" w:rsidR="00253487" w:rsidRPr="00253487" w:rsidRDefault="00253487" w:rsidP="000F73DB">
            <w:pPr>
              <w:jc w:val="center"/>
            </w:pPr>
            <w:r w:rsidRPr="00253487">
              <w:t>58</w:t>
            </w:r>
          </w:p>
        </w:tc>
        <w:tc>
          <w:tcPr>
            <w:tcW w:w="2750" w:type="dxa"/>
            <w:tcBorders>
              <w:top w:val="single" w:sz="6" w:space="0" w:color="000000"/>
            </w:tcBorders>
            <w:shd w:val="clear" w:color="auto" w:fill="auto"/>
          </w:tcPr>
          <w:p w14:paraId="704C84B6" w14:textId="77777777" w:rsidR="00253487" w:rsidRPr="00253487" w:rsidRDefault="00253487" w:rsidP="00253487">
            <w:r w:rsidRPr="00253487">
              <w:t>Text</w:t>
            </w:r>
          </w:p>
        </w:tc>
        <w:tc>
          <w:tcPr>
            <w:tcW w:w="811" w:type="dxa"/>
            <w:tcBorders>
              <w:top w:val="single" w:sz="6" w:space="0" w:color="000000"/>
            </w:tcBorders>
            <w:shd w:val="clear" w:color="auto" w:fill="auto"/>
          </w:tcPr>
          <w:p w14:paraId="428C3599"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7F1159C" w14:textId="77777777" w:rsidR="00253487" w:rsidRPr="00253487" w:rsidRDefault="00253487" w:rsidP="00253487"/>
        </w:tc>
      </w:tr>
      <w:tr w:rsidR="00253487" w:rsidRPr="00253487" w14:paraId="6794B5FA" w14:textId="77777777" w:rsidTr="000F73DB">
        <w:tc>
          <w:tcPr>
            <w:tcW w:w="652" w:type="dxa"/>
            <w:shd w:val="clear" w:color="auto" w:fill="auto"/>
          </w:tcPr>
          <w:p w14:paraId="4A48B26D" w14:textId="77777777" w:rsidR="00253487" w:rsidRPr="00253487" w:rsidRDefault="00253487" w:rsidP="000F73DB">
            <w:pPr>
              <w:jc w:val="center"/>
            </w:pPr>
            <w:r w:rsidRPr="00253487">
              <w:t>354</w:t>
            </w:r>
          </w:p>
        </w:tc>
        <w:tc>
          <w:tcPr>
            <w:tcW w:w="2750" w:type="dxa"/>
            <w:shd w:val="clear" w:color="auto" w:fill="auto"/>
          </w:tcPr>
          <w:p w14:paraId="61F1E965" w14:textId="77777777" w:rsidR="00253487" w:rsidRPr="00253487" w:rsidRDefault="00253487" w:rsidP="00253487">
            <w:r w:rsidRPr="00253487">
              <w:t>EncodedTextLen</w:t>
            </w:r>
          </w:p>
        </w:tc>
        <w:tc>
          <w:tcPr>
            <w:tcW w:w="811" w:type="dxa"/>
            <w:shd w:val="clear" w:color="auto" w:fill="auto"/>
          </w:tcPr>
          <w:p w14:paraId="1893B3D1" w14:textId="77777777" w:rsidR="00253487" w:rsidRPr="00253487" w:rsidRDefault="00253487" w:rsidP="000F73DB">
            <w:pPr>
              <w:jc w:val="center"/>
            </w:pPr>
            <w:r w:rsidRPr="00253487">
              <w:t>N</w:t>
            </w:r>
          </w:p>
        </w:tc>
        <w:tc>
          <w:tcPr>
            <w:tcW w:w="4859" w:type="dxa"/>
            <w:shd w:val="clear" w:color="auto" w:fill="auto"/>
          </w:tcPr>
          <w:p w14:paraId="75661085" w14:textId="77777777" w:rsidR="00253487" w:rsidRPr="00253487" w:rsidRDefault="00253487" w:rsidP="00253487">
            <w:r w:rsidRPr="00253487">
              <w:t>Must be set if EncodedText field is specified and must immediately precede it.</w:t>
            </w:r>
          </w:p>
        </w:tc>
      </w:tr>
      <w:tr w:rsidR="00253487" w:rsidRPr="00253487" w14:paraId="0A770E2C" w14:textId="77777777" w:rsidTr="000F73DB">
        <w:tc>
          <w:tcPr>
            <w:tcW w:w="652" w:type="dxa"/>
            <w:tcBorders>
              <w:bottom w:val="single" w:sz="6" w:space="0" w:color="000000"/>
            </w:tcBorders>
            <w:shd w:val="clear" w:color="auto" w:fill="auto"/>
          </w:tcPr>
          <w:p w14:paraId="4F1614CE"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1D290CA3"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4AD68EF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437C46B"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63D12B37" w14:textId="77777777" w:rsidTr="000F73DB">
        <w:tc>
          <w:tcPr>
            <w:tcW w:w="3402" w:type="dxa"/>
            <w:gridSpan w:val="2"/>
            <w:tcBorders>
              <w:top w:val="single" w:sz="6" w:space="0" w:color="000000"/>
              <w:bottom w:val="double" w:sz="6" w:space="0" w:color="000000"/>
            </w:tcBorders>
            <w:shd w:val="clear" w:color="auto" w:fill="E6E6E6"/>
          </w:tcPr>
          <w:p w14:paraId="14676489"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5D88983C"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5C45260A" w14:textId="77777777" w:rsidR="00253487" w:rsidRPr="00253487" w:rsidRDefault="00253487" w:rsidP="00253487"/>
        </w:tc>
      </w:tr>
      <w:bookmarkEnd w:id="339"/>
    </w:tbl>
    <w:p w14:paraId="6A73D829" w14:textId="77777777" w:rsidR="009E3F16" w:rsidRDefault="009E3F16" w:rsidP="00253487"/>
    <w:p w14:paraId="79388E68" w14:textId="77777777" w:rsidR="009E3F16" w:rsidRDefault="009E3F16">
      <w:pPr>
        <w:pStyle w:val="Heading1"/>
      </w:pPr>
      <w:r>
        <w:br w:type="page"/>
      </w:r>
      <w:bookmarkStart w:id="340" w:name="_Toc227925113"/>
      <w:r>
        <w:t>CATEGORY:  COLLATERAL MANAGEMENT</w:t>
      </w:r>
      <w:bookmarkEnd w:id="340"/>
    </w:p>
    <w:p w14:paraId="09BC331B" w14:textId="77777777" w:rsidR="009E3F16" w:rsidRDefault="009E3F16"/>
    <w:p w14:paraId="14014816" w14:textId="77777777" w:rsidR="009E3F16" w:rsidRDefault="009E3F16">
      <w:pPr>
        <w:pStyle w:val="Heading2"/>
      </w:pPr>
      <w:bookmarkStart w:id="341" w:name="_Toc227925114"/>
      <w:r>
        <w:t>Overview</w:t>
      </w:r>
      <w:bookmarkEnd w:id="341"/>
    </w:p>
    <w:p w14:paraId="10372D17" w14:textId="77777777" w:rsidR="009E3F16" w:rsidRDefault="009E3F16">
      <w:pPr>
        <w:pStyle w:val="NormalIndent"/>
      </w:pPr>
      <w:r>
        <w:t>A set of collateral management messages are provided to manage collateral associated with positions resulting from trading activity. The Collateral Management messages have been designed to address both two party and three party interaction. The two party model addresses communication between two counterparties to a trade. The three party model supports communication involving an intermediary acting as a facilitator or guarantor to the trade, such as a clearing house or ATS.</w:t>
      </w:r>
    </w:p>
    <w:p w14:paraId="2FC98E91" w14:textId="77777777" w:rsidR="009E3F16" w:rsidRDefault="009E3F16">
      <w:pPr>
        <w:pStyle w:val="NormalIndent"/>
      </w:pPr>
      <w:r>
        <w:t>The following messages are provided to support collateral management transactions.</w:t>
      </w:r>
    </w:p>
    <w:p w14:paraId="626F27E4" w14:textId="77777777" w:rsidR="009E3F16" w:rsidRDefault="009E3F16">
      <w:pPr>
        <w:pStyle w:val="NormalIndent"/>
        <w:ind w:left="720"/>
      </w:pPr>
      <w:r>
        <w:t>Collateral Request</w:t>
      </w:r>
    </w:p>
    <w:p w14:paraId="5D5A4026" w14:textId="77777777" w:rsidR="009E3F16" w:rsidRDefault="009E3F16">
      <w:pPr>
        <w:pStyle w:val="NormalIndent"/>
        <w:ind w:left="1080"/>
      </w:pPr>
      <w:r>
        <w:t>Request collateral from counterparty</w:t>
      </w:r>
    </w:p>
    <w:p w14:paraId="6A5BE857" w14:textId="77777777" w:rsidR="009E3F16" w:rsidRDefault="009E3F16">
      <w:pPr>
        <w:pStyle w:val="NormalIndent"/>
        <w:ind w:left="1080"/>
      </w:pPr>
      <w:r>
        <w:t>The response to the Collateral Request message is a Collateral Assignment message</w:t>
      </w:r>
    </w:p>
    <w:p w14:paraId="62ED3914" w14:textId="77777777" w:rsidR="009E3F16" w:rsidRDefault="009E3F16">
      <w:pPr>
        <w:pStyle w:val="NormalIndent"/>
        <w:ind w:left="720"/>
      </w:pPr>
      <w:r>
        <w:t>Collateral Assignment</w:t>
      </w:r>
    </w:p>
    <w:p w14:paraId="41B3AE8C" w14:textId="77777777" w:rsidR="009E3F16" w:rsidRDefault="009E3F16">
      <w:pPr>
        <w:pStyle w:val="NormalIndent"/>
        <w:ind w:left="1080"/>
      </w:pPr>
      <w:r>
        <w:t>Used to make assignment, replenishment, or substitution to collateral for a trade</w:t>
      </w:r>
    </w:p>
    <w:p w14:paraId="253C1B7C" w14:textId="77777777" w:rsidR="009E3F16" w:rsidRDefault="009E3F16">
      <w:pPr>
        <w:pStyle w:val="NormalIndent"/>
        <w:ind w:left="1080"/>
      </w:pPr>
      <w:r>
        <w:t>The response to a Collateral Assignment message is a Collateral Response message</w:t>
      </w:r>
    </w:p>
    <w:p w14:paraId="0DF729BC" w14:textId="77777777" w:rsidR="009E3F16" w:rsidRDefault="009E3F16">
      <w:pPr>
        <w:pStyle w:val="NormalIndent"/>
        <w:ind w:left="720"/>
      </w:pPr>
      <w:r>
        <w:t>Collateral Response</w:t>
      </w:r>
    </w:p>
    <w:p w14:paraId="5E08C1ED" w14:textId="77777777" w:rsidR="009E3F16" w:rsidRDefault="009E3F16">
      <w:pPr>
        <w:pStyle w:val="NormalIndent"/>
        <w:ind w:left="1080"/>
      </w:pPr>
      <w:r>
        <w:t>Reply from recipient (or market ) to a Collateral Assignment message</w:t>
      </w:r>
    </w:p>
    <w:p w14:paraId="11047685" w14:textId="77777777" w:rsidR="009E3F16" w:rsidRDefault="009E3F16">
      <w:pPr>
        <w:pStyle w:val="NormalIndent"/>
        <w:ind w:left="720"/>
      </w:pPr>
      <w:r>
        <w:t>Collateral Report</w:t>
      </w:r>
    </w:p>
    <w:p w14:paraId="7343827D" w14:textId="77777777" w:rsidR="009E3F16" w:rsidRDefault="009E3F16">
      <w:pPr>
        <w:pStyle w:val="NormalIndent"/>
        <w:ind w:left="1080"/>
      </w:pPr>
      <w:r>
        <w:t>Reports status of collateral</w:t>
      </w:r>
    </w:p>
    <w:p w14:paraId="7FF1DBC2" w14:textId="77777777" w:rsidR="009E3F16" w:rsidRDefault="009E3F16">
      <w:pPr>
        <w:pStyle w:val="NormalIndent"/>
        <w:ind w:left="720"/>
      </w:pPr>
      <w:r>
        <w:t>Collateral Inquiry</w:t>
      </w:r>
    </w:p>
    <w:p w14:paraId="7C88A679" w14:textId="77777777" w:rsidR="009E3F16" w:rsidRDefault="009E3F16">
      <w:pPr>
        <w:pStyle w:val="NormalIndent"/>
        <w:ind w:left="1080"/>
      </w:pPr>
      <w:r>
        <w:t>Query collateral</w:t>
      </w:r>
    </w:p>
    <w:p w14:paraId="216759AF" w14:textId="77777777" w:rsidR="009E3F16" w:rsidRDefault="009E3F16">
      <w:pPr>
        <w:pStyle w:val="NormalIndent"/>
        <w:ind w:left="1080"/>
      </w:pPr>
      <w:r>
        <w:t>Multiple criteria supported</w:t>
      </w:r>
    </w:p>
    <w:p w14:paraId="14E84D71" w14:textId="77777777" w:rsidR="009E3F16" w:rsidRDefault="009E3F16">
      <w:pPr>
        <w:pStyle w:val="NormalIndent"/>
        <w:ind w:left="1080"/>
      </w:pPr>
      <w:r>
        <w:t>The response to a Collateral Inquiry is one or more Collateral Report messages</w:t>
      </w:r>
    </w:p>
    <w:p w14:paraId="2EEFAABD" w14:textId="77777777" w:rsidR="009E3F16" w:rsidRDefault="009E3F16">
      <w:pPr>
        <w:pStyle w:val="Heading2"/>
      </w:pPr>
      <w:bookmarkStart w:id="342" w:name="_Toc227925115"/>
      <w:r>
        <w:t>Collateral Management Usage</w:t>
      </w:r>
      <w:bookmarkEnd w:id="342"/>
    </w:p>
    <w:p w14:paraId="3B75E176" w14:textId="77777777" w:rsidR="009E3F16" w:rsidRDefault="009E3F16">
      <w:pPr>
        <w:pStyle w:val="NormalIndent"/>
      </w:pPr>
      <w:r>
        <w:t>Collateral management messages have been designed for the following uses:</w:t>
      </w:r>
    </w:p>
    <w:p w14:paraId="34574CAD" w14:textId="77777777" w:rsidR="009E3F16" w:rsidRDefault="009E3F16">
      <w:pPr>
        <w:pStyle w:val="NormalIndent"/>
        <w:ind w:left="720"/>
      </w:pPr>
      <w:r>
        <w:t>Securities financing (such as Repurchase Agreements and Securities lending)</w:t>
      </w:r>
    </w:p>
    <w:p w14:paraId="14255667" w14:textId="77777777" w:rsidR="009E3F16" w:rsidRDefault="009E3F16">
      <w:pPr>
        <w:pStyle w:val="NormalIndent"/>
        <w:ind w:left="720"/>
      </w:pPr>
      <w:r>
        <w:t>Clearing House collateralization</w:t>
      </w:r>
    </w:p>
    <w:p w14:paraId="777060D1" w14:textId="77777777" w:rsidR="009E3F16" w:rsidRDefault="009E3F16">
      <w:pPr>
        <w:pStyle w:val="Heading2"/>
      </w:pPr>
      <w:r>
        <w:br w:type="page"/>
      </w:r>
      <w:bookmarkStart w:id="343" w:name="_Toc227925116"/>
      <w:r>
        <w:t>Collateral Management Component Blocks</w:t>
      </w:r>
      <w:bookmarkEnd w:id="343"/>
    </w:p>
    <w:p w14:paraId="2D3F22FE" w14:textId="77777777" w:rsidR="009E3F16" w:rsidRDefault="009E3F16">
      <w:r>
        <w:t>This section lists the component blocks used exclusively by the messages defined for Collateral Management.</w:t>
      </w:r>
    </w:p>
    <w:p w14:paraId="6A2E47DB" w14:textId="77777777" w:rsidR="009E3F16" w:rsidRDefault="009E3F16">
      <w:pPr>
        <w:pStyle w:val="Heading3"/>
      </w:pPr>
      <w:bookmarkStart w:id="344" w:name="_Toc227925117"/>
      <w:r>
        <w:t>CollInqQualGrp component block</w:t>
      </w:r>
      <w:bookmarkEnd w:id="344"/>
    </w:p>
    <w:p w14:paraId="0C8797BF"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2ACDC6CE"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48D51F2D" w14:textId="77777777" w:rsidR="00253487" w:rsidRPr="000F73DB" w:rsidRDefault="00253487" w:rsidP="000F73DB">
            <w:pPr>
              <w:jc w:val="center"/>
              <w:rPr>
                <w:b/>
                <w:i/>
              </w:rPr>
            </w:pPr>
            <w:bookmarkStart w:id="345" w:name="Comp_CollInqQual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3319E24E"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030BA5D4"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70E5612C" w14:textId="77777777" w:rsidR="00253487" w:rsidRPr="000F73DB" w:rsidRDefault="00253487" w:rsidP="000F73DB">
            <w:pPr>
              <w:jc w:val="center"/>
              <w:rPr>
                <w:b/>
                <w:i/>
              </w:rPr>
            </w:pPr>
            <w:r w:rsidRPr="000F73DB">
              <w:rPr>
                <w:b/>
                <w:i/>
              </w:rPr>
              <w:t>Comments</w:t>
            </w:r>
          </w:p>
        </w:tc>
      </w:tr>
      <w:tr w:rsidR="00253487" w:rsidRPr="00253487" w14:paraId="6349AAAF" w14:textId="77777777" w:rsidTr="000F73DB">
        <w:tc>
          <w:tcPr>
            <w:tcW w:w="652" w:type="dxa"/>
            <w:shd w:val="clear" w:color="auto" w:fill="auto"/>
          </w:tcPr>
          <w:p w14:paraId="335093F2" w14:textId="77777777" w:rsidR="00253487" w:rsidRPr="00253487" w:rsidRDefault="00253487" w:rsidP="000F73DB">
            <w:pPr>
              <w:jc w:val="center"/>
            </w:pPr>
            <w:r w:rsidRPr="00253487">
              <w:t>938</w:t>
            </w:r>
          </w:p>
        </w:tc>
        <w:tc>
          <w:tcPr>
            <w:tcW w:w="2750" w:type="dxa"/>
            <w:gridSpan w:val="2"/>
            <w:shd w:val="clear" w:color="auto" w:fill="auto"/>
          </w:tcPr>
          <w:p w14:paraId="35486CDA" w14:textId="77777777" w:rsidR="00253487" w:rsidRPr="00253487" w:rsidRDefault="00253487" w:rsidP="00253487">
            <w:r w:rsidRPr="00253487">
              <w:t>NoCollInquiryQualifier</w:t>
            </w:r>
          </w:p>
        </w:tc>
        <w:tc>
          <w:tcPr>
            <w:tcW w:w="811" w:type="dxa"/>
            <w:shd w:val="clear" w:color="auto" w:fill="auto"/>
          </w:tcPr>
          <w:p w14:paraId="3684BB0A" w14:textId="77777777" w:rsidR="00253487" w:rsidRPr="00253487" w:rsidRDefault="00253487" w:rsidP="000F73DB">
            <w:pPr>
              <w:jc w:val="center"/>
            </w:pPr>
            <w:r w:rsidRPr="00253487">
              <w:t>N</w:t>
            </w:r>
          </w:p>
        </w:tc>
        <w:tc>
          <w:tcPr>
            <w:tcW w:w="4859" w:type="dxa"/>
            <w:shd w:val="clear" w:color="auto" w:fill="auto"/>
          </w:tcPr>
          <w:p w14:paraId="1D08524A" w14:textId="77777777" w:rsidR="00253487" w:rsidRPr="00253487" w:rsidRDefault="00253487" w:rsidP="00253487">
            <w:r w:rsidRPr="00253487">
              <w:t>Number of qualifiers to inquiry</w:t>
            </w:r>
          </w:p>
        </w:tc>
      </w:tr>
      <w:tr w:rsidR="00253487" w:rsidRPr="00253487" w14:paraId="0499A872" w14:textId="77777777" w:rsidTr="000F73DB">
        <w:tc>
          <w:tcPr>
            <w:tcW w:w="652" w:type="dxa"/>
            <w:shd w:val="clear" w:color="auto" w:fill="auto"/>
          </w:tcPr>
          <w:p w14:paraId="1C25F88F" w14:textId="77777777" w:rsidR="00253487" w:rsidRPr="000F73DB" w:rsidRDefault="00253487" w:rsidP="000F73DB">
            <w:pPr>
              <w:jc w:val="center"/>
              <w:rPr>
                <w:rFonts w:ascii="Wingdings" w:hAnsi="Wingdings"/>
                <w:b/>
              </w:rPr>
            </w:pPr>
            <w:r w:rsidRPr="000F73DB">
              <w:rPr>
                <w:rFonts w:ascii="Wingdings" w:hAnsi="Wingdings"/>
                <w:b/>
              </w:rPr>
              <w:t></w:t>
            </w:r>
          </w:p>
        </w:tc>
        <w:tc>
          <w:tcPr>
            <w:tcW w:w="652" w:type="dxa"/>
            <w:shd w:val="clear" w:color="auto" w:fill="auto"/>
          </w:tcPr>
          <w:p w14:paraId="77BD3886" w14:textId="77777777" w:rsidR="00253487" w:rsidRPr="00253487" w:rsidRDefault="00253487" w:rsidP="000F73DB">
            <w:pPr>
              <w:jc w:val="center"/>
            </w:pPr>
            <w:r w:rsidRPr="00253487">
              <w:t>896</w:t>
            </w:r>
          </w:p>
        </w:tc>
        <w:tc>
          <w:tcPr>
            <w:tcW w:w="2098" w:type="dxa"/>
            <w:shd w:val="clear" w:color="auto" w:fill="auto"/>
          </w:tcPr>
          <w:p w14:paraId="312E5DD3" w14:textId="77777777" w:rsidR="00253487" w:rsidRPr="00253487" w:rsidRDefault="00253487" w:rsidP="00253487">
            <w:r w:rsidRPr="00253487">
              <w:t>CollInquiryQualifier</w:t>
            </w:r>
          </w:p>
        </w:tc>
        <w:tc>
          <w:tcPr>
            <w:tcW w:w="811" w:type="dxa"/>
            <w:shd w:val="clear" w:color="auto" w:fill="auto"/>
          </w:tcPr>
          <w:p w14:paraId="5AD225EB" w14:textId="77777777" w:rsidR="00253487" w:rsidRPr="00253487" w:rsidRDefault="00253487" w:rsidP="000F73DB">
            <w:pPr>
              <w:jc w:val="center"/>
            </w:pPr>
            <w:r w:rsidRPr="00253487">
              <w:t>N</w:t>
            </w:r>
          </w:p>
        </w:tc>
        <w:tc>
          <w:tcPr>
            <w:tcW w:w="4859" w:type="dxa"/>
            <w:shd w:val="clear" w:color="auto" w:fill="auto"/>
          </w:tcPr>
          <w:p w14:paraId="4B058009" w14:textId="77777777" w:rsidR="00253487" w:rsidRDefault="00253487" w:rsidP="00253487">
            <w:r w:rsidRPr="00253487">
              <w:t>Required if NoCollInquiryQualifier &gt; 0</w:t>
            </w:r>
          </w:p>
          <w:p w14:paraId="2D0DC70A" w14:textId="77777777" w:rsidR="00253487" w:rsidRPr="00253487" w:rsidRDefault="00253487" w:rsidP="00253487">
            <w:r w:rsidRPr="00253487">
              <w:t>Type of collateral inquiry</w:t>
            </w:r>
          </w:p>
        </w:tc>
      </w:tr>
      <w:bookmarkEnd w:id="345"/>
    </w:tbl>
    <w:p w14:paraId="15DFE0C7" w14:textId="77777777" w:rsidR="009E3F16" w:rsidRDefault="009E3F16" w:rsidP="00253487"/>
    <w:p w14:paraId="48BEF115"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35DCDB0A" w14:textId="77777777">
        <w:tc>
          <w:tcPr>
            <w:tcW w:w="9576" w:type="dxa"/>
            <w:tcBorders>
              <w:bottom w:val="nil"/>
            </w:tcBorders>
            <w:shd w:val="pct25" w:color="auto" w:fill="FFFFFF"/>
          </w:tcPr>
          <w:p w14:paraId="603394B5"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85"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4E9F303F" w14:textId="77777777">
        <w:tc>
          <w:tcPr>
            <w:tcW w:w="9576" w:type="dxa"/>
            <w:shd w:val="pct12" w:color="auto" w:fill="FFFFFF"/>
          </w:tcPr>
          <w:p w14:paraId="74CBEF10" w14:textId="77777777" w:rsidR="009E3F16" w:rsidRDefault="009E3F16">
            <w:pPr>
              <w:jc w:val="left"/>
            </w:pPr>
            <w:r>
              <w:t>Refer to FIXML element qual</w:t>
            </w:r>
          </w:p>
        </w:tc>
      </w:tr>
    </w:tbl>
    <w:p w14:paraId="4C0ACF68" w14:textId="77777777" w:rsidR="009E3F16" w:rsidRDefault="009E3F16"/>
    <w:p w14:paraId="55C39F8C" w14:textId="77777777" w:rsidR="009E3F16" w:rsidRDefault="009E3F16">
      <w:pPr>
        <w:pStyle w:val="Heading3"/>
      </w:pPr>
      <w:bookmarkStart w:id="346" w:name="_Toc227925118"/>
      <w:r>
        <w:t>ExecCollGrp component block</w:t>
      </w:r>
      <w:bookmarkEnd w:id="346"/>
    </w:p>
    <w:p w14:paraId="4CCCA4BC"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7A575370"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61D8A932" w14:textId="77777777" w:rsidR="00253487" w:rsidRPr="000F73DB" w:rsidRDefault="00253487" w:rsidP="00C90C98">
            <w:pPr>
              <w:jc w:val="center"/>
              <w:rPr>
                <w:b/>
                <w:i/>
              </w:rPr>
            </w:pPr>
            <w:bookmarkStart w:id="347" w:name="Comp_ExecColl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4FDFC864" w14:textId="77777777" w:rsidR="00253487" w:rsidRPr="000F73DB" w:rsidRDefault="00253487" w:rsidP="00C90C98">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57178D60" w14:textId="77777777" w:rsidR="00253487" w:rsidRPr="000F73DB" w:rsidRDefault="00253487" w:rsidP="00C90C98">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3D978F0A" w14:textId="77777777" w:rsidR="00253487" w:rsidRPr="000F73DB" w:rsidRDefault="00253487" w:rsidP="00C90C98">
            <w:pPr>
              <w:jc w:val="center"/>
              <w:rPr>
                <w:b/>
                <w:i/>
              </w:rPr>
            </w:pPr>
            <w:r w:rsidRPr="000F73DB">
              <w:rPr>
                <w:b/>
                <w:i/>
              </w:rPr>
              <w:t>Comments</w:t>
            </w:r>
          </w:p>
        </w:tc>
      </w:tr>
      <w:tr w:rsidR="00253487" w:rsidRPr="00253487" w14:paraId="4379B3D3" w14:textId="77777777" w:rsidTr="000F73DB">
        <w:tc>
          <w:tcPr>
            <w:tcW w:w="652" w:type="dxa"/>
            <w:shd w:val="clear" w:color="auto" w:fill="auto"/>
          </w:tcPr>
          <w:p w14:paraId="0328E39B" w14:textId="77777777" w:rsidR="00253487" w:rsidRPr="00253487" w:rsidRDefault="00253487" w:rsidP="00C90C98">
            <w:pPr>
              <w:jc w:val="center"/>
            </w:pPr>
            <w:r w:rsidRPr="00253487">
              <w:t>124</w:t>
            </w:r>
          </w:p>
        </w:tc>
        <w:tc>
          <w:tcPr>
            <w:tcW w:w="2750" w:type="dxa"/>
            <w:gridSpan w:val="2"/>
            <w:shd w:val="clear" w:color="auto" w:fill="auto"/>
          </w:tcPr>
          <w:p w14:paraId="52B064C9" w14:textId="77777777" w:rsidR="00253487" w:rsidRPr="00253487" w:rsidRDefault="00253487" w:rsidP="00C90C98">
            <w:r w:rsidRPr="00253487">
              <w:t>NoExecs</w:t>
            </w:r>
          </w:p>
        </w:tc>
        <w:tc>
          <w:tcPr>
            <w:tcW w:w="811" w:type="dxa"/>
            <w:shd w:val="clear" w:color="auto" w:fill="auto"/>
          </w:tcPr>
          <w:p w14:paraId="541744B1" w14:textId="77777777" w:rsidR="00253487" w:rsidRPr="00253487" w:rsidRDefault="00253487" w:rsidP="00C90C98">
            <w:pPr>
              <w:jc w:val="center"/>
            </w:pPr>
            <w:r w:rsidRPr="00253487">
              <w:t>N</w:t>
            </w:r>
          </w:p>
        </w:tc>
        <w:tc>
          <w:tcPr>
            <w:tcW w:w="4859" w:type="dxa"/>
            <w:shd w:val="clear" w:color="auto" w:fill="auto"/>
          </w:tcPr>
          <w:p w14:paraId="1BB32AB2" w14:textId="77777777" w:rsidR="00253487" w:rsidRPr="00253487" w:rsidRDefault="00253487" w:rsidP="00C90C98">
            <w:r w:rsidRPr="00253487">
              <w:t>Executions for which collateral is required</w:t>
            </w:r>
          </w:p>
        </w:tc>
      </w:tr>
      <w:tr w:rsidR="00253487" w:rsidRPr="00253487" w14:paraId="7A46425C" w14:textId="77777777" w:rsidTr="000F73DB">
        <w:tc>
          <w:tcPr>
            <w:tcW w:w="652" w:type="dxa"/>
            <w:shd w:val="clear" w:color="auto" w:fill="auto"/>
          </w:tcPr>
          <w:p w14:paraId="2EF4723B" w14:textId="77777777" w:rsidR="00253487" w:rsidRPr="000F73DB" w:rsidRDefault="00253487" w:rsidP="00C90C98">
            <w:pPr>
              <w:jc w:val="center"/>
              <w:rPr>
                <w:rFonts w:ascii="Wingdings" w:hAnsi="Wingdings"/>
                <w:b/>
              </w:rPr>
            </w:pPr>
            <w:r w:rsidRPr="000F73DB">
              <w:rPr>
                <w:rFonts w:ascii="Wingdings" w:hAnsi="Wingdings"/>
                <w:b/>
              </w:rPr>
              <w:t></w:t>
            </w:r>
          </w:p>
        </w:tc>
        <w:tc>
          <w:tcPr>
            <w:tcW w:w="652" w:type="dxa"/>
            <w:shd w:val="clear" w:color="auto" w:fill="auto"/>
          </w:tcPr>
          <w:p w14:paraId="72CF0D55" w14:textId="77777777" w:rsidR="00253487" w:rsidRPr="00253487" w:rsidRDefault="00253487" w:rsidP="00C90C98">
            <w:pPr>
              <w:jc w:val="center"/>
            </w:pPr>
            <w:r w:rsidRPr="00253487">
              <w:t>17</w:t>
            </w:r>
          </w:p>
        </w:tc>
        <w:tc>
          <w:tcPr>
            <w:tcW w:w="2098" w:type="dxa"/>
            <w:shd w:val="clear" w:color="auto" w:fill="auto"/>
          </w:tcPr>
          <w:p w14:paraId="0C3F7629" w14:textId="77777777" w:rsidR="00253487" w:rsidRPr="00253487" w:rsidRDefault="00253487" w:rsidP="00C90C98">
            <w:r w:rsidRPr="00253487">
              <w:t>ExecID</w:t>
            </w:r>
          </w:p>
        </w:tc>
        <w:tc>
          <w:tcPr>
            <w:tcW w:w="811" w:type="dxa"/>
            <w:shd w:val="clear" w:color="auto" w:fill="auto"/>
          </w:tcPr>
          <w:p w14:paraId="79A4B52B" w14:textId="77777777" w:rsidR="00253487" w:rsidRPr="00253487" w:rsidRDefault="00253487" w:rsidP="00C90C98">
            <w:pPr>
              <w:jc w:val="center"/>
            </w:pPr>
            <w:r w:rsidRPr="00253487">
              <w:t>N</w:t>
            </w:r>
          </w:p>
        </w:tc>
        <w:tc>
          <w:tcPr>
            <w:tcW w:w="4859" w:type="dxa"/>
            <w:shd w:val="clear" w:color="auto" w:fill="auto"/>
          </w:tcPr>
          <w:p w14:paraId="3EC72E41" w14:textId="77777777" w:rsidR="00253487" w:rsidRPr="00253487" w:rsidRDefault="00253487" w:rsidP="00C90C98">
            <w:r w:rsidRPr="00253487">
              <w:t>Required if NoExecs &gt; 0</w:t>
            </w:r>
          </w:p>
        </w:tc>
      </w:tr>
      <w:bookmarkEnd w:id="347"/>
    </w:tbl>
    <w:p w14:paraId="746CBFF3" w14:textId="77777777" w:rsidR="009E3F16" w:rsidRDefault="009E3F16" w:rsidP="00253487"/>
    <w:p w14:paraId="0B0CC94A"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CF66772" w14:textId="77777777">
        <w:tc>
          <w:tcPr>
            <w:tcW w:w="9576" w:type="dxa"/>
            <w:tcBorders>
              <w:bottom w:val="nil"/>
            </w:tcBorders>
            <w:shd w:val="pct25" w:color="auto" w:fill="FFFFFF"/>
          </w:tcPr>
          <w:p w14:paraId="0492C0AD"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86"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5171C0A7" w14:textId="77777777">
        <w:tc>
          <w:tcPr>
            <w:tcW w:w="9576" w:type="dxa"/>
            <w:shd w:val="pct12" w:color="auto" w:fill="FFFFFF"/>
          </w:tcPr>
          <w:p w14:paraId="63EB3589" w14:textId="77777777" w:rsidR="009E3F16" w:rsidRDefault="009E3F16">
            <w:pPr>
              <w:jc w:val="left"/>
            </w:pPr>
            <w:r>
              <w:t>Refer to FIXML element CollExc</w:t>
            </w:r>
          </w:p>
        </w:tc>
      </w:tr>
    </w:tbl>
    <w:p w14:paraId="13F8B87D" w14:textId="77777777" w:rsidR="009E3F16" w:rsidRDefault="009E3F16"/>
    <w:p w14:paraId="47CA4384" w14:textId="77777777" w:rsidR="009E3F16" w:rsidRDefault="009E3F16">
      <w:pPr>
        <w:pStyle w:val="Heading3"/>
      </w:pPr>
      <w:bookmarkStart w:id="348" w:name="_Toc227925119"/>
      <w:r>
        <w:t>TrdCollGrp component block</w:t>
      </w:r>
      <w:bookmarkEnd w:id="348"/>
    </w:p>
    <w:p w14:paraId="358CE9F5"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0BBC075B"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79F82F05" w14:textId="77777777" w:rsidR="00253487" w:rsidRPr="000F73DB" w:rsidRDefault="00253487" w:rsidP="00C90C98">
            <w:pPr>
              <w:jc w:val="center"/>
              <w:rPr>
                <w:b/>
                <w:i/>
              </w:rPr>
            </w:pPr>
            <w:bookmarkStart w:id="349" w:name="Comp_TrdColl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4130DCE9" w14:textId="77777777" w:rsidR="00253487" w:rsidRPr="000F73DB" w:rsidRDefault="00253487" w:rsidP="00C90C98">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0A97A77F" w14:textId="77777777" w:rsidR="00253487" w:rsidRPr="000F73DB" w:rsidRDefault="00253487" w:rsidP="00C90C98">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7701663C" w14:textId="77777777" w:rsidR="00253487" w:rsidRPr="000F73DB" w:rsidRDefault="00253487" w:rsidP="00C90C98">
            <w:pPr>
              <w:jc w:val="center"/>
              <w:rPr>
                <w:b/>
                <w:i/>
              </w:rPr>
            </w:pPr>
            <w:r w:rsidRPr="000F73DB">
              <w:rPr>
                <w:b/>
                <w:i/>
              </w:rPr>
              <w:t>Comments</w:t>
            </w:r>
          </w:p>
        </w:tc>
      </w:tr>
      <w:tr w:rsidR="00253487" w:rsidRPr="00253487" w14:paraId="791FB42C" w14:textId="77777777" w:rsidTr="000F73DB">
        <w:tc>
          <w:tcPr>
            <w:tcW w:w="652" w:type="dxa"/>
            <w:shd w:val="clear" w:color="auto" w:fill="auto"/>
          </w:tcPr>
          <w:p w14:paraId="4772F5C4" w14:textId="77777777" w:rsidR="00253487" w:rsidRPr="00253487" w:rsidRDefault="00253487" w:rsidP="00C90C98">
            <w:pPr>
              <w:jc w:val="center"/>
            </w:pPr>
            <w:r w:rsidRPr="00253487">
              <w:t>897</w:t>
            </w:r>
          </w:p>
        </w:tc>
        <w:tc>
          <w:tcPr>
            <w:tcW w:w="2750" w:type="dxa"/>
            <w:gridSpan w:val="2"/>
            <w:shd w:val="clear" w:color="auto" w:fill="auto"/>
          </w:tcPr>
          <w:p w14:paraId="204B3387" w14:textId="77777777" w:rsidR="00253487" w:rsidRPr="00253487" w:rsidRDefault="00253487" w:rsidP="00C90C98">
            <w:r w:rsidRPr="00253487">
              <w:t>NoTrades</w:t>
            </w:r>
          </w:p>
        </w:tc>
        <w:tc>
          <w:tcPr>
            <w:tcW w:w="811" w:type="dxa"/>
            <w:shd w:val="clear" w:color="auto" w:fill="auto"/>
          </w:tcPr>
          <w:p w14:paraId="000474EC" w14:textId="77777777" w:rsidR="00253487" w:rsidRPr="00253487" w:rsidRDefault="00253487" w:rsidP="00C90C98">
            <w:pPr>
              <w:jc w:val="center"/>
            </w:pPr>
            <w:r w:rsidRPr="00253487">
              <w:t>N</w:t>
            </w:r>
          </w:p>
        </w:tc>
        <w:tc>
          <w:tcPr>
            <w:tcW w:w="4859" w:type="dxa"/>
            <w:shd w:val="clear" w:color="auto" w:fill="auto"/>
          </w:tcPr>
          <w:p w14:paraId="46064206" w14:textId="77777777" w:rsidR="00253487" w:rsidRPr="00253487" w:rsidRDefault="00253487" w:rsidP="00C90C98">
            <w:r w:rsidRPr="00253487">
              <w:t>Trades for which collateral is required</w:t>
            </w:r>
          </w:p>
        </w:tc>
      </w:tr>
      <w:tr w:rsidR="00253487" w:rsidRPr="00253487" w14:paraId="3FDDE7BF" w14:textId="77777777" w:rsidTr="000F73DB">
        <w:tc>
          <w:tcPr>
            <w:tcW w:w="652" w:type="dxa"/>
            <w:shd w:val="clear" w:color="auto" w:fill="auto"/>
          </w:tcPr>
          <w:p w14:paraId="504FFB70" w14:textId="77777777" w:rsidR="00253487" w:rsidRPr="000F73DB" w:rsidRDefault="00253487" w:rsidP="00C90C98">
            <w:pPr>
              <w:jc w:val="center"/>
              <w:rPr>
                <w:rFonts w:ascii="Wingdings" w:hAnsi="Wingdings"/>
                <w:b/>
              </w:rPr>
            </w:pPr>
            <w:r w:rsidRPr="000F73DB">
              <w:rPr>
                <w:rFonts w:ascii="Wingdings" w:hAnsi="Wingdings"/>
                <w:b/>
              </w:rPr>
              <w:t></w:t>
            </w:r>
          </w:p>
        </w:tc>
        <w:tc>
          <w:tcPr>
            <w:tcW w:w="652" w:type="dxa"/>
            <w:shd w:val="clear" w:color="auto" w:fill="auto"/>
          </w:tcPr>
          <w:p w14:paraId="276DD07B" w14:textId="77777777" w:rsidR="00253487" w:rsidRPr="00253487" w:rsidRDefault="00253487" w:rsidP="00C90C98">
            <w:pPr>
              <w:jc w:val="center"/>
            </w:pPr>
            <w:r w:rsidRPr="00253487">
              <w:t>571</w:t>
            </w:r>
          </w:p>
        </w:tc>
        <w:tc>
          <w:tcPr>
            <w:tcW w:w="2098" w:type="dxa"/>
            <w:shd w:val="clear" w:color="auto" w:fill="auto"/>
          </w:tcPr>
          <w:p w14:paraId="3AE3BB87" w14:textId="77777777" w:rsidR="00253487" w:rsidRPr="00253487" w:rsidRDefault="00253487" w:rsidP="00C90C98">
            <w:r w:rsidRPr="00253487">
              <w:t>TradeReportID</w:t>
            </w:r>
          </w:p>
        </w:tc>
        <w:tc>
          <w:tcPr>
            <w:tcW w:w="811" w:type="dxa"/>
            <w:shd w:val="clear" w:color="auto" w:fill="auto"/>
          </w:tcPr>
          <w:p w14:paraId="4D9DF066" w14:textId="77777777" w:rsidR="00253487" w:rsidRPr="00253487" w:rsidRDefault="00253487" w:rsidP="00C90C98">
            <w:pPr>
              <w:jc w:val="center"/>
            </w:pPr>
            <w:r w:rsidRPr="00253487">
              <w:t>N</w:t>
            </w:r>
          </w:p>
        </w:tc>
        <w:tc>
          <w:tcPr>
            <w:tcW w:w="4859" w:type="dxa"/>
            <w:shd w:val="clear" w:color="auto" w:fill="auto"/>
          </w:tcPr>
          <w:p w14:paraId="3F1C6866" w14:textId="77777777" w:rsidR="00253487" w:rsidRPr="00253487" w:rsidRDefault="00253487" w:rsidP="00C90C98">
            <w:r w:rsidRPr="00253487">
              <w:t>Required if NoTrades &gt; 0</w:t>
            </w:r>
          </w:p>
        </w:tc>
      </w:tr>
      <w:tr w:rsidR="00253487" w:rsidRPr="00253487" w14:paraId="677755E7" w14:textId="77777777" w:rsidTr="000F73DB">
        <w:tc>
          <w:tcPr>
            <w:tcW w:w="652" w:type="dxa"/>
            <w:shd w:val="clear" w:color="auto" w:fill="auto"/>
          </w:tcPr>
          <w:p w14:paraId="3F106A4C" w14:textId="77777777" w:rsidR="00253487" w:rsidRPr="000F73DB" w:rsidRDefault="00253487" w:rsidP="00C90C98">
            <w:pPr>
              <w:jc w:val="center"/>
              <w:rPr>
                <w:rFonts w:ascii="Wingdings" w:hAnsi="Wingdings"/>
                <w:b/>
              </w:rPr>
            </w:pPr>
            <w:r w:rsidRPr="000F73DB">
              <w:rPr>
                <w:rFonts w:ascii="Wingdings" w:hAnsi="Wingdings"/>
                <w:b/>
              </w:rPr>
              <w:t></w:t>
            </w:r>
          </w:p>
        </w:tc>
        <w:tc>
          <w:tcPr>
            <w:tcW w:w="652" w:type="dxa"/>
            <w:shd w:val="clear" w:color="auto" w:fill="auto"/>
          </w:tcPr>
          <w:p w14:paraId="73CAAC44" w14:textId="77777777" w:rsidR="00253487" w:rsidRPr="00253487" w:rsidRDefault="00253487" w:rsidP="00C90C98">
            <w:pPr>
              <w:jc w:val="center"/>
            </w:pPr>
            <w:r w:rsidRPr="00253487">
              <w:t>818</w:t>
            </w:r>
          </w:p>
        </w:tc>
        <w:tc>
          <w:tcPr>
            <w:tcW w:w="2098" w:type="dxa"/>
            <w:shd w:val="clear" w:color="auto" w:fill="auto"/>
          </w:tcPr>
          <w:p w14:paraId="413F918F" w14:textId="77777777" w:rsidR="00253487" w:rsidRPr="00253487" w:rsidRDefault="00253487" w:rsidP="00C90C98">
            <w:r w:rsidRPr="00253487">
              <w:t>SecondaryTradeReportID</w:t>
            </w:r>
          </w:p>
        </w:tc>
        <w:tc>
          <w:tcPr>
            <w:tcW w:w="811" w:type="dxa"/>
            <w:shd w:val="clear" w:color="auto" w:fill="auto"/>
          </w:tcPr>
          <w:p w14:paraId="3EBFE14F" w14:textId="77777777" w:rsidR="00253487" w:rsidRPr="00253487" w:rsidRDefault="00253487" w:rsidP="00C90C98">
            <w:pPr>
              <w:jc w:val="center"/>
            </w:pPr>
            <w:r w:rsidRPr="00253487">
              <w:t>N</w:t>
            </w:r>
          </w:p>
        </w:tc>
        <w:tc>
          <w:tcPr>
            <w:tcW w:w="4859" w:type="dxa"/>
            <w:shd w:val="clear" w:color="auto" w:fill="auto"/>
          </w:tcPr>
          <w:p w14:paraId="62335CAD" w14:textId="77777777" w:rsidR="00253487" w:rsidRPr="00253487" w:rsidRDefault="00253487" w:rsidP="00C90C98"/>
        </w:tc>
      </w:tr>
      <w:bookmarkEnd w:id="349"/>
    </w:tbl>
    <w:p w14:paraId="68275ED3" w14:textId="77777777" w:rsidR="009E3F16" w:rsidRDefault="009E3F16" w:rsidP="00253487"/>
    <w:p w14:paraId="496DB1AC"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6754E7D0" w14:textId="77777777">
        <w:tc>
          <w:tcPr>
            <w:tcW w:w="9576" w:type="dxa"/>
            <w:tcBorders>
              <w:bottom w:val="nil"/>
            </w:tcBorders>
            <w:shd w:val="pct25" w:color="auto" w:fill="FFFFFF"/>
          </w:tcPr>
          <w:p w14:paraId="1045F857"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87"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2D2EC408" w14:textId="77777777">
        <w:tc>
          <w:tcPr>
            <w:tcW w:w="9576" w:type="dxa"/>
            <w:shd w:val="pct12" w:color="auto" w:fill="FFFFFF"/>
          </w:tcPr>
          <w:p w14:paraId="3F4DF7F8" w14:textId="77777777" w:rsidR="009E3F16" w:rsidRDefault="009E3F16">
            <w:pPr>
              <w:jc w:val="left"/>
            </w:pPr>
            <w:r>
              <w:t>Refer to FIXML element TrdColl</w:t>
            </w:r>
          </w:p>
        </w:tc>
      </w:tr>
    </w:tbl>
    <w:p w14:paraId="76231FB3" w14:textId="77777777" w:rsidR="009E3F16" w:rsidRDefault="009E3F16"/>
    <w:p w14:paraId="3C840A18" w14:textId="77777777" w:rsidR="009E3F16" w:rsidRDefault="009E3F16">
      <w:pPr>
        <w:pStyle w:val="Heading3"/>
      </w:pPr>
      <w:bookmarkStart w:id="350" w:name="_Toc227925120"/>
      <w:r>
        <w:t>UndInstrmtCollGrp component block</w:t>
      </w:r>
      <w:bookmarkEnd w:id="350"/>
    </w:p>
    <w:p w14:paraId="3083FC22" w14:textId="77777777" w:rsidR="009E3F16" w:rsidRDefault="009E3F16"/>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652"/>
        <w:gridCol w:w="2098"/>
        <w:gridCol w:w="811"/>
        <w:gridCol w:w="4859"/>
      </w:tblGrid>
      <w:tr w:rsidR="00253487" w:rsidRPr="000F73DB" w14:paraId="5CB4CDF7" w14:textId="77777777" w:rsidTr="000F73DB">
        <w:tc>
          <w:tcPr>
            <w:tcW w:w="652" w:type="dxa"/>
            <w:tcBorders>
              <w:top w:val="double" w:sz="4" w:space="0" w:color="auto"/>
              <w:left w:val="double" w:sz="4" w:space="0" w:color="auto"/>
              <w:bottom w:val="double" w:sz="4" w:space="0" w:color="auto"/>
              <w:right w:val="single" w:sz="4" w:space="0" w:color="auto"/>
              <w:tl2br w:val="nil"/>
              <w:tr2bl w:val="nil"/>
            </w:tcBorders>
            <w:shd w:val="clear" w:color="auto" w:fill="auto"/>
          </w:tcPr>
          <w:p w14:paraId="526C6DC8" w14:textId="77777777" w:rsidR="00253487" w:rsidRPr="000F73DB" w:rsidRDefault="00253487" w:rsidP="00C90C98">
            <w:pPr>
              <w:jc w:val="center"/>
              <w:rPr>
                <w:b/>
                <w:i/>
              </w:rPr>
            </w:pPr>
            <w:bookmarkStart w:id="351" w:name="Comp_UndInstrmtCollGrp"/>
            <w:r w:rsidRPr="000F73DB">
              <w:rPr>
                <w:b/>
                <w:i/>
              </w:rPr>
              <w:t>Tag</w:t>
            </w:r>
          </w:p>
        </w:tc>
        <w:tc>
          <w:tcPr>
            <w:tcW w:w="2750" w:type="dxa"/>
            <w:gridSpan w:val="2"/>
            <w:tcBorders>
              <w:top w:val="double" w:sz="4" w:space="0" w:color="auto"/>
              <w:left w:val="single" w:sz="4" w:space="0" w:color="auto"/>
              <w:bottom w:val="double" w:sz="4" w:space="0" w:color="auto"/>
              <w:right w:val="single" w:sz="4" w:space="0" w:color="auto"/>
              <w:tl2br w:val="nil"/>
              <w:tr2bl w:val="nil"/>
            </w:tcBorders>
            <w:shd w:val="clear" w:color="auto" w:fill="auto"/>
          </w:tcPr>
          <w:p w14:paraId="24BC6BCC" w14:textId="77777777" w:rsidR="00253487" w:rsidRPr="000F73DB" w:rsidRDefault="00253487" w:rsidP="00C90C98">
            <w:pPr>
              <w:jc w:val="center"/>
              <w:rPr>
                <w:b/>
                <w:i/>
              </w:rPr>
            </w:pPr>
            <w:r w:rsidRPr="000F73DB">
              <w:rPr>
                <w:b/>
                <w:i/>
              </w:rPr>
              <w:t>FieldName</w:t>
            </w:r>
          </w:p>
        </w:tc>
        <w:tc>
          <w:tcPr>
            <w:tcW w:w="811" w:type="dxa"/>
            <w:tcBorders>
              <w:top w:val="double" w:sz="4" w:space="0" w:color="auto"/>
              <w:left w:val="single" w:sz="4" w:space="0" w:color="auto"/>
              <w:bottom w:val="double" w:sz="4" w:space="0" w:color="auto"/>
              <w:right w:val="single" w:sz="4" w:space="0" w:color="auto"/>
              <w:tl2br w:val="nil"/>
              <w:tr2bl w:val="nil"/>
            </w:tcBorders>
            <w:shd w:val="clear" w:color="auto" w:fill="auto"/>
          </w:tcPr>
          <w:p w14:paraId="6B80384A" w14:textId="77777777" w:rsidR="00253487" w:rsidRPr="000F73DB" w:rsidRDefault="00253487" w:rsidP="00C90C98">
            <w:pPr>
              <w:jc w:val="center"/>
              <w:rPr>
                <w:b/>
                <w:i/>
              </w:rPr>
            </w:pPr>
            <w:r w:rsidRPr="000F73DB">
              <w:rPr>
                <w:b/>
                <w:i/>
              </w:rPr>
              <w:t>Req'd</w:t>
            </w:r>
          </w:p>
        </w:tc>
        <w:tc>
          <w:tcPr>
            <w:tcW w:w="4859" w:type="dxa"/>
            <w:tcBorders>
              <w:top w:val="double" w:sz="4" w:space="0" w:color="auto"/>
              <w:left w:val="single" w:sz="4" w:space="0" w:color="auto"/>
              <w:bottom w:val="double" w:sz="4" w:space="0" w:color="auto"/>
              <w:right w:val="double" w:sz="4" w:space="0" w:color="auto"/>
              <w:tl2br w:val="nil"/>
              <w:tr2bl w:val="nil"/>
            </w:tcBorders>
            <w:shd w:val="clear" w:color="auto" w:fill="auto"/>
          </w:tcPr>
          <w:p w14:paraId="30FC5E27" w14:textId="77777777" w:rsidR="00253487" w:rsidRPr="000F73DB" w:rsidRDefault="00253487" w:rsidP="00C90C98">
            <w:pPr>
              <w:jc w:val="center"/>
              <w:rPr>
                <w:b/>
                <w:i/>
              </w:rPr>
            </w:pPr>
            <w:r w:rsidRPr="000F73DB">
              <w:rPr>
                <w:b/>
                <w:i/>
              </w:rPr>
              <w:t>Comments</w:t>
            </w:r>
          </w:p>
        </w:tc>
      </w:tr>
      <w:tr w:rsidR="00253487" w:rsidRPr="00253487" w14:paraId="6D3E6164" w14:textId="77777777" w:rsidTr="000F73DB">
        <w:tc>
          <w:tcPr>
            <w:tcW w:w="652" w:type="dxa"/>
            <w:shd w:val="clear" w:color="auto" w:fill="auto"/>
          </w:tcPr>
          <w:p w14:paraId="1F4E67BB" w14:textId="77777777" w:rsidR="00253487" w:rsidRPr="00253487" w:rsidRDefault="00253487" w:rsidP="00C90C98">
            <w:pPr>
              <w:jc w:val="center"/>
            </w:pPr>
            <w:r w:rsidRPr="00253487">
              <w:t>711</w:t>
            </w:r>
          </w:p>
        </w:tc>
        <w:tc>
          <w:tcPr>
            <w:tcW w:w="2750" w:type="dxa"/>
            <w:gridSpan w:val="2"/>
            <w:tcBorders>
              <w:bottom w:val="single" w:sz="6" w:space="0" w:color="000000"/>
            </w:tcBorders>
            <w:shd w:val="clear" w:color="auto" w:fill="auto"/>
          </w:tcPr>
          <w:p w14:paraId="1DEE3319" w14:textId="77777777" w:rsidR="00253487" w:rsidRPr="00253487" w:rsidRDefault="00253487" w:rsidP="00C90C98">
            <w:r w:rsidRPr="00253487">
              <w:t>NoUnderlyings</w:t>
            </w:r>
          </w:p>
        </w:tc>
        <w:tc>
          <w:tcPr>
            <w:tcW w:w="811" w:type="dxa"/>
            <w:tcBorders>
              <w:bottom w:val="single" w:sz="6" w:space="0" w:color="000000"/>
            </w:tcBorders>
            <w:shd w:val="clear" w:color="auto" w:fill="auto"/>
          </w:tcPr>
          <w:p w14:paraId="562B0878" w14:textId="77777777" w:rsidR="00253487" w:rsidRPr="00253487" w:rsidRDefault="00253487" w:rsidP="00C90C98">
            <w:pPr>
              <w:jc w:val="center"/>
            </w:pPr>
            <w:r w:rsidRPr="00253487">
              <w:t>N</w:t>
            </w:r>
          </w:p>
        </w:tc>
        <w:tc>
          <w:tcPr>
            <w:tcW w:w="4859" w:type="dxa"/>
            <w:tcBorders>
              <w:bottom w:val="single" w:sz="6" w:space="0" w:color="000000"/>
            </w:tcBorders>
            <w:shd w:val="clear" w:color="auto" w:fill="auto"/>
          </w:tcPr>
          <w:p w14:paraId="4BF0BAE3" w14:textId="77777777" w:rsidR="00253487" w:rsidRPr="00253487" w:rsidRDefault="00253487" w:rsidP="00C90C98">
            <w:r w:rsidRPr="00253487">
              <w:t>Number of legs that make up the Security</w:t>
            </w:r>
          </w:p>
        </w:tc>
      </w:tr>
      <w:tr w:rsidR="00253487" w:rsidRPr="00253487" w14:paraId="6C30D87E" w14:textId="77777777" w:rsidTr="000F73DB">
        <w:tc>
          <w:tcPr>
            <w:tcW w:w="652" w:type="dxa"/>
            <w:shd w:val="clear" w:color="auto" w:fill="auto"/>
          </w:tcPr>
          <w:p w14:paraId="0D2B2BBF" w14:textId="77777777" w:rsidR="00253487" w:rsidRPr="000F73DB" w:rsidRDefault="00253487" w:rsidP="00C90C98">
            <w:pPr>
              <w:jc w:val="center"/>
              <w:rPr>
                <w:rFonts w:ascii="Wingdings" w:hAnsi="Wingdings"/>
                <w:b/>
              </w:rPr>
            </w:pPr>
            <w:r w:rsidRPr="000F73DB">
              <w:rPr>
                <w:rFonts w:ascii="Wingdings" w:hAnsi="Wingdings"/>
                <w:b/>
              </w:rPr>
              <w:t></w:t>
            </w:r>
          </w:p>
        </w:tc>
        <w:tc>
          <w:tcPr>
            <w:tcW w:w="2750" w:type="dxa"/>
            <w:gridSpan w:val="2"/>
            <w:tcBorders>
              <w:top w:val="single" w:sz="6" w:space="0" w:color="000000"/>
              <w:bottom w:val="single" w:sz="6" w:space="0" w:color="000000"/>
            </w:tcBorders>
            <w:shd w:val="clear" w:color="auto" w:fill="E6E6E6"/>
          </w:tcPr>
          <w:p w14:paraId="4C39FFF3" w14:textId="77777777" w:rsidR="00253487" w:rsidRPr="00253487" w:rsidRDefault="00253487" w:rsidP="00C90C98">
            <w:pPr>
              <w:jc w:val="left"/>
            </w:pPr>
            <w:r w:rsidRPr="00253487">
              <w:t>component block  &lt;UnderlyingInstrument&gt;</w:t>
            </w:r>
          </w:p>
        </w:tc>
        <w:tc>
          <w:tcPr>
            <w:tcW w:w="811" w:type="dxa"/>
            <w:tcBorders>
              <w:top w:val="single" w:sz="6" w:space="0" w:color="000000"/>
              <w:bottom w:val="single" w:sz="6" w:space="0" w:color="000000"/>
            </w:tcBorders>
            <w:shd w:val="clear" w:color="auto" w:fill="E6E6E6"/>
          </w:tcPr>
          <w:p w14:paraId="681CE4A4" w14:textId="77777777" w:rsidR="00253487" w:rsidRPr="00253487" w:rsidRDefault="00253487" w:rsidP="00C90C98">
            <w:pPr>
              <w:jc w:val="center"/>
            </w:pPr>
            <w:r w:rsidRPr="00253487">
              <w:t>N</w:t>
            </w:r>
          </w:p>
        </w:tc>
        <w:tc>
          <w:tcPr>
            <w:tcW w:w="4859" w:type="dxa"/>
            <w:tcBorders>
              <w:top w:val="single" w:sz="6" w:space="0" w:color="000000"/>
              <w:bottom w:val="single" w:sz="6" w:space="0" w:color="000000"/>
            </w:tcBorders>
            <w:shd w:val="clear" w:color="auto" w:fill="E6E6E6"/>
          </w:tcPr>
          <w:p w14:paraId="377C5FD7" w14:textId="77777777" w:rsidR="00253487" w:rsidRDefault="00253487" w:rsidP="00C90C98">
            <w:r w:rsidRPr="00253487">
              <w:t>Insert here the set of "Underlying Instrument" fields defined in "Common Components of Application Messages"</w:t>
            </w:r>
          </w:p>
          <w:p w14:paraId="3975830A" w14:textId="77777777" w:rsidR="00253487" w:rsidRPr="00253487" w:rsidRDefault="00253487" w:rsidP="00C90C98">
            <w:r w:rsidRPr="00253487">
              <w:t>Required if NoUnderlyings &gt; 0</w:t>
            </w:r>
          </w:p>
        </w:tc>
      </w:tr>
      <w:tr w:rsidR="00253487" w:rsidRPr="00253487" w14:paraId="0E2E313F" w14:textId="77777777" w:rsidTr="000F73DB">
        <w:tc>
          <w:tcPr>
            <w:tcW w:w="652" w:type="dxa"/>
            <w:shd w:val="clear" w:color="auto" w:fill="auto"/>
          </w:tcPr>
          <w:p w14:paraId="28EE4D04" w14:textId="77777777" w:rsidR="00253487" w:rsidRPr="000F73DB" w:rsidRDefault="00253487" w:rsidP="00C90C98">
            <w:pPr>
              <w:jc w:val="center"/>
              <w:rPr>
                <w:rFonts w:ascii="Wingdings" w:hAnsi="Wingdings"/>
                <w:b/>
              </w:rPr>
            </w:pPr>
            <w:r w:rsidRPr="000F73DB">
              <w:rPr>
                <w:rFonts w:ascii="Wingdings" w:hAnsi="Wingdings"/>
                <w:b/>
              </w:rPr>
              <w:t></w:t>
            </w:r>
          </w:p>
        </w:tc>
        <w:tc>
          <w:tcPr>
            <w:tcW w:w="652" w:type="dxa"/>
            <w:tcBorders>
              <w:top w:val="single" w:sz="6" w:space="0" w:color="000000"/>
            </w:tcBorders>
            <w:shd w:val="clear" w:color="auto" w:fill="auto"/>
          </w:tcPr>
          <w:p w14:paraId="590D5404" w14:textId="77777777" w:rsidR="00253487" w:rsidRPr="00253487" w:rsidRDefault="00253487" w:rsidP="00C90C98">
            <w:pPr>
              <w:jc w:val="center"/>
            </w:pPr>
            <w:r w:rsidRPr="00253487">
              <w:t>944</w:t>
            </w:r>
          </w:p>
        </w:tc>
        <w:tc>
          <w:tcPr>
            <w:tcW w:w="2098" w:type="dxa"/>
            <w:tcBorders>
              <w:top w:val="single" w:sz="6" w:space="0" w:color="000000"/>
            </w:tcBorders>
            <w:shd w:val="clear" w:color="auto" w:fill="auto"/>
          </w:tcPr>
          <w:p w14:paraId="6F5CF4D1" w14:textId="77777777" w:rsidR="00253487" w:rsidRPr="00253487" w:rsidRDefault="00253487" w:rsidP="00C90C98">
            <w:r w:rsidRPr="00253487">
              <w:t>CollAction</w:t>
            </w:r>
          </w:p>
        </w:tc>
        <w:tc>
          <w:tcPr>
            <w:tcW w:w="811" w:type="dxa"/>
            <w:tcBorders>
              <w:top w:val="single" w:sz="6" w:space="0" w:color="000000"/>
            </w:tcBorders>
            <w:shd w:val="clear" w:color="auto" w:fill="auto"/>
          </w:tcPr>
          <w:p w14:paraId="5C28EE2F" w14:textId="77777777" w:rsidR="00253487" w:rsidRPr="00253487" w:rsidRDefault="00253487" w:rsidP="00C90C98">
            <w:pPr>
              <w:jc w:val="center"/>
            </w:pPr>
            <w:r w:rsidRPr="00253487">
              <w:t>N</w:t>
            </w:r>
          </w:p>
        </w:tc>
        <w:tc>
          <w:tcPr>
            <w:tcW w:w="4859" w:type="dxa"/>
            <w:tcBorders>
              <w:top w:val="single" w:sz="6" w:space="0" w:color="000000"/>
            </w:tcBorders>
            <w:shd w:val="clear" w:color="auto" w:fill="auto"/>
          </w:tcPr>
          <w:p w14:paraId="29466F72" w14:textId="77777777" w:rsidR="00253487" w:rsidRPr="00253487" w:rsidRDefault="00253487" w:rsidP="00C90C98">
            <w:r w:rsidRPr="00253487">
              <w:t>Required if NoUnderlyings &gt; 0</w:t>
            </w:r>
          </w:p>
        </w:tc>
      </w:tr>
      <w:bookmarkEnd w:id="351"/>
    </w:tbl>
    <w:p w14:paraId="1D2406A5" w14:textId="77777777" w:rsidR="009E3F16" w:rsidRDefault="009E3F16" w:rsidP="00253487"/>
    <w:p w14:paraId="0A1FA9BB" w14:textId="77777777" w:rsidR="009E3F16" w:rsidRDefault="009E3F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70C19400" w14:textId="77777777">
        <w:tc>
          <w:tcPr>
            <w:tcW w:w="9576" w:type="dxa"/>
            <w:tcBorders>
              <w:bottom w:val="nil"/>
            </w:tcBorders>
            <w:shd w:val="pct25" w:color="auto" w:fill="FFFFFF"/>
          </w:tcPr>
          <w:p w14:paraId="7BBF30D7" w14:textId="77777777" w:rsidR="009E3F16" w:rsidRDefault="009E3F16">
            <w:pPr>
              <w:pStyle w:val="Heading5"/>
              <w:autoSpaceDE w:val="0"/>
              <w:rPr>
                <w:rFonts w:ascii="Times New Roman" w:hAnsi="Times New Roman"/>
              </w:rPr>
            </w:pPr>
            <w:r>
              <w:rPr>
                <w:rFonts w:ascii="Times New Roman" w:hAnsi="Times New Roman"/>
                <w:sz w:val="24"/>
              </w:rPr>
              <w:t xml:space="preserve">FIXML Definition for this Component Block– see </w:t>
            </w:r>
            <w:r>
              <w:rPr>
                <w:rFonts w:ascii="Times New Roman" w:hAnsi="Times New Roman"/>
                <w:b w:val="0"/>
                <w:i w:val="0"/>
                <w:color w:val="auto"/>
                <w:sz w:val="2"/>
              </w:rPr>
              <w:t>H</w:t>
            </w:r>
            <w:hyperlink r:id="rId88" w:history="1">
              <w:r>
                <w:rPr>
                  <w:rFonts w:ascii="Times New Roman" w:hAnsi="Times New Roman"/>
                  <w:b w:val="0"/>
                  <w:i w:val="0"/>
                  <w:color w:val="auto"/>
                  <w:sz w:val="2"/>
                </w:rPr>
                <w:t>TU</w:t>
              </w:r>
              <w:r>
                <w:rPr>
                  <w:rStyle w:val="Hyperlink"/>
                  <w:rFonts w:ascii="Times New Roman" w:hAnsi="Times New Roman"/>
                  <w:b/>
                  <w:i/>
                  <w:sz w:val="24"/>
                </w:rPr>
                <w:t>http://www.fixprotocol.org</w:t>
              </w:r>
              <w:r>
                <w:rPr>
                  <w:rStyle w:val="Hyperlink"/>
                  <w:rFonts w:ascii="Times New Roman" w:hAnsi="Times New Roman"/>
                  <w:color w:val="auto"/>
                  <w:sz w:val="2"/>
                  <w:u w:val="none"/>
                </w:rPr>
                <w:t>UT</w:t>
              </w:r>
            </w:hyperlink>
            <w:r>
              <w:rPr>
                <w:rFonts w:ascii="Times New Roman" w:hAnsi="Times New Roman"/>
                <w:b w:val="0"/>
                <w:i w:val="0"/>
                <w:color w:val="auto"/>
                <w:sz w:val="2"/>
              </w:rPr>
              <w:t>H</w:t>
            </w:r>
            <w:r>
              <w:rPr>
                <w:rFonts w:ascii="Times New Roman" w:hAnsi="Times New Roman"/>
                <w:sz w:val="24"/>
              </w:rPr>
              <w:t xml:space="preserve"> for details</w:t>
            </w:r>
          </w:p>
        </w:tc>
      </w:tr>
      <w:tr w:rsidR="009E3F16" w14:paraId="388AED9B" w14:textId="77777777">
        <w:tc>
          <w:tcPr>
            <w:tcW w:w="9576" w:type="dxa"/>
            <w:shd w:val="pct12" w:color="auto" w:fill="FFFFFF"/>
          </w:tcPr>
          <w:p w14:paraId="4D57B36B" w14:textId="77777777" w:rsidR="009E3F16" w:rsidRDefault="009E3F16">
            <w:pPr>
              <w:jc w:val="left"/>
            </w:pPr>
            <w:r>
              <w:t>Refer to FIXML element UndColl</w:t>
            </w:r>
          </w:p>
        </w:tc>
      </w:tr>
    </w:tbl>
    <w:p w14:paraId="44CA3610" w14:textId="77777777" w:rsidR="009E3F16" w:rsidRDefault="009E3F16"/>
    <w:p w14:paraId="1C88ED17" w14:textId="77777777" w:rsidR="009E3F16" w:rsidRDefault="009E3F16">
      <w:pPr>
        <w:pStyle w:val="Heading2"/>
      </w:pPr>
      <w:r>
        <w:br w:type="page"/>
      </w:r>
      <w:bookmarkStart w:id="352" w:name="_Toc227925121"/>
      <w:r>
        <w:t>Collateral Request</w:t>
      </w:r>
      <w:bookmarkEnd w:id="352"/>
    </w:p>
    <w:p w14:paraId="4BFC46B3" w14:textId="77777777" w:rsidR="009E3F16" w:rsidRDefault="009E3F16">
      <w:pPr>
        <w:pStyle w:val="NormalIndent"/>
        <w:keepNext/>
        <w:keepLines/>
      </w:pPr>
      <w:r>
        <w:t>An initiator that requires collateral from a respondent sends a Collateral Request. The initiator can be either counterparty to a trade in a two party model or an intermediary such as an ATS or clearinghouse in a three party model. A Collateral Assignment is expected as a response to a request for collateral.</w:t>
      </w:r>
    </w:p>
    <w:p w14:paraId="28311579" w14:textId="77777777" w:rsidR="009E3F16" w:rsidRDefault="009E3F16">
      <w:pPr>
        <w:pStyle w:val="NormalIndent"/>
        <w:keepNext/>
        <w:keepLines/>
      </w:pPr>
    </w:p>
    <w:p w14:paraId="7E1191A1" w14:textId="77777777" w:rsidR="009E3F16" w:rsidRDefault="009E3F16">
      <w:pPr>
        <w:pStyle w:val="NormalIndent"/>
        <w:keepNext/>
        <w:jc w:val="center"/>
        <w:rPr>
          <w:b/>
          <w:sz w:val="24"/>
        </w:rPr>
      </w:pPr>
      <w:r>
        <w:rPr>
          <w:b/>
          <w:sz w:val="24"/>
        </w:rPr>
        <w:t>Collateral Request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44B1C574"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030CC30E" w14:textId="77777777" w:rsidR="00253487" w:rsidRPr="000F73DB" w:rsidRDefault="00253487" w:rsidP="000F73DB">
            <w:pPr>
              <w:jc w:val="center"/>
              <w:rPr>
                <w:b/>
                <w:i/>
              </w:rPr>
            </w:pPr>
            <w:bookmarkStart w:id="353" w:name="Msg_CollateralReques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BA3A36A"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6FC0DD3E"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54F48C28" w14:textId="77777777" w:rsidR="00253487" w:rsidRPr="000F73DB" w:rsidRDefault="00253487" w:rsidP="000F73DB">
            <w:pPr>
              <w:jc w:val="center"/>
              <w:rPr>
                <w:b/>
                <w:i/>
              </w:rPr>
            </w:pPr>
            <w:r w:rsidRPr="000F73DB">
              <w:rPr>
                <w:b/>
                <w:i/>
              </w:rPr>
              <w:t>Comments</w:t>
            </w:r>
          </w:p>
        </w:tc>
      </w:tr>
      <w:tr w:rsidR="00253487" w:rsidRPr="00253487" w14:paraId="3F9D7942" w14:textId="77777777" w:rsidTr="000F73DB">
        <w:tc>
          <w:tcPr>
            <w:tcW w:w="3402" w:type="dxa"/>
            <w:gridSpan w:val="2"/>
            <w:tcBorders>
              <w:top w:val="single" w:sz="6" w:space="0" w:color="000000"/>
              <w:bottom w:val="single" w:sz="6" w:space="0" w:color="000000"/>
            </w:tcBorders>
            <w:shd w:val="clear" w:color="auto" w:fill="E6E6E6"/>
          </w:tcPr>
          <w:p w14:paraId="72F0D4B2"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1C1C9D8A"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10D467C4" w14:textId="77777777" w:rsidR="00253487" w:rsidRPr="00253487" w:rsidRDefault="00253487" w:rsidP="00253487">
            <w:r w:rsidRPr="00253487">
              <w:t>MsgType = AX</w:t>
            </w:r>
          </w:p>
        </w:tc>
      </w:tr>
      <w:tr w:rsidR="00253487" w:rsidRPr="00253487" w14:paraId="5527AB9C" w14:textId="77777777" w:rsidTr="000F73DB">
        <w:tc>
          <w:tcPr>
            <w:tcW w:w="652" w:type="dxa"/>
            <w:tcBorders>
              <w:top w:val="single" w:sz="6" w:space="0" w:color="000000"/>
            </w:tcBorders>
            <w:shd w:val="clear" w:color="auto" w:fill="auto"/>
          </w:tcPr>
          <w:p w14:paraId="1741B584" w14:textId="77777777" w:rsidR="00253487" w:rsidRPr="00253487" w:rsidRDefault="00253487" w:rsidP="000F73DB">
            <w:pPr>
              <w:jc w:val="center"/>
            </w:pPr>
            <w:r w:rsidRPr="00253487">
              <w:t>894</w:t>
            </w:r>
          </w:p>
        </w:tc>
        <w:tc>
          <w:tcPr>
            <w:tcW w:w="2750" w:type="dxa"/>
            <w:tcBorders>
              <w:top w:val="single" w:sz="6" w:space="0" w:color="000000"/>
            </w:tcBorders>
            <w:shd w:val="clear" w:color="auto" w:fill="auto"/>
          </w:tcPr>
          <w:p w14:paraId="4EDD48F1" w14:textId="77777777" w:rsidR="00253487" w:rsidRPr="00253487" w:rsidRDefault="00253487" w:rsidP="00253487">
            <w:r w:rsidRPr="00253487">
              <w:t>CollReqID</w:t>
            </w:r>
          </w:p>
        </w:tc>
        <w:tc>
          <w:tcPr>
            <w:tcW w:w="811" w:type="dxa"/>
            <w:tcBorders>
              <w:top w:val="single" w:sz="6" w:space="0" w:color="000000"/>
            </w:tcBorders>
            <w:shd w:val="clear" w:color="auto" w:fill="auto"/>
          </w:tcPr>
          <w:p w14:paraId="1A44240A"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432748FB" w14:textId="77777777" w:rsidR="00253487" w:rsidRPr="00253487" w:rsidRDefault="00253487" w:rsidP="00253487">
            <w:r w:rsidRPr="00253487">
              <w:t>Unique identifier for collateral request</w:t>
            </w:r>
          </w:p>
        </w:tc>
      </w:tr>
      <w:tr w:rsidR="00253487" w:rsidRPr="00253487" w14:paraId="5948E7BB" w14:textId="77777777" w:rsidTr="000F73DB">
        <w:tc>
          <w:tcPr>
            <w:tcW w:w="652" w:type="dxa"/>
            <w:shd w:val="clear" w:color="auto" w:fill="auto"/>
          </w:tcPr>
          <w:p w14:paraId="6DEF651F" w14:textId="77777777" w:rsidR="00253487" w:rsidRPr="00253487" w:rsidRDefault="00253487" w:rsidP="000F73DB">
            <w:pPr>
              <w:jc w:val="center"/>
            </w:pPr>
            <w:r w:rsidRPr="00253487">
              <w:t>895</w:t>
            </w:r>
          </w:p>
        </w:tc>
        <w:tc>
          <w:tcPr>
            <w:tcW w:w="2750" w:type="dxa"/>
            <w:shd w:val="clear" w:color="auto" w:fill="auto"/>
          </w:tcPr>
          <w:p w14:paraId="14075438" w14:textId="77777777" w:rsidR="00253487" w:rsidRPr="00253487" w:rsidRDefault="00253487" w:rsidP="00253487">
            <w:r w:rsidRPr="00253487">
              <w:t>CollAsgnReason</w:t>
            </w:r>
          </w:p>
        </w:tc>
        <w:tc>
          <w:tcPr>
            <w:tcW w:w="811" w:type="dxa"/>
            <w:shd w:val="clear" w:color="auto" w:fill="auto"/>
          </w:tcPr>
          <w:p w14:paraId="7836A8DB" w14:textId="77777777" w:rsidR="00253487" w:rsidRPr="00253487" w:rsidRDefault="00253487" w:rsidP="000F73DB">
            <w:pPr>
              <w:jc w:val="center"/>
            </w:pPr>
            <w:r w:rsidRPr="00253487">
              <w:t>Y</w:t>
            </w:r>
          </w:p>
        </w:tc>
        <w:tc>
          <w:tcPr>
            <w:tcW w:w="4859" w:type="dxa"/>
            <w:shd w:val="clear" w:color="auto" w:fill="auto"/>
          </w:tcPr>
          <w:p w14:paraId="63F8C275" w14:textId="77777777" w:rsidR="00253487" w:rsidRPr="00253487" w:rsidRDefault="00253487" w:rsidP="00253487">
            <w:r w:rsidRPr="00253487">
              <w:t>Reason collateral assignment is being requested</w:t>
            </w:r>
          </w:p>
        </w:tc>
      </w:tr>
      <w:tr w:rsidR="00253487" w:rsidRPr="00253487" w14:paraId="20284C41" w14:textId="77777777" w:rsidTr="000F73DB">
        <w:tc>
          <w:tcPr>
            <w:tcW w:w="652" w:type="dxa"/>
            <w:shd w:val="clear" w:color="auto" w:fill="auto"/>
          </w:tcPr>
          <w:p w14:paraId="5CEED9FB" w14:textId="77777777" w:rsidR="00253487" w:rsidRPr="00253487" w:rsidRDefault="00253487" w:rsidP="000F73DB">
            <w:pPr>
              <w:jc w:val="center"/>
            </w:pPr>
            <w:r w:rsidRPr="00253487">
              <w:t>60</w:t>
            </w:r>
          </w:p>
        </w:tc>
        <w:tc>
          <w:tcPr>
            <w:tcW w:w="2750" w:type="dxa"/>
            <w:shd w:val="clear" w:color="auto" w:fill="auto"/>
          </w:tcPr>
          <w:p w14:paraId="522D6559" w14:textId="77777777" w:rsidR="00253487" w:rsidRPr="00253487" w:rsidRDefault="00253487" w:rsidP="00253487">
            <w:r w:rsidRPr="00253487">
              <w:t>TransactTime</w:t>
            </w:r>
          </w:p>
        </w:tc>
        <w:tc>
          <w:tcPr>
            <w:tcW w:w="811" w:type="dxa"/>
            <w:shd w:val="clear" w:color="auto" w:fill="auto"/>
          </w:tcPr>
          <w:p w14:paraId="3295E824" w14:textId="77777777" w:rsidR="00253487" w:rsidRPr="00253487" w:rsidRDefault="00253487" w:rsidP="000F73DB">
            <w:pPr>
              <w:jc w:val="center"/>
            </w:pPr>
            <w:r w:rsidRPr="00253487">
              <w:t>Y</w:t>
            </w:r>
          </w:p>
        </w:tc>
        <w:tc>
          <w:tcPr>
            <w:tcW w:w="4859" w:type="dxa"/>
            <w:shd w:val="clear" w:color="auto" w:fill="auto"/>
          </w:tcPr>
          <w:p w14:paraId="3BF77AA1" w14:textId="77777777" w:rsidR="00253487" w:rsidRPr="00253487" w:rsidRDefault="00253487" w:rsidP="00253487"/>
        </w:tc>
      </w:tr>
      <w:tr w:rsidR="00253487" w:rsidRPr="00253487" w14:paraId="276CEBBC" w14:textId="77777777" w:rsidTr="000F73DB">
        <w:tc>
          <w:tcPr>
            <w:tcW w:w="652" w:type="dxa"/>
            <w:tcBorders>
              <w:bottom w:val="single" w:sz="6" w:space="0" w:color="000000"/>
            </w:tcBorders>
            <w:shd w:val="clear" w:color="auto" w:fill="auto"/>
          </w:tcPr>
          <w:p w14:paraId="45022451" w14:textId="77777777" w:rsidR="00253487" w:rsidRPr="00253487" w:rsidRDefault="00253487" w:rsidP="000F73DB">
            <w:pPr>
              <w:jc w:val="center"/>
            </w:pPr>
            <w:r w:rsidRPr="00253487">
              <w:t>126</w:t>
            </w:r>
          </w:p>
        </w:tc>
        <w:tc>
          <w:tcPr>
            <w:tcW w:w="2750" w:type="dxa"/>
            <w:tcBorders>
              <w:bottom w:val="single" w:sz="6" w:space="0" w:color="000000"/>
            </w:tcBorders>
            <w:shd w:val="clear" w:color="auto" w:fill="auto"/>
          </w:tcPr>
          <w:p w14:paraId="7E3814EF" w14:textId="77777777" w:rsidR="00253487" w:rsidRPr="00253487" w:rsidRDefault="00253487" w:rsidP="00253487">
            <w:r w:rsidRPr="00253487">
              <w:t>ExpireTime</w:t>
            </w:r>
          </w:p>
        </w:tc>
        <w:tc>
          <w:tcPr>
            <w:tcW w:w="811" w:type="dxa"/>
            <w:tcBorders>
              <w:bottom w:val="single" w:sz="6" w:space="0" w:color="000000"/>
            </w:tcBorders>
            <w:shd w:val="clear" w:color="auto" w:fill="auto"/>
          </w:tcPr>
          <w:p w14:paraId="4888090A"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5CF93FC" w14:textId="77777777" w:rsidR="00253487" w:rsidRPr="00253487" w:rsidRDefault="00253487" w:rsidP="00253487">
            <w:r w:rsidRPr="00253487">
              <w:t>Time until when Respondent has to assign collateral</w:t>
            </w:r>
          </w:p>
        </w:tc>
      </w:tr>
      <w:tr w:rsidR="00253487" w:rsidRPr="00253487" w14:paraId="2E43F020" w14:textId="77777777" w:rsidTr="000F73DB">
        <w:tc>
          <w:tcPr>
            <w:tcW w:w="3402" w:type="dxa"/>
            <w:gridSpan w:val="2"/>
            <w:tcBorders>
              <w:top w:val="single" w:sz="6" w:space="0" w:color="000000"/>
              <w:bottom w:val="single" w:sz="6" w:space="0" w:color="000000"/>
            </w:tcBorders>
            <w:shd w:val="clear" w:color="auto" w:fill="E6E6E6"/>
          </w:tcPr>
          <w:p w14:paraId="189C6630"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4308FF9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B4196D3" w14:textId="77777777" w:rsidR="00253487" w:rsidRPr="00253487" w:rsidRDefault="00253487" w:rsidP="00253487"/>
        </w:tc>
      </w:tr>
      <w:tr w:rsidR="00253487" w:rsidRPr="00253487" w14:paraId="18FB789C" w14:textId="77777777" w:rsidTr="000F73DB">
        <w:tc>
          <w:tcPr>
            <w:tcW w:w="652" w:type="dxa"/>
            <w:tcBorders>
              <w:top w:val="single" w:sz="6" w:space="0" w:color="000000"/>
            </w:tcBorders>
            <w:shd w:val="clear" w:color="auto" w:fill="auto"/>
          </w:tcPr>
          <w:p w14:paraId="7F5FBC6F"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16CCF31A" w14:textId="77777777" w:rsidR="00253487" w:rsidRPr="00253487" w:rsidRDefault="00253487" w:rsidP="00253487">
            <w:r w:rsidRPr="00253487">
              <w:t>Account</w:t>
            </w:r>
          </w:p>
        </w:tc>
        <w:tc>
          <w:tcPr>
            <w:tcW w:w="811" w:type="dxa"/>
            <w:tcBorders>
              <w:top w:val="single" w:sz="6" w:space="0" w:color="000000"/>
            </w:tcBorders>
            <w:shd w:val="clear" w:color="auto" w:fill="auto"/>
          </w:tcPr>
          <w:p w14:paraId="4F96DAD3"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955BB33" w14:textId="77777777" w:rsidR="00253487" w:rsidRPr="00253487" w:rsidRDefault="00253487" w:rsidP="00253487">
            <w:r w:rsidRPr="00253487">
              <w:t>Customer Account</w:t>
            </w:r>
          </w:p>
        </w:tc>
      </w:tr>
      <w:tr w:rsidR="00253487" w:rsidRPr="00253487" w14:paraId="45B2E94B" w14:textId="77777777" w:rsidTr="000F73DB">
        <w:tc>
          <w:tcPr>
            <w:tcW w:w="652" w:type="dxa"/>
            <w:shd w:val="clear" w:color="auto" w:fill="auto"/>
          </w:tcPr>
          <w:p w14:paraId="024EAD6D" w14:textId="77777777" w:rsidR="00253487" w:rsidRPr="00253487" w:rsidRDefault="00253487" w:rsidP="000F73DB">
            <w:pPr>
              <w:jc w:val="center"/>
            </w:pPr>
            <w:r w:rsidRPr="00253487">
              <w:t>581</w:t>
            </w:r>
          </w:p>
        </w:tc>
        <w:tc>
          <w:tcPr>
            <w:tcW w:w="2750" w:type="dxa"/>
            <w:shd w:val="clear" w:color="auto" w:fill="auto"/>
          </w:tcPr>
          <w:p w14:paraId="1F5FDD48" w14:textId="77777777" w:rsidR="00253487" w:rsidRPr="00253487" w:rsidRDefault="00253487" w:rsidP="00253487">
            <w:r w:rsidRPr="00253487">
              <w:t>AccountType</w:t>
            </w:r>
          </w:p>
        </w:tc>
        <w:tc>
          <w:tcPr>
            <w:tcW w:w="811" w:type="dxa"/>
            <w:shd w:val="clear" w:color="auto" w:fill="auto"/>
          </w:tcPr>
          <w:p w14:paraId="3BB8CCDB" w14:textId="77777777" w:rsidR="00253487" w:rsidRPr="00253487" w:rsidRDefault="00253487" w:rsidP="000F73DB">
            <w:pPr>
              <w:jc w:val="center"/>
            </w:pPr>
            <w:r w:rsidRPr="00253487">
              <w:t>N</w:t>
            </w:r>
          </w:p>
        </w:tc>
        <w:tc>
          <w:tcPr>
            <w:tcW w:w="4859" w:type="dxa"/>
            <w:shd w:val="clear" w:color="auto" w:fill="auto"/>
          </w:tcPr>
          <w:p w14:paraId="3B97B2CB" w14:textId="77777777" w:rsidR="00253487" w:rsidRPr="00253487" w:rsidRDefault="00253487" w:rsidP="00253487">
            <w:r w:rsidRPr="00253487">
              <w:t>Type of account associated with the order (Origin)</w:t>
            </w:r>
          </w:p>
        </w:tc>
      </w:tr>
      <w:tr w:rsidR="00253487" w:rsidRPr="00253487" w14:paraId="66A2609F" w14:textId="77777777" w:rsidTr="000F73DB">
        <w:tc>
          <w:tcPr>
            <w:tcW w:w="652" w:type="dxa"/>
            <w:shd w:val="clear" w:color="auto" w:fill="auto"/>
          </w:tcPr>
          <w:p w14:paraId="7BACAA06" w14:textId="77777777" w:rsidR="00253487" w:rsidRPr="00253487" w:rsidRDefault="00253487" w:rsidP="000F73DB">
            <w:pPr>
              <w:jc w:val="center"/>
            </w:pPr>
            <w:r w:rsidRPr="00253487">
              <w:t>11</w:t>
            </w:r>
          </w:p>
        </w:tc>
        <w:tc>
          <w:tcPr>
            <w:tcW w:w="2750" w:type="dxa"/>
            <w:shd w:val="clear" w:color="auto" w:fill="auto"/>
          </w:tcPr>
          <w:p w14:paraId="2A03A8D5" w14:textId="77777777" w:rsidR="00253487" w:rsidRPr="00253487" w:rsidRDefault="00253487" w:rsidP="00253487">
            <w:r w:rsidRPr="00253487">
              <w:t>ClOrdID</w:t>
            </w:r>
          </w:p>
        </w:tc>
        <w:tc>
          <w:tcPr>
            <w:tcW w:w="811" w:type="dxa"/>
            <w:shd w:val="clear" w:color="auto" w:fill="auto"/>
          </w:tcPr>
          <w:p w14:paraId="6970C892" w14:textId="77777777" w:rsidR="00253487" w:rsidRPr="00253487" w:rsidRDefault="00253487" w:rsidP="000F73DB">
            <w:pPr>
              <w:jc w:val="center"/>
            </w:pPr>
            <w:r w:rsidRPr="00253487">
              <w:t>N</w:t>
            </w:r>
          </w:p>
        </w:tc>
        <w:tc>
          <w:tcPr>
            <w:tcW w:w="4859" w:type="dxa"/>
            <w:shd w:val="clear" w:color="auto" w:fill="auto"/>
          </w:tcPr>
          <w:p w14:paraId="26CB7709" w14:textId="77777777" w:rsidR="00253487" w:rsidRPr="00253487" w:rsidRDefault="00253487" w:rsidP="00253487">
            <w:r w:rsidRPr="00253487">
              <w:t>Identifier of order for which collateral is required</w:t>
            </w:r>
          </w:p>
        </w:tc>
      </w:tr>
      <w:tr w:rsidR="00253487" w:rsidRPr="00253487" w14:paraId="23FFE172" w14:textId="77777777" w:rsidTr="000F73DB">
        <w:tc>
          <w:tcPr>
            <w:tcW w:w="652" w:type="dxa"/>
            <w:shd w:val="clear" w:color="auto" w:fill="auto"/>
          </w:tcPr>
          <w:p w14:paraId="7E61911E" w14:textId="77777777" w:rsidR="00253487" w:rsidRPr="00253487" w:rsidRDefault="00253487" w:rsidP="000F73DB">
            <w:pPr>
              <w:jc w:val="center"/>
            </w:pPr>
            <w:r w:rsidRPr="00253487">
              <w:t>37</w:t>
            </w:r>
          </w:p>
        </w:tc>
        <w:tc>
          <w:tcPr>
            <w:tcW w:w="2750" w:type="dxa"/>
            <w:shd w:val="clear" w:color="auto" w:fill="auto"/>
          </w:tcPr>
          <w:p w14:paraId="0009388B" w14:textId="77777777" w:rsidR="00253487" w:rsidRPr="00253487" w:rsidRDefault="00253487" w:rsidP="00253487">
            <w:r w:rsidRPr="00253487">
              <w:t>OrderID</w:t>
            </w:r>
          </w:p>
        </w:tc>
        <w:tc>
          <w:tcPr>
            <w:tcW w:w="811" w:type="dxa"/>
            <w:shd w:val="clear" w:color="auto" w:fill="auto"/>
          </w:tcPr>
          <w:p w14:paraId="7CCADDB8" w14:textId="77777777" w:rsidR="00253487" w:rsidRPr="00253487" w:rsidRDefault="00253487" w:rsidP="000F73DB">
            <w:pPr>
              <w:jc w:val="center"/>
            </w:pPr>
            <w:r w:rsidRPr="00253487">
              <w:t>N</w:t>
            </w:r>
          </w:p>
        </w:tc>
        <w:tc>
          <w:tcPr>
            <w:tcW w:w="4859" w:type="dxa"/>
            <w:shd w:val="clear" w:color="auto" w:fill="auto"/>
          </w:tcPr>
          <w:p w14:paraId="0DA8E903" w14:textId="77777777" w:rsidR="00253487" w:rsidRPr="00253487" w:rsidRDefault="00253487" w:rsidP="00253487">
            <w:r w:rsidRPr="00253487">
              <w:t>Identifier of order for which collateral is required</w:t>
            </w:r>
          </w:p>
        </w:tc>
      </w:tr>
      <w:tr w:rsidR="00253487" w:rsidRPr="00253487" w14:paraId="4CDC36EC" w14:textId="77777777" w:rsidTr="000F73DB">
        <w:tc>
          <w:tcPr>
            <w:tcW w:w="652" w:type="dxa"/>
            <w:shd w:val="clear" w:color="auto" w:fill="auto"/>
          </w:tcPr>
          <w:p w14:paraId="2A78A596" w14:textId="77777777" w:rsidR="00253487" w:rsidRPr="00253487" w:rsidRDefault="00253487" w:rsidP="000F73DB">
            <w:pPr>
              <w:jc w:val="center"/>
            </w:pPr>
            <w:r w:rsidRPr="00253487">
              <w:t>198</w:t>
            </w:r>
          </w:p>
        </w:tc>
        <w:tc>
          <w:tcPr>
            <w:tcW w:w="2750" w:type="dxa"/>
            <w:shd w:val="clear" w:color="auto" w:fill="auto"/>
          </w:tcPr>
          <w:p w14:paraId="717536CB" w14:textId="77777777" w:rsidR="00253487" w:rsidRPr="00253487" w:rsidRDefault="00253487" w:rsidP="00253487">
            <w:r w:rsidRPr="00253487">
              <w:t>SecondaryOrderID</w:t>
            </w:r>
          </w:p>
        </w:tc>
        <w:tc>
          <w:tcPr>
            <w:tcW w:w="811" w:type="dxa"/>
            <w:shd w:val="clear" w:color="auto" w:fill="auto"/>
          </w:tcPr>
          <w:p w14:paraId="38C3F8A4" w14:textId="77777777" w:rsidR="00253487" w:rsidRPr="00253487" w:rsidRDefault="00253487" w:rsidP="000F73DB">
            <w:pPr>
              <w:jc w:val="center"/>
            </w:pPr>
            <w:r w:rsidRPr="00253487">
              <w:t>N</w:t>
            </w:r>
          </w:p>
        </w:tc>
        <w:tc>
          <w:tcPr>
            <w:tcW w:w="4859" w:type="dxa"/>
            <w:shd w:val="clear" w:color="auto" w:fill="auto"/>
          </w:tcPr>
          <w:p w14:paraId="51267ED3" w14:textId="77777777" w:rsidR="00253487" w:rsidRPr="00253487" w:rsidRDefault="00253487" w:rsidP="00253487">
            <w:r w:rsidRPr="00253487">
              <w:t>Identifier of order for which collateral is required</w:t>
            </w:r>
          </w:p>
        </w:tc>
      </w:tr>
      <w:tr w:rsidR="00253487" w:rsidRPr="00253487" w14:paraId="2A71F21B" w14:textId="77777777" w:rsidTr="000F73DB">
        <w:tc>
          <w:tcPr>
            <w:tcW w:w="652" w:type="dxa"/>
            <w:tcBorders>
              <w:bottom w:val="single" w:sz="6" w:space="0" w:color="000000"/>
            </w:tcBorders>
            <w:shd w:val="clear" w:color="auto" w:fill="auto"/>
          </w:tcPr>
          <w:p w14:paraId="3733E682" w14:textId="77777777" w:rsidR="00253487" w:rsidRPr="00253487" w:rsidRDefault="00253487" w:rsidP="000F73DB">
            <w:pPr>
              <w:jc w:val="center"/>
            </w:pPr>
            <w:r w:rsidRPr="00253487">
              <w:t>526</w:t>
            </w:r>
          </w:p>
        </w:tc>
        <w:tc>
          <w:tcPr>
            <w:tcW w:w="2750" w:type="dxa"/>
            <w:tcBorders>
              <w:bottom w:val="single" w:sz="6" w:space="0" w:color="000000"/>
            </w:tcBorders>
            <w:shd w:val="clear" w:color="auto" w:fill="auto"/>
          </w:tcPr>
          <w:p w14:paraId="5D1EDCD8" w14:textId="77777777" w:rsidR="00253487" w:rsidRPr="00253487" w:rsidRDefault="00253487" w:rsidP="00253487">
            <w:r w:rsidRPr="00253487">
              <w:t>SecondaryClOrdID</w:t>
            </w:r>
          </w:p>
        </w:tc>
        <w:tc>
          <w:tcPr>
            <w:tcW w:w="811" w:type="dxa"/>
            <w:tcBorders>
              <w:bottom w:val="single" w:sz="6" w:space="0" w:color="000000"/>
            </w:tcBorders>
            <w:shd w:val="clear" w:color="auto" w:fill="auto"/>
          </w:tcPr>
          <w:p w14:paraId="040B3F96"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E930D4C" w14:textId="77777777" w:rsidR="00253487" w:rsidRPr="00253487" w:rsidRDefault="00253487" w:rsidP="00253487">
            <w:r w:rsidRPr="00253487">
              <w:t>Identifier of order for which collateral is required</w:t>
            </w:r>
          </w:p>
        </w:tc>
      </w:tr>
      <w:tr w:rsidR="00253487" w:rsidRPr="00253487" w14:paraId="70F8DC20" w14:textId="77777777" w:rsidTr="000F73DB">
        <w:tc>
          <w:tcPr>
            <w:tcW w:w="3402" w:type="dxa"/>
            <w:gridSpan w:val="2"/>
            <w:tcBorders>
              <w:top w:val="single" w:sz="6" w:space="0" w:color="000000"/>
              <w:bottom w:val="single" w:sz="6" w:space="0" w:color="000000"/>
            </w:tcBorders>
            <w:shd w:val="clear" w:color="auto" w:fill="E6E6E6"/>
          </w:tcPr>
          <w:p w14:paraId="7061B2F3" w14:textId="77777777" w:rsidR="00253487" w:rsidRPr="00253487" w:rsidRDefault="00253487" w:rsidP="000F73DB">
            <w:pPr>
              <w:jc w:val="left"/>
            </w:pPr>
            <w:r w:rsidRPr="00253487">
              <w:t>component block  &lt;ExecCollGrp&gt;</w:t>
            </w:r>
          </w:p>
        </w:tc>
        <w:tc>
          <w:tcPr>
            <w:tcW w:w="811" w:type="dxa"/>
            <w:tcBorders>
              <w:top w:val="single" w:sz="6" w:space="0" w:color="000000"/>
              <w:bottom w:val="single" w:sz="6" w:space="0" w:color="000000"/>
            </w:tcBorders>
            <w:shd w:val="clear" w:color="auto" w:fill="E6E6E6"/>
          </w:tcPr>
          <w:p w14:paraId="6F1AF68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86FB828" w14:textId="77777777" w:rsidR="00253487" w:rsidRPr="00253487" w:rsidRDefault="00253487" w:rsidP="00253487">
            <w:r w:rsidRPr="00253487">
              <w:t>Executions for which collateral is required</w:t>
            </w:r>
          </w:p>
        </w:tc>
      </w:tr>
      <w:tr w:rsidR="00253487" w:rsidRPr="00253487" w14:paraId="1E308ED8" w14:textId="77777777" w:rsidTr="000F73DB">
        <w:tc>
          <w:tcPr>
            <w:tcW w:w="3402" w:type="dxa"/>
            <w:gridSpan w:val="2"/>
            <w:tcBorders>
              <w:top w:val="single" w:sz="6" w:space="0" w:color="000000"/>
              <w:bottom w:val="single" w:sz="6" w:space="0" w:color="000000"/>
            </w:tcBorders>
            <w:shd w:val="clear" w:color="auto" w:fill="E6E6E6"/>
          </w:tcPr>
          <w:p w14:paraId="1621B2BC" w14:textId="77777777" w:rsidR="00253487" w:rsidRPr="00253487" w:rsidRDefault="00253487" w:rsidP="000F73DB">
            <w:pPr>
              <w:jc w:val="left"/>
            </w:pPr>
            <w:r w:rsidRPr="00253487">
              <w:t>component block  &lt;TrdCollGrp&gt;</w:t>
            </w:r>
          </w:p>
        </w:tc>
        <w:tc>
          <w:tcPr>
            <w:tcW w:w="811" w:type="dxa"/>
            <w:tcBorders>
              <w:top w:val="single" w:sz="6" w:space="0" w:color="000000"/>
              <w:bottom w:val="single" w:sz="6" w:space="0" w:color="000000"/>
            </w:tcBorders>
            <w:shd w:val="clear" w:color="auto" w:fill="E6E6E6"/>
          </w:tcPr>
          <w:p w14:paraId="25D29A8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B8025A3" w14:textId="77777777" w:rsidR="00253487" w:rsidRPr="00253487" w:rsidRDefault="00253487" w:rsidP="00253487">
            <w:r w:rsidRPr="00253487">
              <w:t>Trades for which collateral is required</w:t>
            </w:r>
          </w:p>
        </w:tc>
      </w:tr>
      <w:tr w:rsidR="00253487" w:rsidRPr="00253487" w14:paraId="7B597F2D" w14:textId="77777777" w:rsidTr="000F73DB">
        <w:tc>
          <w:tcPr>
            <w:tcW w:w="3402" w:type="dxa"/>
            <w:gridSpan w:val="2"/>
            <w:tcBorders>
              <w:top w:val="single" w:sz="6" w:space="0" w:color="000000"/>
              <w:bottom w:val="single" w:sz="6" w:space="0" w:color="000000"/>
            </w:tcBorders>
            <w:shd w:val="clear" w:color="auto" w:fill="E6E6E6"/>
          </w:tcPr>
          <w:p w14:paraId="47E4C9E3"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2F21E60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281745A" w14:textId="77777777" w:rsidR="00253487" w:rsidRPr="00253487" w:rsidRDefault="00253487" w:rsidP="00253487">
            <w:r w:rsidRPr="00253487">
              <w:t>Instrument that was traded for which collateral is required</w:t>
            </w:r>
          </w:p>
        </w:tc>
      </w:tr>
      <w:tr w:rsidR="00253487" w:rsidRPr="00253487" w14:paraId="5D42A06C" w14:textId="77777777" w:rsidTr="000F73DB">
        <w:tc>
          <w:tcPr>
            <w:tcW w:w="3402" w:type="dxa"/>
            <w:gridSpan w:val="2"/>
            <w:tcBorders>
              <w:top w:val="single" w:sz="6" w:space="0" w:color="000000"/>
              <w:bottom w:val="single" w:sz="6" w:space="0" w:color="000000"/>
            </w:tcBorders>
            <w:shd w:val="clear" w:color="auto" w:fill="E6E6E6"/>
          </w:tcPr>
          <w:p w14:paraId="3370E36D"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0CD18CA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E0E14D9" w14:textId="77777777" w:rsidR="00253487" w:rsidRPr="00253487" w:rsidRDefault="00253487" w:rsidP="00253487">
            <w:r w:rsidRPr="00253487">
              <w:t>Details of the Agreement and Deal</w:t>
            </w:r>
          </w:p>
        </w:tc>
      </w:tr>
      <w:tr w:rsidR="00253487" w:rsidRPr="00253487" w14:paraId="646F071E" w14:textId="77777777" w:rsidTr="000F73DB">
        <w:tc>
          <w:tcPr>
            <w:tcW w:w="652" w:type="dxa"/>
            <w:tcBorders>
              <w:top w:val="single" w:sz="6" w:space="0" w:color="000000"/>
            </w:tcBorders>
            <w:shd w:val="clear" w:color="auto" w:fill="auto"/>
          </w:tcPr>
          <w:p w14:paraId="60113609" w14:textId="77777777" w:rsidR="00253487" w:rsidRPr="00253487" w:rsidRDefault="00253487" w:rsidP="000F73DB">
            <w:pPr>
              <w:jc w:val="center"/>
            </w:pPr>
            <w:r w:rsidRPr="00253487">
              <w:t>64</w:t>
            </w:r>
          </w:p>
        </w:tc>
        <w:tc>
          <w:tcPr>
            <w:tcW w:w="2750" w:type="dxa"/>
            <w:tcBorders>
              <w:top w:val="single" w:sz="6" w:space="0" w:color="000000"/>
            </w:tcBorders>
            <w:shd w:val="clear" w:color="auto" w:fill="auto"/>
          </w:tcPr>
          <w:p w14:paraId="0F52D934" w14:textId="77777777" w:rsidR="00253487" w:rsidRPr="00253487" w:rsidRDefault="00253487" w:rsidP="00253487">
            <w:r w:rsidRPr="00253487">
              <w:t>SettlDate</w:t>
            </w:r>
          </w:p>
        </w:tc>
        <w:tc>
          <w:tcPr>
            <w:tcW w:w="811" w:type="dxa"/>
            <w:tcBorders>
              <w:top w:val="single" w:sz="6" w:space="0" w:color="000000"/>
            </w:tcBorders>
            <w:shd w:val="clear" w:color="auto" w:fill="auto"/>
          </w:tcPr>
          <w:p w14:paraId="786362E0"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7D5140D" w14:textId="77777777" w:rsidR="00253487" w:rsidRPr="00253487" w:rsidRDefault="00253487" w:rsidP="00253487"/>
        </w:tc>
      </w:tr>
      <w:tr w:rsidR="00253487" w:rsidRPr="00253487" w14:paraId="17E31C1C" w14:textId="77777777" w:rsidTr="000F73DB">
        <w:tc>
          <w:tcPr>
            <w:tcW w:w="652" w:type="dxa"/>
            <w:shd w:val="clear" w:color="auto" w:fill="auto"/>
          </w:tcPr>
          <w:p w14:paraId="12710648" w14:textId="77777777" w:rsidR="00253487" w:rsidRPr="00253487" w:rsidRDefault="00253487" w:rsidP="000F73DB">
            <w:pPr>
              <w:jc w:val="center"/>
            </w:pPr>
            <w:r w:rsidRPr="00253487">
              <w:t>53</w:t>
            </w:r>
          </w:p>
        </w:tc>
        <w:tc>
          <w:tcPr>
            <w:tcW w:w="2750" w:type="dxa"/>
            <w:shd w:val="clear" w:color="auto" w:fill="auto"/>
          </w:tcPr>
          <w:p w14:paraId="150ABFB7" w14:textId="77777777" w:rsidR="00253487" w:rsidRPr="00253487" w:rsidRDefault="00253487" w:rsidP="00253487">
            <w:r w:rsidRPr="00253487">
              <w:t>Quantity</w:t>
            </w:r>
          </w:p>
        </w:tc>
        <w:tc>
          <w:tcPr>
            <w:tcW w:w="811" w:type="dxa"/>
            <w:shd w:val="clear" w:color="auto" w:fill="auto"/>
          </w:tcPr>
          <w:p w14:paraId="586994DD" w14:textId="77777777" w:rsidR="00253487" w:rsidRPr="00253487" w:rsidRDefault="00253487" w:rsidP="000F73DB">
            <w:pPr>
              <w:jc w:val="center"/>
            </w:pPr>
            <w:r w:rsidRPr="00253487">
              <w:t>N</w:t>
            </w:r>
          </w:p>
        </w:tc>
        <w:tc>
          <w:tcPr>
            <w:tcW w:w="4859" w:type="dxa"/>
            <w:shd w:val="clear" w:color="auto" w:fill="auto"/>
          </w:tcPr>
          <w:p w14:paraId="6580C3C4" w14:textId="77777777" w:rsidR="00253487" w:rsidRPr="00253487" w:rsidRDefault="00253487" w:rsidP="00253487"/>
        </w:tc>
      </w:tr>
      <w:tr w:rsidR="00253487" w:rsidRPr="00253487" w14:paraId="51B0CAE8" w14:textId="77777777" w:rsidTr="000F73DB">
        <w:tc>
          <w:tcPr>
            <w:tcW w:w="652" w:type="dxa"/>
            <w:shd w:val="clear" w:color="auto" w:fill="auto"/>
          </w:tcPr>
          <w:p w14:paraId="7EBA12D8" w14:textId="77777777" w:rsidR="00253487" w:rsidRPr="00253487" w:rsidRDefault="00253487" w:rsidP="000F73DB">
            <w:pPr>
              <w:jc w:val="center"/>
            </w:pPr>
            <w:r w:rsidRPr="00253487">
              <w:t>854</w:t>
            </w:r>
          </w:p>
        </w:tc>
        <w:tc>
          <w:tcPr>
            <w:tcW w:w="2750" w:type="dxa"/>
            <w:shd w:val="clear" w:color="auto" w:fill="auto"/>
          </w:tcPr>
          <w:p w14:paraId="4371DCE8" w14:textId="77777777" w:rsidR="00253487" w:rsidRPr="00253487" w:rsidRDefault="00253487" w:rsidP="00253487">
            <w:r w:rsidRPr="00253487">
              <w:t>QtyType</w:t>
            </w:r>
          </w:p>
        </w:tc>
        <w:tc>
          <w:tcPr>
            <w:tcW w:w="811" w:type="dxa"/>
            <w:shd w:val="clear" w:color="auto" w:fill="auto"/>
          </w:tcPr>
          <w:p w14:paraId="0234949D" w14:textId="77777777" w:rsidR="00253487" w:rsidRPr="00253487" w:rsidRDefault="00253487" w:rsidP="000F73DB">
            <w:pPr>
              <w:jc w:val="center"/>
            </w:pPr>
            <w:r w:rsidRPr="00253487">
              <w:t>N</w:t>
            </w:r>
          </w:p>
        </w:tc>
        <w:tc>
          <w:tcPr>
            <w:tcW w:w="4859" w:type="dxa"/>
            <w:shd w:val="clear" w:color="auto" w:fill="auto"/>
          </w:tcPr>
          <w:p w14:paraId="363606D4" w14:textId="77777777" w:rsidR="00253487" w:rsidRPr="00253487" w:rsidRDefault="00253487" w:rsidP="00253487"/>
        </w:tc>
      </w:tr>
      <w:tr w:rsidR="00253487" w:rsidRPr="00253487" w14:paraId="44D6CA56" w14:textId="77777777" w:rsidTr="000F73DB">
        <w:tc>
          <w:tcPr>
            <w:tcW w:w="652" w:type="dxa"/>
            <w:tcBorders>
              <w:bottom w:val="single" w:sz="6" w:space="0" w:color="000000"/>
            </w:tcBorders>
            <w:shd w:val="clear" w:color="auto" w:fill="auto"/>
          </w:tcPr>
          <w:p w14:paraId="0665199A" w14:textId="77777777" w:rsidR="00253487" w:rsidRPr="00253487" w:rsidRDefault="00253487" w:rsidP="000F73DB">
            <w:pPr>
              <w:jc w:val="center"/>
            </w:pPr>
            <w:r w:rsidRPr="00253487">
              <w:t>15</w:t>
            </w:r>
          </w:p>
        </w:tc>
        <w:tc>
          <w:tcPr>
            <w:tcW w:w="2750" w:type="dxa"/>
            <w:tcBorders>
              <w:bottom w:val="single" w:sz="6" w:space="0" w:color="000000"/>
            </w:tcBorders>
            <w:shd w:val="clear" w:color="auto" w:fill="auto"/>
          </w:tcPr>
          <w:p w14:paraId="6F93CAF6" w14:textId="77777777" w:rsidR="00253487" w:rsidRPr="00253487" w:rsidRDefault="00253487" w:rsidP="00253487">
            <w:r w:rsidRPr="00253487">
              <w:t>Currency</w:t>
            </w:r>
          </w:p>
        </w:tc>
        <w:tc>
          <w:tcPr>
            <w:tcW w:w="811" w:type="dxa"/>
            <w:tcBorders>
              <w:bottom w:val="single" w:sz="6" w:space="0" w:color="000000"/>
            </w:tcBorders>
            <w:shd w:val="clear" w:color="auto" w:fill="auto"/>
          </w:tcPr>
          <w:p w14:paraId="13DE2B0B"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D25F938" w14:textId="77777777" w:rsidR="00253487" w:rsidRPr="00253487" w:rsidRDefault="00253487" w:rsidP="00253487"/>
        </w:tc>
      </w:tr>
      <w:tr w:rsidR="00253487" w:rsidRPr="00253487" w14:paraId="1B3E35D5" w14:textId="77777777" w:rsidTr="000F73DB">
        <w:tc>
          <w:tcPr>
            <w:tcW w:w="3402" w:type="dxa"/>
            <w:gridSpan w:val="2"/>
            <w:tcBorders>
              <w:top w:val="single" w:sz="6" w:space="0" w:color="000000"/>
              <w:bottom w:val="single" w:sz="6" w:space="0" w:color="000000"/>
            </w:tcBorders>
            <w:shd w:val="clear" w:color="auto" w:fill="E6E6E6"/>
          </w:tcPr>
          <w:p w14:paraId="7F1D1BC8"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1ABFBFF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9354253" w14:textId="77777777" w:rsidR="00253487" w:rsidRPr="00253487" w:rsidRDefault="00253487" w:rsidP="00253487">
            <w:r w:rsidRPr="00253487">
              <w:t>Number of legs that make up the Security</w:t>
            </w:r>
          </w:p>
        </w:tc>
      </w:tr>
      <w:tr w:rsidR="00253487" w:rsidRPr="00253487" w14:paraId="55860266" w14:textId="77777777" w:rsidTr="000F73DB">
        <w:tc>
          <w:tcPr>
            <w:tcW w:w="3402" w:type="dxa"/>
            <w:gridSpan w:val="2"/>
            <w:tcBorders>
              <w:top w:val="single" w:sz="6" w:space="0" w:color="000000"/>
              <w:bottom w:val="single" w:sz="6" w:space="0" w:color="000000"/>
            </w:tcBorders>
            <w:shd w:val="clear" w:color="auto" w:fill="E6E6E6"/>
          </w:tcPr>
          <w:p w14:paraId="3CA3F163" w14:textId="77777777" w:rsidR="00253487" w:rsidRPr="00253487" w:rsidRDefault="00253487" w:rsidP="000F73DB">
            <w:pPr>
              <w:jc w:val="left"/>
            </w:pPr>
            <w:r w:rsidRPr="00253487">
              <w:t>component block  &lt;UndInstrmtCollGrp&gt;</w:t>
            </w:r>
          </w:p>
        </w:tc>
        <w:tc>
          <w:tcPr>
            <w:tcW w:w="811" w:type="dxa"/>
            <w:tcBorders>
              <w:top w:val="single" w:sz="6" w:space="0" w:color="000000"/>
              <w:bottom w:val="single" w:sz="6" w:space="0" w:color="000000"/>
            </w:tcBorders>
            <w:shd w:val="clear" w:color="auto" w:fill="E6E6E6"/>
          </w:tcPr>
          <w:p w14:paraId="787047F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685C93E" w14:textId="77777777" w:rsidR="00253487" w:rsidRPr="00253487" w:rsidRDefault="00253487" w:rsidP="00253487">
            <w:r w:rsidRPr="00253487">
              <w:t>Number of legs that make up the Security</w:t>
            </w:r>
          </w:p>
        </w:tc>
      </w:tr>
      <w:tr w:rsidR="00253487" w:rsidRPr="00253487" w14:paraId="3B6EA4C1" w14:textId="77777777" w:rsidTr="000F73DB">
        <w:tc>
          <w:tcPr>
            <w:tcW w:w="652" w:type="dxa"/>
            <w:tcBorders>
              <w:top w:val="single" w:sz="6" w:space="0" w:color="000000"/>
            </w:tcBorders>
            <w:shd w:val="clear" w:color="auto" w:fill="auto"/>
          </w:tcPr>
          <w:p w14:paraId="1116E9B6" w14:textId="77777777" w:rsidR="00253487" w:rsidRPr="00253487" w:rsidRDefault="00253487" w:rsidP="000F73DB">
            <w:pPr>
              <w:jc w:val="center"/>
            </w:pPr>
            <w:r w:rsidRPr="00253487">
              <w:t>899</w:t>
            </w:r>
          </w:p>
        </w:tc>
        <w:tc>
          <w:tcPr>
            <w:tcW w:w="2750" w:type="dxa"/>
            <w:tcBorders>
              <w:top w:val="single" w:sz="6" w:space="0" w:color="000000"/>
            </w:tcBorders>
            <w:shd w:val="clear" w:color="auto" w:fill="auto"/>
          </w:tcPr>
          <w:p w14:paraId="371098C0" w14:textId="77777777" w:rsidR="00253487" w:rsidRPr="00253487" w:rsidRDefault="00253487" w:rsidP="00253487">
            <w:r w:rsidRPr="00253487">
              <w:t>MarginExcess</w:t>
            </w:r>
          </w:p>
        </w:tc>
        <w:tc>
          <w:tcPr>
            <w:tcW w:w="811" w:type="dxa"/>
            <w:tcBorders>
              <w:top w:val="single" w:sz="6" w:space="0" w:color="000000"/>
            </w:tcBorders>
            <w:shd w:val="clear" w:color="auto" w:fill="auto"/>
          </w:tcPr>
          <w:p w14:paraId="12C0C8FB"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8EB06C0" w14:textId="77777777" w:rsidR="00253487" w:rsidRPr="00253487" w:rsidRDefault="00253487" w:rsidP="00253487"/>
        </w:tc>
      </w:tr>
      <w:tr w:rsidR="00253487" w:rsidRPr="00253487" w14:paraId="33D8BDCA" w14:textId="77777777" w:rsidTr="000F73DB">
        <w:tc>
          <w:tcPr>
            <w:tcW w:w="652" w:type="dxa"/>
            <w:shd w:val="clear" w:color="auto" w:fill="auto"/>
          </w:tcPr>
          <w:p w14:paraId="1EB35203" w14:textId="77777777" w:rsidR="00253487" w:rsidRPr="00253487" w:rsidRDefault="00253487" w:rsidP="000F73DB">
            <w:pPr>
              <w:jc w:val="center"/>
            </w:pPr>
            <w:r w:rsidRPr="00253487">
              <w:t>900</w:t>
            </w:r>
          </w:p>
        </w:tc>
        <w:tc>
          <w:tcPr>
            <w:tcW w:w="2750" w:type="dxa"/>
            <w:shd w:val="clear" w:color="auto" w:fill="auto"/>
          </w:tcPr>
          <w:p w14:paraId="605E0505" w14:textId="77777777" w:rsidR="00253487" w:rsidRPr="00253487" w:rsidRDefault="00253487" w:rsidP="00253487">
            <w:r w:rsidRPr="00253487">
              <w:t>TotalNetValue</w:t>
            </w:r>
          </w:p>
        </w:tc>
        <w:tc>
          <w:tcPr>
            <w:tcW w:w="811" w:type="dxa"/>
            <w:shd w:val="clear" w:color="auto" w:fill="auto"/>
          </w:tcPr>
          <w:p w14:paraId="11F3790B" w14:textId="77777777" w:rsidR="00253487" w:rsidRPr="00253487" w:rsidRDefault="00253487" w:rsidP="000F73DB">
            <w:pPr>
              <w:jc w:val="center"/>
            </w:pPr>
            <w:r w:rsidRPr="00253487">
              <w:t>N</w:t>
            </w:r>
          </w:p>
        </w:tc>
        <w:tc>
          <w:tcPr>
            <w:tcW w:w="4859" w:type="dxa"/>
            <w:shd w:val="clear" w:color="auto" w:fill="auto"/>
          </w:tcPr>
          <w:p w14:paraId="447767DF" w14:textId="77777777" w:rsidR="00253487" w:rsidRPr="00253487" w:rsidRDefault="00253487" w:rsidP="00253487"/>
        </w:tc>
      </w:tr>
      <w:tr w:rsidR="00253487" w:rsidRPr="00253487" w14:paraId="7893766B" w14:textId="77777777" w:rsidTr="000F73DB">
        <w:tc>
          <w:tcPr>
            <w:tcW w:w="652" w:type="dxa"/>
            <w:tcBorders>
              <w:bottom w:val="single" w:sz="6" w:space="0" w:color="000000"/>
            </w:tcBorders>
            <w:shd w:val="clear" w:color="auto" w:fill="auto"/>
          </w:tcPr>
          <w:p w14:paraId="1CF5B7D1" w14:textId="77777777" w:rsidR="00253487" w:rsidRPr="00253487" w:rsidRDefault="00253487" w:rsidP="000F73DB">
            <w:pPr>
              <w:jc w:val="center"/>
            </w:pPr>
            <w:r w:rsidRPr="00253487">
              <w:t>901</w:t>
            </w:r>
          </w:p>
        </w:tc>
        <w:tc>
          <w:tcPr>
            <w:tcW w:w="2750" w:type="dxa"/>
            <w:tcBorders>
              <w:bottom w:val="single" w:sz="6" w:space="0" w:color="000000"/>
            </w:tcBorders>
            <w:shd w:val="clear" w:color="auto" w:fill="auto"/>
          </w:tcPr>
          <w:p w14:paraId="199980B4" w14:textId="77777777" w:rsidR="00253487" w:rsidRPr="00253487" w:rsidRDefault="00253487" w:rsidP="00253487">
            <w:r w:rsidRPr="00253487">
              <w:t>CashOutstanding</w:t>
            </w:r>
          </w:p>
        </w:tc>
        <w:tc>
          <w:tcPr>
            <w:tcW w:w="811" w:type="dxa"/>
            <w:tcBorders>
              <w:bottom w:val="single" w:sz="6" w:space="0" w:color="000000"/>
            </w:tcBorders>
            <w:shd w:val="clear" w:color="auto" w:fill="auto"/>
          </w:tcPr>
          <w:p w14:paraId="30EB409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C19104F" w14:textId="77777777" w:rsidR="00253487" w:rsidRPr="00253487" w:rsidRDefault="00253487" w:rsidP="00253487"/>
        </w:tc>
      </w:tr>
      <w:tr w:rsidR="00253487" w:rsidRPr="00253487" w14:paraId="1F2C9C71" w14:textId="77777777" w:rsidTr="000F73DB">
        <w:tc>
          <w:tcPr>
            <w:tcW w:w="3402" w:type="dxa"/>
            <w:gridSpan w:val="2"/>
            <w:tcBorders>
              <w:top w:val="single" w:sz="6" w:space="0" w:color="000000"/>
              <w:bottom w:val="single" w:sz="6" w:space="0" w:color="000000"/>
            </w:tcBorders>
            <w:shd w:val="clear" w:color="auto" w:fill="E6E6E6"/>
          </w:tcPr>
          <w:p w14:paraId="4C32F143" w14:textId="77777777" w:rsidR="00253487" w:rsidRPr="00253487" w:rsidRDefault="00253487" w:rsidP="000F73DB">
            <w:pPr>
              <w:jc w:val="left"/>
            </w:pPr>
            <w:r w:rsidRPr="00253487">
              <w:t>component block  &lt;TrdRegTimestamps&gt;</w:t>
            </w:r>
          </w:p>
        </w:tc>
        <w:tc>
          <w:tcPr>
            <w:tcW w:w="811" w:type="dxa"/>
            <w:tcBorders>
              <w:top w:val="single" w:sz="6" w:space="0" w:color="000000"/>
              <w:bottom w:val="single" w:sz="6" w:space="0" w:color="000000"/>
            </w:tcBorders>
            <w:shd w:val="clear" w:color="auto" w:fill="E6E6E6"/>
          </w:tcPr>
          <w:p w14:paraId="595E840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9FD22CC" w14:textId="77777777" w:rsidR="00253487" w:rsidRPr="00253487" w:rsidRDefault="00253487" w:rsidP="00253487">
            <w:r w:rsidRPr="00253487">
              <w:t>Insert here the set of "TrdRegTimestamps" fields defined in "Common Components of Application Messages"</w:t>
            </w:r>
          </w:p>
        </w:tc>
      </w:tr>
      <w:tr w:rsidR="00253487" w:rsidRPr="00253487" w14:paraId="2C0AE0CE" w14:textId="77777777" w:rsidTr="000F73DB">
        <w:tc>
          <w:tcPr>
            <w:tcW w:w="652" w:type="dxa"/>
            <w:tcBorders>
              <w:top w:val="single" w:sz="6" w:space="0" w:color="000000"/>
              <w:bottom w:val="single" w:sz="6" w:space="0" w:color="000000"/>
            </w:tcBorders>
            <w:shd w:val="clear" w:color="auto" w:fill="auto"/>
          </w:tcPr>
          <w:p w14:paraId="0D7A5499" w14:textId="77777777" w:rsidR="00253487" w:rsidRPr="00253487" w:rsidRDefault="00253487" w:rsidP="000F73DB">
            <w:pPr>
              <w:jc w:val="center"/>
            </w:pPr>
            <w:r w:rsidRPr="00253487">
              <w:t>54</w:t>
            </w:r>
          </w:p>
        </w:tc>
        <w:tc>
          <w:tcPr>
            <w:tcW w:w="2750" w:type="dxa"/>
            <w:tcBorders>
              <w:top w:val="single" w:sz="6" w:space="0" w:color="000000"/>
              <w:bottom w:val="single" w:sz="6" w:space="0" w:color="000000"/>
            </w:tcBorders>
            <w:shd w:val="clear" w:color="auto" w:fill="auto"/>
          </w:tcPr>
          <w:p w14:paraId="290C383E" w14:textId="77777777" w:rsidR="00253487" w:rsidRPr="00253487" w:rsidRDefault="00253487" w:rsidP="00253487">
            <w:r w:rsidRPr="00253487">
              <w:t>Side</w:t>
            </w:r>
          </w:p>
        </w:tc>
        <w:tc>
          <w:tcPr>
            <w:tcW w:w="811" w:type="dxa"/>
            <w:tcBorders>
              <w:top w:val="single" w:sz="6" w:space="0" w:color="000000"/>
              <w:bottom w:val="single" w:sz="6" w:space="0" w:color="000000"/>
            </w:tcBorders>
            <w:shd w:val="clear" w:color="auto" w:fill="auto"/>
          </w:tcPr>
          <w:p w14:paraId="54D6610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3F549CA9" w14:textId="77777777" w:rsidR="00253487" w:rsidRPr="00253487" w:rsidRDefault="00253487" w:rsidP="00253487"/>
        </w:tc>
      </w:tr>
      <w:tr w:rsidR="00253487" w:rsidRPr="00253487" w14:paraId="758BC4F3" w14:textId="77777777" w:rsidTr="000F73DB">
        <w:tc>
          <w:tcPr>
            <w:tcW w:w="3402" w:type="dxa"/>
            <w:gridSpan w:val="2"/>
            <w:tcBorders>
              <w:top w:val="single" w:sz="6" w:space="0" w:color="000000"/>
              <w:bottom w:val="single" w:sz="6" w:space="0" w:color="000000"/>
            </w:tcBorders>
            <w:shd w:val="clear" w:color="auto" w:fill="E6E6E6"/>
          </w:tcPr>
          <w:p w14:paraId="385EF768" w14:textId="77777777" w:rsidR="00253487" w:rsidRPr="00253487" w:rsidRDefault="00253487" w:rsidP="000F73DB">
            <w:pPr>
              <w:jc w:val="left"/>
            </w:pPr>
            <w:r w:rsidRPr="00253487">
              <w:t>component block  &lt;MiscFeesGrp&gt;</w:t>
            </w:r>
          </w:p>
        </w:tc>
        <w:tc>
          <w:tcPr>
            <w:tcW w:w="811" w:type="dxa"/>
            <w:tcBorders>
              <w:top w:val="single" w:sz="6" w:space="0" w:color="000000"/>
              <w:bottom w:val="single" w:sz="6" w:space="0" w:color="000000"/>
            </w:tcBorders>
            <w:shd w:val="clear" w:color="auto" w:fill="E6E6E6"/>
          </w:tcPr>
          <w:p w14:paraId="2E462FF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5A9FE40" w14:textId="77777777" w:rsidR="00253487" w:rsidRPr="00253487" w:rsidRDefault="00253487" w:rsidP="00253487">
            <w:r w:rsidRPr="00253487">
              <w:t>Required if any miscellaneous fees are reported.</w:t>
            </w:r>
          </w:p>
        </w:tc>
      </w:tr>
      <w:tr w:rsidR="00253487" w:rsidRPr="00253487" w14:paraId="67FE0331" w14:textId="77777777" w:rsidTr="000F73DB">
        <w:tc>
          <w:tcPr>
            <w:tcW w:w="652" w:type="dxa"/>
            <w:tcBorders>
              <w:top w:val="single" w:sz="6" w:space="0" w:color="000000"/>
            </w:tcBorders>
            <w:shd w:val="clear" w:color="auto" w:fill="auto"/>
          </w:tcPr>
          <w:p w14:paraId="0E0F871B" w14:textId="77777777" w:rsidR="00253487" w:rsidRPr="00253487" w:rsidRDefault="00253487" w:rsidP="000F73DB">
            <w:pPr>
              <w:jc w:val="center"/>
            </w:pPr>
            <w:r w:rsidRPr="00253487">
              <w:t>44</w:t>
            </w:r>
          </w:p>
        </w:tc>
        <w:tc>
          <w:tcPr>
            <w:tcW w:w="2750" w:type="dxa"/>
            <w:tcBorders>
              <w:top w:val="single" w:sz="6" w:space="0" w:color="000000"/>
            </w:tcBorders>
            <w:shd w:val="clear" w:color="auto" w:fill="auto"/>
          </w:tcPr>
          <w:p w14:paraId="04BECEC9" w14:textId="77777777" w:rsidR="00253487" w:rsidRPr="00253487" w:rsidRDefault="00253487" w:rsidP="00253487">
            <w:r w:rsidRPr="00253487">
              <w:t>Price</w:t>
            </w:r>
          </w:p>
        </w:tc>
        <w:tc>
          <w:tcPr>
            <w:tcW w:w="811" w:type="dxa"/>
            <w:tcBorders>
              <w:top w:val="single" w:sz="6" w:space="0" w:color="000000"/>
            </w:tcBorders>
            <w:shd w:val="clear" w:color="auto" w:fill="auto"/>
          </w:tcPr>
          <w:p w14:paraId="270F9C6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1CF116A2" w14:textId="77777777" w:rsidR="00253487" w:rsidRPr="00253487" w:rsidRDefault="00253487" w:rsidP="00253487"/>
        </w:tc>
      </w:tr>
      <w:tr w:rsidR="00253487" w:rsidRPr="00253487" w14:paraId="44DC7034" w14:textId="77777777" w:rsidTr="000F73DB">
        <w:tc>
          <w:tcPr>
            <w:tcW w:w="652" w:type="dxa"/>
            <w:shd w:val="clear" w:color="auto" w:fill="auto"/>
          </w:tcPr>
          <w:p w14:paraId="16CD4D70" w14:textId="77777777" w:rsidR="00253487" w:rsidRPr="00253487" w:rsidRDefault="00253487" w:rsidP="000F73DB">
            <w:pPr>
              <w:jc w:val="center"/>
            </w:pPr>
            <w:r w:rsidRPr="00253487">
              <w:t>423</w:t>
            </w:r>
          </w:p>
        </w:tc>
        <w:tc>
          <w:tcPr>
            <w:tcW w:w="2750" w:type="dxa"/>
            <w:shd w:val="clear" w:color="auto" w:fill="auto"/>
          </w:tcPr>
          <w:p w14:paraId="5D2084F9" w14:textId="77777777" w:rsidR="00253487" w:rsidRPr="00253487" w:rsidRDefault="00253487" w:rsidP="00253487">
            <w:r w:rsidRPr="00253487">
              <w:t>PriceType</w:t>
            </w:r>
          </w:p>
        </w:tc>
        <w:tc>
          <w:tcPr>
            <w:tcW w:w="811" w:type="dxa"/>
            <w:shd w:val="clear" w:color="auto" w:fill="auto"/>
          </w:tcPr>
          <w:p w14:paraId="439A22A4" w14:textId="77777777" w:rsidR="00253487" w:rsidRPr="00253487" w:rsidRDefault="00253487" w:rsidP="000F73DB">
            <w:pPr>
              <w:jc w:val="center"/>
            </w:pPr>
            <w:r w:rsidRPr="00253487">
              <w:t>N</w:t>
            </w:r>
          </w:p>
        </w:tc>
        <w:tc>
          <w:tcPr>
            <w:tcW w:w="4859" w:type="dxa"/>
            <w:shd w:val="clear" w:color="auto" w:fill="auto"/>
          </w:tcPr>
          <w:p w14:paraId="0B2FD3C9" w14:textId="77777777" w:rsidR="00253487" w:rsidRPr="00253487" w:rsidRDefault="00253487" w:rsidP="00253487"/>
        </w:tc>
      </w:tr>
      <w:tr w:rsidR="00253487" w:rsidRPr="00253487" w14:paraId="487B4B41" w14:textId="77777777" w:rsidTr="000F73DB">
        <w:tc>
          <w:tcPr>
            <w:tcW w:w="652" w:type="dxa"/>
            <w:shd w:val="clear" w:color="auto" w:fill="auto"/>
          </w:tcPr>
          <w:p w14:paraId="57C95ED8" w14:textId="77777777" w:rsidR="00253487" w:rsidRPr="00253487" w:rsidRDefault="00253487" w:rsidP="000F73DB">
            <w:pPr>
              <w:jc w:val="center"/>
            </w:pPr>
            <w:r w:rsidRPr="00253487">
              <w:t>159</w:t>
            </w:r>
          </w:p>
        </w:tc>
        <w:tc>
          <w:tcPr>
            <w:tcW w:w="2750" w:type="dxa"/>
            <w:shd w:val="clear" w:color="auto" w:fill="auto"/>
          </w:tcPr>
          <w:p w14:paraId="63486A25" w14:textId="77777777" w:rsidR="00253487" w:rsidRPr="00253487" w:rsidRDefault="00253487" w:rsidP="00253487">
            <w:r w:rsidRPr="00253487">
              <w:t>AccruedInterestAmt</w:t>
            </w:r>
          </w:p>
        </w:tc>
        <w:tc>
          <w:tcPr>
            <w:tcW w:w="811" w:type="dxa"/>
            <w:shd w:val="clear" w:color="auto" w:fill="auto"/>
          </w:tcPr>
          <w:p w14:paraId="6C1CF9EF" w14:textId="77777777" w:rsidR="00253487" w:rsidRPr="00253487" w:rsidRDefault="00253487" w:rsidP="000F73DB">
            <w:pPr>
              <w:jc w:val="center"/>
            </w:pPr>
            <w:r w:rsidRPr="00253487">
              <w:t>N</w:t>
            </w:r>
          </w:p>
        </w:tc>
        <w:tc>
          <w:tcPr>
            <w:tcW w:w="4859" w:type="dxa"/>
            <w:shd w:val="clear" w:color="auto" w:fill="auto"/>
          </w:tcPr>
          <w:p w14:paraId="2EAD46A1" w14:textId="77777777" w:rsidR="00253487" w:rsidRPr="00253487" w:rsidRDefault="00253487" w:rsidP="00253487"/>
        </w:tc>
      </w:tr>
      <w:tr w:rsidR="00253487" w:rsidRPr="00253487" w14:paraId="1A53D313" w14:textId="77777777" w:rsidTr="000F73DB">
        <w:tc>
          <w:tcPr>
            <w:tcW w:w="652" w:type="dxa"/>
            <w:shd w:val="clear" w:color="auto" w:fill="auto"/>
          </w:tcPr>
          <w:p w14:paraId="3D02E25E" w14:textId="77777777" w:rsidR="00253487" w:rsidRPr="00253487" w:rsidRDefault="00253487" w:rsidP="000F73DB">
            <w:pPr>
              <w:jc w:val="center"/>
            </w:pPr>
            <w:r w:rsidRPr="00253487">
              <w:t>920</w:t>
            </w:r>
          </w:p>
        </w:tc>
        <w:tc>
          <w:tcPr>
            <w:tcW w:w="2750" w:type="dxa"/>
            <w:shd w:val="clear" w:color="auto" w:fill="auto"/>
          </w:tcPr>
          <w:p w14:paraId="32B2FD40" w14:textId="77777777" w:rsidR="00253487" w:rsidRPr="00253487" w:rsidRDefault="00253487" w:rsidP="00253487">
            <w:r w:rsidRPr="00253487">
              <w:t>EndAccruedInterestAmt</w:t>
            </w:r>
          </w:p>
        </w:tc>
        <w:tc>
          <w:tcPr>
            <w:tcW w:w="811" w:type="dxa"/>
            <w:shd w:val="clear" w:color="auto" w:fill="auto"/>
          </w:tcPr>
          <w:p w14:paraId="17AA5692" w14:textId="77777777" w:rsidR="00253487" w:rsidRPr="00253487" w:rsidRDefault="00253487" w:rsidP="000F73DB">
            <w:pPr>
              <w:jc w:val="center"/>
            </w:pPr>
            <w:r w:rsidRPr="00253487">
              <w:t>N</w:t>
            </w:r>
          </w:p>
        </w:tc>
        <w:tc>
          <w:tcPr>
            <w:tcW w:w="4859" w:type="dxa"/>
            <w:shd w:val="clear" w:color="auto" w:fill="auto"/>
          </w:tcPr>
          <w:p w14:paraId="7CC7DC1A" w14:textId="77777777" w:rsidR="00253487" w:rsidRPr="00253487" w:rsidRDefault="00253487" w:rsidP="00253487"/>
        </w:tc>
      </w:tr>
      <w:tr w:rsidR="00253487" w:rsidRPr="00253487" w14:paraId="5C9799A5" w14:textId="77777777" w:rsidTr="000F73DB">
        <w:tc>
          <w:tcPr>
            <w:tcW w:w="652" w:type="dxa"/>
            <w:shd w:val="clear" w:color="auto" w:fill="auto"/>
          </w:tcPr>
          <w:p w14:paraId="1CD53CAC" w14:textId="77777777" w:rsidR="00253487" w:rsidRPr="00253487" w:rsidRDefault="00253487" w:rsidP="000F73DB">
            <w:pPr>
              <w:jc w:val="center"/>
            </w:pPr>
            <w:r w:rsidRPr="00253487">
              <w:t>921</w:t>
            </w:r>
          </w:p>
        </w:tc>
        <w:tc>
          <w:tcPr>
            <w:tcW w:w="2750" w:type="dxa"/>
            <w:shd w:val="clear" w:color="auto" w:fill="auto"/>
          </w:tcPr>
          <w:p w14:paraId="3B8551E0" w14:textId="77777777" w:rsidR="00253487" w:rsidRPr="00253487" w:rsidRDefault="00253487" w:rsidP="00253487">
            <w:r w:rsidRPr="00253487">
              <w:t>StartCash</w:t>
            </w:r>
          </w:p>
        </w:tc>
        <w:tc>
          <w:tcPr>
            <w:tcW w:w="811" w:type="dxa"/>
            <w:shd w:val="clear" w:color="auto" w:fill="auto"/>
          </w:tcPr>
          <w:p w14:paraId="04A2CB7B" w14:textId="77777777" w:rsidR="00253487" w:rsidRPr="00253487" w:rsidRDefault="00253487" w:rsidP="000F73DB">
            <w:pPr>
              <w:jc w:val="center"/>
            </w:pPr>
            <w:r w:rsidRPr="00253487">
              <w:t>N</w:t>
            </w:r>
          </w:p>
        </w:tc>
        <w:tc>
          <w:tcPr>
            <w:tcW w:w="4859" w:type="dxa"/>
            <w:shd w:val="clear" w:color="auto" w:fill="auto"/>
          </w:tcPr>
          <w:p w14:paraId="7464DDA3" w14:textId="77777777" w:rsidR="00253487" w:rsidRPr="00253487" w:rsidRDefault="00253487" w:rsidP="00253487"/>
        </w:tc>
      </w:tr>
      <w:tr w:rsidR="00253487" w:rsidRPr="00253487" w14:paraId="14BCE55D" w14:textId="77777777" w:rsidTr="000F73DB">
        <w:tc>
          <w:tcPr>
            <w:tcW w:w="652" w:type="dxa"/>
            <w:tcBorders>
              <w:bottom w:val="single" w:sz="6" w:space="0" w:color="000000"/>
            </w:tcBorders>
            <w:shd w:val="clear" w:color="auto" w:fill="auto"/>
          </w:tcPr>
          <w:p w14:paraId="3EEE2A48" w14:textId="77777777" w:rsidR="00253487" w:rsidRPr="00253487" w:rsidRDefault="00253487" w:rsidP="000F73DB">
            <w:pPr>
              <w:jc w:val="center"/>
            </w:pPr>
            <w:r w:rsidRPr="00253487">
              <w:t>922</w:t>
            </w:r>
          </w:p>
        </w:tc>
        <w:tc>
          <w:tcPr>
            <w:tcW w:w="2750" w:type="dxa"/>
            <w:tcBorders>
              <w:bottom w:val="single" w:sz="6" w:space="0" w:color="000000"/>
            </w:tcBorders>
            <w:shd w:val="clear" w:color="auto" w:fill="auto"/>
          </w:tcPr>
          <w:p w14:paraId="51D8CFBE" w14:textId="77777777" w:rsidR="00253487" w:rsidRPr="00253487" w:rsidRDefault="00253487" w:rsidP="00253487">
            <w:r w:rsidRPr="00253487">
              <w:t>EndCash</w:t>
            </w:r>
          </w:p>
        </w:tc>
        <w:tc>
          <w:tcPr>
            <w:tcW w:w="811" w:type="dxa"/>
            <w:tcBorders>
              <w:bottom w:val="single" w:sz="6" w:space="0" w:color="000000"/>
            </w:tcBorders>
            <w:shd w:val="clear" w:color="auto" w:fill="auto"/>
          </w:tcPr>
          <w:p w14:paraId="05A67FB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F7E8B8F" w14:textId="77777777" w:rsidR="00253487" w:rsidRPr="00253487" w:rsidRDefault="00253487" w:rsidP="00253487"/>
        </w:tc>
      </w:tr>
      <w:tr w:rsidR="00253487" w:rsidRPr="00253487" w14:paraId="41051E2A" w14:textId="77777777" w:rsidTr="000F73DB">
        <w:tc>
          <w:tcPr>
            <w:tcW w:w="3402" w:type="dxa"/>
            <w:gridSpan w:val="2"/>
            <w:tcBorders>
              <w:top w:val="single" w:sz="6" w:space="0" w:color="000000"/>
              <w:bottom w:val="single" w:sz="6" w:space="0" w:color="000000"/>
            </w:tcBorders>
            <w:shd w:val="clear" w:color="auto" w:fill="E6E6E6"/>
          </w:tcPr>
          <w:p w14:paraId="2DB7D04B"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7FBE86D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B48C046"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26C956ED" w14:textId="77777777" w:rsidTr="000F73DB">
        <w:tc>
          <w:tcPr>
            <w:tcW w:w="3402" w:type="dxa"/>
            <w:gridSpan w:val="2"/>
            <w:tcBorders>
              <w:top w:val="single" w:sz="6" w:space="0" w:color="000000"/>
              <w:bottom w:val="single" w:sz="6" w:space="0" w:color="000000"/>
            </w:tcBorders>
            <w:shd w:val="clear" w:color="auto" w:fill="E6E6E6"/>
          </w:tcPr>
          <w:p w14:paraId="7C62F7D6"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7BCAD0F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EC06AAE" w14:textId="77777777" w:rsidR="00253487" w:rsidRPr="00253487" w:rsidRDefault="00253487" w:rsidP="00253487">
            <w:r w:rsidRPr="00253487">
              <w:t>Insert here the set of "Stipulations" fields defined in "Common Components of Application Messages"</w:t>
            </w:r>
          </w:p>
        </w:tc>
      </w:tr>
      <w:tr w:rsidR="00253487" w:rsidRPr="00253487" w14:paraId="6A9B283D" w14:textId="77777777" w:rsidTr="000F73DB">
        <w:tc>
          <w:tcPr>
            <w:tcW w:w="652" w:type="dxa"/>
            <w:tcBorders>
              <w:top w:val="single" w:sz="6" w:space="0" w:color="000000"/>
            </w:tcBorders>
            <w:shd w:val="clear" w:color="auto" w:fill="auto"/>
          </w:tcPr>
          <w:p w14:paraId="1518810A" w14:textId="77777777" w:rsidR="00253487" w:rsidRPr="00253487" w:rsidRDefault="00253487" w:rsidP="000F73DB">
            <w:pPr>
              <w:jc w:val="center"/>
            </w:pPr>
            <w:r w:rsidRPr="00253487">
              <w:t>336</w:t>
            </w:r>
          </w:p>
        </w:tc>
        <w:tc>
          <w:tcPr>
            <w:tcW w:w="2750" w:type="dxa"/>
            <w:tcBorders>
              <w:top w:val="single" w:sz="6" w:space="0" w:color="000000"/>
            </w:tcBorders>
            <w:shd w:val="clear" w:color="auto" w:fill="auto"/>
          </w:tcPr>
          <w:p w14:paraId="681B2649" w14:textId="77777777" w:rsidR="00253487" w:rsidRPr="00253487" w:rsidRDefault="00253487" w:rsidP="00253487">
            <w:r w:rsidRPr="00253487">
              <w:t>TradingSessionID</w:t>
            </w:r>
          </w:p>
        </w:tc>
        <w:tc>
          <w:tcPr>
            <w:tcW w:w="811" w:type="dxa"/>
            <w:tcBorders>
              <w:top w:val="single" w:sz="6" w:space="0" w:color="000000"/>
            </w:tcBorders>
            <w:shd w:val="clear" w:color="auto" w:fill="auto"/>
          </w:tcPr>
          <w:p w14:paraId="7498AD8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0474E7F" w14:textId="77777777" w:rsidR="00253487" w:rsidRPr="00253487" w:rsidRDefault="00253487" w:rsidP="00253487">
            <w:r w:rsidRPr="00253487">
              <w:t>Trading Session in which trade occurred</w:t>
            </w:r>
          </w:p>
        </w:tc>
      </w:tr>
      <w:tr w:rsidR="00253487" w:rsidRPr="00253487" w14:paraId="2E337D19" w14:textId="77777777" w:rsidTr="000F73DB">
        <w:tc>
          <w:tcPr>
            <w:tcW w:w="652" w:type="dxa"/>
            <w:shd w:val="clear" w:color="auto" w:fill="auto"/>
          </w:tcPr>
          <w:p w14:paraId="5D639EA6" w14:textId="77777777" w:rsidR="00253487" w:rsidRPr="00253487" w:rsidRDefault="00253487" w:rsidP="000F73DB">
            <w:pPr>
              <w:jc w:val="center"/>
            </w:pPr>
            <w:r w:rsidRPr="00253487">
              <w:t>625</w:t>
            </w:r>
          </w:p>
        </w:tc>
        <w:tc>
          <w:tcPr>
            <w:tcW w:w="2750" w:type="dxa"/>
            <w:shd w:val="clear" w:color="auto" w:fill="auto"/>
          </w:tcPr>
          <w:p w14:paraId="51CA351F" w14:textId="77777777" w:rsidR="00253487" w:rsidRPr="00253487" w:rsidRDefault="00253487" w:rsidP="00253487">
            <w:r w:rsidRPr="00253487">
              <w:t>TradingSessionSubID</w:t>
            </w:r>
          </w:p>
        </w:tc>
        <w:tc>
          <w:tcPr>
            <w:tcW w:w="811" w:type="dxa"/>
            <w:shd w:val="clear" w:color="auto" w:fill="auto"/>
          </w:tcPr>
          <w:p w14:paraId="5564D8E7" w14:textId="77777777" w:rsidR="00253487" w:rsidRPr="00253487" w:rsidRDefault="00253487" w:rsidP="000F73DB">
            <w:pPr>
              <w:jc w:val="center"/>
            </w:pPr>
            <w:r w:rsidRPr="00253487">
              <w:t>N</w:t>
            </w:r>
          </w:p>
        </w:tc>
        <w:tc>
          <w:tcPr>
            <w:tcW w:w="4859" w:type="dxa"/>
            <w:shd w:val="clear" w:color="auto" w:fill="auto"/>
          </w:tcPr>
          <w:p w14:paraId="18E1EC50" w14:textId="77777777" w:rsidR="00253487" w:rsidRPr="00253487" w:rsidRDefault="00253487" w:rsidP="00253487">
            <w:r w:rsidRPr="00253487">
              <w:t>Trading Session Subid in which trade occurred</w:t>
            </w:r>
          </w:p>
        </w:tc>
      </w:tr>
      <w:tr w:rsidR="00253487" w:rsidRPr="00253487" w14:paraId="36C36AF5" w14:textId="77777777" w:rsidTr="000F73DB">
        <w:tc>
          <w:tcPr>
            <w:tcW w:w="652" w:type="dxa"/>
            <w:shd w:val="clear" w:color="auto" w:fill="auto"/>
          </w:tcPr>
          <w:p w14:paraId="0852FF3A" w14:textId="77777777" w:rsidR="00253487" w:rsidRPr="00253487" w:rsidRDefault="00253487" w:rsidP="000F73DB">
            <w:pPr>
              <w:jc w:val="center"/>
            </w:pPr>
            <w:r w:rsidRPr="00253487">
              <w:t>716</w:t>
            </w:r>
          </w:p>
        </w:tc>
        <w:tc>
          <w:tcPr>
            <w:tcW w:w="2750" w:type="dxa"/>
            <w:shd w:val="clear" w:color="auto" w:fill="auto"/>
          </w:tcPr>
          <w:p w14:paraId="7316110F" w14:textId="77777777" w:rsidR="00253487" w:rsidRPr="00253487" w:rsidRDefault="00253487" w:rsidP="00253487">
            <w:r w:rsidRPr="00253487">
              <w:t>SettlSessID</w:t>
            </w:r>
          </w:p>
        </w:tc>
        <w:tc>
          <w:tcPr>
            <w:tcW w:w="811" w:type="dxa"/>
            <w:shd w:val="clear" w:color="auto" w:fill="auto"/>
          </w:tcPr>
          <w:p w14:paraId="3099671C" w14:textId="77777777" w:rsidR="00253487" w:rsidRPr="00253487" w:rsidRDefault="00253487" w:rsidP="000F73DB">
            <w:pPr>
              <w:jc w:val="center"/>
            </w:pPr>
            <w:r w:rsidRPr="00253487">
              <w:t>N</w:t>
            </w:r>
          </w:p>
        </w:tc>
        <w:tc>
          <w:tcPr>
            <w:tcW w:w="4859" w:type="dxa"/>
            <w:shd w:val="clear" w:color="auto" w:fill="auto"/>
          </w:tcPr>
          <w:p w14:paraId="08155DFD" w14:textId="77777777" w:rsidR="00253487" w:rsidRPr="00253487" w:rsidRDefault="00253487" w:rsidP="00253487"/>
        </w:tc>
      </w:tr>
      <w:tr w:rsidR="00253487" w:rsidRPr="00253487" w14:paraId="0D8CDC40" w14:textId="77777777" w:rsidTr="000F73DB">
        <w:tc>
          <w:tcPr>
            <w:tcW w:w="652" w:type="dxa"/>
            <w:shd w:val="clear" w:color="auto" w:fill="auto"/>
          </w:tcPr>
          <w:p w14:paraId="01EB0DC0" w14:textId="77777777" w:rsidR="00253487" w:rsidRPr="00253487" w:rsidRDefault="00253487" w:rsidP="000F73DB">
            <w:pPr>
              <w:jc w:val="center"/>
            </w:pPr>
            <w:r w:rsidRPr="00253487">
              <w:t>717</w:t>
            </w:r>
          </w:p>
        </w:tc>
        <w:tc>
          <w:tcPr>
            <w:tcW w:w="2750" w:type="dxa"/>
            <w:shd w:val="clear" w:color="auto" w:fill="auto"/>
          </w:tcPr>
          <w:p w14:paraId="317B42F0" w14:textId="77777777" w:rsidR="00253487" w:rsidRPr="00253487" w:rsidRDefault="00253487" w:rsidP="00253487">
            <w:r w:rsidRPr="00253487">
              <w:t>SettlSessSubID</w:t>
            </w:r>
          </w:p>
        </w:tc>
        <w:tc>
          <w:tcPr>
            <w:tcW w:w="811" w:type="dxa"/>
            <w:shd w:val="clear" w:color="auto" w:fill="auto"/>
          </w:tcPr>
          <w:p w14:paraId="60C3AFE7" w14:textId="77777777" w:rsidR="00253487" w:rsidRPr="00253487" w:rsidRDefault="00253487" w:rsidP="000F73DB">
            <w:pPr>
              <w:jc w:val="center"/>
            </w:pPr>
            <w:r w:rsidRPr="00253487">
              <w:t>N</w:t>
            </w:r>
          </w:p>
        </w:tc>
        <w:tc>
          <w:tcPr>
            <w:tcW w:w="4859" w:type="dxa"/>
            <w:shd w:val="clear" w:color="auto" w:fill="auto"/>
          </w:tcPr>
          <w:p w14:paraId="4E402309" w14:textId="77777777" w:rsidR="00253487" w:rsidRPr="00253487" w:rsidRDefault="00253487" w:rsidP="00253487"/>
        </w:tc>
      </w:tr>
      <w:tr w:rsidR="00253487" w:rsidRPr="00253487" w14:paraId="4DDEE73C" w14:textId="77777777" w:rsidTr="000F73DB">
        <w:tc>
          <w:tcPr>
            <w:tcW w:w="652" w:type="dxa"/>
            <w:shd w:val="clear" w:color="auto" w:fill="auto"/>
          </w:tcPr>
          <w:p w14:paraId="6FEA3DC4" w14:textId="77777777" w:rsidR="00253487" w:rsidRPr="00253487" w:rsidRDefault="00253487" w:rsidP="000F73DB">
            <w:pPr>
              <w:jc w:val="center"/>
            </w:pPr>
            <w:r w:rsidRPr="00253487">
              <w:t>715</w:t>
            </w:r>
          </w:p>
        </w:tc>
        <w:tc>
          <w:tcPr>
            <w:tcW w:w="2750" w:type="dxa"/>
            <w:shd w:val="clear" w:color="auto" w:fill="auto"/>
          </w:tcPr>
          <w:p w14:paraId="08508317" w14:textId="77777777" w:rsidR="00253487" w:rsidRPr="00253487" w:rsidRDefault="00253487" w:rsidP="00253487">
            <w:r w:rsidRPr="00253487">
              <w:t>ClearingBusinessDate</w:t>
            </w:r>
          </w:p>
        </w:tc>
        <w:tc>
          <w:tcPr>
            <w:tcW w:w="811" w:type="dxa"/>
            <w:shd w:val="clear" w:color="auto" w:fill="auto"/>
          </w:tcPr>
          <w:p w14:paraId="13C1B8A3" w14:textId="77777777" w:rsidR="00253487" w:rsidRPr="00253487" w:rsidRDefault="00253487" w:rsidP="000F73DB">
            <w:pPr>
              <w:jc w:val="center"/>
            </w:pPr>
            <w:r w:rsidRPr="00253487">
              <w:t>N</w:t>
            </w:r>
          </w:p>
        </w:tc>
        <w:tc>
          <w:tcPr>
            <w:tcW w:w="4859" w:type="dxa"/>
            <w:shd w:val="clear" w:color="auto" w:fill="auto"/>
          </w:tcPr>
          <w:p w14:paraId="09D5104C" w14:textId="77777777" w:rsidR="00253487" w:rsidRPr="00253487" w:rsidRDefault="00253487" w:rsidP="00253487"/>
        </w:tc>
      </w:tr>
      <w:tr w:rsidR="00253487" w:rsidRPr="00253487" w14:paraId="4C72FC13" w14:textId="77777777" w:rsidTr="000F73DB">
        <w:tc>
          <w:tcPr>
            <w:tcW w:w="652" w:type="dxa"/>
            <w:shd w:val="clear" w:color="auto" w:fill="auto"/>
          </w:tcPr>
          <w:p w14:paraId="7B59C867" w14:textId="77777777" w:rsidR="00253487" w:rsidRPr="00253487" w:rsidRDefault="00253487" w:rsidP="000F73DB">
            <w:pPr>
              <w:jc w:val="center"/>
            </w:pPr>
            <w:r w:rsidRPr="00253487">
              <w:t>58</w:t>
            </w:r>
          </w:p>
        </w:tc>
        <w:tc>
          <w:tcPr>
            <w:tcW w:w="2750" w:type="dxa"/>
            <w:shd w:val="clear" w:color="auto" w:fill="auto"/>
          </w:tcPr>
          <w:p w14:paraId="3E6A0EEE" w14:textId="77777777" w:rsidR="00253487" w:rsidRPr="00253487" w:rsidRDefault="00253487" w:rsidP="00253487">
            <w:r w:rsidRPr="00253487">
              <w:t>Text</w:t>
            </w:r>
          </w:p>
        </w:tc>
        <w:tc>
          <w:tcPr>
            <w:tcW w:w="811" w:type="dxa"/>
            <w:shd w:val="clear" w:color="auto" w:fill="auto"/>
          </w:tcPr>
          <w:p w14:paraId="05CB8F84" w14:textId="77777777" w:rsidR="00253487" w:rsidRPr="00253487" w:rsidRDefault="00253487" w:rsidP="000F73DB">
            <w:pPr>
              <w:jc w:val="center"/>
            </w:pPr>
            <w:r w:rsidRPr="00253487">
              <w:t>N</w:t>
            </w:r>
          </w:p>
        </w:tc>
        <w:tc>
          <w:tcPr>
            <w:tcW w:w="4859" w:type="dxa"/>
            <w:shd w:val="clear" w:color="auto" w:fill="auto"/>
          </w:tcPr>
          <w:p w14:paraId="6D4D6044" w14:textId="77777777" w:rsidR="00253487" w:rsidRPr="00253487" w:rsidRDefault="00253487" w:rsidP="00253487"/>
        </w:tc>
      </w:tr>
      <w:tr w:rsidR="00253487" w:rsidRPr="00253487" w14:paraId="71912B29" w14:textId="77777777" w:rsidTr="000F73DB">
        <w:tc>
          <w:tcPr>
            <w:tcW w:w="652" w:type="dxa"/>
            <w:shd w:val="clear" w:color="auto" w:fill="auto"/>
          </w:tcPr>
          <w:p w14:paraId="723D49FA" w14:textId="77777777" w:rsidR="00253487" w:rsidRPr="00253487" w:rsidRDefault="00253487" w:rsidP="000F73DB">
            <w:pPr>
              <w:jc w:val="center"/>
            </w:pPr>
            <w:r w:rsidRPr="00253487">
              <w:t>354</w:t>
            </w:r>
          </w:p>
        </w:tc>
        <w:tc>
          <w:tcPr>
            <w:tcW w:w="2750" w:type="dxa"/>
            <w:shd w:val="clear" w:color="auto" w:fill="auto"/>
          </w:tcPr>
          <w:p w14:paraId="344BFD4C" w14:textId="77777777" w:rsidR="00253487" w:rsidRPr="00253487" w:rsidRDefault="00253487" w:rsidP="00253487">
            <w:r w:rsidRPr="00253487">
              <w:t>EncodedTextLen</w:t>
            </w:r>
          </w:p>
        </w:tc>
        <w:tc>
          <w:tcPr>
            <w:tcW w:w="811" w:type="dxa"/>
            <w:shd w:val="clear" w:color="auto" w:fill="auto"/>
          </w:tcPr>
          <w:p w14:paraId="624121A7" w14:textId="77777777" w:rsidR="00253487" w:rsidRPr="00253487" w:rsidRDefault="00253487" w:rsidP="000F73DB">
            <w:pPr>
              <w:jc w:val="center"/>
            </w:pPr>
            <w:r w:rsidRPr="00253487">
              <w:t>N</w:t>
            </w:r>
          </w:p>
        </w:tc>
        <w:tc>
          <w:tcPr>
            <w:tcW w:w="4859" w:type="dxa"/>
            <w:shd w:val="clear" w:color="auto" w:fill="auto"/>
          </w:tcPr>
          <w:p w14:paraId="77B4E3B9" w14:textId="77777777" w:rsidR="00253487" w:rsidRPr="00253487" w:rsidRDefault="00253487" w:rsidP="00253487">
            <w:r w:rsidRPr="00253487">
              <w:t>Must be set if EncodedText field is specified and must immediately precede it.</w:t>
            </w:r>
          </w:p>
        </w:tc>
      </w:tr>
      <w:tr w:rsidR="00253487" w:rsidRPr="00253487" w14:paraId="6EA7BE54" w14:textId="77777777" w:rsidTr="000F73DB">
        <w:tc>
          <w:tcPr>
            <w:tcW w:w="652" w:type="dxa"/>
            <w:tcBorders>
              <w:bottom w:val="single" w:sz="6" w:space="0" w:color="000000"/>
            </w:tcBorders>
            <w:shd w:val="clear" w:color="auto" w:fill="auto"/>
          </w:tcPr>
          <w:p w14:paraId="6931C6F1"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35A9FFEA"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55CB9138"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D8EE9AE"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253603B0" w14:textId="77777777" w:rsidTr="000F73DB">
        <w:tc>
          <w:tcPr>
            <w:tcW w:w="3402" w:type="dxa"/>
            <w:gridSpan w:val="2"/>
            <w:tcBorders>
              <w:top w:val="single" w:sz="6" w:space="0" w:color="000000"/>
              <w:bottom w:val="double" w:sz="6" w:space="0" w:color="000000"/>
            </w:tcBorders>
            <w:shd w:val="clear" w:color="auto" w:fill="E6E6E6"/>
          </w:tcPr>
          <w:p w14:paraId="343DA21D"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3B810748"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60011957" w14:textId="77777777" w:rsidR="00253487" w:rsidRPr="00253487" w:rsidRDefault="00253487" w:rsidP="00253487"/>
        </w:tc>
      </w:tr>
      <w:bookmarkEnd w:id="353"/>
    </w:tbl>
    <w:p w14:paraId="24382BB0"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701243E" w14:textId="77777777">
        <w:tc>
          <w:tcPr>
            <w:tcW w:w="9576" w:type="dxa"/>
            <w:tcBorders>
              <w:bottom w:val="nil"/>
            </w:tcBorders>
            <w:shd w:val="pct25" w:color="auto" w:fill="FFFFFF"/>
          </w:tcPr>
          <w:p w14:paraId="19F0D3FC" w14:textId="77777777" w:rsidR="009E3F16" w:rsidRDefault="009E3F16">
            <w:pPr>
              <w:pStyle w:val="Heading5"/>
            </w:pPr>
            <w:r>
              <w:rPr>
                <w:rFonts w:ascii="Times New Roman" w:hAnsi="Times New Roman"/>
                <w:sz w:val="24"/>
              </w:rPr>
              <w:t xml:space="preserve">FIXML Definition for this message – see </w:t>
            </w:r>
            <w:hyperlink r:id="rId89"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3157828C" w14:textId="77777777">
        <w:tc>
          <w:tcPr>
            <w:tcW w:w="9576" w:type="dxa"/>
            <w:shd w:val="pct12" w:color="auto" w:fill="FFFFFF"/>
          </w:tcPr>
          <w:p w14:paraId="11D8331F"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CollReq</w:t>
            </w:r>
          </w:p>
          <w:p w14:paraId="2E2DE283"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05380F3A" w14:textId="77777777" w:rsidR="009E3F16" w:rsidRDefault="009E3F16"/>
    <w:p w14:paraId="52ACD9CB" w14:textId="77777777" w:rsidR="009E3F16" w:rsidRDefault="009E3F16">
      <w:pPr>
        <w:pStyle w:val="Heading2"/>
      </w:pPr>
      <w:r>
        <w:br w:type="page"/>
      </w:r>
      <w:bookmarkStart w:id="354" w:name="_Toc227925122"/>
      <w:r>
        <w:t>Collateral Assignment</w:t>
      </w:r>
      <w:bookmarkEnd w:id="354"/>
    </w:p>
    <w:p w14:paraId="4C2C23A7" w14:textId="77777777" w:rsidR="009E3F16" w:rsidRDefault="009E3F16">
      <w:pPr>
        <w:pStyle w:val="NormalIndent"/>
        <w:keepNext/>
        <w:keepLines/>
      </w:pPr>
      <w:r>
        <w:t>Used to assign collateral to cover a trading position. This message can be sent unsolicited or in reply to a Collateral Request message.</w:t>
      </w:r>
    </w:p>
    <w:p w14:paraId="54608E84" w14:textId="77777777" w:rsidR="009E3F16" w:rsidRDefault="009E3F16">
      <w:pPr>
        <w:pStyle w:val="NormalIndent"/>
        <w:keepNext/>
        <w:keepLines/>
      </w:pPr>
      <w:r>
        <w:t>The Collateral Assignment message can be used to perform the following:</w:t>
      </w:r>
    </w:p>
    <w:p w14:paraId="1748376C" w14:textId="77777777" w:rsidR="009E3F16" w:rsidRDefault="009E3F16">
      <w:pPr>
        <w:pStyle w:val="NormalIndent"/>
        <w:keepNext/>
        <w:keepLines/>
        <w:numPr>
          <w:ilvl w:val="0"/>
          <w:numId w:val="29"/>
        </w:numPr>
        <w:tabs>
          <w:tab w:val="clear" w:pos="360"/>
          <w:tab w:val="num" w:pos="1080"/>
        </w:tabs>
        <w:ind w:left="1080"/>
      </w:pPr>
      <w:r>
        <w:t>Assign initial collateral</w:t>
      </w:r>
    </w:p>
    <w:p w14:paraId="4882D910" w14:textId="77777777" w:rsidR="009E3F16" w:rsidRDefault="009E3F16">
      <w:pPr>
        <w:pStyle w:val="NormalIndent"/>
        <w:keepNext/>
        <w:keepLines/>
        <w:numPr>
          <w:ilvl w:val="0"/>
          <w:numId w:val="30"/>
        </w:numPr>
        <w:tabs>
          <w:tab w:val="clear" w:pos="360"/>
          <w:tab w:val="num" w:pos="1080"/>
        </w:tabs>
        <w:ind w:left="1080"/>
      </w:pPr>
      <w:r>
        <w:t>Replace collateral</w:t>
      </w:r>
    </w:p>
    <w:p w14:paraId="5ECE28CE" w14:textId="77777777" w:rsidR="009E3F16" w:rsidRDefault="009E3F16">
      <w:pPr>
        <w:pStyle w:val="NormalIndent"/>
      </w:pPr>
    </w:p>
    <w:p w14:paraId="2600598E" w14:textId="77777777" w:rsidR="009E3F16" w:rsidRDefault="009E3F16">
      <w:pPr>
        <w:pStyle w:val="NormalIndent"/>
        <w:keepNext/>
        <w:keepLines/>
        <w:jc w:val="center"/>
        <w:rPr>
          <w:b/>
          <w:sz w:val="24"/>
        </w:rPr>
      </w:pPr>
      <w:r>
        <w:rPr>
          <w:b/>
          <w:sz w:val="24"/>
        </w:rPr>
        <w:t>Collateral Assignment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70921B88"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76785395" w14:textId="77777777" w:rsidR="00253487" w:rsidRPr="000F73DB" w:rsidRDefault="00253487" w:rsidP="000F73DB">
            <w:pPr>
              <w:jc w:val="center"/>
              <w:rPr>
                <w:b/>
                <w:i/>
              </w:rPr>
            </w:pPr>
            <w:bookmarkStart w:id="355" w:name="Msg_CollateralAssignmen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012B6169"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7844AA5F"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7D48E550" w14:textId="77777777" w:rsidR="00253487" w:rsidRPr="000F73DB" w:rsidRDefault="00253487" w:rsidP="000F73DB">
            <w:pPr>
              <w:jc w:val="center"/>
              <w:rPr>
                <w:b/>
                <w:i/>
              </w:rPr>
            </w:pPr>
            <w:r w:rsidRPr="000F73DB">
              <w:rPr>
                <w:b/>
                <w:i/>
              </w:rPr>
              <w:t>Comments</w:t>
            </w:r>
          </w:p>
        </w:tc>
      </w:tr>
      <w:tr w:rsidR="00253487" w:rsidRPr="00253487" w14:paraId="1B49D80F" w14:textId="77777777" w:rsidTr="000F73DB">
        <w:tc>
          <w:tcPr>
            <w:tcW w:w="3402" w:type="dxa"/>
            <w:gridSpan w:val="2"/>
            <w:tcBorders>
              <w:top w:val="single" w:sz="6" w:space="0" w:color="000000"/>
              <w:bottom w:val="single" w:sz="6" w:space="0" w:color="000000"/>
            </w:tcBorders>
            <w:shd w:val="clear" w:color="auto" w:fill="E6E6E6"/>
          </w:tcPr>
          <w:p w14:paraId="303718C8"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4CBE8B8B"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4FC39FF" w14:textId="77777777" w:rsidR="00253487" w:rsidRPr="00253487" w:rsidRDefault="00253487" w:rsidP="00253487">
            <w:r w:rsidRPr="00253487">
              <w:t>MsgType = AY</w:t>
            </w:r>
          </w:p>
        </w:tc>
      </w:tr>
      <w:tr w:rsidR="00253487" w:rsidRPr="00253487" w14:paraId="11F099A4" w14:textId="77777777" w:rsidTr="000F73DB">
        <w:tc>
          <w:tcPr>
            <w:tcW w:w="652" w:type="dxa"/>
            <w:tcBorders>
              <w:top w:val="single" w:sz="6" w:space="0" w:color="000000"/>
            </w:tcBorders>
            <w:shd w:val="clear" w:color="auto" w:fill="auto"/>
          </w:tcPr>
          <w:p w14:paraId="7AF28AEB" w14:textId="77777777" w:rsidR="00253487" w:rsidRPr="00253487" w:rsidRDefault="00253487" w:rsidP="000F73DB">
            <w:pPr>
              <w:jc w:val="center"/>
            </w:pPr>
            <w:r w:rsidRPr="00253487">
              <w:t>902</w:t>
            </w:r>
          </w:p>
        </w:tc>
        <w:tc>
          <w:tcPr>
            <w:tcW w:w="2750" w:type="dxa"/>
            <w:tcBorders>
              <w:top w:val="single" w:sz="6" w:space="0" w:color="000000"/>
            </w:tcBorders>
            <w:shd w:val="clear" w:color="auto" w:fill="auto"/>
          </w:tcPr>
          <w:p w14:paraId="45C8408C" w14:textId="77777777" w:rsidR="00253487" w:rsidRPr="00253487" w:rsidRDefault="00253487" w:rsidP="00253487">
            <w:r w:rsidRPr="00253487">
              <w:t>CollAsgnID</w:t>
            </w:r>
          </w:p>
        </w:tc>
        <w:tc>
          <w:tcPr>
            <w:tcW w:w="811" w:type="dxa"/>
            <w:tcBorders>
              <w:top w:val="single" w:sz="6" w:space="0" w:color="000000"/>
            </w:tcBorders>
            <w:shd w:val="clear" w:color="auto" w:fill="auto"/>
          </w:tcPr>
          <w:p w14:paraId="2E611958"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5E1620AE" w14:textId="77777777" w:rsidR="00253487" w:rsidRPr="00253487" w:rsidRDefault="00253487" w:rsidP="00253487">
            <w:r w:rsidRPr="00253487">
              <w:t>Unique Identifer for collateral assignment</w:t>
            </w:r>
          </w:p>
        </w:tc>
      </w:tr>
      <w:tr w:rsidR="00253487" w:rsidRPr="00253487" w14:paraId="4F95FE52" w14:textId="77777777" w:rsidTr="000F73DB">
        <w:tc>
          <w:tcPr>
            <w:tcW w:w="652" w:type="dxa"/>
            <w:shd w:val="clear" w:color="auto" w:fill="auto"/>
          </w:tcPr>
          <w:p w14:paraId="5642E7AB" w14:textId="77777777" w:rsidR="00253487" w:rsidRPr="00253487" w:rsidRDefault="00253487" w:rsidP="000F73DB">
            <w:pPr>
              <w:jc w:val="center"/>
            </w:pPr>
            <w:r w:rsidRPr="00253487">
              <w:t>894</w:t>
            </w:r>
          </w:p>
        </w:tc>
        <w:tc>
          <w:tcPr>
            <w:tcW w:w="2750" w:type="dxa"/>
            <w:shd w:val="clear" w:color="auto" w:fill="auto"/>
          </w:tcPr>
          <w:p w14:paraId="5FBE62B6" w14:textId="77777777" w:rsidR="00253487" w:rsidRPr="00253487" w:rsidRDefault="00253487" w:rsidP="00253487">
            <w:r w:rsidRPr="00253487">
              <w:t>CollReqID</w:t>
            </w:r>
          </w:p>
        </w:tc>
        <w:tc>
          <w:tcPr>
            <w:tcW w:w="811" w:type="dxa"/>
            <w:shd w:val="clear" w:color="auto" w:fill="auto"/>
          </w:tcPr>
          <w:p w14:paraId="25DDC6EC" w14:textId="77777777" w:rsidR="00253487" w:rsidRPr="00253487" w:rsidRDefault="00253487" w:rsidP="000F73DB">
            <w:pPr>
              <w:jc w:val="center"/>
            </w:pPr>
            <w:r w:rsidRPr="00253487">
              <w:t>N</w:t>
            </w:r>
          </w:p>
        </w:tc>
        <w:tc>
          <w:tcPr>
            <w:tcW w:w="4859" w:type="dxa"/>
            <w:shd w:val="clear" w:color="auto" w:fill="auto"/>
          </w:tcPr>
          <w:p w14:paraId="4825074D" w14:textId="77777777" w:rsidR="00253487" w:rsidRPr="00253487" w:rsidRDefault="00253487" w:rsidP="00253487">
            <w:r w:rsidRPr="00253487">
              <w:t>Identifer of CollReqID to which the Collateral Assignment is in response</w:t>
            </w:r>
          </w:p>
        </w:tc>
      </w:tr>
      <w:tr w:rsidR="00253487" w:rsidRPr="00253487" w14:paraId="529DC512" w14:textId="77777777" w:rsidTr="000F73DB">
        <w:tc>
          <w:tcPr>
            <w:tcW w:w="652" w:type="dxa"/>
            <w:shd w:val="clear" w:color="auto" w:fill="auto"/>
          </w:tcPr>
          <w:p w14:paraId="484A7877" w14:textId="77777777" w:rsidR="00253487" w:rsidRPr="00253487" w:rsidRDefault="00253487" w:rsidP="000F73DB">
            <w:pPr>
              <w:jc w:val="center"/>
            </w:pPr>
            <w:r w:rsidRPr="00253487">
              <w:t>895</w:t>
            </w:r>
          </w:p>
        </w:tc>
        <w:tc>
          <w:tcPr>
            <w:tcW w:w="2750" w:type="dxa"/>
            <w:shd w:val="clear" w:color="auto" w:fill="auto"/>
          </w:tcPr>
          <w:p w14:paraId="6BFC3D8D" w14:textId="77777777" w:rsidR="00253487" w:rsidRPr="00253487" w:rsidRDefault="00253487" w:rsidP="00253487">
            <w:r w:rsidRPr="00253487">
              <w:t>CollAsgnReason</w:t>
            </w:r>
          </w:p>
        </w:tc>
        <w:tc>
          <w:tcPr>
            <w:tcW w:w="811" w:type="dxa"/>
            <w:shd w:val="clear" w:color="auto" w:fill="auto"/>
          </w:tcPr>
          <w:p w14:paraId="46D23FA3" w14:textId="77777777" w:rsidR="00253487" w:rsidRPr="00253487" w:rsidRDefault="00253487" w:rsidP="000F73DB">
            <w:pPr>
              <w:jc w:val="center"/>
            </w:pPr>
            <w:r w:rsidRPr="00253487">
              <w:t>Y</w:t>
            </w:r>
          </w:p>
        </w:tc>
        <w:tc>
          <w:tcPr>
            <w:tcW w:w="4859" w:type="dxa"/>
            <w:shd w:val="clear" w:color="auto" w:fill="auto"/>
          </w:tcPr>
          <w:p w14:paraId="0AE01BF9" w14:textId="77777777" w:rsidR="00253487" w:rsidRPr="00253487" w:rsidRDefault="00253487" w:rsidP="00253487">
            <w:r w:rsidRPr="00253487">
              <w:t>Reason for collateral assignment</w:t>
            </w:r>
          </w:p>
        </w:tc>
      </w:tr>
      <w:tr w:rsidR="00253487" w:rsidRPr="00253487" w14:paraId="7BEB66B9" w14:textId="77777777" w:rsidTr="000F73DB">
        <w:tc>
          <w:tcPr>
            <w:tcW w:w="652" w:type="dxa"/>
            <w:shd w:val="clear" w:color="auto" w:fill="auto"/>
          </w:tcPr>
          <w:p w14:paraId="099E246D" w14:textId="77777777" w:rsidR="00253487" w:rsidRPr="00253487" w:rsidRDefault="00253487" w:rsidP="000F73DB">
            <w:pPr>
              <w:jc w:val="center"/>
            </w:pPr>
            <w:r w:rsidRPr="00253487">
              <w:t>903</w:t>
            </w:r>
          </w:p>
        </w:tc>
        <w:tc>
          <w:tcPr>
            <w:tcW w:w="2750" w:type="dxa"/>
            <w:shd w:val="clear" w:color="auto" w:fill="auto"/>
          </w:tcPr>
          <w:p w14:paraId="12E817C2" w14:textId="77777777" w:rsidR="00253487" w:rsidRPr="00253487" w:rsidRDefault="00253487" w:rsidP="00253487">
            <w:r w:rsidRPr="00253487">
              <w:t>CollAsgnTransType</w:t>
            </w:r>
          </w:p>
        </w:tc>
        <w:tc>
          <w:tcPr>
            <w:tcW w:w="811" w:type="dxa"/>
            <w:shd w:val="clear" w:color="auto" w:fill="auto"/>
          </w:tcPr>
          <w:p w14:paraId="6CE41CC1" w14:textId="77777777" w:rsidR="00253487" w:rsidRPr="00253487" w:rsidRDefault="00253487" w:rsidP="000F73DB">
            <w:pPr>
              <w:jc w:val="center"/>
            </w:pPr>
            <w:r w:rsidRPr="00253487">
              <w:t>Y</w:t>
            </w:r>
          </w:p>
        </w:tc>
        <w:tc>
          <w:tcPr>
            <w:tcW w:w="4859" w:type="dxa"/>
            <w:shd w:val="clear" w:color="auto" w:fill="auto"/>
          </w:tcPr>
          <w:p w14:paraId="0630098F" w14:textId="77777777" w:rsidR="00253487" w:rsidRPr="00253487" w:rsidRDefault="00253487" w:rsidP="00253487">
            <w:r w:rsidRPr="00253487">
              <w:t>Collateral Transaction Type</w:t>
            </w:r>
          </w:p>
        </w:tc>
      </w:tr>
      <w:tr w:rsidR="00253487" w:rsidRPr="00253487" w14:paraId="68C97FF2" w14:textId="77777777" w:rsidTr="000F73DB">
        <w:tc>
          <w:tcPr>
            <w:tcW w:w="652" w:type="dxa"/>
            <w:shd w:val="clear" w:color="auto" w:fill="auto"/>
          </w:tcPr>
          <w:p w14:paraId="10D0B4C1" w14:textId="77777777" w:rsidR="00253487" w:rsidRPr="00253487" w:rsidRDefault="00253487" w:rsidP="000F73DB">
            <w:pPr>
              <w:jc w:val="center"/>
            </w:pPr>
            <w:r w:rsidRPr="00253487">
              <w:t>907</w:t>
            </w:r>
          </w:p>
        </w:tc>
        <w:tc>
          <w:tcPr>
            <w:tcW w:w="2750" w:type="dxa"/>
            <w:shd w:val="clear" w:color="auto" w:fill="auto"/>
          </w:tcPr>
          <w:p w14:paraId="31B3192B" w14:textId="77777777" w:rsidR="00253487" w:rsidRPr="00253487" w:rsidRDefault="00253487" w:rsidP="00253487">
            <w:r w:rsidRPr="00253487">
              <w:t>CollAsgnRefID</w:t>
            </w:r>
          </w:p>
        </w:tc>
        <w:tc>
          <w:tcPr>
            <w:tcW w:w="811" w:type="dxa"/>
            <w:shd w:val="clear" w:color="auto" w:fill="auto"/>
          </w:tcPr>
          <w:p w14:paraId="3ED96448" w14:textId="77777777" w:rsidR="00253487" w:rsidRPr="00253487" w:rsidRDefault="00253487" w:rsidP="000F73DB">
            <w:pPr>
              <w:jc w:val="center"/>
            </w:pPr>
            <w:r w:rsidRPr="00253487">
              <w:t>N</w:t>
            </w:r>
          </w:p>
        </w:tc>
        <w:tc>
          <w:tcPr>
            <w:tcW w:w="4859" w:type="dxa"/>
            <w:shd w:val="clear" w:color="auto" w:fill="auto"/>
          </w:tcPr>
          <w:p w14:paraId="34E8F9F2" w14:textId="77777777" w:rsidR="00253487" w:rsidRPr="00253487" w:rsidRDefault="00253487" w:rsidP="00253487">
            <w:r w:rsidRPr="00253487">
              <w:t>Collateral assignment to which this transaction refers</w:t>
            </w:r>
          </w:p>
        </w:tc>
      </w:tr>
      <w:tr w:rsidR="00253487" w:rsidRPr="00253487" w14:paraId="2BA8F42A" w14:textId="77777777" w:rsidTr="000F73DB">
        <w:tc>
          <w:tcPr>
            <w:tcW w:w="652" w:type="dxa"/>
            <w:shd w:val="clear" w:color="auto" w:fill="auto"/>
          </w:tcPr>
          <w:p w14:paraId="153E4840" w14:textId="77777777" w:rsidR="00253487" w:rsidRPr="00253487" w:rsidRDefault="00253487" w:rsidP="000F73DB">
            <w:pPr>
              <w:jc w:val="center"/>
            </w:pPr>
            <w:r w:rsidRPr="00253487">
              <w:t>60</w:t>
            </w:r>
          </w:p>
        </w:tc>
        <w:tc>
          <w:tcPr>
            <w:tcW w:w="2750" w:type="dxa"/>
            <w:shd w:val="clear" w:color="auto" w:fill="auto"/>
          </w:tcPr>
          <w:p w14:paraId="116670DB" w14:textId="77777777" w:rsidR="00253487" w:rsidRPr="00253487" w:rsidRDefault="00253487" w:rsidP="00253487">
            <w:r w:rsidRPr="00253487">
              <w:t>TransactTime</w:t>
            </w:r>
          </w:p>
        </w:tc>
        <w:tc>
          <w:tcPr>
            <w:tcW w:w="811" w:type="dxa"/>
            <w:shd w:val="clear" w:color="auto" w:fill="auto"/>
          </w:tcPr>
          <w:p w14:paraId="22043E7A" w14:textId="77777777" w:rsidR="00253487" w:rsidRPr="00253487" w:rsidRDefault="00253487" w:rsidP="000F73DB">
            <w:pPr>
              <w:jc w:val="center"/>
            </w:pPr>
            <w:r w:rsidRPr="00253487">
              <w:t>Y</w:t>
            </w:r>
          </w:p>
        </w:tc>
        <w:tc>
          <w:tcPr>
            <w:tcW w:w="4859" w:type="dxa"/>
            <w:shd w:val="clear" w:color="auto" w:fill="auto"/>
          </w:tcPr>
          <w:p w14:paraId="17DD9BA6" w14:textId="77777777" w:rsidR="00253487" w:rsidRPr="00253487" w:rsidRDefault="00253487" w:rsidP="00253487"/>
        </w:tc>
      </w:tr>
      <w:tr w:rsidR="00253487" w:rsidRPr="00253487" w14:paraId="57DD6A74" w14:textId="77777777" w:rsidTr="000F73DB">
        <w:tc>
          <w:tcPr>
            <w:tcW w:w="652" w:type="dxa"/>
            <w:tcBorders>
              <w:bottom w:val="single" w:sz="6" w:space="0" w:color="000000"/>
            </w:tcBorders>
            <w:shd w:val="clear" w:color="auto" w:fill="auto"/>
          </w:tcPr>
          <w:p w14:paraId="0BABC654" w14:textId="77777777" w:rsidR="00253487" w:rsidRPr="00253487" w:rsidRDefault="00253487" w:rsidP="000F73DB">
            <w:pPr>
              <w:jc w:val="center"/>
            </w:pPr>
            <w:r w:rsidRPr="00253487">
              <w:t>126</w:t>
            </w:r>
          </w:p>
        </w:tc>
        <w:tc>
          <w:tcPr>
            <w:tcW w:w="2750" w:type="dxa"/>
            <w:tcBorders>
              <w:bottom w:val="single" w:sz="6" w:space="0" w:color="000000"/>
            </w:tcBorders>
            <w:shd w:val="clear" w:color="auto" w:fill="auto"/>
          </w:tcPr>
          <w:p w14:paraId="57E43A8A" w14:textId="77777777" w:rsidR="00253487" w:rsidRPr="00253487" w:rsidRDefault="00253487" w:rsidP="00253487">
            <w:r w:rsidRPr="00253487">
              <w:t>ExpireTime</w:t>
            </w:r>
          </w:p>
        </w:tc>
        <w:tc>
          <w:tcPr>
            <w:tcW w:w="811" w:type="dxa"/>
            <w:tcBorders>
              <w:bottom w:val="single" w:sz="6" w:space="0" w:color="000000"/>
            </w:tcBorders>
            <w:shd w:val="clear" w:color="auto" w:fill="auto"/>
          </w:tcPr>
          <w:p w14:paraId="69A6988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7371996" w14:textId="77777777" w:rsidR="00253487" w:rsidRPr="00253487" w:rsidRDefault="00253487" w:rsidP="00253487">
            <w:r w:rsidRPr="00253487">
              <w:t>For an Initial assignment, time by which a response is expected</w:t>
            </w:r>
          </w:p>
        </w:tc>
      </w:tr>
      <w:tr w:rsidR="00253487" w:rsidRPr="00253487" w14:paraId="22051EB4" w14:textId="77777777" w:rsidTr="000F73DB">
        <w:tc>
          <w:tcPr>
            <w:tcW w:w="3402" w:type="dxa"/>
            <w:gridSpan w:val="2"/>
            <w:tcBorders>
              <w:top w:val="single" w:sz="6" w:space="0" w:color="000000"/>
              <w:bottom w:val="single" w:sz="6" w:space="0" w:color="000000"/>
            </w:tcBorders>
            <w:shd w:val="clear" w:color="auto" w:fill="E6E6E6"/>
          </w:tcPr>
          <w:p w14:paraId="6449D19C"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7EFB35F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652654E" w14:textId="77777777" w:rsidR="00253487" w:rsidRPr="00253487" w:rsidRDefault="00253487" w:rsidP="00253487"/>
        </w:tc>
      </w:tr>
      <w:tr w:rsidR="00253487" w:rsidRPr="00253487" w14:paraId="61737937" w14:textId="77777777" w:rsidTr="000F73DB">
        <w:tc>
          <w:tcPr>
            <w:tcW w:w="652" w:type="dxa"/>
            <w:tcBorders>
              <w:top w:val="single" w:sz="6" w:space="0" w:color="000000"/>
            </w:tcBorders>
            <w:shd w:val="clear" w:color="auto" w:fill="auto"/>
          </w:tcPr>
          <w:p w14:paraId="3977B02A"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3FAE0DC1" w14:textId="77777777" w:rsidR="00253487" w:rsidRPr="00253487" w:rsidRDefault="00253487" w:rsidP="00253487">
            <w:r w:rsidRPr="00253487">
              <w:t>Account</w:t>
            </w:r>
          </w:p>
        </w:tc>
        <w:tc>
          <w:tcPr>
            <w:tcW w:w="811" w:type="dxa"/>
            <w:tcBorders>
              <w:top w:val="single" w:sz="6" w:space="0" w:color="000000"/>
            </w:tcBorders>
            <w:shd w:val="clear" w:color="auto" w:fill="auto"/>
          </w:tcPr>
          <w:p w14:paraId="13527E6E"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EC90937" w14:textId="77777777" w:rsidR="00253487" w:rsidRPr="00253487" w:rsidRDefault="00253487" w:rsidP="00253487">
            <w:r w:rsidRPr="00253487">
              <w:t>Customer Account</w:t>
            </w:r>
          </w:p>
        </w:tc>
      </w:tr>
      <w:tr w:rsidR="00253487" w:rsidRPr="00253487" w14:paraId="657428F5" w14:textId="77777777" w:rsidTr="000F73DB">
        <w:tc>
          <w:tcPr>
            <w:tcW w:w="652" w:type="dxa"/>
            <w:shd w:val="clear" w:color="auto" w:fill="auto"/>
          </w:tcPr>
          <w:p w14:paraId="25FE24F3" w14:textId="77777777" w:rsidR="00253487" w:rsidRPr="00253487" w:rsidRDefault="00253487" w:rsidP="000F73DB">
            <w:pPr>
              <w:jc w:val="center"/>
            </w:pPr>
            <w:r w:rsidRPr="00253487">
              <w:t>581</w:t>
            </w:r>
          </w:p>
        </w:tc>
        <w:tc>
          <w:tcPr>
            <w:tcW w:w="2750" w:type="dxa"/>
            <w:shd w:val="clear" w:color="auto" w:fill="auto"/>
          </w:tcPr>
          <w:p w14:paraId="21DC3C52" w14:textId="77777777" w:rsidR="00253487" w:rsidRPr="00253487" w:rsidRDefault="00253487" w:rsidP="00253487">
            <w:r w:rsidRPr="00253487">
              <w:t>AccountType</w:t>
            </w:r>
          </w:p>
        </w:tc>
        <w:tc>
          <w:tcPr>
            <w:tcW w:w="811" w:type="dxa"/>
            <w:shd w:val="clear" w:color="auto" w:fill="auto"/>
          </w:tcPr>
          <w:p w14:paraId="1902D88E" w14:textId="77777777" w:rsidR="00253487" w:rsidRPr="00253487" w:rsidRDefault="00253487" w:rsidP="000F73DB">
            <w:pPr>
              <w:jc w:val="center"/>
            </w:pPr>
            <w:r w:rsidRPr="00253487">
              <w:t>N</w:t>
            </w:r>
          </w:p>
        </w:tc>
        <w:tc>
          <w:tcPr>
            <w:tcW w:w="4859" w:type="dxa"/>
            <w:shd w:val="clear" w:color="auto" w:fill="auto"/>
          </w:tcPr>
          <w:p w14:paraId="1D3A6CFF" w14:textId="77777777" w:rsidR="00253487" w:rsidRPr="00253487" w:rsidRDefault="00253487" w:rsidP="00253487">
            <w:r w:rsidRPr="00253487">
              <w:t>Type of account associated with the order (Origin)</w:t>
            </w:r>
          </w:p>
        </w:tc>
      </w:tr>
      <w:tr w:rsidR="00253487" w:rsidRPr="00253487" w14:paraId="19C4784D" w14:textId="77777777" w:rsidTr="000F73DB">
        <w:tc>
          <w:tcPr>
            <w:tcW w:w="652" w:type="dxa"/>
            <w:shd w:val="clear" w:color="auto" w:fill="auto"/>
          </w:tcPr>
          <w:p w14:paraId="3454334B" w14:textId="77777777" w:rsidR="00253487" w:rsidRPr="00253487" w:rsidRDefault="00253487" w:rsidP="000F73DB">
            <w:pPr>
              <w:jc w:val="center"/>
            </w:pPr>
            <w:r w:rsidRPr="00253487">
              <w:t>11</w:t>
            </w:r>
          </w:p>
        </w:tc>
        <w:tc>
          <w:tcPr>
            <w:tcW w:w="2750" w:type="dxa"/>
            <w:shd w:val="clear" w:color="auto" w:fill="auto"/>
          </w:tcPr>
          <w:p w14:paraId="1D409A7E" w14:textId="77777777" w:rsidR="00253487" w:rsidRPr="00253487" w:rsidRDefault="00253487" w:rsidP="00253487">
            <w:r w:rsidRPr="00253487">
              <w:t>ClOrdID</w:t>
            </w:r>
          </w:p>
        </w:tc>
        <w:tc>
          <w:tcPr>
            <w:tcW w:w="811" w:type="dxa"/>
            <w:shd w:val="clear" w:color="auto" w:fill="auto"/>
          </w:tcPr>
          <w:p w14:paraId="527389DF" w14:textId="77777777" w:rsidR="00253487" w:rsidRPr="00253487" w:rsidRDefault="00253487" w:rsidP="000F73DB">
            <w:pPr>
              <w:jc w:val="center"/>
            </w:pPr>
            <w:r w:rsidRPr="00253487">
              <w:t>N</w:t>
            </w:r>
          </w:p>
        </w:tc>
        <w:tc>
          <w:tcPr>
            <w:tcW w:w="4859" w:type="dxa"/>
            <w:shd w:val="clear" w:color="auto" w:fill="auto"/>
          </w:tcPr>
          <w:p w14:paraId="357D0F65" w14:textId="77777777" w:rsidR="00253487" w:rsidRPr="00253487" w:rsidRDefault="00253487" w:rsidP="00253487">
            <w:r w:rsidRPr="00253487">
              <w:t>Identifier of order for which collateral is required</w:t>
            </w:r>
          </w:p>
        </w:tc>
      </w:tr>
      <w:tr w:rsidR="00253487" w:rsidRPr="00253487" w14:paraId="674BA9F6" w14:textId="77777777" w:rsidTr="000F73DB">
        <w:tc>
          <w:tcPr>
            <w:tcW w:w="652" w:type="dxa"/>
            <w:shd w:val="clear" w:color="auto" w:fill="auto"/>
          </w:tcPr>
          <w:p w14:paraId="2147D6F3" w14:textId="77777777" w:rsidR="00253487" w:rsidRPr="00253487" w:rsidRDefault="00253487" w:rsidP="000F73DB">
            <w:pPr>
              <w:jc w:val="center"/>
            </w:pPr>
            <w:r w:rsidRPr="00253487">
              <w:t>37</w:t>
            </w:r>
          </w:p>
        </w:tc>
        <w:tc>
          <w:tcPr>
            <w:tcW w:w="2750" w:type="dxa"/>
            <w:shd w:val="clear" w:color="auto" w:fill="auto"/>
          </w:tcPr>
          <w:p w14:paraId="5C0DEBDC" w14:textId="77777777" w:rsidR="00253487" w:rsidRPr="00253487" w:rsidRDefault="00253487" w:rsidP="00253487">
            <w:r w:rsidRPr="00253487">
              <w:t>OrderID</w:t>
            </w:r>
          </w:p>
        </w:tc>
        <w:tc>
          <w:tcPr>
            <w:tcW w:w="811" w:type="dxa"/>
            <w:shd w:val="clear" w:color="auto" w:fill="auto"/>
          </w:tcPr>
          <w:p w14:paraId="1D1E50FC" w14:textId="77777777" w:rsidR="00253487" w:rsidRPr="00253487" w:rsidRDefault="00253487" w:rsidP="000F73DB">
            <w:pPr>
              <w:jc w:val="center"/>
            </w:pPr>
            <w:r w:rsidRPr="00253487">
              <w:t>N</w:t>
            </w:r>
          </w:p>
        </w:tc>
        <w:tc>
          <w:tcPr>
            <w:tcW w:w="4859" w:type="dxa"/>
            <w:shd w:val="clear" w:color="auto" w:fill="auto"/>
          </w:tcPr>
          <w:p w14:paraId="2F1582E7" w14:textId="77777777" w:rsidR="00253487" w:rsidRPr="00253487" w:rsidRDefault="00253487" w:rsidP="00253487">
            <w:r w:rsidRPr="00253487">
              <w:t>Identifier of order for which collateral is required</w:t>
            </w:r>
          </w:p>
        </w:tc>
      </w:tr>
      <w:tr w:rsidR="00253487" w:rsidRPr="00253487" w14:paraId="3F4ACF56" w14:textId="77777777" w:rsidTr="000F73DB">
        <w:tc>
          <w:tcPr>
            <w:tcW w:w="652" w:type="dxa"/>
            <w:shd w:val="clear" w:color="auto" w:fill="auto"/>
          </w:tcPr>
          <w:p w14:paraId="5CC43E99" w14:textId="77777777" w:rsidR="00253487" w:rsidRPr="00253487" w:rsidRDefault="00253487" w:rsidP="000F73DB">
            <w:pPr>
              <w:jc w:val="center"/>
            </w:pPr>
            <w:r w:rsidRPr="00253487">
              <w:t>198</w:t>
            </w:r>
          </w:p>
        </w:tc>
        <w:tc>
          <w:tcPr>
            <w:tcW w:w="2750" w:type="dxa"/>
            <w:shd w:val="clear" w:color="auto" w:fill="auto"/>
          </w:tcPr>
          <w:p w14:paraId="6FA25390" w14:textId="77777777" w:rsidR="00253487" w:rsidRPr="00253487" w:rsidRDefault="00253487" w:rsidP="00253487">
            <w:r w:rsidRPr="00253487">
              <w:t>SecondaryOrderID</w:t>
            </w:r>
          </w:p>
        </w:tc>
        <w:tc>
          <w:tcPr>
            <w:tcW w:w="811" w:type="dxa"/>
            <w:shd w:val="clear" w:color="auto" w:fill="auto"/>
          </w:tcPr>
          <w:p w14:paraId="416CAF4D" w14:textId="77777777" w:rsidR="00253487" w:rsidRPr="00253487" w:rsidRDefault="00253487" w:rsidP="000F73DB">
            <w:pPr>
              <w:jc w:val="center"/>
            </w:pPr>
            <w:r w:rsidRPr="00253487">
              <w:t>N</w:t>
            </w:r>
          </w:p>
        </w:tc>
        <w:tc>
          <w:tcPr>
            <w:tcW w:w="4859" w:type="dxa"/>
            <w:shd w:val="clear" w:color="auto" w:fill="auto"/>
          </w:tcPr>
          <w:p w14:paraId="018DFDB6" w14:textId="77777777" w:rsidR="00253487" w:rsidRPr="00253487" w:rsidRDefault="00253487" w:rsidP="00253487">
            <w:r w:rsidRPr="00253487">
              <w:t>Identifier of order for which collateral is required</w:t>
            </w:r>
          </w:p>
        </w:tc>
      </w:tr>
      <w:tr w:rsidR="00253487" w:rsidRPr="00253487" w14:paraId="595A1FCA" w14:textId="77777777" w:rsidTr="000F73DB">
        <w:tc>
          <w:tcPr>
            <w:tcW w:w="652" w:type="dxa"/>
            <w:tcBorders>
              <w:bottom w:val="single" w:sz="6" w:space="0" w:color="000000"/>
            </w:tcBorders>
            <w:shd w:val="clear" w:color="auto" w:fill="auto"/>
          </w:tcPr>
          <w:p w14:paraId="3400F421" w14:textId="77777777" w:rsidR="00253487" w:rsidRPr="00253487" w:rsidRDefault="00253487" w:rsidP="000F73DB">
            <w:pPr>
              <w:jc w:val="center"/>
            </w:pPr>
            <w:r w:rsidRPr="00253487">
              <w:t>526</w:t>
            </w:r>
          </w:p>
        </w:tc>
        <w:tc>
          <w:tcPr>
            <w:tcW w:w="2750" w:type="dxa"/>
            <w:tcBorders>
              <w:bottom w:val="single" w:sz="6" w:space="0" w:color="000000"/>
            </w:tcBorders>
            <w:shd w:val="clear" w:color="auto" w:fill="auto"/>
          </w:tcPr>
          <w:p w14:paraId="23A26BC9" w14:textId="77777777" w:rsidR="00253487" w:rsidRPr="00253487" w:rsidRDefault="00253487" w:rsidP="00253487">
            <w:r w:rsidRPr="00253487">
              <w:t>SecondaryClOrdID</w:t>
            </w:r>
          </w:p>
        </w:tc>
        <w:tc>
          <w:tcPr>
            <w:tcW w:w="811" w:type="dxa"/>
            <w:tcBorders>
              <w:bottom w:val="single" w:sz="6" w:space="0" w:color="000000"/>
            </w:tcBorders>
            <w:shd w:val="clear" w:color="auto" w:fill="auto"/>
          </w:tcPr>
          <w:p w14:paraId="290DB0A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D3F883C" w14:textId="77777777" w:rsidR="00253487" w:rsidRPr="00253487" w:rsidRDefault="00253487" w:rsidP="00253487">
            <w:r w:rsidRPr="00253487">
              <w:t>Identifier of order for which collateral is required</w:t>
            </w:r>
          </w:p>
        </w:tc>
      </w:tr>
      <w:tr w:rsidR="00253487" w:rsidRPr="00253487" w14:paraId="6F774BF2" w14:textId="77777777" w:rsidTr="000F73DB">
        <w:tc>
          <w:tcPr>
            <w:tcW w:w="3402" w:type="dxa"/>
            <w:gridSpan w:val="2"/>
            <w:tcBorders>
              <w:top w:val="single" w:sz="6" w:space="0" w:color="000000"/>
              <w:bottom w:val="single" w:sz="6" w:space="0" w:color="000000"/>
            </w:tcBorders>
            <w:shd w:val="clear" w:color="auto" w:fill="E6E6E6"/>
          </w:tcPr>
          <w:p w14:paraId="718278D9" w14:textId="77777777" w:rsidR="00253487" w:rsidRPr="00253487" w:rsidRDefault="00253487" w:rsidP="000F73DB">
            <w:pPr>
              <w:jc w:val="left"/>
            </w:pPr>
            <w:r w:rsidRPr="00253487">
              <w:t>component block  &lt;ExecCollGrp&gt;</w:t>
            </w:r>
          </w:p>
        </w:tc>
        <w:tc>
          <w:tcPr>
            <w:tcW w:w="811" w:type="dxa"/>
            <w:tcBorders>
              <w:top w:val="single" w:sz="6" w:space="0" w:color="000000"/>
              <w:bottom w:val="single" w:sz="6" w:space="0" w:color="000000"/>
            </w:tcBorders>
            <w:shd w:val="clear" w:color="auto" w:fill="E6E6E6"/>
          </w:tcPr>
          <w:p w14:paraId="35630F5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44FAB9C" w14:textId="77777777" w:rsidR="00253487" w:rsidRPr="00253487" w:rsidRDefault="00253487" w:rsidP="00253487">
            <w:r w:rsidRPr="00253487">
              <w:t>Executions for which collateral is required</w:t>
            </w:r>
          </w:p>
        </w:tc>
      </w:tr>
      <w:tr w:rsidR="00253487" w:rsidRPr="00253487" w14:paraId="1E363BC0" w14:textId="77777777" w:rsidTr="000F73DB">
        <w:tc>
          <w:tcPr>
            <w:tcW w:w="3402" w:type="dxa"/>
            <w:gridSpan w:val="2"/>
            <w:tcBorders>
              <w:top w:val="single" w:sz="6" w:space="0" w:color="000000"/>
              <w:bottom w:val="single" w:sz="6" w:space="0" w:color="000000"/>
            </w:tcBorders>
            <w:shd w:val="clear" w:color="auto" w:fill="E6E6E6"/>
          </w:tcPr>
          <w:p w14:paraId="4EA97FAB" w14:textId="77777777" w:rsidR="00253487" w:rsidRPr="00253487" w:rsidRDefault="00253487" w:rsidP="000F73DB">
            <w:pPr>
              <w:jc w:val="left"/>
            </w:pPr>
            <w:r w:rsidRPr="00253487">
              <w:t>component block  &lt;TrdCollGrp&gt;</w:t>
            </w:r>
          </w:p>
        </w:tc>
        <w:tc>
          <w:tcPr>
            <w:tcW w:w="811" w:type="dxa"/>
            <w:tcBorders>
              <w:top w:val="single" w:sz="6" w:space="0" w:color="000000"/>
              <w:bottom w:val="single" w:sz="6" w:space="0" w:color="000000"/>
            </w:tcBorders>
            <w:shd w:val="clear" w:color="auto" w:fill="E6E6E6"/>
          </w:tcPr>
          <w:p w14:paraId="5793AD9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7777E54" w14:textId="77777777" w:rsidR="00253487" w:rsidRPr="00253487" w:rsidRDefault="00253487" w:rsidP="00253487">
            <w:r w:rsidRPr="00253487">
              <w:t>Trades for which collateral is required</w:t>
            </w:r>
          </w:p>
        </w:tc>
      </w:tr>
      <w:tr w:rsidR="00253487" w:rsidRPr="00253487" w14:paraId="7891DE8E" w14:textId="77777777" w:rsidTr="000F73DB">
        <w:tc>
          <w:tcPr>
            <w:tcW w:w="3402" w:type="dxa"/>
            <w:gridSpan w:val="2"/>
            <w:tcBorders>
              <w:top w:val="single" w:sz="6" w:space="0" w:color="000000"/>
              <w:bottom w:val="single" w:sz="6" w:space="0" w:color="000000"/>
            </w:tcBorders>
            <w:shd w:val="clear" w:color="auto" w:fill="E6E6E6"/>
          </w:tcPr>
          <w:p w14:paraId="219F096C"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6D39317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62AF1FA" w14:textId="77777777" w:rsidR="00253487" w:rsidRPr="00253487" w:rsidRDefault="00253487" w:rsidP="00253487">
            <w:r w:rsidRPr="00253487">
              <w:t>Insert here the set of "Instrument" fields defined in "Common Components of Application Messages"</w:t>
            </w:r>
          </w:p>
        </w:tc>
      </w:tr>
      <w:tr w:rsidR="00253487" w:rsidRPr="00253487" w14:paraId="4D5030E1" w14:textId="77777777" w:rsidTr="000F73DB">
        <w:tc>
          <w:tcPr>
            <w:tcW w:w="3402" w:type="dxa"/>
            <w:gridSpan w:val="2"/>
            <w:tcBorders>
              <w:top w:val="single" w:sz="6" w:space="0" w:color="000000"/>
              <w:bottom w:val="single" w:sz="6" w:space="0" w:color="000000"/>
            </w:tcBorders>
            <w:shd w:val="clear" w:color="auto" w:fill="E6E6E6"/>
          </w:tcPr>
          <w:p w14:paraId="0F13EC85"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0A65526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C171A13" w14:textId="77777777" w:rsidR="00253487" w:rsidRPr="00253487" w:rsidRDefault="00253487" w:rsidP="00253487">
            <w:r w:rsidRPr="00253487">
              <w:t>Insert here the set of "FinancingDetails" fields defined in "Common Components of Application Messages"</w:t>
            </w:r>
          </w:p>
        </w:tc>
      </w:tr>
      <w:tr w:rsidR="00253487" w:rsidRPr="00253487" w14:paraId="5A04AF1D" w14:textId="77777777" w:rsidTr="000F73DB">
        <w:tc>
          <w:tcPr>
            <w:tcW w:w="652" w:type="dxa"/>
            <w:tcBorders>
              <w:top w:val="single" w:sz="6" w:space="0" w:color="000000"/>
            </w:tcBorders>
            <w:shd w:val="clear" w:color="auto" w:fill="auto"/>
          </w:tcPr>
          <w:p w14:paraId="187009D2" w14:textId="77777777" w:rsidR="00253487" w:rsidRPr="00253487" w:rsidRDefault="00253487" w:rsidP="000F73DB">
            <w:pPr>
              <w:jc w:val="center"/>
            </w:pPr>
            <w:r w:rsidRPr="00253487">
              <w:t>64</w:t>
            </w:r>
          </w:p>
        </w:tc>
        <w:tc>
          <w:tcPr>
            <w:tcW w:w="2750" w:type="dxa"/>
            <w:tcBorders>
              <w:top w:val="single" w:sz="6" w:space="0" w:color="000000"/>
            </w:tcBorders>
            <w:shd w:val="clear" w:color="auto" w:fill="auto"/>
          </w:tcPr>
          <w:p w14:paraId="1D358E37" w14:textId="77777777" w:rsidR="00253487" w:rsidRPr="00253487" w:rsidRDefault="00253487" w:rsidP="00253487">
            <w:r w:rsidRPr="00253487">
              <w:t>SettlDate</w:t>
            </w:r>
          </w:p>
        </w:tc>
        <w:tc>
          <w:tcPr>
            <w:tcW w:w="811" w:type="dxa"/>
            <w:tcBorders>
              <w:top w:val="single" w:sz="6" w:space="0" w:color="000000"/>
            </w:tcBorders>
            <w:shd w:val="clear" w:color="auto" w:fill="auto"/>
          </w:tcPr>
          <w:p w14:paraId="2A9D8E0D"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95F59CB" w14:textId="77777777" w:rsidR="00253487" w:rsidRPr="00253487" w:rsidRDefault="00253487" w:rsidP="00253487"/>
        </w:tc>
      </w:tr>
      <w:tr w:rsidR="00253487" w:rsidRPr="00253487" w14:paraId="42E6E9C1" w14:textId="77777777" w:rsidTr="000F73DB">
        <w:tc>
          <w:tcPr>
            <w:tcW w:w="652" w:type="dxa"/>
            <w:shd w:val="clear" w:color="auto" w:fill="auto"/>
          </w:tcPr>
          <w:p w14:paraId="00BEDACF" w14:textId="77777777" w:rsidR="00253487" w:rsidRPr="00253487" w:rsidRDefault="00253487" w:rsidP="000F73DB">
            <w:pPr>
              <w:jc w:val="center"/>
            </w:pPr>
            <w:r w:rsidRPr="00253487">
              <w:t>53</w:t>
            </w:r>
          </w:p>
        </w:tc>
        <w:tc>
          <w:tcPr>
            <w:tcW w:w="2750" w:type="dxa"/>
            <w:shd w:val="clear" w:color="auto" w:fill="auto"/>
          </w:tcPr>
          <w:p w14:paraId="34DCE090" w14:textId="77777777" w:rsidR="00253487" w:rsidRPr="00253487" w:rsidRDefault="00253487" w:rsidP="00253487">
            <w:r w:rsidRPr="00253487">
              <w:t>Quantity</w:t>
            </w:r>
          </w:p>
        </w:tc>
        <w:tc>
          <w:tcPr>
            <w:tcW w:w="811" w:type="dxa"/>
            <w:shd w:val="clear" w:color="auto" w:fill="auto"/>
          </w:tcPr>
          <w:p w14:paraId="189FB1FB" w14:textId="77777777" w:rsidR="00253487" w:rsidRPr="00253487" w:rsidRDefault="00253487" w:rsidP="000F73DB">
            <w:pPr>
              <w:jc w:val="center"/>
            </w:pPr>
            <w:r w:rsidRPr="00253487">
              <w:t>N</w:t>
            </w:r>
          </w:p>
        </w:tc>
        <w:tc>
          <w:tcPr>
            <w:tcW w:w="4859" w:type="dxa"/>
            <w:shd w:val="clear" w:color="auto" w:fill="auto"/>
          </w:tcPr>
          <w:p w14:paraId="417BBBF8" w14:textId="77777777" w:rsidR="00253487" w:rsidRPr="00253487" w:rsidRDefault="00253487" w:rsidP="00253487"/>
        </w:tc>
      </w:tr>
      <w:tr w:rsidR="00253487" w:rsidRPr="00253487" w14:paraId="1365C7EA" w14:textId="77777777" w:rsidTr="000F73DB">
        <w:tc>
          <w:tcPr>
            <w:tcW w:w="652" w:type="dxa"/>
            <w:shd w:val="clear" w:color="auto" w:fill="auto"/>
          </w:tcPr>
          <w:p w14:paraId="2FA26C61" w14:textId="77777777" w:rsidR="00253487" w:rsidRPr="00253487" w:rsidRDefault="00253487" w:rsidP="000F73DB">
            <w:pPr>
              <w:jc w:val="center"/>
            </w:pPr>
            <w:r w:rsidRPr="00253487">
              <w:t>854</w:t>
            </w:r>
          </w:p>
        </w:tc>
        <w:tc>
          <w:tcPr>
            <w:tcW w:w="2750" w:type="dxa"/>
            <w:shd w:val="clear" w:color="auto" w:fill="auto"/>
          </w:tcPr>
          <w:p w14:paraId="052481DC" w14:textId="77777777" w:rsidR="00253487" w:rsidRPr="00253487" w:rsidRDefault="00253487" w:rsidP="00253487">
            <w:r w:rsidRPr="00253487">
              <w:t>QtyType</w:t>
            </w:r>
          </w:p>
        </w:tc>
        <w:tc>
          <w:tcPr>
            <w:tcW w:w="811" w:type="dxa"/>
            <w:shd w:val="clear" w:color="auto" w:fill="auto"/>
          </w:tcPr>
          <w:p w14:paraId="6496865F" w14:textId="77777777" w:rsidR="00253487" w:rsidRPr="00253487" w:rsidRDefault="00253487" w:rsidP="000F73DB">
            <w:pPr>
              <w:jc w:val="center"/>
            </w:pPr>
            <w:r w:rsidRPr="00253487">
              <w:t>N</w:t>
            </w:r>
          </w:p>
        </w:tc>
        <w:tc>
          <w:tcPr>
            <w:tcW w:w="4859" w:type="dxa"/>
            <w:shd w:val="clear" w:color="auto" w:fill="auto"/>
          </w:tcPr>
          <w:p w14:paraId="7DADE637" w14:textId="77777777" w:rsidR="00253487" w:rsidRPr="00253487" w:rsidRDefault="00253487" w:rsidP="00253487"/>
        </w:tc>
      </w:tr>
      <w:tr w:rsidR="00253487" w:rsidRPr="00253487" w14:paraId="39FE2975" w14:textId="77777777" w:rsidTr="000F73DB">
        <w:tc>
          <w:tcPr>
            <w:tcW w:w="652" w:type="dxa"/>
            <w:tcBorders>
              <w:bottom w:val="single" w:sz="6" w:space="0" w:color="000000"/>
            </w:tcBorders>
            <w:shd w:val="clear" w:color="auto" w:fill="auto"/>
          </w:tcPr>
          <w:p w14:paraId="42B32045" w14:textId="77777777" w:rsidR="00253487" w:rsidRPr="00253487" w:rsidRDefault="00253487" w:rsidP="000F73DB">
            <w:pPr>
              <w:jc w:val="center"/>
            </w:pPr>
            <w:r w:rsidRPr="00253487">
              <w:t>15</w:t>
            </w:r>
          </w:p>
        </w:tc>
        <w:tc>
          <w:tcPr>
            <w:tcW w:w="2750" w:type="dxa"/>
            <w:tcBorders>
              <w:bottom w:val="single" w:sz="6" w:space="0" w:color="000000"/>
            </w:tcBorders>
            <w:shd w:val="clear" w:color="auto" w:fill="auto"/>
          </w:tcPr>
          <w:p w14:paraId="6CE9BCBF" w14:textId="77777777" w:rsidR="00253487" w:rsidRPr="00253487" w:rsidRDefault="00253487" w:rsidP="00253487">
            <w:r w:rsidRPr="00253487">
              <w:t>Currency</w:t>
            </w:r>
          </w:p>
        </w:tc>
        <w:tc>
          <w:tcPr>
            <w:tcW w:w="811" w:type="dxa"/>
            <w:tcBorders>
              <w:bottom w:val="single" w:sz="6" w:space="0" w:color="000000"/>
            </w:tcBorders>
            <w:shd w:val="clear" w:color="auto" w:fill="auto"/>
          </w:tcPr>
          <w:p w14:paraId="5DFAE8BE"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DBF9683" w14:textId="77777777" w:rsidR="00253487" w:rsidRPr="00253487" w:rsidRDefault="00253487" w:rsidP="00253487"/>
        </w:tc>
      </w:tr>
      <w:tr w:rsidR="00253487" w:rsidRPr="00253487" w14:paraId="75837707" w14:textId="77777777" w:rsidTr="000F73DB">
        <w:tc>
          <w:tcPr>
            <w:tcW w:w="3402" w:type="dxa"/>
            <w:gridSpan w:val="2"/>
            <w:tcBorders>
              <w:top w:val="single" w:sz="6" w:space="0" w:color="000000"/>
              <w:bottom w:val="single" w:sz="6" w:space="0" w:color="000000"/>
            </w:tcBorders>
            <w:shd w:val="clear" w:color="auto" w:fill="E6E6E6"/>
          </w:tcPr>
          <w:p w14:paraId="66894FBC"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3CC4BE2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2BFDCB8" w14:textId="77777777" w:rsidR="00253487" w:rsidRPr="00253487" w:rsidRDefault="00253487" w:rsidP="00253487">
            <w:r w:rsidRPr="00253487">
              <w:t>Number of legs that make up the Security</w:t>
            </w:r>
          </w:p>
        </w:tc>
      </w:tr>
      <w:tr w:rsidR="00253487" w:rsidRPr="00253487" w14:paraId="295940E8" w14:textId="77777777" w:rsidTr="000F73DB">
        <w:tc>
          <w:tcPr>
            <w:tcW w:w="3402" w:type="dxa"/>
            <w:gridSpan w:val="2"/>
            <w:tcBorders>
              <w:top w:val="single" w:sz="6" w:space="0" w:color="000000"/>
              <w:bottom w:val="single" w:sz="6" w:space="0" w:color="000000"/>
            </w:tcBorders>
            <w:shd w:val="clear" w:color="auto" w:fill="E6E6E6"/>
          </w:tcPr>
          <w:p w14:paraId="4F7A2EDE" w14:textId="77777777" w:rsidR="00253487" w:rsidRPr="00253487" w:rsidRDefault="00253487" w:rsidP="000F73DB">
            <w:pPr>
              <w:jc w:val="left"/>
            </w:pPr>
            <w:r w:rsidRPr="00253487">
              <w:t>component block  &lt;UndInstrmtCollGrp&gt;</w:t>
            </w:r>
          </w:p>
        </w:tc>
        <w:tc>
          <w:tcPr>
            <w:tcW w:w="811" w:type="dxa"/>
            <w:tcBorders>
              <w:top w:val="single" w:sz="6" w:space="0" w:color="000000"/>
              <w:bottom w:val="single" w:sz="6" w:space="0" w:color="000000"/>
            </w:tcBorders>
            <w:shd w:val="clear" w:color="auto" w:fill="E6E6E6"/>
          </w:tcPr>
          <w:p w14:paraId="1D64E71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3017102" w14:textId="77777777" w:rsidR="00253487" w:rsidRPr="00253487" w:rsidRDefault="00253487" w:rsidP="00253487">
            <w:r w:rsidRPr="00253487">
              <w:t>Number of legs that make up the Security</w:t>
            </w:r>
          </w:p>
        </w:tc>
      </w:tr>
      <w:tr w:rsidR="00253487" w:rsidRPr="00253487" w14:paraId="5B77B3AA" w14:textId="77777777" w:rsidTr="000F73DB">
        <w:tc>
          <w:tcPr>
            <w:tcW w:w="652" w:type="dxa"/>
            <w:tcBorders>
              <w:top w:val="single" w:sz="6" w:space="0" w:color="000000"/>
            </w:tcBorders>
            <w:shd w:val="clear" w:color="auto" w:fill="auto"/>
          </w:tcPr>
          <w:p w14:paraId="601BBC53" w14:textId="77777777" w:rsidR="00253487" w:rsidRPr="00253487" w:rsidRDefault="00253487" w:rsidP="000F73DB">
            <w:pPr>
              <w:jc w:val="center"/>
            </w:pPr>
            <w:r w:rsidRPr="00253487">
              <w:t>899</w:t>
            </w:r>
          </w:p>
        </w:tc>
        <w:tc>
          <w:tcPr>
            <w:tcW w:w="2750" w:type="dxa"/>
            <w:tcBorders>
              <w:top w:val="single" w:sz="6" w:space="0" w:color="000000"/>
            </w:tcBorders>
            <w:shd w:val="clear" w:color="auto" w:fill="auto"/>
          </w:tcPr>
          <w:p w14:paraId="2314B743" w14:textId="77777777" w:rsidR="00253487" w:rsidRPr="00253487" w:rsidRDefault="00253487" w:rsidP="00253487">
            <w:r w:rsidRPr="00253487">
              <w:t>MarginExcess</w:t>
            </w:r>
          </w:p>
        </w:tc>
        <w:tc>
          <w:tcPr>
            <w:tcW w:w="811" w:type="dxa"/>
            <w:tcBorders>
              <w:top w:val="single" w:sz="6" w:space="0" w:color="000000"/>
            </w:tcBorders>
            <w:shd w:val="clear" w:color="auto" w:fill="auto"/>
          </w:tcPr>
          <w:p w14:paraId="6CC74986"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45C7EC2" w14:textId="77777777" w:rsidR="00253487" w:rsidRPr="00253487" w:rsidRDefault="00253487" w:rsidP="00253487"/>
        </w:tc>
      </w:tr>
      <w:tr w:rsidR="00253487" w:rsidRPr="00253487" w14:paraId="4D5E3A4F" w14:textId="77777777" w:rsidTr="000F73DB">
        <w:tc>
          <w:tcPr>
            <w:tcW w:w="652" w:type="dxa"/>
            <w:shd w:val="clear" w:color="auto" w:fill="auto"/>
          </w:tcPr>
          <w:p w14:paraId="1A345CC6" w14:textId="77777777" w:rsidR="00253487" w:rsidRPr="00253487" w:rsidRDefault="00253487" w:rsidP="000F73DB">
            <w:pPr>
              <w:jc w:val="center"/>
            </w:pPr>
            <w:r w:rsidRPr="00253487">
              <w:t>900</w:t>
            </w:r>
          </w:p>
        </w:tc>
        <w:tc>
          <w:tcPr>
            <w:tcW w:w="2750" w:type="dxa"/>
            <w:shd w:val="clear" w:color="auto" w:fill="auto"/>
          </w:tcPr>
          <w:p w14:paraId="65D7CD80" w14:textId="77777777" w:rsidR="00253487" w:rsidRPr="00253487" w:rsidRDefault="00253487" w:rsidP="00253487">
            <w:r w:rsidRPr="00253487">
              <w:t>TotalNetValue</w:t>
            </w:r>
          </w:p>
        </w:tc>
        <w:tc>
          <w:tcPr>
            <w:tcW w:w="811" w:type="dxa"/>
            <w:shd w:val="clear" w:color="auto" w:fill="auto"/>
          </w:tcPr>
          <w:p w14:paraId="22F3A2D6" w14:textId="77777777" w:rsidR="00253487" w:rsidRPr="00253487" w:rsidRDefault="00253487" w:rsidP="000F73DB">
            <w:pPr>
              <w:jc w:val="center"/>
            </w:pPr>
            <w:r w:rsidRPr="00253487">
              <w:t>N</w:t>
            </w:r>
          </w:p>
        </w:tc>
        <w:tc>
          <w:tcPr>
            <w:tcW w:w="4859" w:type="dxa"/>
            <w:shd w:val="clear" w:color="auto" w:fill="auto"/>
          </w:tcPr>
          <w:p w14:paraId="77BA9E77" w14:textId="77777777" w:rsidR="00253487" w:rsidRPr="00253487" w:rsidRDefault="00253487" w:rsidP="00253487"/>
        </w:tc>
      </w:tr>
      <w:tr w:rsidR="00253487" w:rsidRPr="00253487" w14:paraId="07B2932C" w14:textId="77777777" w:rsidTr="000F73DB">
        <w:tc>
          <w:tcPr>
            <w:tcW w:w="652" w:type="dxa"/>
            <w:tcBorders>
              <w:bottom w:val="single" w:sz="6" w:space="0" w:color="000000"/>
            </w:tcBorders>
            <w:shd w:val="clear" w:color="auto" w:fill="auto"/>
          </w:tcPr>
          <w:p w14:paraId="32EFC4F0" w14:textId="77777777" w:rsidR="00253487" w:rsidRPr="00253487" w:rsidRDefault="00253487" w:rsidP="000F73DB">
            <w:pPr>
              <w:jc w:val="center"/>
            </w:pPr>
            <w:r w:rsidRPr="00253487">
              <w:t>901</w:t>
            </w:r>
          </w:p>
        </w:tc>
        <w:tc>
          <w:tcPr>
            <w:tcW w:w="2750" w:type="dxa"/>
            <w:tcBorders>
              <w:bottom w:val="single" w:sz="6" w:space="0" w:color="000000"/>
            </w:tcBorders>
            <w:shd w:val="clear" w:color="auto" w:fill="auto"/>
          </w:tcPr>
          <w:p w14:paraId="3362F5AB" w14:textId="77777777" w:rsidR="00253487" w:rsidRPr="00253487" w:rsidRDefault="00253487" w:rsidP="00253487">
            <w:r w:rsidRPr="00253487">
              <w:t>CashOutstanding</w:t>
            </w:r>
          </w:p>
        </w:tc>
        <w:tc>
          <w:tcPr>
            <w:tcW w:w="811" w:type="dxa"/>
            <w:tcBorders>
              <w:bottom w:val="single" w:sz="6" w:space="0" w:color="000000"/>
            </w:tcBorders>
            <w:shd w:val="clear" w:color="auto" w:fill="auto"/>
          </w:tcPr>
          <w:p w14:paraId="767769B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E1FDEC8" w14:textId="77777777" w:rsidR="00253487" w:rsidRPr="00253487" w:rsidRDefault="00253487" w:rsidP="00253487"/>
        </w:tc>
      </w:tr>
      <w:tr w:rsidR="00253487" w:rsidRPr="00253487" w14:paraId="268F46BF" w14:textId="77777777" w:rsidTr="000F73DB">
        <w:tc>
          <w:tcPr>
            <w:tcW w:w="3402" w:type="dxa"/>
            <w:gridSpan w:val="2"/>
            <w:tcBorders>
              <w:top w:val="single" w:sz="6" w:space="0" w:color="000000"/>
              <w:bottom w:val="single" w:sz="6" w:space="0" w:color="000000"/>
            </w:tcBorders>
            <w:shd w:val="clear" w:color="auto" w:fill="E6E6E6"/>
          </w:tcPr>
          <w:p w14:paraId="68C4C3C4" w14:textId="77777777" w:rsidR="00253487" w:rsidRPr="00253487" w:rsidRDefault="00253487" w:rsidP="000F73DB">
            <w:pPr>
              <w:jc w:val="left"/>
            </w:pPr>
            <w:r w:rsidRPr="00253487">
              <w:t>component block  &lt;TrdRegTimestamps&gt;</w:t>
            </w:r>
          </w:p>
        </w:tc>
        <w:tc>
          <w:tcPr>
            <w:tcW w:w="811" w:type="dxa"/>
            <w:tcBorders>
              <w:top w:val="single" w:sz="6" w:space="0" w:color="000000"/>
              <w:bottom w:val="single" w:sz="6" w:space="0" w:color="000000"/>
            </w:tcBorders>
            <w:shd w:val="clear" w:color="auto" w:fill="E6E6E6"/>
          </w:tcPr>
          <w:p w14:paraId="5F972CA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5995644" w14:textId="77777777" w:rsidR="00253487" w:rsidRPr="00253487" w:rsidRDefault="00253487" w:rsidP="00253487">
            <w:r w:rsidRPr="00253487">
              <w:t>Insert here the set of "TrdRegTimestamps" fields defined in "Common Components of Application Messages"</w:t>
            </w:r>
          </w:p>
        </w:tc>
      </w:tr>
      <w:tr w:rsidR="00253487" w:rsidRPr="00253487" w14:paraId="192BEBF0" w14:textId="77777777" w:rsidTr="000F73DB">
        <w:tc>
          <w:tcPr>
            <w:tcW w:w="652" w:type="dxa"/>
            <w:tcBorders>
              <w:top w:val="single" w:sz="6" w:space="0" w:color="000000"/>
              <w:bottom w:val="single" w:sz="6" w:space="0" w:color="000000"/>
            </w:tcBorders>
            <w:shd w:val="clear" w:color="auto" w:fill="auto"/>
          </w:tcPr>
          <w:p w14:paraId="6199D145" w14:textId="77777777" w:rsidR="00253487" w:rsidRPr="00253487" w:rsidRDefault="00253487" w:rsidP="000F73DB">
            <w:pPr>
              <w:jc w:val="center"/>
            </w:pPr>
            <w:r w:rsidRPr="00253487">
              <w:t>54</w:t>
            </w:r>
          </w:p>
        </w:tc>
        <w:tc>
          <w:tcPr>
            <w:tcW w:w="2750" w:type="dxa"/>
            <w:tcBorders>
              <w:top w:val="single" w:sz="6" w:space="0" w:color="000000"/>
              <w:bottom w:val="single" w:sz="6" w:space="0" w:color="000000"/>
            </w:tcBorders>
            <w:shd w:val="clear" w:color="auto" w:fill="auto"/>
          </w:tcPr>
          <w:p w14:paraId="64FE33A2" w14:textId="77777777" w:rsidR="00253487" w:rsidRPr="00253487" w:rsidRDefault="00253487" w:rsidP="00253487">
            <w:r w:rsidRPr="00253487">
              <w:t>Side</w:t>
            </w:r>
          </w:p>
        </w:tc>
        <w:tc>
          <w:tcPr>
            <w:tcW w:w="811" w:type="dxa"/>
            <w:tcBorders>
              <w:top w:val="single" w:sz="6" w:space="0" w:color="000000"/>
              <w:bottom w:val="single" w:sz="6" w:space="0" w:color="000000"/>
            </w:tcBorders>
            <w:shd w:val="clear" w:color="auto" w:fill="auto"/>
          </w:tcPr>
          <w:p w14:paraId="070FB97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014A4454" w14:textId="77777777" w:rsidR="00253487" w:rsidRPr="00253487" w:rsidRDefault="00253487" w:rsidP="00253487"/>
        </w:tc>
      </w:tr>
      <w:tr w:rsidR="00253487" w:rsidRPr="00253487" w14:paraId="50FC2B6B" w14:textId="77777777" w:rsidTr="000F73DB">
        <w:tc>
          <w:tcPr>
            <w:tcW w:w="3402" w:type="dxa"/>
            <w:gridSpan w:val="2"/>
            <w:tcBorders>
              <w:top w:val="single" w:sz="6" w:space="0" w:color="000000"/>
              <w:bottom w:val="single" w:sz="6" w:space="0" w:color="000000"/>
            </w:tcBorders>
            <w:shd w:val="clear" w:color="auto" w:fill="E6E6E6"/>
          </w:tcPr>
          <w:p w14:paraId="45070A1D" w14:textId="77777777" w:rsidR="00253487" w:rsidRPr="00253487" w:rsidRDefault="00253487" w:rsidP="000F73DB">
            <w:pPr>
              <w:jc w:val="left"/>
            </w:pPr>
            <w:r w:rsidRPr="00253487">
              <w:t>component block  &lt;MiscFeesGrp&gt;</w:t>
            </w:r>
          </w:p>
        </w:tc>
        <w:tc>
          <w:tcPr>
            <w:tcW w:w="811" w:type="dxa"/>
            <w:tcBorders>
              <w:top w:val="single" w:sz="6" w:space="0" w:color="000000"/>
              <w:bottom w:val="single" w:sz="6" w:space="0" w:color="000000"/>
            </w:tcBorders>
            <w:shd w:val="clear" w:color="auto" w:fill="E6E6E6"/>
          </w:tcPr>
          <w:p w14:paraId="3A1BDB2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9B35CCE" w14:textId="77777777" w:rsidR="00253487" w:rsidRPr="00253487" w:rsidRDefault="00253487" w:rsidP="00253487">
            <w:r w:rsidRPr="00253487">
              <w:t>Required if any miscellaneous fees are reported.</w:t>
            </w:r>
          </w:p>
        </w:tc>
      </w:tr>
      <w:tr w:rsidR="00253487" w:rsidRPr="00253487" w14:paraId="3E88E4A3" w14:textId="77777777" w:rsidTr="000F73DB">
        <w:tc>
          <w:tcPr>
            <w:tcW w:w="652" w:type="dxa"/>
            <w:tcBorders>
              <w:top w:val="single" w:sz="6" w:space="0" w:color="000000"/>
            </w:tcBorders>
            <w:shd w:val="clear" w:color="auto" w:fill="auto"/>
          </w:tcPr>
          <w:p w14:paraId="751A86E1" w14:textId="77777777" w:rsidR="00253487" w:rsidRPr="00253487" w:rsidRDefault="00253487" w:rsidP="000F73DB">
            <w:pPr>
              <w:jc w:val="center"/>
            </w:pPr>
            <w:r w:rsidRPr="00253487">
              <w:t>44</w:t>
            </w:r>
          </w:p>
        </w:tc>
        <w:tc>
          <w:tcPr>
            <w:tcW w:w="2750" w:type="dxa"/>
            <w:tcBorders>
              <w:top w:val="single" w:sz="6" w:space="0" w:color="000000"/>
            </w:tcBorders>
            <w:shd w:val="clear" w:color="auto" w:fill="auto"/>
          </w:tcPr>
          <w:p w14:paraId="15B54BDE" w14:textId="77777777" w:rsidR="00253487" w:rsidRPr="00253487" w:rsidRDefault="00253487" w:rsidP="00253487">
            <w:r w:rsidRPr="00253487">
              <w:t>Price</w:t>
            </w:r>
          </w:p>
        </w:tc>
        <w:tc>
          <w:tcPr>
            <w:tcW w:w="811" w:type="dxa"/>
            <w:tcBorders>
              <w:top w:val="single" w:sz="6" w:space="0" w:color="000000"/>
            </w:tcBorders>
            <w:shd w:val="clear" w:color="auto" w:fill="auto"/>
          </w:tcPr>
          <w:p w14:paraId="672C4D4D"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99E7205" w14:textId="77777777" w:rsidR="00253487" w:rsidRPr="00253487" w:rsidRDefault="00253487" w:rsidP="00253487"/>
        </w:tc>
      </w:tr>
      <w:tr w:rsidR="00253487" w:rsidRPr="00253487" w14:paraId="6FB38444" w14:textId="77777777" w:rsidTr="000F73DB">
        <w:tc>
          <w:tcPr>
            <w:tcW w:w="652" w:type="dxa"/>
            <w:shd w:val="clear" w:color="auto" w:fill="auto"/>
          </w:tcPr>
          <w:p w14:paraId="24B80B3F" w14:textId="77777777" w:rsidR="00253487" w:rsidRPr="00253487" w:rsidRDefault="00253487" w:rsidP="000F73DB">
            <w:pPr>
              <w:jc w:val="center"/>
            </w:pPr>
            <w:r w:rsidRPr="00253487">
              <w:t>423</w:t>
            </w:r>
          </w:p>
        </w:tc>
        <w:tc>
          <w:tcPr>
            <w:tcW w:w="2750" w:type="dxa"/>
            <w:shd w:val="clear" w:color="auto" w:fill="auto"/>
          </w:tcPr>
          <w:p w14:paraId="4394350C" w14:textId="77777777" w:rsidR="00253487" w:rsidRPr="00253487" w:rsidRDefault="00253487" w:rsidP="00253487">
            <w:r w:rsidRPr="00253487">
              <w:t>PriceType</w:t>
            </w:r>
          </w:p>
        </w:tc>
        <w:tc>
          <w:tcPr>
            <w:tcW w:w="811" w:type="dxa"/>
            <w:shd w:val="clear" w:color="auto" w:fill="auto"/>
          </w:tcPr>
          <w:p w14:paraId="27C3D9F0" w14:textId="77777777" w:rsidR="00253487" w:rsidRPr="00253487" w:rsidRDefault="00253487" w:rsidP="000F73DB">
            <w:pPr>
              <w:jc w:val="center"/>
            </w:pPr>
            <w:r w:rsidRPr="00253487">
              <w:t>N</w:t>
            </w:r>
          </w:p>
        </w:tc>
        <w:tc>
          <w:tcPr>
            <w:tcW w:w="4859" w:type="dxa"/>
            <w:shd w:val="clear" w:color="auto" w:fill="auto"/>
          </w:tcPr>
          <w:p w14:paraId="1F8C9818" w14:textId="77777777" w:rsidR="00253487" w:rsidRPr="00253487" w:rsidRDefault="00253487" w:rsidP="00253487"/>
        </w:tc>
      </w:tr>
      <w:tr w:rsidR="00253487" w:rsidRPr="00253487" w14:paraId="7350A266" w14:textId="77777777" w:rsidTr="000F73DB">
        <w:tc>
          <w:tcPr>
            <w:tcW w:w="652" w:type="dxa"/>
            <w:shd w:val="clear" w:color="auto" w:fill="auto"/>
          </w:tcPr>
          <w:p w14:paraId="54E623B5" w14:textId="77777777" w:rsidR="00253487" w:rsidRPr="00253487" w:rsidRDefault="00253487" w:rsidP="000F73DB">
            <w:pPr>
              <w:jc w:val="center"/>
            </w:pPr>
            <w:r w:rsidRPr="00253487">
              <w:t>159</w:t>
            </w:r>
          </w:p>
        </w:tc>
        <w:tc>
          <w:tcPr>
            <w:tcW w:w="2750" w:type="dxa"/>
            <w:shd w:val="clear" w:color="auto" w:fill="auto"/>
          </w:tcPr>
          <w:p w14:paraId="1BF4AC1A" w14:textId="77777777" w:rsidR="00253487" w:rsidRPr="00253487" w:rsidRDefault="00253487" w:rsidP="00253487">
            <w:r w:rsidRPr="00253487">
              <w:t>AccruedInterestAmt</w:t>
            </w:r>
          </w:p>
        </w:tc>
        <w:tc>
          <w:tcPr>
            <w:tcW w:w="811" w:type="dxa"/>
            <w:shd w:val="clear" w:color="auto" w:fill="auto"/>
          </w:tcPr>
          <w:p w14:paraId="147B10A7" w14:textId="77777777" w:rsidR="00253487" w:rsidRPr="00253487" w:rsidRDefault="00253487" w:rsidP="000F73DB">
            <w:pPr>
              <w:jc w:val="center"/>
            </w:pPr>
            <w:r w:rsidRPr="00253487">
              <w:t>N</w:t>
            </w:r>
          </w:p>
        </w:tc>
        <w:tc>
          <w:tcPr>
            <w:tcW w:w="4859" w:type="dxa"/>
            <w:shd w:val="clear" w:color="auto" w:fill="auto"/>
          </w:tcPr>
          <w:p w14:paraId="503A9AC7" w14:textId="77777777" w:rsidR="00253487" w:rsidRPr="00253487" w:rsidRDefault="00253487" w:rsidP="00253487"/>
        </w:tc>
      </w:tr>
      <w:tr w:rsidR="00253487" w:rsidRPr="00253487" w14:paraId="0092F23F" w14:textId="77777777" w:rsidTr="000F73DB">
        <w:tc>
          <w:tcPr>
            <w:tcW w:w="652" w:type="dxa"/>
            <w:shd w:val="clear" w:color="auto" w:fill="auto"/>
          </w:tcPr>
          <w:p w14:paraId="777328A6" w14:textId="77777777" w:rsidR="00253487" w:rsidRPr="00253487" w:rsidRDefault="00253487" w:rsidP="000F73DB">
            <w:pPr>
              <w:jc w:val="center"/>
            </w:pPr>
            <w:r w:rsidRPr="00253487">
              <w:t>920</w:t>
            </w:r>
          </w:p>
        </w:tc>
        <w:tc>
          <w:tcPr>
            <w:tcW w:w="2750" w:type="dxa"/>
            <w:shd w:val="clear" w:color="auto" w:fill="auto"/>
          </w:tcPr>
          <w:p w14:paraId="17EB636A" w14:textId="77777777" w:rsidR="00253487" w:rsidRPr="00253487" w:rsidRDefault="00253487" w:rsidP="00253487">
            <w:r w:rsidRPr="00253487">
              <w:t>EndAccruedInterestAmt</w:t>
            </w:r>
          </w:p>
        </w:tc>
        <w:tc>
          <w:tcPr>
            <w:tcW w:w="811" w:type="dxa"/>
            <w:shd w:val="clear" w:color="auto" w:fill="auto"/>
          </w:tcPr>
          <w:p w14:paraId="3C519DC5" w14:textId="77777777" w:rsidR="00253487" w:rsidRPr="00253487" w:rsidRDefault="00253487" w:rsidP="000F73DB">
            <w:pPr>
              <w:jc w:val="center"/>
            </w:pPr>
            <w:r w:rsidRPr="00253487">
              <w:t>N</w:t>
            </w:r>
          </w:p>
        </w:tc>
        <w:tc>
          <w:tcPr>
            <w:tcW w:w="4859" w:type="dxa"/>
            <w:shd w:val="clear" w:color="auto" w:fill="auto"/>
          </w:tcPr>
          <w:p w14:paraId="221E5440" w14:textId="77777777" w:rsidR="00253487" w:rsidRPr="00253487" w:rsidRDefault="00253487" w:rsidP="00253487"/>
        </w:tc>
      </w:tr>
      <w:tr w:rsidR="00253487" w:rsidRPr="00253487" w14:paraId="1E10DF23" w14:textId="77777777" w:rsidTr="000F73DB">
        <w:tc>
          <w:tcPr>
            <w:tcW w:w="652" w:type="dxa"/>
            <w:shd w:val="clear" w:color="auto" w:fill="auto"/>
          </w:tcPr>
          <w:p w14:paraId="206409F2" w14:textId="77777777" w:rsidR="00253487" w:rsidRPr="00253487" w:rsidRDefault="00253487" w:rsidP="000F73DB">
            <w:pPr>
              <w:jc w:val="center"/>
            </w:pPr>
            <w:r w:rsidRPr="00253487">
              <w:t>921</w:t>
            </w:r>
          </w:p>
        </w:tc>
        <w:tc>
          <w:tcPr>
            <w:tcW w:w="2750" w:type="dxa"/>
            <w:shd w:val="clear" w:color="auto" w:fill="auto"/>
          </w:tcPr>
          <w:p w14:paraId="38DE3F17" w14:textId="77777777" w:rsidR="00253487" w:rsidRPr="00253487" w:rsidRDefault="00253487" w:rsidP="00253487">
            <w:r w:rsidRPr="00253487">
              <w:t>StartCash</w:t>
            </w:r>
          </w:p>
        </w:tc>
        <w:tc>
          <w:tcPr>
            <w:tcW w:w="811" w:type="dxa"/>
            <w:shd w:val="clear" w:color="auto" w:fill="auto"/>
          </w:tcPr>
          <w:p w14:paraId="412720D9" w14:textId="77777777" w:rsidR="00253487" w:rsidRPr="00253487" w:rsidRDefault="00253487" w:rsidP="000F73DB">
            <w:pPr>
              <w:jc w:val="center"/>
            </w:pPr>
            <w:r w:rsidRPr="00253487">
              <w:t>N</w:t>
            </w:r>
          </w:p>
        </w:tc>
        <w:tc>
          <w:tcPr>
            <w:tcW w:w="4859" w:type="dxa"/>
            <w:shd w:val="clear" w:color="auto" w:fill="auto"/>
          </w:tcPr>
          <w:p w14:paraId="1523EB91" w14:textId="77777777" w:rsidR="00253487" w:rsidRPr="00253487" w:rsidRDefault="00253487" w:rsidP="00253487"/>
        </w:tc>
      </w:tr>
      <w:tr w:rsidR="00253487" w:rsidRPr="00253487" w14:paraId="40F33FA8" w14:textId="77777777" w:rsidTr="000F73DB">
        <w:tc>
          <w:tcPr>
            <w:tcW w:w="652" w:type="dxa"/>
            <w:tcBorders>
              <w:bottom w:val="single" w:sz="6" w:space="0" w:color="000000"/>
            </w:tcBorders>
            <w:shd w:val="clear" w:color="auto" w:fill="auto"/>
          </w:tcPr>
          <w:p w14:paraId="084D03CE" w14:textId="77777777" w:rsidR="00253487" w:rsidRPr="00253487" w:rsidRDefault="00253487" w:rsidP="000F73DB">
            <w:pPr>
              <w:jc w:val="center"/>
            </w:pPr>
            <w:r w:rsidRPr="00253487">
              <w:t>922</w:t>
            </w:r>
          </w:p>
        </w:tc>
        <w:tc>
          <w:tcPr>
            <w:tcW w:w="2750" w:type="dxa"/>
            <w:tcBorders>
              <w:bottom w:val="single" w:sz="6" w:space="0" w:color="000000"/>
            </w:tcBorders>
            <w:shd w:val="clear" w:color="auto" w:fill="auto"/>
          </w:tcPr>
          <w:p w14:paraId="0D97B142" w14:textId="77777777" w:rsidR="00253487" w:rsidRPr="00253487" w:rsidRDefault="00253487" w:rsidP="00253487">
            <w:r w:rsidRPr="00253487">
              <w:t>EndCash</w:t>
            </w:r>
          </w:p>
        </w:tc>
        <w:tc>
          <w:tcPr>
            <w:tcW w:w="811" w:type="dxa"/>
            <w:tcBorders>
              <w:bottom w:val="single" w:sz="6" w:space="0" w:color="000000"/>
            </w:tcBorders>
            <w:shd w:val="clear" w:color="auto" w:fill="auto"/>
          </w:tcPr>
          <w:p w14:paraId="0F77E607"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5C0651A" w14:textId="77777777" w:rsidR="00253487" w:rsidRPr="00253487" w:rsidRDefault="00253487" w:rsidP="00253487"/>
        </w:tc>
      </w:tr>
      <w:tr w:rsidR="00253487" w:rsidRPr="00253487" w14:paraId="511E5AD1" w14:textId="77777777" w:rsidTr="000F73DB">
        <w:tc>
          <w:tcPr>
            <w:tcW w:w="3402" w:type="dxa"/>
            <w:gridSpan w:val="2"/>
            <w:tcBorders>
              <w:top w:val="single" w:sz="6" w:space="0" w:color="000000"/>
              <w:bottom w:val="single" w:sz="6" w:space="0" w:color="000000"/>
            </w:tcBorders>
            <w:shd w:val="clear" w:color="auto" w:fill="E6E6E6"/>
          </w:tcPr>
          <w:p w14:paraId="4EDDE620"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31D2282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65B216E"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4AC0678B" w14:textId="77777777" w:rsidTr="000F73DB">
        <w:tc>
          <w:tcPr>
            <w:tcW w:w="3402" w:type="dxa"/>
            <w:gridSpan w:val="2"/>
            <w:tcBorders>
              <w:top w:val="single" w:sz="6" w:space="0" w:color="000000"/>
              <w:bottom w:val="single" w:sz="6" w:space="0" w:color="000000"/>
            </w:tcBorders>
            <w:shd w:val="clear" w:color="auto" w:fill="E6E6E6"/>
          </w:tcPr>
          <w:p w14:paraId="148EE64F"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49262B2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851874D" w14:textId="77777777" w:rsidR="00253487" w:rsidRPr="00253487" w:rsidRDefault="00253487" w:rsidP="00253487">
            <w:r w:rsidRPr="00253487">
              <w:t>Insert here the set of "Stipulations" fields defined in "Common Components of Application Messages"</w:t>
            </w:r>
          </w:p>
        </w:tc>
      </w:tr>
      <w:tr w:rsidR="00253487" w:rsidRPr="00253487" w14:paraId="5312DBB8" w14:textId="77777777" w:rsidTr="000F73DB">
        <w:tc>
          <w:tcPr>
            <w:tcW w:w="3402" w:type="dxa"/>
            <w:gridSpan w:val="2"/>
            <w:tcBorders>
              <w:top w:val="single" w:sz="6" w:space="0" w:color="000000"/>
              <w:bottom w:val="single" w:sz="6" w:space="0" w:color="000000"/>
            </w:tcBorders>
            <w:shd w:val="clear" w:color="auto" w:fill="E6E6E6"/>
          </w:tcPr>
          <w:p w14:paraId="52511FC7" w14:textId="77777777" w:rsidR="00253487" w:rsidRPr="00253487" w:rsidRDefault="00253487" w:rsidP="000F73DB">
            <w:pPr>
              <w:jc w:val="left"/>
            </w:pPr>
            <w:r w:rsidRPr="00253487">
              <w:t>component block  &lt;SettlInstructionsData&gt;</w:t>
            </w:r>
          </w:p>
        </w:tc>
        <w:tc>
          <w:tcPr>
            <w:tcW w:w="811" w:type="dxa"/>
            <w:tcBorders>
              <w:top w:val="single" w:sz="6" w:space="0" w:color="000000"/>
              <w:bottom w:val="single" w:sz="6" w:space="0" w:color="000000"/>
            </w:tcBorders>
            <w:shd w:val="clear" w:color="auto" w:fill="E6E6E6"/>
          </w:tcPr>
          <w:p w14:paraId="0D3CFEC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80781FE" w14:textId="77777777" w:rsidR="00253487" w:rsidRPr="00253487" w:rsidRDefault="00253487" w:rsidP="00253487">
            <w:r w:rsidRPr="00253487">
              <w:t>Insert here the set of "SettlInstructionsData" fields defined in "Common Components of Application Messages"</w:t>
            </w:r>
          </w:p>
        </w:tc>
      </w:tr>
      <w:tr w:rsidR="00253487" w:rsidRPr="00253487" w14:paraId="15C93BDD" w14:textId="77777777" w:rsidTr="000F73DB">
        <w:tc>
          <w:tcPr>
            <w:tcW w:w="652" w:type="dxa"/>
            <w:tcBorders>
              <w:top w:val="single" w:sz="6" w:space="0" w:color="000000"/>
            </w:tcBorders>
            <w:shd w:val="clear" w:color="auto" w:fill="auto"/>
          </w:tcPr>
          <w:p w14:paraId="1583F1CC" w14:textId="77777777" w:rsidR="00253487" w:rsidRPr="00253487" w:rsidRDefault="00253487" w:rsidP="000F73DB">
            <w:pPr>
              <w:jc w:val="center"/>
            </w:pPr>
            <w:r w:rsidRPr="00253487">
              <w:t>336</w:t>
            </w:r>
          </w:p>
        </w:tc>
        <w:tc>
          <w:tcPr>
            <w:tcW w:w="2750" w:type="dxa"/>
            <w:tcBorders>
              <w:top w:val="single" w:sz="6" w:space="0" w:color="000000"/>
            </w:tcBorders>
            <w:shd w:val="clear" w:color="auto" w:fill="auto"/>
          </w:tcPr>
          <w:p w14:paraId="01DFCB52" w14:textId="77777777" w:rsidR="00253487" w:rsidRPr="00253487" w:rsidRDefault="00253487" w:rsidP="00253487">
            <w:r w:rsidRPr="00253487">
              <w:t>TradingSessionID</w:t>
            </w:r>
          </w:p>
        </w:tc>
        <w:tc>
          <w:tcPr>
            <w:tcW w:w="811" w:type="dxa"/>
            <w:tcBorders>
              <w:top w:val="single" w:sz="6" w:space="0" w:color="000000"/>
            </w:tcBorders>
            <w:shd w:val="clear" w:color="auto" w:fill="auto"/>
          </w:tcPr>
          <w:p w14:paraId="0187C2B6"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0458341" w14:textId="77777777" w:rsidR="00253487" w:rsidRPr="00253487" w:rsidRDefault="00253487" w:rsidP="00253487">
            <w:r w:rsidRPr="00253487">
              <w:t>Trading Session in which trade occurred</w:t>
            </w:r>
          </w:p>
        </w:tc>
      </w:tr>
      <w:tr w:rsidR="00253487" w:rsidRPr="00253487" w14:paraId="112CAAA2" w14:textId="77777777" w:rsidTr="000F73DB">
        <w:tc>
          <w:tcPr>
            <w:tcW w:w="652" w:type="dxa"/>
            <w:shd w:val="clear" w:color="auto" w:fill="auto"/>
          </w:tcPr>
          <w:p w14:paraId="640A3931" w14:textId="77777777" w:rsidR="00253487" w:rsidRPr="00253487" w:rsidRDefault="00253487" w:rsidP="000F73DB">
            <w:pPr>
              <w:jc w:val="center"/>
            </w:pPr>
            <w:r w:rsidRPr="00253487">
              <w:t>625</w:t>
            </w:r>
          </w:p>
        </w:tc>
        <w:tc>
          <w:tcPr>
            <w:tcW w:w="2750" w:type="dxa"/>
            <w:shd w:val="clear" w:color="auto" w:fill="auto"/>
          </w:tcPr>
          <w:p w14:paraId="7740F792" w14:textId="77777777" w:rsidR="00253487" w:rsidRPr="00253487" w:rsidRDefault="00253487" w:rsidP="00253487">
            <w:r w:rsidRPr="00253487">
              <w:t>TradingSessionSubID</w:t>
            </w:r>
          </w:p>
        </w:tc>
        <w:tc>
          <w:tcPr>
            <w:tcW w:w="811" w:type="dxa"/>
            <w:shd w:val="clear" w:color="auto" w:fill="auto"/>
          </w:tcPr>
          <w:p w14:paraId="12669607" w14:textId="77777777" w:rsidR="00253487" w:rsidRPr="00253487" w:rsidRDefault="00253487" w:rsidP="000F73DB">
            <w:pPr>
              <w:jc w:val="center"/>
            </w:pPr>
            <w:r w:rsidRPr="00253487">
              <w:t>N</w:t>
            </w:r>
          </w:p>
        </w:tc>
        <w:tc>
          <w:tcPr>
            <w:tcW w:w="4859" w:type="dxa"/>
            <w:shd w:val="clear" w:color="auto" w:fill="auto"/>
          </w:tcPr>
          <w:p w14:paraId="049632EF" w14:textId="77777777" w:rsidR="00253487" w:rsidRPr="00253487" w:rsidRDefault="00253487" w:rsidP="00253487">
            <w:r w:rsidRPr="00253487">
              <w:t>Trading Session Subid in which trade occurred</w:t>
            </w:r>
          </w:p>
        </w:tc>
      </w:tr>
      <w:tr w:rsidR="00253487" w:rsidRPr="00253487" w14:paraId="3D7D0FE0" w14:textId="77777777" w:rsidTr="000F73DB">
        <w:tc>
          <w:tcPr>
            <w:tcW w:w="652" w:type="dxa"/>
            <w:shd w:val="clear" w:color="auto" w:fill="auto"/>
          </w:tcPr>
          <w:p w14:paraId="799AB7FA" w14:textId="77777777" w:rsidR="00253487" w:rsidRPr="00253487" w:rsidRDefault="00253487" w:rsidP="000F73DB">
            <w:pPr>
              <w:jc w:val="center"/>
            </w:pPr>
            <w:r w:rsidRPr="00253487">
              <w:t>716</w:t>
            </w:r>
          </w:p>
        </w:tc>
        <w:tc>
          <w:tcPr>
            <w:tcW w:w="2750" w:type="dxa"/>
            <w:shd w:val="clear" w:color="auto" w:fill="auto"/>
          </w:tcPr>
          <w:p w14:paraId="3F90FBB0" w14:textId="77777777" w:rsidR="00253487" w:rsidRPr="00253487" w:rsidRDefault="00253487" w:rsidP="00253487">
            <w:r w:rsidRPr="00253487">
              <w:t>SettlSessID</w:t>
            </w:r>
          </w:p>
        </w:tc>
        <w:tc>
          <w:tcPr>
            <w:tcW w:w="811" w:type="dxa"/>
            <w:shd w:val="clear" w:color="auto" w:fill="auto"/>
          </w:tcPr>
          <w:p w14:paraId="3814712B" w14:textId="77777777" w:rsidR="00253487" w:rsidRPr="00253487" w:rsidRDefault="00253487" w:rsidP="000F73DB">
            <w:pPr>
              <w:jc w:val="center"/>
            </w:pPr>
            <w:r w:rsidRPr="00253487">
              <w:t>N</w:t>
            </w:r>
          </w:p>
        </w:tc>
        <w:tc>
          <w:tcPr>
            <w:tcW w:w="4859" w:type="dxa"/>
            <w:shd w:val="clear" w:color="auto" w:fill="auto"/>
          </w:tcPr>
          <w:p w14:paraId="03465D7C" w14:textId="77777777" w:rsidR="00253487" w:rsidRPr="00253487" w:rsidRDefault="00253487" w:rsidP="00253487"/>
        </w:tc>
      </w:tr>
      <w:tr w:rsidR="00253487" w:rsidRPr="00253487" w14:paraId="51447CAA" w14:textId="77777777" w:rsidTr="000F73DB">
        <w:tc>
          <w:tcPr>
            <w:tcW w:w="652" w:type="dxa"/>
            <w:shd w:val="clear" w:color="auto" w:fill="auto"/>
          </w:tcPr>
          <w:p w14:paraId="01D6D634" w14:textId="77777777" w:rsidR="00253487" w:rsidRPr="00253487" w:rsidRDefault="00253487" w:rsidP="000F73DB">
            <w:pPr>
              <w:jc w:val="center"/>
            </w:pPr>
            <w:r w:rsidRPr="00253487">
              <w:t>717</w:t>
            </w:r>
          </w:p>
        </w:tc>
        <w:tc>
          <w:tcPr>
            <w:tcW w:w="2750" w:type="dxa"/>
            <w:shd w:val="clear" w:color="auto" w:fill="auto"/>
          </w:tcPr>
          <w:p w14:paraId="29E43A7F" w14:textId="77777777" w:rsidR="00253487" w:rsidRPr="00253487" w:rsidRDefault="00253487" w:rsidP="00253487">
            <w:r w:rsidRPr="00253487">
              <w:t>SettlSessSubID</w:t>
            </w:r>
          </w:p>
        </w:tc>
        <w:tc>
          <w:tcPr>
            <w:tcW w:w="811" w:type="dxa"/>
            <w:shd w:val="clear" w:color="auto" w:fill="auto"/>
          </w:tcPr>
          <w:p w14:paraId="33A4D70F" w14:textId="77777777" w:rsidR="00253487" w:rsidRPr="00253487" w:rsidRDefault="00253487" w:rsidP="000F73DB">
            <w:pPr>
              <w:jc w:val="center"/>
            </w:pPr>
            <w:r w:rsidRPr="00253487">
              <w:t>N</w:t>
            </w:r>
          </w:p>
        </w:tc>
        <w:tc>
          <w:tcPr>
            <w:tcW w:w="4859" w:type="dxa"/>
            <w:shd w:val="clear" w:color="auto" w:fill="auto"/>
          </w:tcPr>
          <w:p w14:paraId="55DB186A" w14:textId="77777777" w:rsidR="00253487" w:rsidRPr="00253487" w:rsidRDefault="00253487" w:rsidP="00253487"/>
        </w:tc>
      </w:tr>
      <w:tr w:rsidR="00253487" w:rsidRPr="00253487" w14:paraId="71020A03" w14:textId="77777777" w:rsidTr="000F73DB">
        <w:tc>
          <w:tcPr>
            <w:tcW w:w="652" w:type="dxa"/>
            <w:shd w:val="clear" w:color="auto" w:fill="auto"/>
          </w:tcPr>
          <w:p w14:paraId="4B6F5DA6" w14:textId="77777777" w:rsidR="00253487" w:rsidRPr="00253487" w:rsidRDefault="00253487" w:rsidP="000F73DB">
            <w:pPr>
              <w:jc w:val="center"/>
            </w:pPr>
            <w:r w:rsidRPr="00253487">
              <w:t>715</w:t>
            </w:r>
          </w:p>
        </w:tc>
        <w:tc>
          <w:tcPr>
            <w:tcW w:w="2750" w:type="dxa"/>
            <w:shd w:val="clear" w:color="auto" w:fill="auto"/>
          </w:tcPr>
          <w:p w14:paraId="0A68859F" w14:textId="77777777" w:rsidR="00253487" w:rsidRPr="00253487" w:rsidRDefault="00253487" w:rsidP="00253487">
            <w:r w:rsidRPr="00253487">
              <w:t>ClearingBusinessDate</w:t>
            </w:r>
          </w:p>
        </w:tc>
        <w:tc>
          <w:tcPr>
            <w:tcW w:w="811" w:type="dxa"/>
            <w:shd w:val="clear" w:color="auto" w:fill="auto"/>
          </w:tcPr>
          <w:p w14:paraId="66DACFD8" w14:textId="77777777" w:rsidR="00253487" w:rsidRPr="00253487" w:rsidRDefault="00253487" w:rsidP="000F73DB">
            <w:pPr>
              <w:jc w:val="center"/>
            </w:pPr>
            <w:r w:rsidRPr="00253487">
              <w:t>N</w:t>
            </w:r>
          </w:p>
        </w:tc>
        <w:tc>
          <w:tcPr>
            <w:tcW w:w="4859" w:type="dxa"/>
            <w:shd w:val="clear" w:color="auto" w:fill="auto"/>
          </w:tcPr>
          <w:p w14:paraId="73647C50" w14:textId="77777777" w:rsidR="00253487" w:rsidRPr="00253487" w:rsidRDefault="00253487" w:rsidP="00253487"/>
        </w:tc>
      </w:tr>
      <w:tr w:rsidR="00253487" w:rsidRPr="00253487" w14:paraId="5776A77C" w14:textId="77777777" w:rsidTr="000F73DB">
        <w:tc>
          <w:tcPr>
            <w:tcW w:w="652" w:type="dxa"/>
            <w:shd w:val="clear" w:color="auto" w:fill="auto"/>
          </w:tcPr>
          <w:p w14:paraId="76470627" w14:textId="77777777" w:rsidR="00253487" w:rsidRPr="00253487" w:rsidRDefault="00253487" w:rsidP="000F73DB">
            <w:pPr>
              <w:jc w:val="center"/>
            </w:pPr>
            <w:r w:rsidRPr="00253487">
              <w:t>58</w:t>
            </w:r>
          </w:p>
        </w:tc>
        <w:tc>
          <w:tcPr>
            <w:tcW w:w="2750" w:type="dxa"/>
            <w:shd w:val="clear" w:color="auto" w:fill="auto"/>
          </w:tcPr>
          <w:p w14:paraId="1DC40A1E" w14:textId="77777777" w:rsidR="00253487" w:rsidRPr="00253487" w:rsidRDefault="00253487" w:rsidP="00253487">
            <w:r w:rsidRPr="00253487">
              <w:t>Text</w:t>
            </w:r>
          </w:p>
        </w:tc>
        <w:tc>
          <w:tcPr>
            <w:tcW w:w="811" w:type="dxa"/>
            <w:shd w:val="clear" w:color="auto" w:fill="auto"/>
          </w:tcPr>
          <w:p w14:paraId="04C4F5CC" w14:textId="77777777" w:rsidR="00253487" w:rsidRPr="00253487" w:rsidRDefault="00253487" w:rsidP="000F73DB">
            <w:pPr>
              <w:jc w:val="center"/>
            </w:pPr>
            <w:r w:rsidRPr="00253487">
              <w:t>N</w:t>
            </w:r>
          </w:p>
        </w:tc>
        <w:tc>
          <w:tcPr>
            <w:tcW w:w="4859" w:type="dxa"/>
            <w:shd w:val="clear" w:color="auto" w:fill="auto"/>
          </w:tcPr>
          <w:p w14:paraId="13163EDF" w14:textId="77777777" w:rsidR="00253487" w:rsidRPr="00253487" w:rsidRDefault="00253487" w:rsidP="00253487"/>
        </w:tc>
      </w:tr>
      <w:tr w:rsidR="00253487" w:rsidRPr="00253487" w14:paraId="3F37C6BF" w14:textId="77777777" w:rsidTr="000F73DB">
        <w:tc>
          <w:tcPr>
            <w:tcW w:w="652" w:type="dxa"/>
            <w:shd w:val="clear" w:color="auto" w:fill="auto"/>
          </w:tcPr>
          <w:p w14:paraId="7E041BE8" w14:textId="77777777" w:rsidR="00253487" w:rsidRPr="00253487" w:rsidRDefault="00253487" w:rsidP="000F73DB">
            <w:pPr>
              <w:jc w:val="center"/>
            </w:pPr>
            <w:r w:rsidRPr="00253487">
              <w:t>354</w:t>
            </w:r>
          </w:p>
        </w:tc>
        <w:tc>
          <w:tcPr>
            <w:tcW w:w="2750" w:type="dxa"/>
            <w:shd w:val="clear" w:color="auto" w:fill="auto"/>
          </w:tcPr>
          <w:p w14:paraId="7EAF87A4" w14:textId="77777777" w:rsidR="00253487" w:rsidRPr="00253487" w:rsidRDefault="00253487" w:rsidP="00253487">
            <w:r w:rsidRPr="00253487">
              <w:t>EncodedTextLen</w:t>
            </w:r>
          </w:p>
        </w:tc>
        <w:tc>
          <w:tcPr>
            <w:tcW w:w="811" w:type="dxa"/>
            <w:shd w:val="clear" w:color="auto" w:fill="auto"/>
          </w:tcPr>
          <w:p w14:paraId="2EF3A23A" w14:textId="77777777" w:rsidR="00253487" w:rsidRPr="00253487" w:rsidRDefault="00253487" w:rsidP="000F73DB">
            <w:pPr>
              <w:jc w:val="center"/>
            </w:pPr>
            <w:r w:rsidRPr="00253487">
              <w:t>N</w:t>
            </w:r>
          </w:p>
        </w:tc>
        <w:tc>
          <w:tcPr>
            <w:tcW w:w="4859" w:type="dxa"/>
            <w:shd w:val="clear" w:color="auto" w:fill="auto"/>
          </w:tcPr>
          <w:p w14:paraId="53A36A74" w14:textId="77777777" w:rsidR="00253487" w:rsidRPr="00253487" w:rsidRDefault="00253487" w:rsidP="00253487">
            <w:r w:rsidRPr="00253487">
              <w:t>Must be set if EncodedText field is specified and must immediately precede it.</w:t>
            </w:r>
          </w:p>
        </w:tc>
      </w:tr>
      <w:tr w:rsidR="00253487" w:rsidRPr="00253487" w14:paraId="45D1BE6E" w14:textId="77777777" w:rsidTr="000F73DB">
        <w:tc>
          <w:tcPr>
            <w:tcW w:w="652" w:type="dxa"/>
            <w:tcBorders>
              <w:bottom w:val="single" w:sz="6" w:space="0" w:color="000000"/>
            </w:tcBorders>
            <w:shd w:val="clear" w:color="auto" w:fill="auto"/>
          </w:tcPr>
          <w:p w14:paraId="59D068B9"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2B4E6B28"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7A71B13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6A8D3C9"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14ECE410" w14:textId="77777777" w:rsidTr="000F73DB">
        <w:tc>
          <w:tcPr>
            <w:tcW w:w="3402" w:type="dxa"/>
            <w:gridSpan w:val="2"/>
            <w:tcBorders>
              <w:top w:val="single" w:sz="6" w:space="0" w:color="000000"/>
              <w:bottom w:val="double" w:sz="6" w:space="0" w:color="000000"/>
            </w:tcBorders>
            <w:shd w:val="clear" w:color="auto" w:fill="E6E6E6"/>
          </w:tcPr>
          <w:p w14:paraId="1A8357E8"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3BD01FDF"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3A637784" w14:textId="77777777" w:rsidR="00253487" w:rsidRPr="00253487" w:rsidRDefault="00253487" w:rsidP="00253487"/>
        </w:tc>
      </w:tr>
      <w:bookmarkEnd w:id="355"/>
    </w:tbl>
    <w:p w14:paraId="5EF5FCDF"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0A87873D" w14:textId="77777777">
        <w:tc>
          <w:tcPr>
            <w:tcW w:w="9576" w:type="dxa"/>
            <w:tcBorders>
              <w:bottom w:val="nil"/>
            </w:tcBorders>
            <w:shd w:val="pct25" w:color="auto" w:fill="FFFFFF"/>
          </w:tcPr>
          <w:p w14:paraId="1DF2E6A8" w14:textId="77777777" w:rsidR="009E3F16" w:rsidRDefault="009E3F16">
            <w:pPr>
              <w:pStyle w:val="Heading5"/>
            </w:pPr>
            <w:r>
              <w:rPr>
                <w:rFonts w:ascii="Times New Roman" w:hAnsi="Times New Roman"/>
                <w:sz w:val="24"/>
              </w:rPr>
              <w:t xml:space="preserve">FIXML Definition for this message – see </w:t>
            </w:r>
            <w:hyperlink r:id="rId90"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46AD570D" w14:textId="77777777">
        <w:tc>
          <w:tcPr>
            <w:tcW w:w="9576" w:type="dxa"/>
            <w:shd w:val="pct12" w:color="auto" w:fill="FFFFFF"/>
          </w:tcPr>
          <w:p w14:paraId="0C5BD839"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CollAsgn</w:t>
            </w:r>
          </w:p>
          <w:p w14:paraId="3A82CADD"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02F1749A" w14:textId="77777777" w:rsidR="009E3F16" w:rsidRDefault="009E3F16"/>
    <w:p w14:paraId="0412FA7C" w14:textId="77777777" w:rsidR="009E3F16" w:rsidRDefault="009E3F16">
      <w:pPr>
        <w:pStyle w:val="Heading2"/>
      </w:pPr>
      <w:r>
        <w:br w:type="page"/>
      </w:r>
      <w:bookmarkStart w:id="356" w:name="_Toc227925123"/>
      <w:r>
        <w:t>Collateral Response</w:t>
      </w:r>
      <w:bookmarkEnd w:id="356"/>
    </w:p>
    <w:p w14:paraId="672025E9" w14:textId="77777777" w:rsidR="009E3F16" w:rsidRDefault="009E3F16">
      <w:pPr>
        <w:pStyle w:val="NormalIndent"/>
        <w:keepNext/>
        <w:keepLines/>
      </w:pPr>
      <w:r>
        <w:t>Used to respond to a Collateral Assignment message.</w:t>
      </w:r>
    </w:p>
    <w:p w14:paraId="575B5BB0" w14:textId="77777777" w:rsidR="009E3F16" w:rsidRDefault="009E3F16">
      <w:pPr>
        <w:pStyle w:val="NormalIndent"/>
        <w:keepNext/>
        <w:keepLines/>
      </w:pPr>
    </w:p>
    <w:p w14:paraId="66D949C0" w14:textId="77777777" w:rsidR="009E3F16" w:rsidRDefault="009E3F16">
      <w:pPr>
        <w:pStyle w:val="NormalIndent"/>
        <w:keepNext/>
        <w:keepLines/>
        <w:jc w:val="center"/>
        <w:rPr>
          <w:b/>
          <w:sz w:val="24"/>
        </w:rPr>
      </w:pPr>
      <w:r>
        <w:rPr>
          <w:b/>
          <w:sz w:val="24"/>
        </w:rPr>
        <w:t>Collateral Response</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5169DF05"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38EF2A49" w14:textId="77777777" w:rsidR="00253487" w:rsidRPr="000F73DB" w:rsidRDefault="00253487" w:rsidP="000F73DB">
            <w:pPr>
              <w:jc w:val="center"/>
              <w:rPr>
                <w:b/>
                <w:i/>
              </w:rPr>
            </w:pPr>
            <w:bookmarkStart w:id="357" w:name="Msg_CollateralResponse"/>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4A35FCB3"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42C3220"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7E8BB9F5" w14:textId="77777777" w:rsidR="00253487" w:rsidRPr="000F73DB" w:rsidRDefault="00253487" w:rsidP="000F73DB">
            <w:pPr>
              <w:jc w:val="center"/>
              <w:rPr>
                <w:b/>
                <w:i/>
              </w:rPr>
            </w:pPr>
            <w:r w:rsidRPr="000F73DB">
              <w:rPr>
                <w:b/>
                <w:i/>
              </w:rPr>
              <w:t>Comments</w:t>
            </w:r>
          </w:p>
        </w:tc>
      </w:tr>
      <w:tr w:rsidR="00253487" w:rsidRPr="00253487" w14:paraId="43AFB83A" w14:textId="77777777" w:rsidTr="000F73DB">
        <w:tc>
          <w:tcPr>
            <w:tcW w:w="3402" w:type="dxa"/>
            <w:gridSpan w:val="2"/>
            <w:tcBorders>
              <w:top w:val="single" w:sz="6" w:space="0" w:color="000000"/>
              <w:bottom w:val="single" w:sz="6" w:space="0" w:color="000000"/>
            </w:tcBorders>
            <w:shd w:val="clear" w:color="auto" w:fill="E6E6E6"/>
          </w:tcPr>
          <w:p w14:paraId="659D95C3"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69873699"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034686D8" w14:textId="77777777" w:rsidR="00253487" w:rsidRPr="00253487" w:rsidRDefault="00253487" w:rsidP="00253487">
            <w:r w:rsidRPr="00253487">
              <w:t>MsgType = AZ</w:t>
            </w:r>
          </w:p>
        </w:tc>
      </w:tr>
      <w:tr w:rsidR="00253487" w:rsidRPr="00253487" w14:paraId="53E1A2EE" w14:textId="77777777" w:rsidTr="000F73DB">
        <w:tc>
          <w:tcPr>
            <w:tcW w:w="652" w:type="dxa"/>
            <w:tcBorders>
              <w:top w:val="single" w:sz="6" w:space="0" w:color="000000"/>
            </w:tcBorders>
            <w:shd w:val="clear" w:color="auto" w:fill="auto"/>
          </w:tcPr>
          <w:p w14:paraId="473B65E9" w14:textId="77777777" w:rsidR="00253487" w:rsidRPr="00253487" w:rsidRDefault="00253487" w:rsidP="000F73DB">
            <w:pPr>
              <w:jc w:val="center"/>
            </w:pPr>
            <w:r w:rsidRPr="00253487">
              <w:t>904</w:t>
            </w:r>
          </w:p>
        </w:tc>
        <w:tc>
          <w:tcPr>
            <w:tcW w:w="2750" w:type="dxa"/>
            <w:tcBorders>
              <w:top w:val="single" w:sz="6" w:space="0" w:color="000000"/>
            </w:tcBorders>
            <w:shd w:val="clear" w:color="auto" w:fill="auto"/>
          </w:tcPr>
          <w:p w14:paraId="4CC16825" w14:textId="77777777" w:rsidR="00253487" w:rsidRPr="00253487" w:rsidRDefault="00253487" w:rsidP="00253487">
            <w:r w:rsidRPr="00253487">
              <w:t>CollRespID</w:t>
            </w:r>
          </w:p>
        </w:tc>
        <w:tc>
          <w:tcPr>
            <w:tcW w:w="811" w:type="dxa"/>
            <w:tcBorders>
              <w:top w:val="single" w:sz="6" w:space="0" w:color="000000"/>
            </w:tcBorders>
            <w:shd w:val="clear" w:color="auto" w:fill="auto"/>
          </w:tcPr>
          <w:p w14:paraId="32C53EBD"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5404B6B2" w14:textId="77777777" w:rsidR="00253487" w:rsidRPr="00253487" w:rsidRDefault="00253487" w:rsidP="00253487">
            <w:r w:rsidRPr="00253487">
              <w:t>Unique identifer for the collateral response</w:t>
            </w:r>
          </w:p>
        </w:tc>
      </w:tr>
      <w:tr w:rsidR="00253487" w:rsidRPr="00253487" w14:paraId="5A5D5F44" w14:textId="77777777" w:rsidTr="000F73DB">
        <w:tc>
          <w:tcPr>
            <w:tcW w:w="652" w:type="dxa"/>
            <w:shd w:val="clear" w:color="auto" w:fill="auto"/>
          </w:tcPr>
          <w:p w14:paraId="12345D41" w14:textId="77777777" w:rsidR="00253487" w:rsidRPr="00253487" w:rsidRDefault="00253487" w:rsidP="000F73DB">
            <w:pPr>
              <w:jc w:val="center"/>
            </w:pPr>
            <w:r w:rsidRPr="00253487">
              <w:t>902</w:t>
            </w:r>
          </w:p>
        </w:tc>
        <w:tc>
          <w:tcPr>
            <w:tcW w:w="2750" w:type="dxa"/>
            <w:shd w:val="clear" w:color="auto" w:fill="auto"/>
          </w:tcPr>
          <w:p w14:paraId="7DEA4374" w14:textId="77777777" w:rsidR="00253487" w:rsidRPr="00253487" w:rsidRDefault="00253487" w:rsidP="00253487">
            <w:r w:rsidRPr="00253487">
              <w:t>CollAsgnID</w:t>
            </w:r>
          </w:p>
        </w:tc>
        <w:tc>
          <w:tcPr>
            <w:tcW w:w="811" w:type="dxa"/>
            <w:shd w:val="clear" w:color="auto" w:fill="auto"/>
          </w:tcPr>
          <w:p w14:paraId="1F2AA5DD" w14:textId="77777777" w:rsidR="00253487" w:rsidRPr="00253487" w:rsidRDefault="00253487" w:rsidP="000F73DB">
            <w:pPr>
              <w:jc w:val="center"/>
            </w:pPr>
            <w:r w:rsidRPr="00253487">
              <w:t>N</w:t>
            </w:r>
          </w:p>
        </w:tc>
        <w:tc>
          <w:tcPr>
            <w:tcW w:w="4859" w:type="dxa"/>
            <w:shd w:val="clear" w:color="auto" w:fill="auto"/>
          </w:tcPr>
          <w:p w14:paraId="4229D857" w14:textId="77777777" w:rsidR="00253487" w:rsidRPr="00253487" w:rsidRDefault="00253487" w:rsidP="00253487">
            <w:r w:rsidRPr="00253487">
              <w:t>Conditionally required when responding to a Collateral Assignment message</w:t>
            </w:r>
          </w:p>
        </w:tc>
      </w:tr>
      <w:tr w:rsidR="00253487" w:rsidRPr="00253487" w14:paraId="1ACCA9C6" w14:textId="77777777" w:rsidTr="000F73DB">
        <w:tc>
          <w:tcPr>
            <w:tcW w:w="652" w:type="dxa"/>
            <w:shd w:val="clear" w:color="auto" w:fill="auto"/>
          </w:tcPr>
          <w:p w14:paraId="4B1C8F7D" w14:textId="77777777" w:rsidR="00253487" w:rsidRPr="00253487" w:rsidRDefault="00253487" w:rsidP="000F73DB">
            <w:pPr>
              <w:jc w:val="center"/>
            </w:pPr>
            <w:r w:rsidRPr="00253487">
              <w:t>894</w:t>
            </w:r>
          </w:p>
        </w:tc>
        <w:tc>
          <w:tcPr>
            <w:tcW w:w="2750" w:type="dxa"/>
            <w:shd w:val="clear" w:color="auto" w:fill="auto"/>
          </w:tcPr>
          <w:p w14:paraId="21B99BCF" w14:textId="77777777" w:rsidR="00253487" w:rsidRPr="00253487" w:rsidRDefault="00253487" w:rsidP="00253487">
            <w:r w:rsidRPr="00253487">
              <w:t>CollReqID</w:t>
            </w:r>
          </w:p>
        </w:tc>
        <w:tc>
          <w:tcPr>
            <w:tcW w:w="811" w:type="dxa"/>
            <w:shd w:val="clear" w:color="auto" w:fill="auto"/>
          </w:tcPr>
          <w:p w14:paraId="689B0F2A" w14:textId="77777777" w:rsidR="00253487" w:rsidRPr="00253487" w:rsidRDefault="00253487" w:rsidP="000F73DB">
            <w:pPr>
              <w:jc w:val="center"/>
            </w:pPr>
            <w:r w:rsidRPr="00253487">
              <w:t>N</w:t>
            </w:r>
          </w:p>
        </w:tc>
        <w:tc>
          <w:tcPr>
            <w:tcW w:w="4859" w:type="dxa"/>
            <w:shd w:val="clear" w:color="auto" w:fill="auto"/>
          </w:tcPr>
          <w:p w14:paraId="1FA1BC97" w14:textId="77777777" w:rsidR="00253487" w:rsidRPr="00253487" w:rsidRDefault="00253487" w:rsidP="00253487">
            <w:r w:rsidRPr="00253487">
              <w:t>Identifer of CollReqID to which the Collateral Assignment is in response</w:t>
            </w:r>
          </w:p>
        </w:tc>
      </w:tr>
      <w:tr w:rsidR="00253487" w:rsidRPr="00253487" w14:paraId="23A5D4EA" w14:textId="77777777" w:rsidTr="000F73DB">
        <w:tc>
          <w:tcPr>
            <w:tcW w:w="652" w:type="dxa"/>
            <w:shd w:val="clear" w:color="auto" w:fill="auto"/>
          </w:tcPr>
          <w:p w14:paraId="3899DE42" w14:textId="77777777" w:rsidR="00253487" w:rsidRPr="00253487" w:rsidRDefault="00253487" w:rsidP="000F73DB">
            <w:pPr>
              <w:jc w:val="center"/>
            </w:pPr>
            <w:r w:rsidRPr="00253487">
              <w:t>895</w:t>
            </w:r>
          </w:p>
        </w:tc>
        <w:tc>
          <w:tcPr>
            <w:tcW w:w="2750" w:type="dxa"/>
            <w:shd w:val="clear" w:color="auto" w:fill="auto"/>
          </w:tcPr>
          <w:p w14:paraId="01F04ED7" w14:textId="77777777" w:rsidR="00253487" w:rsidRPr="00253487" w:rsidRDefault="00253487" w:rsidP="00253487">
            <w:r w:rsidRPr="00253487">
              <w:t>CollAsgnReason</w:t>
            </w:r>
          </w:p>
        </w:tc>
        <w:tc>
          <w:tcPr>
            <w:tcW w:w="811" w:type="dxa"/>
            <w:shd w:val="clear" w:color="auto" w:fill="auto"/>
          </w:tcPr>
          <w:p w14:paraId="7B0D3ECE" w14:textId="77777777" w:rsidR="00253487" w:rsidRPr="00253487" w:rsidRDefault="00253487" w:rsidP="000F73DB">
            <w:pPr>
              <w:jc w:val="center"/>
            </w:pPr>
            <w:r w:rsidRPr="00253487">
              <w:t>N</w:t>
            </w:r>
          </w:p>
        </w:tc>
        <w:tc>
          <w:tcPr>
            <w:tcW w:w="4859" w:type="dxa"/>
            <w:shd w:val="clear" w:color="auto" w:fill="auto"/>
          </w:tcPr>
          <w:p w14:paraId="462F6797" w14:textId="77777777" w:rsidR="00253487" w:rsidRPr="00253487" w:rsidRDefault="00253487" w:rsidP="00253487">
            <w:r w:rsidRPr="00253487">
              <w:t>Conditionally required when responding to a Collateral Assignment message</w:t>
            </w:r>
          </w:p>
        </w:tc>
      </w:tr>
      <w:tr w:rsidR="00253487" w:rsidRPr="00253487" w14:paraId="2A21C7D4" w14:textId="77777777" w:rsidTr="000F73DB">
        <w:tc>
          <w:tcPr>
            <w:tcW w:w="652" w:type="dxa"/>
            <w:shd w:val="clear" w:color="auto" w:fill="auto"/>
          </w:tcPr>
          <w:p w14:paraId="2BE5CC4E" w14:textId="77777777" w:rsidR="00253487" w:rsidRPr="00253487" w:rsidRDefault="00253487" w:rsidP="000F73DB">
            <w:pPr>
              <w:jc w:val="center"/>
            </w:pPr>
            <w:r w:rsidRPr="00253487">
              <w:t>903</w:t>
            </w:r>
          </w:p>
        </w:tc>
        <w:tc>
          <w:tcPr>
            <w:tcW w:w="2750" w:type="dxa"/>
            <w:shd w:val="clear" w:color="auto" w:fill="auto"/>
          </w:tcPr>
          <w:p w14:paraId="29DBA820" w14:textId="77777777" w:rsidR="00253487" w:rsidRPr="00253487" w:rsidRDefault="00253487" w:rsidP="00253487">
            <w:r w:rsidRPr="00253487">
              <w:t>CollAsgnTransType</w:t>
            </w:r>
          </w:p>
        </w:tc>
        <w:tc>
          <w:tcPr>
            <w:tcW w:w="811" w:type="dxa"/>
            <w:shd w:val="clear" w:color="auto" w:fill="auto"/>
          </w:tcPr>
          <w:p w14:paraId="6ACD9AA8" w14:textId="77777777" w:rsidR="00253487" w:rsidRPr="00253487" w:rsidRDefault="00253487" w:rsidP="000F73DB">
            <w:pPr>
              <w:jc w:val="center"/>
            </w:pPr>
            <w:r w:rsidRPr="00253487">
              <w:t>N</w:t>
            </w:r>
          </w:p>
        </w:tc>
        <w:tc>
          <w:tcPr>
            <w:tcW w:w="4859" w:type="dxa"/>
            <w:shd w:val="clear" w:color="auto" w:fill="auto"/>
          </w:tcPr>
          <w:p w14:paraId="6CB3005C" w14:textId="77777777" w:rsidR="00253487" w:rsidRPr="00253487" w:rsidRDefault="00253487" w:rsidP="00253487">
            <w:r w:rsidRPr="00253487">
              <w:t>Collateral Transaction Type - not recommended because it causes confusion</w:t>
            </w:r>
          </w:p>
        </w:tc>
      </w:tr>
      <w:tr w:rsidR="00253487" w:rsidRPr="00253487" w14:paraId="730C8386" w14:textId="77777777" w:rsidTr="000F73DB">
        <w:tc>
          <w:tcPr>
            <w:tcW w:w="652" w:type="dxa"/>
            <w:shd w:val="clear" w:color="auto" w:fill="auto"/>
          </w:tcPr>
          <w:p w14:paraId="6CFBD3F9" w14:textId="77777777" w:rsidR="00253487" w:rsidRPr="00253487" w:rsidRDefault="00253487" w:rsidP="000F73DB">
            <w:pPr>
              <w:jc w:val="center"/>
            </w:pPr>
            <w:r w:rsidRPr="00253487">
              <w:t>905</w:t>
            </w:r>
          </w:p>
        </w:tc>
        <w:tc>
          <w:tcPr>
            <w:tcW w:w="2750" w:type="dxa"/>
            <w:shd w:val="clear" w:color="auto" w:fill="auto"/>
          </w:tcPr>
          <w:p w14:paraId="13FFEDFF" w14:textId="77777777" w:rsidR="00253487" w:rsidRPr="00253487" w:rsidRDefault="00253487" w:rsidP="00253487">
            <w:r w:rsidRPr="00253487">
              <w:t>CollAsgnRespType</w:t>
            </w:r>
          </w:p>
        </w:tc>
        <w:tc>
          <w:tcPr>
            <w:tcW w:w="811" w:type="dxa"/>
            <w:shd w:val="clear" w:color="auto" w:fill="auto"/>
          </w:tcPr>
          <w:p w14:paraId="5C5A10E6" w14:textId="77777777" w:rsidR="00253487" w:rsidRPr="00253487" w:rsidRDefault="00253487" w:rsidP="000F73DB">
            <w:pPr>
              <w:jc w:val="center"/>
            </w:pPr>
            <w:r w:rsidRPr="00253487">
              <w:t>Y</w:t>
            </w:r>
          </w:p>
        </w:tc>
        <w:tc>
          <w:tcPr>
            <w:tcW w:w="4859" w:type="dxa"/>
            <w:shd w:val="clear" w:color="auto" w:fill="auto"/>
          </w:tcPr>
          <w:p w14:paraId="0647296A" w14:textId="77777777" w:rsidR="00253487" w:rsidRPr="00253487" w:rsidRDefault="00253487" w:rsidP="00253487">
            <w:r w:rsidRPr="00253487">
              <w:t>Collateral Assignment Response Type</w:t>
            </w:r>
          </w:p>
        </w:tc>
      </w:tr>
      <w:tr w:rsidR="00253487" w:rsidRPr="00253487" w14:paraId="5B0CABB6" w14:textId="77777777" w:rsidTr="000F73DB">
        <w:tc>
          <w:tcPr>
            <w:tcW w:w="652" w:type="dxa"/>
            <w:shd w:val="clear" w:color="auto" w:fill="auto"/>
          </w:tcPr>
          <w:p w14:paraId="421E987A" w14:textId="77777777" w:rsidR="00253487" w:rsidRPr="00253487" w:rsidRDefault="00253487" w:rsidP="000F73DB">
            <w:pPr>
              <w:jc w:val="center"/>
            </w:pPr>
            <w:r w:rsidRPr="00253487">
              <w:t>906</w:t>
            </w:r>
          </w:p>
        </w:tc>
        <w:tc>
          <w:tcPr>
            <w:tcW w:w="2750" w:type="dxa"/>
            <w:shd w:val="clear" w:color="auto" w:fill="auto"/>
          </w:tcPr>
          <w:p w14:paraId="2ACC5045" w14:textId="77777777" w:rsidR="00253487" w:rsidRPr="00253487" w:rsidRDefault="00253487" w:rsidP="00253487">
            <w:r w:rsidRPr="00253487">
              <w:t>CollAsgnRejectReason</w:t>
            </w:r>
          </w:p>
        </w:tc>
        <w:tc>
          <w:tcPr>
            <w:tcW w:w="811" w:type="dxa"/>
            <w:shd w:val="clear" w:color="auto" w:fill="auto"/>
          </w:tcPr>
          <w:p w14:paraId="7B3039A2" w14:textId="77777777" w:rsidR="00253487" w:rsidRPr="00253487" w:rsidRDefault="00253487" w:rsidP="000F73DB">
            <w:pPr>
              <w:jc w:val="center"/>
            </w:pPr>
            <w:r w:rsidRPr="00253487">
              <w:t>N</w:t>
            </w:r>
          </w:p>
        </w:tc>
        <w:tc>
          <w:tcPr>
            <w:tcW w:w="4859" w:type="dxa"/>
            <w:shd w:val="clear" w:color="auto" w:fill="auto"/>
          </w:tcPr>
          <w:p w14:paraId="04200280" w14:textId="77777777" w:rsidR="00253487" w:rsidRPr="00253487" w:rsidRDefault="00253487" w:rsidP="00253487">
            <w:r w:rsidRPr="00253487">
              <w:t>Reason Colllateral Assignment was rejected</w:t>
            </w:r>
          </w:p>
        </w:tc>
      </w:tr>
      <w:tr w:rsidR="00253487" w:rsidRPr="00253487" w14:paraId="4C62D5E1" w14:textId="77777777" w:rsidTr="000F73DB">
        <w:tc>
          <w:tcPr>
            <w:tcW w:w="652" w:type="dxa"/>
            <w:shd w:val="clear" w:color="auto" w:fill="auto"/>
          </w:tcPr>
          <w:p w14:paraId="10243C56" w14:textId="77777777" w:rsidR="00253487" w:rsidRPr="00253487" w:rsidRDefault="00253487" w:rsidP="000F73DB">
            <w:pPr>
              <w:jc w:val="center"/>
            </w:pPr>
            <w:r w:rsidRPr="00253487">
              <w:t>60</w:t>
            </w:r>
          </w:p>
        </w:tc>
        <w:tc>
          <w:tcPr>
            <w:tcW w:w="2750" w:type="dxa"/>
            <w:shd w:val="clear" w:color="auto" w:fill="auto"/>
          </w:tcPr>
          <w:p w14:paraId="592B7333" w14:textId="77777777" w:rsidR="00253487" w:rsidRPr="00253487" w:rsidRDefault="00253487" w:rsidP="00253487">
            <w:r w:rsidRPr="00253487">
              <w:t>TransactTime</w:t>
            </w:r>
          </w:p>
        </w:tc>
        <w:tc>
          <w:tcPr>
            <w:tcW w:w="811" w:type="dxa"/>
            <w:shd w:val="clear" w:color="auto" w:fill="auto"/>
          </w:tcPr>
          <w:p w14:paraId="72EF6210" w14:textId="77777777" w:rsidR="00253487" w:rsidRPr="00253487" w:rsidRDefault="00253487" w:rsidP="000F73DB">
            <w:pPr>
              <w:jc w:val="center"/>
            </w:pPr>
            <w:r w:rsidRPr="00253487">
              <w:t>Y</w:t>
            </w:r>
          </w:p>
        </w:tc>
        <w:tc>
          <w:tcPr>
            <w:tcW w:w="4859" w:type="dxa"/>
            <w:shd w:val="clear" w:color="auto" w:fill="auto"/>
          </w:tcPr>
          <w:p w14:paraId="6491E749" w14:textId="77777777" w:rsidR="00253487" w:rsidRPr="00253487" w:rsidRDefault="00253487" w:rsidP="00253487"/>
        </w:tc>
      </w:tr>
      <w:tr w:rsidR="00253487" w:rsidRPr="00253487" w14:paraId="6FD2D892" w14:textId="77777777" w:rsidTr="000F73DB">
        <w:tc>
          <w:tcPr>
            <w:tcW w:w="652" w:type="dxa"/>
            <w:shd w:val="clear" w:color="auto" w:fill="auto"/>
          </w:tcPr>
          <w:p w14:paraId="06B3E3F8" w14:textId="77777777" w:rsidR="00253487" w:rsidRPr="00253487" w:rsidRDefault="00253487" w:rsidP="000F73DB">
            <w:pPr>
              <w:jc w:val="center"/>
            </w:pPr>
            <w:r w:rsidRPr="00253487">
              <w:t>1043</w:t>
            </w:r>
          </w:p>
        </w:tc>
        <w:tc>
          <w:tcPr>
            <w:tcW w:w="2750" w:type="dxa"/>
            <w:shd w:val="clear" w:color="auto" w:fill="auto"/>
          </w:tcPr>
          <w:p w14:paraId="3E3D62A8" w14:textId="77777777" w:rsidR="00253487" w:rsidRPr="00253487" w:rsidRDefault="00253487" w:rsidP="00253487">
            <w:r w:rsidRPr="00253487">
              <w:t>CollApplType</w:t>
            </w:r>
          </w:p>
        </w:tc>
        <w:tc>
          <w:tcPr>
            <w:tcW w:w="811" w:type="dxa"/>
            <w:shd w:val="clear" w:color="auto" w:fill="auto"/>
          </w:tcPr>
          <w:p w14:paraId="53FE9E66" w14:textId="77777777" w:rsidR="00253487" w:rsidRPr="00253487" w:rsidRDefault="00253487" w:rsidP="000F73DB">
            <w:pPr>
              <w:jc w:val="center"/>
            </w:pPr>
            <w:r w:rsidRPr="00253487">
              <w:t>N</w:t>
            </w:r>
          </w:p>
        </w:tc>
        <w:tc>
          <w:tcPr>
            <w:tcW w:w="4859" w:type="dxa"/>
            <w:shd w:val="clear" w:color="auto" w:fill="auto"/>
          </w:tcPr>
          <w:p w14:paraId="6A0F80F3" w14:textId="77777777" w:rsidR="00253487" w:rsidRPr="00253487" w:rsidRDefault="00253487" w:rsidP="00253487"/>
        </w:tc>
      </w:tr>
      <w:tr w:rsidR="00253487" w:rsidRPr="00253487" w14:paraId="4E3F3670" w14:textId="77777777" w:rsidTr="000F73DB">
        <w:tc>
          <w:tcPr>
            <w:tcW w:w="652" w:type="dxa"/>
            <w:shd w:val="clear" w:color="auto" w:fill="auto"/>
          </w:tcPr>
          <w:p w14:paraId="06CB4145" w14:textId="77777777" w:rsidR="00253487" w:rsidRPr="00253487" w:rsidRDefault="00253487" w:rsidP="000F73DB">
            <w:pPr>
              <w:jc w:val="center"/>
            </w:pPr>
            <w:r w:rsidRPr="00253487">
              <w:t>291</w:t>
            </w:r>
          </w:p>
        </w:tc>
        <w:tc>
          <w:tcPr>
            <w:tcW w:w="2750" w:type="dxa"/>
            <w:shd w:val="clear" w:color="auto" w:fill="auto"/>
          </w:tcPr>
          <w:p w14:paraId="3E939AA8" w14:textId="77777777" w:rsidR="00253487" w:rsidRPr="00253487" w:rsidRDefault="00253487" w:rsidP="00253487">
            <w:r w:rsidRPr="00253487">
              <w:t>FinancialStatus</w:t>
            </w:r>
          </w:p>
        </w:tc>
        <w:tc>
          <w:tcPr>
            <w:tcW w:w="811" w:type="dxa"/>
            <w:shd w:val="clear" w:color="auto" w:fill="auto"/>
          </w:tcPr>
          <w:p w14:paraId="3FA0E76A" w14:textId="77777777" w:rsidR="00253487" w:rsidRPr="00253487" w:rsidRDefault="00253487" w:rsidP="000F73DB">
            <w:pPr>
              <w:jc w:val="center"/>
            </w:pPr>
            <w:r w:rsidRPr="00253487">
              <w:t>N</w:t>
            </w:r>
          </w:p>
        </w:tc>
        <w:tc>
          <w:tcPr>
            <w:tcW w:w="4859" w:type="dxa"/>
            <w:shd w:val="clear" w:color="auto" w:fill="auto"/>
          </w:tcPr>
          <w:p w14:paraId="1ADA92D2" w14:textId="77777777" w:rsidR="00253487" w:rsidRPr="00253487" w:rsidRDefault="00253487" w:rsidP="00253487">
            <w:r w:rsidRPr="00253487">
              <w:t>Tells whether security has been restricted.</w:t>
            </w:r>
          </w:p>
        </w:tc>
      </w:tr>
      <w:tr w:rsidR="00253487" w:rsidRPr="00253487" w14:paraId="142D059E" w14:textId="77777777" w:rsidTr="000F73DB">
        <w:tc>
          <w:tcPr>
            <w:tcW w:w="652" w:type="dxa"/>
            <w:tcBorders>
              <w:bottom w:val="single" w:sz="6" w:space="0" w:color="000000"/>
            </w:tcBorders>
            <w:shd w:val="clear" w:color="auto" w:fill="auto"/>
          </w:tcPr>
          <w:p w14:paraId="6A1850B5" w14:textId="77777777" w:rsidR="00253487" w:rsidRPr="00253487" w:rsidRDefault="00253487" w:rsidP="000F73DB">
            <w:pPr>
              <w:jc w:val="center"/>
            </w:pPr>
            <w:r w:rsidRPr="00253487">
              <w:t>715</w:t>
            </w:r>
          </w:p>
        </w:tc>
        <w:tc>
          <w:tcPr>
            <w:tcW w:w="2750" w:type="dxa"/>
            <w:tcBorders>
              <w:bottom w:val="single" w:sz="6" w:space="0" w:color="000000"/>
            </w:tcBorders>
            <w:shd w:val="clear" w:color="auto" w:fill="auto"/>
          </w:tcPr>
          <w:p w14:paraId="41DD30C8" w14:textId="77777777" w:rsidR="00253487" w:rsidRPr="00253487" w:rsidRDefault="00253487" w:rsidP="00253487">
            <w:r w:rsidRPr="00253487">
              <w:t>ClearingBusinessDate</w:t>
            </w:r>
          </w:p>
        </w:tc>
        <w:tc>
          <w:tcPr>
            <w:tcW w:w="811" w:type="dxa"/>
            <w:tcBorders>
              <w:bottom w:val="single" w:sz="6" w:space="0" w:color="000000"/>
            </w:tcBorders>
            <w:shd w:val="clear" w:color="auto" w:fill="auto"/>
          </w:tcPr>
          <w:p w14:paraId="5DA53A4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6B8A209" w14:textId="77777777" w:rsidR="00253487" w:rsidRPr="00253487" w:rsidRDefault="00253487" w:rsidP="00253487"/>
        </w:tc>
      </w:tr>
      <w:tr w:rsidR="00253487" w:rsidRPr="00253487" w14:paraId="740E25A8" w14:textId="77777777" w:rsidTr="000F73DB">
        <w:tc>
          <w:tcPr>
            <w:tcW w:w="3402" w:type="dxa"/>
            <w:gridSpan w:val="2"/>
            <w:tcBorders>
              <w:top w:val="single" w:sz="6" w:space="0" w:color="000000"/>
              <w:bottom w:val="single" w:sz="6" w:space="0" w:color="000000"/>
            </w:tcBorders>
            <w:shd w:val="clear" w:color="auto" w:fill="E6E6E6"/>
          </w:tcPr>
          <w:p w14:paraId="1E3D49C7"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304426CB"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19108DF" w14:textId="77777777" w:rsidR="00253487" w:rsidRPr="00253487" w:rsidRDefault="00253487" w:rsidP="00253487"/>
        </w:tc>
      </w:tr>
      <w:tr w:rsidR="00253487" w:rsidRPr="00253487" w14:paraId="6DD71C36" w14:textId="77777777" w:rsidTr="000F73DB">
        <w:tc>
          <w:tcPr>
            <w:tcW w:w="652" w:type="dxa"/>
            <w:tcBorders>
              <w:top w:val="single" w:sz="6" w:space="0" w:color="000000"/>
            </w:tcBorders>
            <w:shd w:val="clear" w:color="auto" w:fill="auto"/>
          </w:tcPr>
          <w:p w14:paraId="5DC78548"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4A5100AF" w14:textId="77777777" w:rsidR="00253487" w:rsidRPr="00253487" w:rsidRDefault="00253487" w:rsidP="00253487">
            <w:r w:rsidRPr="00253487">
              <w:t>Account</w:t>
            </w:r>
          </w:p>
        </w:tc>
        <w:tc>
          <w:tcPr>
            <w:tcW w:w="811" w:type="dxa"/>
            <w:tcBorders>
              <w:top w:val="single" w:sz="6" w:space="0" w:color="000000"/>
            </w:tcBorders>
            <w:shd w:val="clear" w:color="auto" w:fill="auto"/>
          </w:tcPr>
          <w:p w14:paraId="20941823"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C6EB308" w14:textId="77777777" w:rsidR="00253487" w:rsidRPr="00253487" w:rsidRDefault="00253487" w:rsidP="00253487">
            <w:r w:rsidRPr="00253487">
              <w:t>Customer Account</w:t>
            </w:r>
          </w:p>
        </w:tc>
      </w:tr>
      <w:tr w:rsidR="00253487" w:rsidRPr="00253487" w14:paraId="5181CEDA" w14:textId="77777777" w:rsidTr="000F73DB">
        <w:tc>
          <w:tcPr>
            <w:tcW w:w="652" w:type="dxa"/>
            <w:shd w:val="clear" w:color="auto" w:fill="auto"/>
          </w:tcPr>
          <w:p w14:paraId="70622971" w14:textId="77777777" w:rsidR="00253487" w:rsidRPr="00253487" w:rsidRDefault="00253487" w:rsidP="000F73DB">
            <w:pPr>
              <w:jc w:val="center"/>
            </w:pPr>
            <w:r w:rsidRPr="00253487">
              <w:t>581</w:t>
            </w:r>
          </w:p>
        </w:tc>
        <w:tc>
          <w:tcPr>
            <w:tcW w:w="2750" w:type="dxa"/>
            <w:shd w:val="clear" w:color="auto" w:fill="auto"/>
          </w:tcPr>
          <w:p w14:paraId="00DCCE90" w14:textId="77777777" w:rsidR="00253487" w:rsidRPr="00253487" w:rsidRDefault="00253487" w:rsidP="00253487">
            <w:r w:rsidRPr="00253487">
              <w:t>AccountType</w:t>
            </w:r>
          </w:p>
        </w:tc>
        <w:tc>
          <w:tcPr>
            <w:tcW w:w="811" w:type="dxa"/>
            <w:shd w:val="clear" w:color="auto" w:fill="auto"/>
          </w:tcPr>
          <w:p w14:paraId="31ED1D31" w14:textId="77777777" w:rsidR="00253487" w:rsidRPr="00253487" w:rsidRDefault="00253487" w:rsidP="000F73DB">
            <w:pPr>
              <w:jc w:val="center"/>
            </w:pPr>
            <w:r w:rsidRPr="00253487">
              <w:t>N</w:t>
            </w:r>
          </w:p>
        </w:tc>
        <w:tc>
          <w:tcPr>
            <w:tcW w:w="4859" w:type="dxa"/>
            <w:shd w:val="clear" w:color="auto" w:fill="auto"/>
          </w:tcPr>
          <w:p w14:paraId="7085A116" w14:textId="77777777" w:rsidR="00253487" w:rsidRPr="00253487" w:rsidRDefault="00253487" w:rsidP="00253487">
            <w:r w:rsidRPr="00253487">
              <w:t>Type of account associated with the order (Origin)</w:t>
            </w:r>
          </w:p>
        </w:tc>
      </w:tr>
      <w:tr w:rsidR="00253487" w:rsidRPr="00253487" w14:paraId="7859EEC8" w14:textId="77777777" w:rsidTr="000F73DB">
        <w:tc>
          <w:tcPr>
            <w:tcW w:w="652" w:type="dxa"/>
            <w:shd w:val="clear" w:color="auto" w:fill="auto"/>
          </w:tcPr>
          <w:p w14:paraId="7BE95B2E" w14:textId="77777777" w:rsidR="00253487" w:rsidRPr="00253487" w:rsidRDefault="00253487" w:rsidP="000F73DB">
            <w:pPr>
              <w:jc w:val="center"/>
            </w:pPr>
            <w:r w:rsidRPr="00253487">
              <w:t>11</w:t>
            </w:r>
          </w:p>
        </w:tc>
        <w:tc>
          <w:tcPr>
            <w:tcW w:w="2750" w:type="dxa"/>
            <w:shd w:val="clear" w:color="auto" w:fill="auto"/>
          </w:tcPr>
          <w:p w14:paraId="425BF9AF" w14:textId="77777777" w:rsidR="00253487" w:rsidRPr="00253487" w:rsidRDefault="00253487" w:rsidP="00253487">
            <w:r w:rsidRPr="00253487">
              <w:t>ClOrdID</w:t>
            </w:r>
          </w:p>
        </w:tc>
        <w:tc>
          <w:tcPr>
            <w:tcW w:w="811" w:type="dxa"/>
            <w:shd w:val="clear" w:color="auto" w:fill="auto"/>
          </w:tcPr>
          <w:p w14:paraId="5D867FB8" w14:textId="77777777" w:rsidR="00253487" w:rsidRPr="00253487" w:rsidRDefault="00253487" w:rsidP="000F73DB">
            <w:pPr>
              <w:jc w:val="center"/>
            </w:pPr>
            <w:r w:rsidRPr="00253487">
              <w:t>N</w:t>
            </w:r>
          </w:p>
        </w:tc>
        <w:tc>
          <w:tcPr>
            <w:tcW w:w="4859" w:type="dxa"/>
            <w:shd w:val="clear" w:color="auto" w:fill="auto"/>
          </w:tcPr>
          <w:p w14:paraId="0BDEAB2F" w14:textId="77777777" w:rsidR="00253487" w:rsidRPr="00253487" w:rsidRDefault="00253487" w:rsidP="00253487">
            <w:r w:rsidRPr="00253487">
              <w:t>Identifier of order for which collateral is required</w:t>
            </w:r>
          </w:p>
        </w:tc>
      </w:tr>
      <w:tr w:rsidR="00253487" w:rsidRPr="00253487" w14:paraId="35F7B906" w14:textId="77777777" w:rsidTr="000F73DB">
        <w:tc>
          <w:tcPr>
            <w:tcW w:w="652" w:type="dxa"/>
            <w:shd w:val="clear" w:color="auto" w:fill="auto"/>
          </w:tcPr>
          <w:p w14:paraId="2D2A5E27" w14:textId="77777777" w:rsidR="00253487" w:rsidRPr="00253487" w:rsidRDefault="00253487" w:rsidP="000F73DB">
            <w:pPr>
              <w:jc w:val="center"/>
            </w:pPr>
            <w:r w:rsidRPr="00253487">
              <w:t>37</w:t>
            </w:r>
          </w:p>
        </w:tc>
        <w:tc>
          <w:tcPr>
            <w:tcW w:w="2750" w:type="dxa"/>
            <w:shd w:val="clear" w:color="auto" w:fill="auto"/>
          </w:tcPr>
          <w:p w14:paraId="4D6ABC6F" w14:textId="77777777" w:rsidR="00253487" w:rsidRPr="00253487" w:rsidRDefault="00253487" w:rsidP="00253487">
            <w:r w:rsidRPr="00253487">
              <w:t>OrderID</w:t>
            </w:r>
          </w:p>
        </w:tc>
        <w:tc>
          <w:tcPr>
            <w:tcW w:w="811" w:type="dxa"/>
            <w:shd w:val="clear" w:color="auto" w:fill="auto"/>
          </w:tcPr>
          <w:p w14:paraId="12CBC5FE" w14:textId="77777777" w:rsidR="00253487" w:rsidRPr="00253487" w:rsidRDefault="00253487" w:rsidP="000F73DB">
            <w:pPr>
              <w:jc w:val="center"/>
            </w:pPr>
            <w:r w:rsidRPr="00253487">
              <w:t>N</w:t>
            </w:r>
          </w:p>
        </w:tc>
        <w:tc>
          <w:tcPr>
            <w:tcW w:w="4859" w:type="dxa"/>
            <w:shd w:val="clear" w:color="auto" w:fill="auto"/>
          </w:tcPr>
          <w:p w14:paraId="2E7768AE" w14:textId="77777777" w:rsidR="00253487" w:rsidRPr="00253487" w:rsidRDefault="00253487" w:rsidP="00253487">
            <w:r w:rsidRPr="00253487">
              <w:t>Identifier of order for which collateral is required</w:t>
            </w:r>
          </w:p>
        </w:tc>
      </w:tr>
      <w:tr w:rsidR="00253487" w:rsidRPr="00253487" w14:paraId="7232CC02" w14:textId="77777777" w:rsidTr="000F73DB">
        <w:tc>
          <w:tcPr>
            <w:tcW w:w="652" w:type="dxa"/>
            <w:shd w:val="clear" w:color="auto" w:fill="auto"/>
          </w:tcPr>
          <w:p w14:paraId="7B81DE89" w14:textId="77777777" w:rsidR="00253487" w:rsidRPr="00253487" w:rsidRDefault="00253487" w:rsidP="000F73DB">
            <w:pPr>
              <w:jc w:val="center"/>
            </w:pPr>
            <w:r w:rsidRPr="00253487">
              <w:t>198</w:t>
            </w:r>
          </w:p>
        </w:tc>
        <w:tc>
          <w:tcPr>
            <w:tcW w:w="2750" w:type="dxa"/>
            <w:shd w:val="clear" w:color="auto" w:fill="auto"/>
          </w:tcPr>
          <w:p w14:paraId="40433949" w14:textId="77777777" w:rsidR="00253487" w:rsidRPr="00253487" w:rsidRDefault="00253487" w:rsidP="00253487">
            <w:r w:rsidRPr="00253487">
              <w:t>SecondaryOrderID</w:t>
            </w:r>
          </w:p>
        </w:tc>
        <w:tc>
          <w:tcPr>
            <w:tcW w:w="811" w:type="dxa"/>
            <w:shd w:val="clear" w:color="auto" w:fill="auto"/>
          </w:tcPr>
          <w:p w14:paraId="6DF987BF" w14:textId="77777777" w:rsidR="00253487" w:rsidRPr="00253487" w:rsidRDefault="00253487" w:rsidP="000F73DB">
            <w:pPr>
              <w:jc w:val="center"/>
            </w:pPr>
            <w:r w:rsidRPr="00253487">
              <w:t>N</w:t>
            </w:r>
          </w:p>
        </w:tc>
        <w:tc>
          <w:tcPr>
            <w:tcW w:w="4859" w:type="dxa"/>
            <w:shd w:val="clear" w:color="auto" w:fill="auto"/>
          </w:tcPr>
          <w:p w14:paraId="18D9AF9D" w14:textId="77777777" w:rsidR="00253487" w:rsidRPr="00253487" w:rsidRDefault="00253487" w:rsidP="00253487">
            <w:r w:rsidRPr="00253487">
              <w:t>Identifier of order for which collateral is required</w:t>
            </w:r>
          </w:p>
        </w:tc>
      </w:tr>
      <w:tr w:rsidR="00253487" w:rsidRPr="00253487" w14:paraId="35F5D18F" w14:textId="77777777" w:rsidTr="000F73DB">
        <w:tc>
          <w:tcPr>
            <w:tcW w:w="652" w:type="dxa"/>
            <w:tcBorders>
              <w:bottom w:val="single" w:sz="6" w:space="0" w:color="000000"/>
            </w:tcBorders>
            <w:shd w:val="clear" w:color="auto" w:fill="auto"/>
          </w:tcPr>
          <w:p w14:paraId="21C96EDA" w14:textId="77777777" w:rsidR="00253487" w:rsidRPr="00253487" w:rsidRDefault="00253487" w:rsidP="000F73DB">
            <w:pPr>
              <w:jc w:val="center"/>
            </w:pPr>
            <w:r w:rsidRPr="00253487">
              <w:t>526</w:t>
            </w:r>
          </w:p>
        </w:tc>
        <w:tc>
          <w:tcPr>
            <w:tcW w:w="2750" w:type="dxa"/>
            <w:tcBorders>
              <w:bottom w:val="single" w:sz="6" w:space="0" w:color="000000"/>
            </w:tcBorders>
            <w:shd w:val="clear" w:color="auto" w:fill="auto"/>
          </w:tcPr>
          <w:p w14:paraId="47AE5A11" w14:textId="77777777" w:rsidR="00253487" w:rsidRPr="00253487" w:rsidRDefault="00253487" w:rsidP="00253487">
            <w:r w:rsidRPr="00253487">
              <w:t>SecondaryClOrdID</w:t>
            </w:r>
          </w:p>
        </w:tc>
        <w:tc>
          <w:tcPr>
            <w:tcW w:w="811" w:type="dxa"/>
            <w:tcBorders>
              <w:bottom w:val="single" w:sz="6" w:space="0" w:color="000000"/>
            </w:tcBorders>
            <w:shd w:val="clear" w:color="auto" w:fill="auto"/>
          </w:tcPr>
          <w:p w14:paraId="06C212D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E59CC0C" w14:textId="77777777" w:rsidR="00253487" w:rsidRPr="00253487" w:rsidRDefault="00253487" w:rsidP="00253487">
            <w:r w:rsidRPr="00253487">
              <w:t>Identifier of order for which collateral is required</w:t>
            </w:r>
          </w:p>
        </w:tc>
      </w:tr>
      <w:tr w:rsidR="00253487" w:rsidRPr="00253487" w14:paraId="05C6D5FC" w14:textId="77777777" w:rsidTr="000F73DB">
        <w:tc>
          <w:tcPr>
            <w:tcW w:w="3402" w:type="dxa"/>
            <w:gridSpan w:val="2"/>
            <w:tcBorders>
              <w:top w:val="single" w:sz="6" w:space="0" w:color="000000"/>
              <w:bottom w:val="single" w:sz="6" w:space="0" w:color="000000"/>
            </w:tcBorders>
            <w:shd w:val="clear" w:color="auto" w:fill="E6E6E6"/>
          </w:tcPr>
          <w:p w14:paraId="327535B0" w14:textId="77777777" w:rsidR="00253487" w:rsidRPr="00253487" w:rsidRDefault="00253487" w:rsidP="000F73DB">
            <w:pPr>
              <w:jc w:val="left"/>
            </w:pPr>
            <w:r w:rsidRPr="00253487">
              <w:t>component block  &lt;ExecCollGrp&gt;</w:t>
            </w:r>
          </w:p>
        </w:tc>
        <w:tc>
          <w:tcPr>
            <w:tcW w:w="811" w:type="dxa"/>
            <w:tcBorders>
              <w:top w:val="single" w:sz="6" w:space="0" w:color="000000"/>
              <w:bottom w:val="single" w:sz="6" w:space="0" w:color="000000"/>
            </w:tcBorders>
            <w:shd w:val="clear" w:color="auto" w:fill="E6E6E6"/>
          </w:tcPr>
          <w:p w14:paraId="5599798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BD71829" w14:textId="77777777" w:rsidR="00253487" w:rsidRPr="00253487" w:rsidRDefault="00253487" w:rsidP="00253487">
            <w:r w:rsidRPr="00253487">
              <w:t>Executions for which collateral is required</w:t>
            </w:r>
          </w:p>
        </w:tc>
      </w:tr>
      <w:tr w:rsidR="00253487" w:rsidRPr="00253487" w14:paraId="6C93F30D" w14:textId="77777777" w:rsidTr="000F73DB">
        <w:tc>
          <w:tcPr>
            <w:tcW w:w="3402" w:type="dxa"/>
            <w:gridSpan w:val="2"/>
            <w:tcBorders>
              <w:top w:val="single" w:sz="6" w:space="0" w:color="000000"/>
              <w:bottom w:val="single" w:sz="6" w:space="0" w:color="000000"/>
            </w:tcBorders>
            <w:shd w:val="clear" w:color="auto" w:fill="E6E6E6"/>
          </w:tcPr>
          <w:p w14:paraId="380BC60A" w14:textId="77777777" w:rsidR="00253487" w:rsidRPr="00253487" w:rsidRDefault="00253487" w:rsidP="000F73DB">
            <w:pPr>
              <w:jc w:val="left"/>
            </w:pPr>
            <w:r w:rsidRPr="00253487">
              <w:t>component block  &lt;TrdCollGrp&gt;</w:t>
            </w:r>
          </w:p>
        </w:tc>
        <w:tc>
          <w:tcPr>
            <w:tcW w:w="811" w:type="dxa"/>
            <w:tcBorders>
              <w:top w:val="single" w:sz="6" w:space="0" w:color="000000"/>
              <w:bottom w:val="single" w:sz="6" w:space="0" w:color="000000"/>
            </w:tcBorders>
            <w:shd w:val="clear" w:color="auto" w:fill="E6E6E6"/>
          </w:tcPr>
          <w:p w14:paraId="36B94EE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E1451D2" w14:textId="77777777" w:rsidR="00253487" w:rsidRPr="00253487" w:rsidRDefault="00253487" w:rsidP="00253487">
            <w:r w:rsidRPr="00253487">
              <w:t>Trades for which collateral is required</w:t>
            </w:r>
          </w:p>
        </w:tc>
      </w:tr>
      <w:tr w:rsidR="00253487" w:rsidRPr="00253487" w14:paraId="23272353" w14:textId="77777777" w:rsidTr="000F73DB">
        <w:tc>
          <w:tcPr>
            <w:tcW w:w="3402" w:type="dxa"/>
            <w:gridSpan w:val="2"/>
            <w:tcBorders>
              <w:top w:val="single" w:sz="6" w:space="0" w:color="000000"/>
              <w:bottom w:val="single" w:sz="6" w:space="0" w:color="000000"/>
            </w:tcBorders>
            <w:shd w:val="clear" w:color="auto" w:fill="E6E6E6"/>
          </w:tcPr>
          <w:p w14:paraId="02E02D0B"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6D2CA116"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42CBBA2" w14:textId="77777777" w:rsidR="00253487" w:rsidRPr="00253487" w:rsidRDefault="00253487" w:rsidP="00253487">
            <w:r w:rsidRPr="00253487">
              <w:t>Insert here the set of "Instrument" fields defined in "Common Components of Application Messages"</w:t>
            </w:r>
          </w:p>
        </w:tc>
      </w:tr>
      <w:tr w:rsidR="00253487" w:rsidRPr="00253487" w14:paraId="39C4BFE1" w14:textId="77777777" w:rsidTr="000F73DB">
        <w:tc>
          <w:tcPr>
            <w:tcW w:w="3402" w:type="dxa"/>
            <w:gridSpan w:val="2"/>
            <w:tcBorders>
              <w:top w:val="single" w:sz="6" w:space="0" w:color="000000"/>
              <w:bottom w:val="single" w:sz="6" w:space="0" w:color="000000"/>
            </w:tcBorders>
            <w:shd w:val="clear" w:color="auto" w:fill="E6E6E6"/>
          </w:tcPr>
          <w:p w14:paraId="2F82E917"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4C34EB3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52FE72F" w14:textId="77777777" w:rsidR="00253487" w:rsidRPr="00253487" w:rsidRDefault="00253487" w:rsidP="00253487">
            <w:r w:rsidRPr="00253487">
              <w:t>Insert here the set of "FinancingDetails" fields defined in "Common Components of Application Messages"</w:t>
            </w:r>
          </w:p>
        </w:tc>
      </w:tr>
      <w:tr w:rsidR="00253487" w:rsidRPr="00253487" w14:paraId="16D06620" w14:textId="77777777" w:rsidTr="000F73DB">
        <w:tc>
          <w:tcPr>
            <w:tcW w:w="652" w:type="dxa"/>
            <w:tcBorders>
              <w:top w:val="single" w:sz="6" w:space="0" w:color="000000"/>
            </w:tcBorders>
            <w:shd w:val="clear" w:color="auto" w:fill="auto"/>
          </w:tcPr>
          <w:p w14:paraId="4C01F15B" w14:textId="77777777" w:rsidR="00253487" w:rsidRPr="00253487" w:rsidRDefault="00253487" w:rsidP="000F73DB">
            <w:pPr>
              <w:jc w:val="center"/>
            </w:pPr>
            <w:r w:rsidRPr="00253487">
              <w:t>64</w:t>
            </w:r>
          </w:p>
        </w:tc>
        <w:tc>
          <w:tcPr>
            <w:tcW w:w="2750" w:type="dxa"/>
            <w:tcBorders>
              <w:top w:val="single" w:sz="6" w:space="0" w:color="000000"/>
            </w:tcBorders>
            <w:shd w:val="clear" w:color="auto" w:fill="auto"/>
          </w:tcPr>
          <w:p w14:paraId="01950901" w14:textId="77777777" w:rsidR="00253487" w:rsidRPr="00253487" w:rsidRDefault="00253487" w:rsidP="00253487">
            <w:r w:rsidRPr="00253487">
              <w:t>SettlDate</w:t>
            </w:r>
          </w:p>
        </w:tc>
        <w:tc>
          <w:tcPr>
            <w:tcW w:w="811" w:type="dxa"/>
            <w:tcBorders>
              <w:top w:val="single" w:sz="6" w:space="0" w:color="000000"/>
            </w:tcBorders>
            <w:shd w:val="clear" w:color="auto" w:fill="auto"/>
          </w:tcPr>
          <w:p w14:paraId="4D870FC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17529C6" w14:textId="77777777" w:rsidR="00253487" w:rsidRPr="00253487" w:rsidRDefault="00253487" w:rsidP="00253487"/>
        </w:tc>
      </w:tr>
      <w:tr w:rsidR="00253487" w:rsidRPr="00253487" w14:paraId="18DF04EE" w14:textId="77777777" w:rsidTr="000F73DB">
        <w:tc>
          <w:tcPr>
            <w:tcW w:w="652" w:type="dxa"/>
            <w:shd w:val="clear" w:color="auto" w:fill="auto"/>
          </w:tcPr>
          <w:p w14:paraId="53EAA141" w14:textId="77777777" w:rsidR="00253487" w:rsidRPr="00253487" w:rsidRDefault="00253487" w:rsidP="000F73DB">
            <w:pPr>
              <w:jc w:val="center"/>
            </w:pPr>
            <w:r w:rsidRPr="00253487">
              <w:t>53</w:t>
            </w:r>
          </w:p>
        </w:tc>
        <w:tc>
          <w:tcPr>
            <w:tcW w:w="2750" w:type="dxa"/>
            <w:shd w:val="clear" w:color="auto" w:fill="auto"/>
          </w:tcPr>
          <w:p w14:paraId="6B392D54" w14:textId="77777777" w:rsidR="00253487" w:rsidRPr="00253487" w:rsidRDefault="00253487" w:rsidP="00253487">
            <w:r w:rsidRPr="00253487">
              <w:t>Quantity</w:t>
            </w:r>
          </w:p>
        </w:tc>
        <w:tc>
          <w:tcPr>
            <w:tcW w:w="811" w:type="dxa"/>
            <w:shd w:val="clear" w:color="auto" w:fill="auto"/>
          </w:tcPr>
          <w:p w14:paraId="0B8CCCE1" w14:textId="77777777" w:rsidR="00253487" w:rsidRPr="00253487" w:rsidRDefault="00253487" w:rsidP="000F73DB">
            <w:pPr>
              <w:jc w:val="center"/>
            </w:pPr>
            <w:r w:rsidRPr="00253487">
              <w:t>N</w:t>
            </w:r>
          </w:p>
        </w:tc>
        <w:tc>
          <w:tcPr>
            <w:tcW w:w="4859" w:type="dxa"/>
            <w:shd w:val="clear" w:color="auto" w:fill="auto"/>
          </w:tcPr>
          <w:p w14:paraId="339C93CE" w14:textId="77777777" w:rsidR="00253487" w:rsidRPr="00253487" w:rsidRDefault="00253487" w:rsidP="00253487"/>
        </w:tc>
      </w:tr>
      <w:tr w:rsidR="00253487" w:rsidRPr="00253487" w14:paraId="3D2A0691" w14:textId="77777777" w:rsidTr="000F73DB">
        <w:tc>
          <w:tcPr>
            <w:tcW w:w="652" w:type="dxa"/>
            <w:shd w:val="clear" w:color="auto" w:fill="auto"/>
          </w:tcPr>
          <w:p w14:paraId="3ECCCFB0" w14:textId="77777777" w:rsidR="00253487" w:rsidRPr="00253487" w:rsidRDefault="00253487" w:rsidP="000F73DB">
            <w:pPr>
              <w:jc w:val="center"/>
            </w:pPr>
            <w:r w:rsidRPr="00253487">
              <w:t>854</w:t>
            </w:r>
          </w:p>
        </w:tc>
        <w:tc>
          <w:tcPr>
            <w:tcW w:w="2750" w:type="dxa"/>
            <w:shd w:val="clear" w:color="auto" w:fill="auto"/>
          </w:tcPr>
          <w:p w14:paraId="524879BD" w14:textId="77777777" w:rsidR="00253487" w:rsidRPr="00253487" w:rsidRDefault="00253487" w:rsidP="00253487">
            <w:r w:rsidRPr="00253487">
              <w:t>QtyType</w:t>
            </w:r>
          </w:p>
        </w:tc>
        <w:tc>
          <w:tcPr>
            <w:tcW w:w="811" w:type="dxa"/>
            <w:shd w:val="clear" w:color="auto" w:fill="auto"/>
          </w:tcPr>
          <w:p w14:paraId="41732997" w14:textId="77777777" w:rsidR="00253487" w:rsidRPr="00253487" w:rsidRDefault="00253487" w:rsidP="000F73DB">
            <w:pPr>
              <w:jc w:val="center"/>
            </w:pPr>
            <w:r w:rsidRPr="00253487">
              <w:t>N</w:t>
            </w:r>
          </w:p>
        </w:tc>
        <w:tc>
          <w:tcPr>
            <w:tcW w:w="4859" w:type="dxa"/>
            <w:shd w:val="clear" w:color="auto" w:fill="auto"/>
          </w:tcPr>
          <w:p w14:paraId="7A0F6F34" w14:textId="77777777" w:rsidR="00253487" w:rsidRPr="00253487" w:rsidRDefault="00253487" w:rsidP="00253487"/>
        </w:tc>
      </w:tr>
      <w:tr w:rsidR="00253487" w:rsidRPr="00253487" w14:paraId="30F637F9" w14:textId="77777777" w:rsidTr="000F73DB">
        <w:tc>
          <w:tcPr>
            <w:tcW w:w="652" w:type="dxa"/>
            <w:tcBorders>
              <w:bottom w:val="single" w:sz="6" w:space="0" w:color="000000"/>
            </w:tcBorders>
            <w:shd w:val="clear" w:color="auto" w:fill="auto"/>
          </w:tcPr>
          <w:p w14:paraId="104AB914" w14:textId="77777777" w:rsidR="00253487" w:rsidRPr="00253487" w:rsidRDefault="00253487" w:rsidP="000F73DB">
            <w:pPr>
              <w:jc w:val="center"/>
            </w:pPr>
            <w:r w:rsidRPr="00253487">
              <w:t>15</w:t>
            </w:r>
          </w:p>
        </w:tc>
        <w:tc>
          <w:tcPr>
            <w:tcW w:w="2750" w:type="dxa"/>
            <w:tcBorders>
              <w:bottom w:val="single" w:sz="6" w:space="0" w:color="000000"/>
            </w:tcBorders>
            <w:shd w:val="clear" w:color="auto" w:fill="auto"/>
          </w:tcPr>
          <w:p w14:paraId="1DAAE3EC" w14:textId="77777777" w:rsidR="00253487" w:rsidRPr="00253487" w:rsidRDefault="00253487" w:rsidP="00253487">
            <w:r w:rsidRPr="00253487">
              <w:t>Currency</w:t>
            </w:r>
          </w:p>
        </w:tc>
        <w:tc>
          <w:tcPr>
            <w:tcW w:w="811" w:type="dxa"/>
            <w:tcBorders>
              <w:bottom w:val="single" w:sz="6" w:space="0" w:color="000000"/>
            </w:tcBorders>
            <w:shd w:val="clear" w:color="auto" w:fill="auto"/>
          </w:tcPr>
          <w:p w14:paraId="3FF69C4B"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2D6AEA0" w14:textId="77777777" w:rsidR="00253487" w:rsidRPr="00253487" w:rsidRDefault="00253487" w:rsidP="00253487"/>
        </w:tc>
      </w:tr>
      <w:tr w:rsidR="00253487" w:rsidRPr="00253487" w14:paraId="62A5AF1D" w14:textId="77777777" w:rsidTr="000F73DB">
        <w:tc>
          <w:tcPr>
            <w:tcW w:w="3402" w:type="dxa"/>
            <w:gridSpan w:val="2"/>
            <w:tcBorders>
              <w:top w:val="single" w:sz="6" w:space="0" w:color="000000"/>
              <w:bottom w:val="single" w:sz="6" w:space="0" w:color="000000"/>
            </w:tcBorders>
            <w:shd w:val="clear" w:color="auto" w:fill="E6E6E6"/>
          </w:tcPr>
          <w:p w14:paraId="70CE0B12"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2B8B938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4A82BD1" w14:textId="77777777" w:rsidR="00253487" w:rsidRPr="00253487" w:rsidRDefault="00253487" w:rsidP="00253487">
            <w:r w:rsidRPr="00253487">
              <w:t>Number of legs that make up the Security</w:t>
            </w:r>
          </w:p>
        </w:tc>
      </w:tr>
      <w:tr w:rsidR="00253487" w:rsidRPr="00253487" w14:paraId="6AED458D" w14:textId="77777777" w:rsidTr="000F73DB">
        <w:tc>
          <w:tcPr>
            <w:tcW w:w="3402" w:type="dxa"/>
            <w:gridSpan w:val="2"/>
            <w:tcBorders>
              <w:top w:val="single" w:sz="6" w:space="0" w:color="000000"/>
              <w:bottom w:val="single" w:sz="6" w:space="0" w:color="000000"/>
            </w:tcBorders>
            <w:shd w:val="clear" w:color="auto" w:fill="E6E6E6"/>
          </w:tcPr>
          <w:p w14:paraId="093BE29A" w14:textId="77777777" w:rsidR="00253487" w:rsidRPr="00253487" w:rsidRDefault="00253487" w:rsidP="000F73DB">
            <w:pPr>
              <w:jc w:val="left"/>
            </w:pPr>
            <w:r w:rsidRPr="00253487">
              <w:t>component block  &lt;UndInstrmtCollGrp&gt;</w:t>
            </w:r>
          </w:p>
        </w:tc>
        <w:tc>
          <w:tcPr>
            <w:tcW w:w="811" w:type="dxa"/>
            <w:tcBorders>
              <w:top w:val="single" w:sz="6" w:space="0" w:color="000000"/>
              <w:bottom w:val="single" w:sz="6" w:space="0" w:color="000000"/>
            </w:tcBorders>
            <w:shd w:val="clear" w:color="auto" w:fill="E6E6E6"/>
          </w:tcPr>
          <w:p w14:paraId="5970D31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85FB69B" w14:textId="77777777" w:rsidR="00253487" w:rsidRPr="00253487" w:rsidRDefault="00253487" w:rsidP="00253487">
            <w:r w:rsidRPr="00253487">
              <w:t>Number of legs that make up the Security</w:t>
            </w:r>
          </w:p>
        </w:tc>
      </w:tr>
      <w:tr w:rsidR="00253487" w:rsidRPr="00253487" w14:paraId="0A5D4B29" w14:textId="77777777" w:rsidTr="000F73DB">
        <w:tc>
          <w:tcPr>
            <w:tcW w:w="652" w:type="dxa"/>
            <w:tcBorders>
              <w:top w:val="single" w:sz="6" w:space="0" w:color="000000"/>
            </w:tcBorders>
            <w:shd w:val="clear" w:color="auto" w:fill="auto"/>
          </w:tcPr>
          <w:p w14:paraId="2B922BFC" w14:textId="77777777" w:rsidR="00253487" w:rsidRPr="00253487" w:rsidRDefault="00253487" w:rsidP="000F73DB">
            <w:pPr>
              <w:jc w:val="center"/>
            </w:pPr>
            <w:r w:rsidRPr="00253487">
              <w:t>899</w:t>
            </w:r>
          </w:p>
        </w:tc>
        <w:tc>
          <w:tcPr>
            <w:tcW w:w="2750" w:type="dxa"/>
            <w:tcBorders>
              <w:top w:val="single" w:sz="6" w:space="0" w:color="000000"/>
            </w:tcBorders>
            <w:shd w:val="clear" w:color="auto" w:fill="auto"/>
          </w:tcPr>
          <w:p w14:paraId="21AE1C78" w14:textId="77777777" w:rsidR="00253487" w:rsidRPr="00253487" w:rsidRDefault="00253487" w:rsidP="00253487">
            <w:r w:rsidRPr="00253487">
              <w:t>MarginExcess</w:t>
            </w:r>
          </w:p>
        </w:tc>
        <w:tc>
          <w:tcPr>
            <w:tcW w:w="811" w:type="dxa"/>
            <w:tcBorders>
              <w:top w:val="single" w:sz="6" w:space="0" w:color="000000"/>
            </w:tcBorders>
            <w:shd w:val="clear" w:color="auto" w:fill="auto"/>
          </w:tcPr>
          <w:p w14:paraId="2F86EABB"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5E7D82E" w14:textId="77777777" w:rsidR="00253487" w:rsidRPr="00253487" w:rsidRDefault="00253487" w:rsidP="00253487"/>
        </w:tc>
      </w:tr>
      <w:tr w:rsidR="00253487" w:rsidRPr="00253487" w14:paraId="1066E0F7" w14:textId="77777777" w:rsidTr="000F73DB">
        <w:tc>
          <w:tcPr>
            <w:tcW w:w="652" w:type="dxa"/>
            <w:shd w:val="clear" w:color="auto" w:fill="auto"/>
          </w:tcPr>
          <w:p w14:paraId="38190D55" w14:textId="77777777" w:rsidR="00253487" w:rsidRPr="00253487" w:rsidRDefault="00253487" w:rsidP="000F73DB">
            <w:pPr>
              <w:jc w:val="center"/>
            </w:pPr>
            <w:r w:rsidRPr="00253487">
              <w:t>900</w:t>
            </w:r>
          </w:p>
        </w:tc>
        <w:tc>
          <w:tcPr>
            <w:tcW w:w="2750" w:type="dxa"/>
            <w:shd w:val="clear" w:color="auto" w:fill="auto"/>
          </w:tcPr>
          <w:p w14:paraId="34213A84" w14:textId="77777777" w:rsidR="00253487" w:rsidRPr="00253487" w:rsidRDefault="00253487" w:rsidP="00253487">
            <w:r w:rsidRPr="00253487">
              <w:t>TotalNetValue</w:t>
            </w:r>
          </w:p>
        </w:tc>
        <w:tc>
          <w:tcPr>
            <w:tcW w:w="811" w:type="dxa"/>
            <w:shd w:val="clear" w:color="auto" w:fill="auto"/>
          </w:tcPr>
          <w:p w14:paraId="79CE9C1D" w14:textId="77777777" w:rsidR="00253487" w:rsidRPr="00253487" w:rsidRDefault="00253487" w:rsidP="000F73DB">
            <w:pPr>
              <w:jc w:val="center"/>
            </w:pPr>
            <w:r w:rsidRPr="00253487">
              <w:t>N</w:t>
            </w:r>
          </w:p>
        </w:tc>
        <w:tc>
          <w:tcPr>
            <w:tcW w:w="4859" w:type="dxa"/>
            <w:shd w:val="clear" w:color="auto" w:fill="auto"/>
          </w:tcPr>
          <w:p w14:paraId="0647ED4A" w14:textId="77777777" w:rsidR="00253487" w:rsidRPr="00253487" w:rsidRDefault="00253487" w:rsidP="00253487"/>
        </w:tc>
      </w:tr>
      <w:tr w:rsidR="00253487" w:rsidRPr="00253487" w14:paraId="7353A42B" w14:textId="77777777" w:rsidTr="000F73DB">
        <w:tc>
          <w:tcPr>
            <w:tcW w:w="652" w:type="dxa"/>
            <w:tcBorders>
              <w:bottom w:val="single" w:sz="6" w:space="0" w:color="000000"/>
            </w:tcBorders>
            <w:shd w:val="clear" w:color="auto" w:fill="auto"/>
          </w:tcPr>
          <w:p w14:paraId="55D1163B" w14:textId="77777777" w:rsidR="00253487" w:rsidRPr="00253487" w:rsidRDefault="00253487" w:rsidP="000F73DB">
            <w:pPr>
              <w:jc w:val="center"/>
            </w:pPr>
            <w:r w:rsidRPr="00253487">
              <w:t>901</w:t>
            </w:r>
          </w:p>
        </w:tc>
        <w:tc>
          <w:tcPr>
            <w:tcW w:w="2750" w:type="dxa"/>
            <w:tcBorders>
              <w:bottom w:val="single" w:sz="6" w:space="0" w:color="000000"/>
            </w:tcBorders>
            <w:shd w:val="clear" w:color="auto" w:fill="auto"/>
          </w:tcPr>
          <w:p w14:paraId="514EBF9B" w14:textId="77777777" w:rsidR="00253487" w:rsidRPr="00253487" w:rsidRDefault="00253487" w:rsidP="00253487">
            <w:r w:rsidRPr="00253487">
              <w:t>CashOutstanding</w:t>
            </w:r>
          </w:p>
        </w:tc>
        <w:tc>
          <w:tcPr>
            <w:tcW w:w="811" w:type="dxa"/>
            <w:tcBorders>
              <w:bottom w:val="single" w:sz="6" w:space="0" w:color="000000"/>
            </w:tcBorders>
            <w:shd w:val="clear" w:color="auto" w:fill="auto"/>
          </w:tcPr>
          <w:p w14:paraId="551985E8"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F330500" w14:textId="77777777" w:rsidR="00253487" w:rsidRPr="00253487" w:rsidRDefault="00253487" w:rsidP="00253487"/>
        </w:tc>
      </w:tr>
      <w:tr w:rsidR="00253487" w:rsidRPr="00253487" w14:paraId="001DB33A" w14:textId="77777777" w:rsidTr="000F73DB">
        <w:tc>
          <w:tcPr>
            <w:tcW w:w="3402" w:type="dxa"/>
            <w:gridSpan w:val="2"/>
            <w:tcBorders>
              <w:top w:val="single" w:sz="6" w:space="0" w:color="000000"/>
              <w:bottom w:val="single" w:sz="6" w:space="0" w:color="000000"/>
            </w:tcBorders>
            <w:shd w:val="clear" w:color="auto" w:fill="E6E6E6"/>
          </w:tcPr>
          <w:p w14:paraId="6ACDF749" w14:textId="77777777" w:rsidR="00253487" w:rsidRPr="00253487" w:rsidRDefault="00253487" w:rsidP="000F73DB">
            <w:pPr>
              <w:jc w:val="left"/>
            </w:pPr>
            <w:r w:rsidRPr="00253487">
              <w:t>component block  &lt;TrdRegTimestamps&gt;</w:t>
            </w:r>
          </w:p>
        </w:tc>
        <w:tc>
          <w:tcPr>
            <w:tcW w:w="811" w:type="dxa"/>
            <w:tcBorders>
              <w:top w:val="single" w:sz="6" w:space="0" w:color="000000"/>
              <w:bottom w:val="single" w:sz="6" w:space="0" w:color="000000"/>
            </w:tcBorders>
            <w:shd w:val="clear" w:color="auto" w:fill="E6E6E6"/>
          </w:tcPr>
          <w:p w14:paraId="7A949A7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1F787B3" w14:textId="77777777" w:rsidR="00253487" w:rsidRPr="00253487" w:rsidRDefault="00253487" w:rsidP="00253487">
            <w:r w:rsidRPr="00253487">
              <w:t>Insert here the set of "TrdRegTimestamps" fields defined in "Common Components of Application Messages"</w:t>
            </w:r>
          </w:p>
        </w:tc>
      </w:tr>
      <w:tr w:rsidR="00253487" w:rsidRPr="00253487" w14:paraId="334489D5" w14:textId="77777777" w:rsidTr="000F73DB">
        <w:tc>
          <w:tcPr>
            <w:tcW w:w="652" w:type="dxa"/>
            <w:tcBorders>
              <w:top w:val="single" w:sz="6" w:space="0" w:color="000000"/>
              <w:bottom w:val="single" w:sz="6" w:space="0" w:color="000000"/>
            </w:tcBorders>
            <w:shd w:val="clear" w:color="auto" w:fill="auto"/>
          </w:tcPr>
          <w:p w14:paraId="0E715958" w14:textId="77777777" w:rsidR="00253487" w:rsidRPr="00253487" w:rsidRDefault="00253487" w:rsidP="000F73DB">
            <w:pPr>
              <w:jc w:val="center"/>
            </w:pPr>
            <w:r w:rsidRPr="00253487">
              <w:t>54</w:t>
            </w:r>
          </w:p>
        </w:tc>
        <w:tc>
          <w:tcPr>
            <w:tcW w:w="2750" w:type="dxa"/>
            <w:tcBorders>
              <w:top w:val="single" w:sz="6" w:space="0" w:color="000000"/>
              <w:bottom w:val="single" w:sz="6" w:space="0" w:color="000000"/>
            </w:tcBorders>
            <w:shd w:val="clear" w:color="auto" w:fill="auto"/>
          </w:tcPr>
          <w:p w14:paraId="2D7D2AF6" w14:textId="77777777" w:rsidR="00253487" w:rsidRPr="00253487" w:rsidRDefault="00253487" w:rsidP="00253487">
            <w:r w:rsidRPr="00253487">
              <w:t>Side</w:t>
            </w:r>
          </w:p>
        </w:tc>
        <w:tc>
          <w:tcPr>
            <w:tcW w:w="811" w:type="dxa"/>
            <w:tcBorders>
              <w:top w:val="single" w:sz="6" w:space="0" w:color="000000"/>
              <w:bottom w:val="single" w:sz="6" w:space="0" w:color="000000"/>
            </w:tcBorders>
            <w:shd w:val="clear" w:color="auto" w:fill="auto"/>
          </w:tcPr>
          <w:p w14:paraId="35E5E4B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4F84C348" w14:textId="77777777" w:rsidR="00253487" w:rsidRPr="00253487" w:rsidRDefault="00253487" w:rsidP="00253487"/>
        </w:tc>
      </w:tr>
      <w:tr w:rsidR="00253487" w:rsidRPr="00253487" w14:paraId="707FE4F1" w14:textId="77777777" w:rsidTr="000F73DB">
        <w:tc>
          <w:tcPr>
            <w:tcW w:w="3402" w:type="dxa"/>
            <w:gridSpan w:val="2"/>
            <w:tcBorders>
              <w:top w:val="single" w:sz="6" w:space="0" w:color="000000"/>
              <w:bottom w:val="single" w:sz="6" w:space="0" w:color="000000"/>
            </w:tcBorders>
            <w:shd w:val="clear" w:color="auto" w:fill="E6E6E6"/>
          </w:tcPr>
          <w:p w14:paraId="676880B3" w14:textId="77777777" w:rsidR="00253487" w:rsidRPr="00253487" w:rsidRDefault="00253487" w:rsidP="000F73DB">
            <w:pPr>
              <w:jc w:val="left"/>
            </w:pPr>
            <w:r w:rsidRPr="00253487">
              <w:t>component block  &lt;MiscFeesGrp&gt;</w:t>
            </w:r>
          </w:p>
        </w:tc>
        <w:tc>
          <w:tcPr>
            <w:tcW w:w="811" w:type="dxa"/>
            <w:tcBorders>
              <w:top w:val="single" w:sz="6" w:space="0" w:color="000000"/>
              <w:bottom w:val="single" w:sz="6" w:space="0" w:color="000000"/>
            </w:tcBorders>
            <w:shd w:val="clear" w:color="auto" w:fill="E6E6E6"/>
          </w:tcPr>
          <w:p w14:paraId="2F1E487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7CDE2BB" w14:textId="77777777" w:rsidR="00253487" w:rsidRPr="00253487" w:rsidRDefault="00253487" w:rsidP="00253487">
            <w:r w:rsidRPr="00253487">
              <w:t>Required if any miscellaneous fees are reported.</w:t>
            </w:r>
          </w:p>
        </w:tc>
      </w:tr>
      <w:tr w:rsidR="00253487" w:rsidRPr="00253487" w14:paraId="59115B35" w14:textId="77777777" w:rsidTr="000F73DB">
        <w:tc>
          <w:tcPr>
            <w:tcW w:w="652" w:type="dxa"/>
            <w:tcBorders>
              <w:top w:val="single" w:sz="6" w:space="0" w:color="000000"/>
            </w:tcBorders>
            <w:shd w:val="clear" w:color="auto" w:fill="auto"/>
          </w:tcPr>
          <w:p w14:paraId="757ED68D" w14:textId="77777777" w:rsidR="00253487" w:rsidRPr="00253487" w:rsidRDefault="00253487" w:rsidP="000F73DB">
            <w:pPr>
              <w:jc w:val="center"/>
            </w:pPr>
            <w:r w:rsidRPr="00253487">
              <w:t>44</w:t>
            </w:r>
          </w:p>
        </w:tc>
        <w:tc>
          <w:tcPr>
            <w:tcW w:w="2750" w:type="dxa"/>
            <w:tcBorders>
              <w:top w:val="single" w:sz="6" w:space="0" w:color="000000"/>
            </w:tcBorders>
            <w:shd w:val="clear" w:color="auto" w:fill="auto"/>
          </w:tcPr>
          <w:p w14:paraId="1DF9D9BC" w14:textId="77777777" w:rsidR="00253487" w:rsidRPr="00253487" w:rsidRDefault="00253487" w:rsidP="00253487">
            <w:r w:rsidRPr="00253487">
              <w:t>Price</w:t>
            </w:r>
          </w:p>
        </w:tc>
        <w:tc>
          <w:tcPr>
            <w:tcW w:w="811" w:type="dxa"/>
            <w:tcBorders>
              <w:top w:val="single" w:sz="6" w:space="0" w:color="000000"/>
            </w:tcBorders>
            <w:shd w:val="clear" w:color="auto" w:fill="auto"/>
          </w:tcPr>
          <w:p w14:paraId="1522B42D"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F66E2A2" w14:textId="77777777" w:rsidR="00253487" w:rsidRPr="00253487" w:rsidRDefault="00253487" w:rsidP="00253487"/>
        </w:tc>
      </w:tr>
      <w:tr w:rsidR="00253487" w:rsidRPr="00253487" w14:paraId="12B58BA3" w14:textId="77777777" w:rsidTr="000F73DB">
        <w:tc>
          <w:tcPr>
            <w:tcW w:w="652" w:type="dxa"/>
            <w:shd w:val="clear" w:color="auto" w:fill="auto"/>
          </w:tcPr>
          <w:p w14:paraId="09E4F1EC" w14:textId="77777777" w:rsidR="00253487" w:rsidRPr="00253487" w:rsidRDefault="00253487" w:rsidP="000F73DB">
            <w:pPr>
              <w:jc w:val="center"/>
            </w:pPr>
            <w:r w:rsidRPr="00253487">
              <w:t>423</w:t>
            </w:r>
          </w:p>
        </w:tc>
        <w:tc>
          <w:tcPr>
            <w:tcW w:w="2750" w:type="dxa"/>
            <w:shd w:val="clear" w:color="auto" w:fill="auto"/>
          </w:tcPr>
          <w:p w14:paraId="2F21B344" w14:textId="77777777" w:rsidR="00253487" w:rsidRPr="00253487" w:rsidRDefault="00253487" w:rsidP="00253487">
            <w:r w:rsidRPr="00253487">
              <w:t>PriceType</w:t>
            </w:r>
          </w:p>
        </w:tc>
        <w:tc>
          <w:tcPr>
            <w:tcW w:w="811" w:type="dxa"/>
            <w:shd w:val="clear" w:color="auto" w:fill="auto"/>
          </w:tcPr>
          <w:p w14:paraId="3AE70AF3" w14:textId="77777777" w:rsidR="00253487" w:rsidRPr="00253487" w:rsidRDefault="00253487" w:rsidP="000F73DB">
            <w:pPr>
              <w:jc w:val="center"/>
            </w:pPr>
            <w:r w:rsidRPr="00253487">
              <w:t>N</w:t>
            </w:r>
          </w:p>
        </w:tc>
        <w:tc>
          <w:tcPr>
            <w:tcW w:w="4859" w:type="dxa"/>
            <w:shd w:val="clear" w:color="auto" w:fill="auto"/>
          </w:tcPr>
          <w:p w14:paraId="4C9BDE8C" w14:textId="77777777" w:rsidR="00253487" w:rsidRPr="00253487" w:rsidRDefault="00253487" w:rsidP="00253487"/>
        </w:tc>
      </w:tr>
      <w:tr w:rsidR="00253487" w:rsidRPr="00253487" w14:paraId="386B1193" w14:textId="77777777" w:rsidTr="000F73DB">
        <w:tc>
          <w:tcPr>
            <w:tcW w:w="652" w:type="dxa"/>
            <w:shd w:val="clear" w:color="auto" w:fill="auto"/>
          </w:tcPr>
          <w:p w14:paraId="59BA9978" w14:textId="77777777" w:rsidR="00253487" w:rsidRPr="00253487" w:rsidRDefault="00253487" w:rsidP="000F73DB">
            <w:pPr>
              <w:jc w:val="center"/>
            </w:pPr>
            <w:r w:rsidRPr="00253487">
              <w:t>159</w:t>
            </w:r>
          </w:p>
        </w:tc>
        <w:tc>
          <w:tcPr>
            <w:tcW w:w="2750" w:type="dxa"/>
            <w:shd w:val="clear" w:color="auto" w:fill="auto"/>
          </w:tcPr>
          <w:p w14:paraId="669E85B4" w14:textId="77777777" w:rsidR="00253487" w:rsidRPr="00253487" w:rsidRDefault="00253487" w:rsidP="00253487">
            <w:r w:rsidRPr="00253487">
              <w:t>AccruedInterestAmt</w:t>
            </w:r>
          </w:p>
        </w:tc>
        <w:tc>
          <w:tcPr>
            <w:tcW w:w="811" w:type="dxa"/>
            <w:shd w:val="clear" w:color="auto" w:fill="auto"/>
          </w:tcPr>
          <w:p w14:paraId="6A7C46EB" w14:textId="77777777" w:rsidR="00253487" w:rsidRPr="00253487" w:rsidRDefault="00253487" w:rsidP="000F73DB">
            <w:pPr>
              <w:jc w:val="center"/>
            </w:pPr>
            <w:r w:rsidRPr="00253487">
              <w:t>N</w:t>
            </w:r>
          </w:p>
        </w:tc>
        <w:tc>
          <w:tcPr>
            <w:tcW w:w="4859" w:type="dxa"/>
            <w:shd w:val="clear" w:color="auto" w:fill="auto"/>
          </w:tcPr>
          <w:p w14:paraId="3CB9A13A" w14:textId="77777777" w:rsidR="00253487" w:rsidRPr="00253487" w:rsidRDefault="00253487" w:rsidP="00253487"/>
        </w:tc>
      </w:tr>
      <w:tr w:rsidR="00253487" w:rsidRPr="00253487" w14:paraId="13B3EE6D" w14:textId="77777777" w:rsidTr="000F73DB">
        <w:tc>
          <w:tcPr>
            <w:tcW w:w="652" w:type="dxa"/>
            <w:shd w:val="clear" w:color="auto" w:fill="auto"/>
          </w:tcPr>
          <w:p w14:paraId="7E8E16A1" w14:textId="77777777" w:rsidR="00253487" w:rsidRPr="00253487" w:rsidRDefault="00253487" w:rsidP="000F73DB">
            <w:pPr>
              <w:jc w:val="center"/>
            </w:pPr>
            <w:r w:rsidRPr="00253487">
              <w:t>920</w:t>
            </w:r>
          </w:p>
        </w:tc>
        <w:tc>
          <w:tcPr>
            <w:tcW w:w="2750" w:type="dxa"/>
            <w:shd w:val="clear" w:color="auto" w:fill="auto"/>
          </w:tcPr>
          <w:p w14:paraId="2C0723B6" w14:textId="77777777" w:rsidR="00253487" w:rsidRPr="00253487" w:rsidRDefault="00253487" w:rsidP="00253487">
            <w:r w:rsidRPr="00253487">
              <w:t>EndAccruedInterestAmt</w:t>
            </w:r>
          </w:p>
        </w:tc>
        <w:tc>
          <w:tcPr>
            <w:tcW w:w="811" w:type="dxa"/>
            <w:shd w:val="clear" w:color="auto" w:fill="auto"/>
          </w:tcPr>
          <w:p w14:paraId="28F1D576" w14:textId="77777777" w:rsidR="00253487" w:rsidRPr="00253487" w:rsidRDefault="00253487" w:rsidP="000F73DB">
            <w:pPr>
              <w:jc w:val="center"/>
            </w:pPr>
            <w:r w:rsidRPr="00253487">
              <w:t>N</w:t>
            </w:r>
          </w:p>
        </w:tc>
        <w:tc>
          <w:tcPr>
            <w:tcW w:w="4859" w:type="dxa"/>
            <w:shd w:val="clear" w:color="auto" w:fill="auto"/>
          </w:tcPr>
          <w:p w14:paraId="6096C943" w14:textId="77777777" w:rsidR="00253487" w:rsidRPr="00253487" w:rsidRDefault="00253487" w:rsidP="00253487"/>
        </w:tc>
      </w:tr>
      <w:tr w:rsidR="00253487" w:rsidRPr="00253487" w14:paraId="1FA951EF" w14:textId="77777777" w:rsidTr="000F73DB">
        <w:tc>
          <w:tcPr>
            <w:tcW w:w="652" w:type="dxa"/>
            <w:shd w:val="clear" w:color="auto" w:fill="auto"/>
          </w:tcPr>
          <w:p w14:paraId="78CE9254" w14:textId="77777777" w:rsidR="00253487" w:rsidRPr="00253487" w:rsidRDefault="00253487" w:rsidP="000F73DB">
            <w:pPr>
              <w:jc w:val="center"/>
            </w:pPr>
            <w:r w:rsidRPr="00253487">
              <w:t>921</w:t>
            </w:r>
          </w:p>
        </w:tc>
        <w:tc>
          <w:tcPr>
            <w:tcW w:w="2750" w:type="dxa"/>
            <w:shd w:val="clear" w:color="auto" w:fill="auto"/>
          </w:tcPr>
          <w:p w14:paraId="27D08C57" w14:textId="77777777" w:rsidR="00253487" w:rsidRPr="00253487" w:rsidRDefault="00253487" w:rsidP="00253487">
            <w:r w:rsidRPr="00253487">
              <w:t>StartCash</w:t>
            </w:r>
          </w:p>
        </w:tc>
        <w:tc>
          <w:tcPr>
            <w:tcW w:w="811" w:type="dxa"/>
            <w:shd w:val="clear" w:color="auto" w:fill="auto"/>
          </w:tcPr>
          <w:p w14:paraId="06A4A7C5" w14:textId="77777777" w:rsidR="00253487" w:rsidRPr="00253487" w:rsidRDefault="00253487" w:rsidP="000F73DB">
            <w:pPr>
              <w:jc w:val="center"/>
            </w:pPr>
            <w:r w:rsidRPr="00253487">
              <w:t>N</w:t>
            </w:r>
          </w:p>
        </w:tc>
        <w:tc>
          <w:tcPr>
            <w:tcW w:w="4859" w:type="dxa"/>
            <w:shd w:val="clear" w:color="auto" w:fill="auto"/>
          </w:tcPr>
          <w:p w14:paraId="75C4F2F3" w14:textId="77777777" w:rsidR="00253487" w:rsidRPr="00253487" w:rsidRDefault="00253487" w:rsidP="00253487"/>
        </w:tc>
      </w:tr>
      <w:tr w:rsidR="00253487" w:rsidRPr="00253487" w14:paraId="16D2534D" w14:textId="77777777" w:rsidTr="000F73DB">
        <w:tc>
          <w:tcPr>
            <w:tcW w:w="652" w:type="dxa"/>
            <w:tcBorders>
              <w:bottom w:val="single" w:sz="6" w:space="0" w:color="000000"/>
            </w:tcBorders>
            <w:shd w:val="clear" w:color="auto" w:fill="auto"/>
          </w:tcPr>
          <w:p w14:paraId="3DB908D4" w14:textId="77777777" w:rsidR="00253487" w:rsidRPr="00253487" w:rsidRDefault="00253487" w:rsidP="000F73DB">
            <w:pPr>
              <w:jc w:val="center"/>
            </w:pPr>
            <w:r w:rsidRPr="00253487">
              <w:t>922</w:t>
            </w:r>
          </w:p>
        </w:tc>
        <w:tc>
          <w:tcPr>
            <w:tcW w:w="2750" w:type="dxa"/>
            <w:tcBorders>
              <w:bottom w:val="single" w:sz="6" w:space="0" w:color="000000"/>
            </w:tcBorders>
            <w:shd w:val="clear" w:color="auto" w:fill="auto"/>
          </w:tcPr>
          <w:p w14:paraId="7E948008" w14:textId="77777777" w:rsidR="00253487" w:rsidRPr="00253487" w:rsidRDefault="00253487" w:rsidP="00253487">
            <w:r w:rsidRPr="00253487">
              <w:t>EndCash</w:t>
            </w:r>
          </w:p>
        </w:tc>
        <w:tc>
          <w:tcPr>
            <w:tcW w:w="811" w:type="dxa"/>
            <w:tcBorders>
              <w:bottom w:val="single" w:sz="6" w:space="0" w:color="000000"/>
            </w:tcBorders>
            <w:shd w:val="clear" w:color="auto" w:fill="auto"/>
          </w:tcPr>
          <w:p w14:paraId="2200BD0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15F79DA" w14:textId="77777777" w:rsidR="00253487" w:rsidRPr="00253487" w:rsidRDefault="00253487" w:rsidP="00253487"/>
        </w:tc>
      </w:tr>
      <w:tr w:rsidR="00253487" w:rsidRPr="00253487" w14:paraId="2C109D47" w14:textId="77777777" w:rsidTr="000F73DB">
        <w:tc>
          <w:tcPr>
            <w:tcW w:w="3402" w:type="dxa"/>
            <w:gridSpan w:val="2"/>
            <w:tcBorders>
              <w:top w:val="single" w:sz="6" w:space="0" w:color="000000"/>
              <w:bottom w:val="single" w:sz="6" w:space="0" w:color="000000"/>
            </w:tcBorders>
            <w:shd w:val="clear" w:color="auto" w:fill="E6E6E6"/>
          </w:tcPr>
          <w:p w14:paraId="1DD25FCE"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2AB2297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FEDACF3"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2FE606AF" w14:textId="77777777" w:rsidTr="000F73DB">
        <w:tc>
          <w:tcPr>
            <w:tcW w:w="3402" w:type="dxa"/>
            <w:gridSpan w:val="2"/>
            <w:tcBorders>
              <w:top w:val="single" w:sz="6" w:space="0" w:color="000000"/>
              <w:bottom w:val="single" w:sz="6" w:space="0" w:color="000000"/>
            </w:tcBorders>
            <w:shd w:val="clear" w:color="auto" w:fill="E6E6E6"/>
          </w:tcPr>
          <w:p w14:paraId="146E6CB6"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6B4D334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BB4BDE7" w14:textId="77777777" w:rsidR="00253487" w:rsidRPr="00253487" w:rsidRDefault="00253487" w:rsidP="00253487">
            <w:r w:rsidRPr="00253487">
              <w:t>Insert here the set of "Stipulations" fields defined in "Common Components of Application Messages"</w:t>
            </w:r>
          </w:p>
        </w:tc>
      </w:tr>
      <w:tr w:rsidR="00253487" w:rsidRPr="00253487" w14:paraId="504FCD2A" w14:textId="77777777" w:rsidTr="000F73DB">
        <w:tc>
          <w:tcPr>
            <w:tcW w:w="652" w:type="dxa"/>
            <w:tcBorders>
              <w:top w:val="single" w:sz="6" w:space="0" w:color="000000"/>
            </w:tcBorders>
            <w:shd w:val="clear" w:color="auto" w:fill="auto"/>
          </w:tcPr>
          <w:p w14:paraId="269B3128" w14:textId="77777777" w:rsidR="00253487" w:rsidRPr="00253487" w:rsidRDefault="00253487" w:rsidP="000F73DB">
            <w:pPr>
              <w:jc w:val="center"/>
            </w:pPr>
            <w:r w:rsidRPr="00253487">
              <w:t>58</w:t>
            </w:r>
          </w:p>
        </w:tc>
        <w:tc>
          <w:tcPr>
            <w:tcW w:w="2750" w:type="dxa"/>
            <w:tcBorders>
              <w:top w:val="single" w:sz="6" w:space="0" w:color="000000"/>
            </w:tcBorders>
            <w:shd w:val="clear" w:color="auto" w:fill="auto"/>
          </w:tcPr>
          <w:p w14:paraId="2AB98D3F" w14:textId="77777777" w:rsidR="00253487" w:rsidRPr="00253487" w:rsidRDefault="00253487" w:rsidP="00253487">
            <w:r w:rsidRPr="00253487">
              <w:t>Text</w:t>
            </w:r>
          </w:p>
        </w:tc>
        <w:tc>
          <w:tcPr>
            <w:tcW w:w="811" w:type="dxa"/>
            <w:tcBorders>
              <w:top w:val="single" w:sz="6" w:space="0" w:color="000000"/>
            </w:tcBorders>
            <w:shd w:val="clear" w:color="auto" w:fill="auto"/>
          </w:tcPr>
          <w:p w14:paraId="2B6C68D4"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8FE56AB" w14:textId="77777777" w:rsidR="00253487" w:rsidRPr="00253487" w:rsidRDefault="00253487" w:rsidP="00253487"/>
        </w:tc>
      </w:tr>
      <w:tr w:rsidR="00253487" w:rsidRPr="00253487" w14:paraId="57C39102" w14:textId="77777777" w:rsidTr="000F73DB">
        <w:tc>
          <w:tcPr>
            <w:tcW w:w="652" w:type="dxa"/>
            <w:shd w:val="clear" w:color="auto" w:fill="auto"/>
          </w:tcPr>
          <w:p w14:paraId="207EA598" w14:textId="77777777" w:rsidR="00253487" w:rsidRPr="00253487" w:rsidRDefault="00253487" w:rsidP="000F73DB">
            <w:pPr>
              <w:jc w:val="center"/>
            </w:pPr>
            <w:r w:rsidRPr="00253487">
              <w:t>354</w:t>
            </w:r>
          </w:p>
        </w:tc>
        <w:tc>
          <w:tcPr>
            <w:tcW w:w="2750" w:type="dxa"/>
            <w:shd w:val="clear" w:color="auto" w:fill="auto"/>
          </w:tcPr>
          <w:p w14:paraId="35A369D2" w14:textId="77777777" w:rsidR="00253487" w:rsidRPr="00253487" w:rsidRDefault="00253487" w:rsidP="00253487">
            <w:r w:rsidRPr="00253487">
              <w:t>EncodedTextLen</w:t>
            </w:r>
          </w:p>
        </w:tc>
        <w:tc>
          <w:tcPr>
            <w:tcW w:w="811" w:type="dxa"/>
            <w:shd w:val="clear" w:color="auto" w:fill="auto"/>
          </w:tcPr>
          <w:p w14:paraId="591F8091" w14:textId="77777777" w:rsidR="00253487" w:rsidRPr="00253487" w:rsidRDefault="00253487" w:rsidP="000F73DB">
            <w:pPr>
              <w:jc w:val="center"/>
            </w:pPr>
            <w:r w:rsidRPr="00253487">
              <w:t>N</w:t>
            </w:r>
          </w:p>
        </w:tc>
        <w:tc>
          <w:tcPr>
            <w:tcW w:w="4859" w:type="dxa"/>
            <w:shd w:val="clear" w:color="auto" w:fill="auto"/>
          </w:tcPr>
          <w:p w14:paraId="28942E5E" w14:textId="77777777" w:rsidR="00253487" w:rsidRPr="00253487" w:rsidRDefault="00253487" w:rsidP="00253487">
            <w:r w:rsidRPr="00253487">
              <w:t>Must be set if EncodedText field is specified and must immediately precede it.</w:t>
            </w:r>
          </w:p>
        </w:tc>
      </w:tr>
      <w:tr w:rsidR="00253487" w:rsidRPr="00253487" w14:paraId="2A7F3E80" w14:textId="77777777" w:rsidTr="000F73DB">
        <w:tc>
          <w:tcPr>
            <w:tcW w:w="652" w:type="dxa"/>
            <w:tcBorders>
              <w:bottom w:val="single" w:sz="6" w:space="0" w:color="000000"/>
            </w:tcBorders>
            <w:shd w:val="clear" w:color="auto" w:fill="auto"/>
          </w:tcPr>
          <w:p w14:paraId="049ED0CC"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5BBCD822"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76BC68C4"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50C0DEE"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760FAB55" w14:textId="77777777" w:rsidTr="000F73DB">
        <w:tc>
          <w:tcPr>
            <w:tcW w:w="3402" w:type="dxa"/>
            <w:gridSpan w:val="2"/>
            <w:tcBorders>
              <w:top w:val="single" w:sz="6" w:space="0" w:color="000000"/>
              <w:bottom w:val="double" w:sz="6" w:space="0" w:color="000000"/>
            </w:tcBorders>
            <w:shd w:val="clear" w:color="auto" w:fill="E6E6E6"/>
          </w:tcPr>
          <w:p w14:paraId="6E8D8293"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45D72595"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69C9996C" w14:textId="77777777" w:rsidR="00253487" w:rsidRPr="00253487" w:rsidRDefault="00253487" w:rsidP="00253487"/>
        </w:tc>
      </w:tr>
      <w:bookmarkEnd w:id="357"/>
    </w:tbl>
    <w:p w14:paraId="522CD9AF"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D697DBB" w14:textId="77777777">
        <w:tc>
          <w:tcPr>
            <w:tcW w:w="9576" w:type="dxa"/>
            <w:tcBorders>
              <w:bottom w:val="nil"/>
            </w:tcBorders>
            <w:shd w:val="pct25" w:color="auto" w:fill="FFFFFF"/>
          </w:tcPr>
          <w:p w14:paraId="1DA7E784" w14:textId="77777777" w:rsidR="009E3F16" w:rsidRDefault="009E3F16">
            <w:pPr>
              <w:pStyle w:val="Heading5"/>
            </w:pPr>
            <w:r>
              <w:rPr>
                <w:rFonts w:ascii="Times New Roman" w:hAnsi="Times New Roman"/>
                <w:sz w:val="24"/>
              </w:rPr>
              <w:t xml:space="preserve">FIXML Definition for this message – see </w:t>
            </w:r>
            <w:hyperlink r:id="rId91"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47A19ACF" w14:textId="77777777">
        <w:tc>
          <w:tcPr>
            <w:tcW w:w="9576" w:type="dxa"/>
            <w:shd w:val="pct12" w:color="auto" w:fill="FFFFFF"/>
          </w:tcPr>
          <w:p w14:paraId="63095369"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CollRsp</w:t>
            </w:r>
          </w:p>
          <w:p w14:paraId="77D1D33C"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1DBCD456" w14:textId="77777777" w:rsidR="009E3F16" w:rsidRDefault="009E3F16"/>
    <w:p w14:paraId="702AB89D" w14:textId="77777777" w:rsidR="009E3F16" w:rsidRDefault="009E3F16">
      <w:pPr>
        <w:pStyle w:val="Heading2"/>
      </w:pPr>
      <w:r>
        <w:br w:type="page"/>
      </w:r>
      <w:bookmarkStart w:id="358" w:name="_Toc227925124"/>
      <w:r>
        <w:t>Collateral Report</w:t>
      </w:r>
      <w:bookmarkEnd w:id="358"/>
    </w:p>
    <w:p w14:paraId="31F942EA" w14:textId="77777777" w:rsidR="009E3F16" w:rsidRDefault="009E3F16">
      <w:pPr>
        <w:pStyle w:val="NormalIndent"/>
        <w:keepNext/>
        <w:keepLines/>
      </w:pPr>
      <w:r>
        <w:t>Used to report collateral status when responding to a Collateral Inquiry message.</w:t>
      </w:r>
    </w:p>
    <w:p w14:paraId="4288E9CB" w14:textId="77777777" w:rsidR="009E3F16" w:rsidRDefault="009E3F16">
      <w:pPr>
        <w:pStyle w:val="NormalIndent"/>
        <w:keepNext/>
        <w:keepLines/>
      </w:pPr>
    </w:p>
    <w:p w14:paraId="197DE1F9" w14:textId="77777777" w:rsidR="009E3F16" w:rsidRDefault="009E3F16">
      <w:pPr>
        <w:pStyle w:val="NormalIndent"/>
        <w:keepNext/>
        <w:keepLines/>
        <w:jc w:val="center"/>
        <w:rPr>
          <w:b/>
          <w:sz w:val="24"/>
        </w:rPr>
      </w:pPr>
      <w:r>
        <w:rPr>
          <w:b/>
          <w:sz w:val="24"/>
        </w:rPr>
        <w:t>Collateral Report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71383BA1"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0D52BD0A" w14:textId="77777777" w:rsidR="00253487" w:rsidRPr="000F73DB" w:rsidRDefault="00253487" w:rsidP="000F73DB">
            <w:pPr>
              <w:jc w:val="center"/>
              <w:rPr>
                <w:b/>
                <w:i/>
              </w:rPr>
            </w:pPr>
            <w:bookmarkStart w:id="359" w:name="Msg_CollateralReport"/>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3A2AE939"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B41F937"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4D026DB9" w14:textId="77777777" w:rsidR="00253487" w:rsidRPr="000F73DB" w:rsidRDefault="00253487" w:rsidP="000F73DB">
            <w:pPr>
              <w:jc w:val="center"/>
              <w:rPr>
                <w:b/>
                <w:i/>
              </w:rPr>
            </w:pPr>
            <w:r w:rsidRPr="000F73DB">
              <w:rPr>
                <w:b/>
                <w:i/>
              </w:rPr>
              <w:t>Comments</w:t>
            </w:r>
          </w:p>
        </w:tc>
      </w:tr>
      <w:tr w:rsidR="00253487" w:rsidRPr="00253487" w14:paraId="0FA4E908" w14:textId="77777777" w:rsidTr="000F73DB">
        <w:tc>
          <w:tcPr>
            <w:tcW w:w="3402" w:type="dxa"/>
            <w:gridSpan w:val="2"/>
            <w:tcBorders>
              <w:top w:val="single" w:sz="6" w:space="0" w:color="000000"/>
              <w:bottom w:val="single" w:sz="6" w:space="0" w:color="000000"/>
            </w:tcBorders>
            <w:shd w:val="clear" w:color="auto" w:fill="E6E6E6"/>
          </w:tcPr>
          <w:p w14:paraId="15547F22"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659E07B4"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7A9A61BF" w14:textId="77777777" w:rsidR="00253487" w:rsidRPr="00253487" w:rsidRDefault="00253487" w:rsidP="00253487">
            <w:r w:rsidRPr="00253487">
              <w:t>MsgType = BA</w:t>
            </w:r>
          </w:p>
        </w:tc>
      </w:tr>
      <w:tr w:rsidR="00253487" w:rsidRPr="00253487" w14:paraId="298D4AA3" w14:textId="77777777" w:rsidTr="000F73DB">
        <w:tc>
          <w:tcPr>
            <w:tcW w:w="652" w:type="dxa"/>
            <w:tcBorders>
              <w:top w:val="single" w:sz="6" w:space="0" w:color="000000"/>
            </w:tcBorders>
            <w:shd w:val="clear" w:color="auto" w:fill="auto"/>
          </w:tcPr>
          <w:p w14:paraId="448C8922" w14:textId="77777777" w:rsidR="00253487" w:rsidRPr="00253487" w:rsidRDefault="00253487" w:rsidP="000F73DB">
            <w:pPr>
              <w:jc w:val="center"/>
            </w:pPr>
            <w:r w:rsidRPr="00253487">
              <w:t>908</w:t>
            </w:r>
          </w:p>
        </w:tc>
        <w:tc>
          <w:tcPr>
            <w:tcW w:w="2750" w:type="dxa"/>
            <w:tcBorders>
              <w:top w:val="single" w:sz="6" w:space="0" w:color="000000"/>
            </w:tcBorders>
            <w:shd w:val="clear" w:color="auto" w:fill="auto"/>
          </w:tcPr>
          <w:p w14:paraId="5E75C427" w14:textId="77777777" w:rsidR="00253487" w:rsidRPr="00253487" w:rsidRDefault="00253487" w:rsidP="00253487">
            <w:r w:rsidRPr="00253487">
              <w:t>CollRptID</w:t>
            </w:r>
          </w:p>
        </w:tc>
        <w:tc>
          <w:tcPr>
            <w:tcW w:w="811" w:type="dxa"/>
            <w:tcBorders>
              <w:top w:val="single" w:sz="6" w:space="0" w:color="000000"/>
            </w:tcBorders>
            <w:shd w:val="clear" w:color="auto" w:fill="auto"/>
          </w:tcPr>
          <w:p w14:paraId="66F2EE19"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10A51E6F" w14:textId="77777777" w:rsidR="00253487" w:rsidRPr="00253487" w:rsidRDefault="00253487" w:rsidP="00253487">
            <w:r w:rsidRPr="00253487">
              <w:t>Unique Identifer for collateral report</w:t>
            </w:r>
          </w:p>
        </w:tc>
      </w:tr>
      <w:tr w:rsidR="00253487" w:rsidRPr="00253487" w14:paraId="3E749D57" w14:textId="77777777" w:rsidTr="000F73DB">
        <w:tc>
          <w:tcPr>
            <w:tcW w:w="652" w:type="dxa"/>
            <w:shd w:val="clear" w:color="auto" w:fill="auto"/>
          </w:tcPr>
          <w:p w14:paraId="2C751F8A" w14:textId="77777777" w:rsidR="00253487" w:rsidRPr="00253487" w:rsidRDefault="00253487" w:rsidP="000F73DB">
            <w:pPr>
              <w:jc w:val="center"/>
            </w:pPr>
            <w:r w:rsidRPr="00253487">
              <w:t>909</w:t>
            </w:r>
          </w:p>
        </w:tc>
        <w:tc>
          <w:tcPr>
            <w:tcW w:w="2750" w:type="dxa"/>
            <w:shd w:val="clear" w:color="auto" w:fill="auto"/>
          </w:tcPr>
          <w:p w14:paraId="2447C02F" w14:textId="77777777" w:rsidR="00253487" w:rsidRPr="00253487" w:rsidRDefault="00253487" w:rsidP="00253487">
            <w:r w:rsidRPr="00253487">
              <w:t>CollInquiryID</w:t>
            </w:r>
          </w:p>
        </w:tc>
        <w:tc>
          <w:tcPr>
            <w:tcW w:w="811" w:type="dxa"/>
            <w:shd w:val="clear" w:color="auto" w:fill="auto"/>
          </w:tcPr>
          <w:p w14:paraId="6FA496C0" w14:textId="77777777" w:rsidR="00253487" w:rsidRPr="00253487" w:rsidRDefault="00253487" w:rsidP="000F73DB">
            <w:pPr>
              <w:jc w:val="center"/>
            </w:pPr>
            <w:r w:rsidRPr="00253487">
              <w:t>N</w:t>
            </w:r>
          </w:p>
        </w:tc>
        <w:tc>
          <w:tcPr>
            <w:tcW w:w="4859" w:type="dxa"/>
            <w:shd w:val="clear" w:color="auto" w:fill="auto"/>
          </w:tcPr>
          <w:p w14:paraId="18382F20" w14:textId="77777777" w:rsidR="00253487" w:rsidRPr="00253487" w:rsidRDefault="00253487" w:rsidP="00253487">
            <w:r w:rsidRPr="00253487">
              <w:t>Identifier for the collateral inquiry to which this message is a reply</w:t>
            </w:r>
          </w:p>
        </w:tc>
      </w:tr>
      <w:tr w:rsidR="00253487" w:rsidRPr="00253487" w14:paraId="1E29830B" w14:textId="77777777" w:rsidTr="000F73DB">
        <w:tc>
          <w:tcPr>
            <w:tcW w:w="652" w:type="dxa"/>
            <w:shd w:val="clear" w:color="auto" w:fill="auto"/>
          </w:tcPr>
          <w:p w14:paraId="1AC4EDB9" w14:textId="77777777" w:rsidR="00253487" w:rsidRPr="00253487" w:rsidRDefault="00253487" w:rsidP="000F73DB">
            <w:pPr>
              <w:jc w:val="center"/>
            </w:pPr>
            <w:r w:rsidRPr="00253487">
              <w:t>60</w:t>
            </w:r>
          </w:p>
        </w:tc>
        <w:tc>
          <w:tcPr>
            <w:tcW w:w="2750" w:type="dxa"/>
            <w:shd w:val="clear" w:color="auto" w:fill="auto"/>
          </w:tcPr>
          <w:p w14:paraId="0FE080E4" w14:textId="77777777" w:rsidR="00253487" w:rsidRPr="00253487" w:rsidRDefault="00253487" w:rsidP="00253487">
            <w:r w:rsidRPr="00253487">
              <w:t>TransactTime</w:t>
            </w:r>
          </w:p>
        </w:tc>
        <w:tc>
          <w:tcPr>
            <w:tcW w:w="811" w:type="dxa"/>
            <w:shd w:val="clear" w:color="auto" w:fill="auto"/>
          </w:tcPr>
          <w:p w14:paraId="32BD6486" w14:textId="77777777" w:rsidR="00253487" w:rsidRPr="00253487" w:rsidRDefault="00253487" w:rsidP="000F73DB">
            <w:pPr>
              <w:jc w:val="center"/>
            </w:pPr>
            <w:r w:rsidRPr="00253487">
              <w:t>N</w:t>
            </w:r>
          </w:p>
        </w:tc>
        <w:tc>
          <w:tcPr>
            <w:tcW w:w="4859" w:type="dxa"/>
            <w:shd w:val="clear" w:color="auto" w:fill="auto"/>
          </w:tcPr>
          <w:p w14:paraId="26C63D47" w14:textId="77777777" w:rsidR="00253487" w:rsidRPr="00253487" w:rsidRDefault="00253487" w:rsidP="00253487"/>
        </w:tc>
      </w:tr>
      <w:tr w:rsidR="00253487" w:rsidRPr="00253487" w14:paraId="6EA80C6B" w14:textId="77777777" w:rsidTr="000F73DB">
        <w:tc>
          <w:tcPr>
            <w:tcW w:w="652" w:type="dxa"/>
            <w:shd w:val="clear" w:color="auto" w:fill="auto"/>
          </w:tcPr>
          <w:p w14:paraId="399503F4" w14:textId="77777777" w:rsidR="00253487" w:rsidRPr="00253487" w:rsidRDefault="00253487" w:rsidP="000F73DB">
            <w:pPr>
              <w:jc w:val="center"/>
            </w:pPr>
            <w:r w:rsidRPr="00253487">
              <w:t>1043</w:t>
            </w:r>
          </w:p>
        </w:tc>
        <w:tc>
          <w:tcPr>
            <w:tcW w:w="2750" w:type="dxa"/>
            <w:shd w:val="clear" w:color="auto" w:fill="auto"/>
          </w:tcPr>
          <w:p w14:paraId="24C58202" w14:textId="77777777" w:rsidR="00253487" w:rsidRPr="00253487" w:rsidRDefault="00253487" w:rsidP="00253487">
            <w:r w:rsidRPr="00253487">
              <w:t>CollApplType</w:t>
            </w:r>
          </w:p>
        </w:tc>
        <w:tc>
          <w:tcPr>
            <w:tcW w:w="811" w:type="dxa"/>
            <w:shd w:val="clear" w:color="auto" w:fill="auto"/>
          </w:tcPr>
          <w:p w14:paraId="48193C73" w14:textId="77777777" w:rsidR="00253487" w:rsidRPr="00253487" w:rsidRDefault="00253487" w:rsidP="000F73DB">
            <w:pPr>
              <w:jc w:val="center"/>
            </w:pPr>
            <w:r w:rsidRPr="00253487">
              <w:t>N</w:t>
            </w:r>
          </w:p>
        </w:tc>
        <w:tc>
          <w:tcPr>
            <w:tcW w:w="4859" w:type="dxa"/>
            <w:shd w:val="clear" w:color="auto" w:fill="auto"/>
          </w:tcPr>
          <w:p w14:paraId="0B30EAB0" w14:textId="77777777" w:rsidR="00253487" w:rsidRPr="00253487" w:rsidRDefault="00253487" w:rsidP="00253487">
            <w:r w:rsidRPr="00253487">
              <w:t>Differentiates collateral pledged specifically against a position from collateral pledged against an entire portfolio on a valued basis.</w:t>
            </w:r>
          </w:p>
        </w:tc>
      </w:tr>
      <w:tr w:rsidR="00253487" w:rsidRPr="00253487" w14:paraId="4D66E3C5" w14:textId="77777777" w:rsidTr="000F73DB">
        <w:tc>
          <w:tcPr>
            <w:tcW w:w="652" w:type="dxa"/>
            <w:shd w:val="clear" w:color="auto" w:fill="auto"/>
          </w:tcPr>
          <w:p w14:paraId="3FF164B3" w14:textId="77777777" w:rsidR="00253487" w:rsidRPr="00253487" w:rsidRDefault="00253487" w:rsidP="000F73DB">
            <w:pPr>
              <w:jc w:val="center"/>
            </w:pPr>
            <w:r w:rsidRPr="00253487">
              <w:t>291</w:t>
            </w:r>
          </w:p>
        </w:tc>
        <w:tc>
          <w:tcPr>
            <w:tcW w:w="2750" w:type="dxa"/>
            <w:shd w:val="clear" w:color="auto" w:fill="auto"/>
          </w:tcPr>
          <w:p w14:paraId="2AB0FC5F" w14:textId="77777777" w:rsidR="00253487" w:rsidRPr="00253487" w:rsidRDefault="00253487" w:rsidP="00253487">
            <w:r w:rsidRPr="00253487">
              <w:t>FinancialStatus</w:t>
            </w:r>
          </w:p>
        </w:tc>
        <w:tc>
          <w:tcPr>
            <w:tcW w:w="811" w:type="dxa"/>
            <w:shd w:val="clear" w:color="auto" w:fill="auto"/>
          </w:tcPr>
          <w:p w14:paraId="62CE9E14" w14:textId="77777777" w:rsidR="00253487" w:rsidRPr="00253487" w:rsidRDefault="00253487" w:rsidP="000F73DB">
            <w:pPr>
              <w:jc w:val="center"/>
            </w:pPr>
            <w:r w:rsidRPr="00253487">
              <w:t>N</w:t>
            </w:r>
          </w:p>
        </w:tc>
        <w:tc>
          <w:tcPr>
            <w:tcW w:w="4859" w:type="dxa"/>
            <w:shd w:val="clear" w:color="auto" w:fill="auto"/>
          </w:tcPr>
          <w:p w14:paraId="2B934FBE" w14:textId="77777777" w:rsidR="00253487" w:rsidRPr="00253487" w:rsidRDefault="00253487" w:rsidP="00253487">
            <w:r w:rsidRPr="00253487">
              <w:t>Tells whether security has been restricted.</w:t>
            </w:r>
          </w:p>
        </w:tc>
      </w:tr>
      <w:tr w:rsidR="00253487" w:rsidRPr="00253487" w14:paraId="760C97F3" w14:textId="77777777" w:rsidTr="000F73DB">
        <w:tc>
          <w:tcPr>
            <w:tcW w:w="652" w:type="dxa"/>
            <w:shd w:val="clear" w:color="auto" w:fill="auto"/>
          </w:tcPr>
          <w:p w14:paraId="7F3CDBCC" w14:textId="77777777" w:rsidR="00253487" w:rsidRPr="00253487" w:rsidRDefault="00253487" w:rsidP="000F73DB">
            <w:pPr>
              <w:jc w:val="center"/>
            </w:pPr>
            <w:r w:rsidRPr="00253487">
              <w:t>910</w:t>
            </w:r>
          </w:p>
        </w:tc>
        <w:tc>
          <w:tcPr>
            <w:tcW w:w="2750" w:type="dxa"/>
            <w:shd w:val="clear" w:color="auto" w:fill="auto"/>
          </w:tcPr>
          <w:p w14:paraId="5CC91C24" w14:textId="77777777" w:rsidR="00253487" w:rsidRPr="00253487" w:rsidRDefault="00253487" w:rsidP="00253487">
            <w:r w:rsidRPr="00253487">
              <w:t>CollStatus</w:t>
            </w:r>
          </w:p>
        </w:tc>
        <w:tc>
          <w:tcPr>
            <w:tcW w:w="811" w:type="dxa"/>
            <w:shd w:val="clear" w:color="auto" w:fill="auto"/>
          </w:tcPr>
          <w:p w14:paraId="2A4974CF" w14:textId="77777777" w:rsidR="00253487" w:rsidRPr="00253487" w:rsidRDefault="00253487" w:rsidP="000F73DB">
            <w:pPr>
              <w:jc w:val="center"/>
            </w:pPr>
            <w:r w:rsidRPr="00253487">
              <w:t>Y</w:t>
            </w:r>
          </w:p>
        </w:tc>
        <w:tc>
          <w:tcPr>
            <w:tcW w:w="4859" w:type="dxa"/>
            <w:shd w:val="clear" w:color="auto" w:fill="auto"/>
          </w:tcPr>
          <w:p w14:paraId="5F12F9F8" w14:textId="77777777" w:rsidR="00253487" w:rsidRPr="00253487" w:rsidRDefault="00253487" w:rsidP="00253487">
            <w:r w:rsidRPr="00253487">
              <w:t>Collateral status</w:t>
            </w:r>
          </w:p>
        </w:tc>
      </w:tr>
      <w:tr w:rsidR="00253487" w:rsidRPr="00253487" w14:paraId="468F6146" w14:textId="77777777" w:rsidTr="000F73DB">
        <w:tc>
          <w:tcPr>
            <w:tcW w:w="652" w:type="dxa"/>
            <w:shd w:val="clear" w:color="auto" w:fill="auto"/>
          </w:tcPr>
          <w:p w14:paraId="5C2E44F4" w14:textId="77777777" w:rsidR="00253487" w:rsidRPr="00253487" w:rsidRDefault="00253487" w:rsidP="000F73DB">
            <w:pPr>
              <w:jc w:val="center"/>
            </w:pPr>
            <w:r w:rsidRPr="00253487">
              <w:t>911</w:t>
            </w:r>
          </w:p>
        </w:tc>
        <w:tc>
          <w:tcPr>
            <w:tcW w:w="2750" w:type="dxa"/>
            <w:shd w:val="clear" w:color="auto" w:fill="auto"/>
          </w:tcPr>
          <w:p w14:paraId="76183242" w14:textId="77777777" w:rsidR="00253487" w:rsidRPr="00253487" w:rsidRDefault="00253487" w:rsidP="00253487">
            <w:r w:rsidRPr="00253487">
              <w:t>TotNumReports</w:t>
            </w:r>
          </w:p>
        </w:tc>
        <w:tc>
          <w:tcPr>
            <w:tcW w:w="811" w:type="dxa"/>
            <w:shd w:val="clear" w:color="auto" w:fill="auto"/>
          </w:tcPr>
          <w:p w14:paraId="194D0437" w14:textId="77777777" w:rsidR="00253487" w:rsidRPr="00253487" w:rsidRDefault="00253487" w:rsidP="000F73DB">
            <w:pPr>
              <w:jc w:val="center"/>
            </w:pPr>
            <w:r w:rsidRPr="00253487">
              <w:t>N</w:t>
            </w:r>
          </w:p>
        </w:tc>
        <w:tc>
          <w:tcPr>
            <w:tcW w:w="4859" w:type="dxa"/>
            <w:shd w:val="clear" w:color="auto" w:fill="auto"/>
          </w:tcPr>
          <w:p w14:paraId="3AA77DBC" w14:textId="77777777" w:rsidR="00253487" w:rsidRPr="00253487" w:rsidRDefault="00253487" w:rsidP="00253487"/>
        </w:tc>
      </w:tr>
      <w:tr w:rsidR="00253487" w:rsidRPr="00253487" w14:paraId="20A732B8" w14:textId="77777777" w:rsidTr="000F73DB">
        <w:tc>
          <w:tcPr>
            <w:tcW w:w="652" w:type="dxa"/>
            <w:tcBorders>
              <w:bottom w:val="single" w:sz="6" w:space="0" w:color="000000"/>
            </w:tcBorders>
            <w:shd w:val="clear" w:color="auto" w:fill="auto"/>
          </w:tcPr>
          <w:p w14:paraId="05939B51" w14:textId="77777777" w:rsidR="00253487" w:rsidRPr="00253487" w:rsidRDefault="00253487" w:rsidP="000F73DB">
            <w:pPr>
              <w:jc w:val="center"/>
            </w:pPr>
            <w:r w:rsidRPr="00253487">
              <w:t>912</w:t>
            </w:r>
          </w:p>
        </w:tc>
        <w:tc>
          <w:tcPr>
            <w:tcW w:w="2750" w:type="dxa"/>
            <w:tcBorders>
              <w:bottom w:val="single" w:sz="6" w:space="0" w:color="000000"/>
            </w:tcBorders>
            <w:shd w:val="clear" w:color="auto" w:fill="auto"/>
          </w:tcPr>
          <w:p w14:paraId="0ABA2096" w14:textId="77777777" w:rsidR="00253487" w:rsidRPr="00253487" w:rsidRDefault="00253487" w:rsidP="00253487">
            <w:r w:rsidRPr="00253487">
              <w:t>LastRptRequested</w:t>
            </w:r>
          </w:p>
        </w:tc>
        <w:tc>
          <w:tcPr>
            <w:tcW w:w="811" w:type="dxa"/>
            <w:tcBorders>
              <w:bottom w:val="single" w:sz="6" w:space="0" w:color="000000"/>
            </w:tcBorders>
            <w:shd w:val="clear" w:color="auto" w:fill="auto"/>
          </w:tcPr>
          <w:p w14:paraId="2180C9C6"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64C97C02" w14:textId="77777777" w:rsidR="00253487" w:rsidRPr="00253487" w:rsidRDefault="00253487" w:rsidP="00253487"/>
        </w:tc>
      </w:tr>
      <w:tr w:rsidR="00253487" w:rsidRPr="00253487" w14:paraId="4E0E9CD0" w14:textId="77777777" w:rsidTr="000F73DB">
        <w:tc>
          <w:tcPr>
            <w:tcW w:w="3402" w:type="dxa"/>
            <w:gridSpan w:val="2"/>
            <w:tcBorders>
              <w:top w:val="single" w:sz="6" w:space="0" w:color="000000"/>
              <w:bottom w:val="single" w:sz="6" w:space="0" w:color="000000"/>
            </w:tcBorders>
            <w:shd w:val="clear" w:color="auto" w:fill="E6E6E6"/>
          </w:tcPr>
          <w:p w14:paraId="49517617"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552C218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90E20D7" w14:textId="77777777" w:rsidR="00253487" w:rsidRPr="00253487" w:rsidRDefault="00253487" w:rsidP="00253487"/>
        </w:tc>
      </w:tr>
      <w:tr w:rsidR="00253487" w:rsidRPr="00253487" w14:paraId="0F80762C" w14:textId="77777777" w:rsidTr="000F73DB">
        <w:tc>
          <w:tcPr>
            <w:tcW w:w="652" w:type="dxa"/>
            <w:tcBorders>
              <w:top w:val="single" w:sz="6" w:space="0" w:color="000000"/>
            </w:tcBorders>
            <w:shd w:val="clear" w:color="auto" w:fill="auto"/>
          </w:tcPr>
          <w:p w14:paraId="21A2C70F"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7CBB48B6" w14:textId="77777777" w:rsidR="00253487" w:rsidRPr="00253487" w:rsidRDefault="00253487" w:rsidP="00253487">
            <w:r w:rsidRPr="00253487">
              <w:t>Account</w:t>
            </w:r>
          </w:p>
        </w:tc>
        <w:tc>
          <w:tcPr>
            <w:tcW w:w="811" w:type="dxa"/>
            <w:tcBorders>
              <w:top w:val="single" w:sz="6" w:space="0" w:color="000000"/>
            </w:tcBorders>
            <w:shd w:val="clear" w:color="auto" w:fill="auto"/>
          </w:tcPr>
          <w:p w14:paraId="37E16C26"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DFEB55C" w14:textId="77777777" w:rsidR="00253487" w:rsidRPr="00253487" w:rsidRDefault="00253487" w:rsidP="00253487">
            <w:r w:rsidRPr="00253487">
              <w:t>Customer Account</w:t>
            </w:r>
          </w:p>
        </w:tc>
      </w:tr>
      <w:tr w:rsidR="00253487" w:rsidRPr="00253487" w14:paraId="40DC71AC" w14:textId="77777777" w:rsidTr="000F73DB">
        <w:tc>
          <w:tcPr>
            <w:tcW w:w="652" w:type="dxa"/>
            <w:shd w:val="clear" w:color="auto" w:fill="auto"/>
          </w:tcPr>
          <w:p w14:paraId="4E42311A" w14:textId="77777777" w:rsidR="00253487" w:rsidRPr="00253487" w:rsidRDefault="00253487" w:rsidP="000F73DB">
            <w:pPr>
              <w:jc w:val="center"/>
            </w:pPr>
            <w:r w:rsidRPr="00253487">
              <w:t>581</w:t>
            </w:r>
          </w:p>
        </w:tc>
        <w:tc>
          <w:tcPr>
            <w:tcW w:w="2750" w:type="dxa"/>
            <w:shd w:val="clear" w:color="auto" w:fill="auto"/>
          </w:tcPr>
          <w:p w14:paraId="5C629859" w14:textId="77777777" w:rsidR="00253487" w:rsidRPr="00253487" w:rsidRDefault="00253487" w:rsidP="00253487">
            <w:r w:rsidRPr="00253487">
              <w:t>AccountType</w:t>
            </w:r>
          </w:p>
        </w:tc>
        <w:tc>
          <w:tcPr>
            <w:tcW w:w="811" w:type="dxa"/>
            <w:shd w:val="clear" w:color="auto" w:fill="auto"/>
          </w:tcPr>
          <w:p w14:paraId="4D7B695F" w14:textId="77777777" w:rsidR="00253487" w:rsidRPr="00253487" w:rsidRDefault="00253487" w:rsidP="000F73DB">
            <w:pPr>
              <w:jc w:val="center"/>
            </w:pPr>
            <w:r w:rsidRPr="00253487">
              <w:t>N</w:t>
            </w:r>
          </w:p>
        </w:tc>
        <w:tc>
          <w:tcPr>
            <w:tcW w:w="4859" w:type="dxa"/>
            <w:shd w:val="clear" w:color="auto" w:fill="auto"/>
          </w:tcPr>
          <w:p w14:paraId="12862F97" w14:textId="77777777" w:rsidR="00253487" w:rsidRPr="00253487" w:rsidRDefault="00253487" w:rsidP="00253487">
            <w:r w:rsidRPr="00253487">
              <w:t>Type of account associated with the order (Origin)</w:t>
            </w:r>
          </w:p>
        </w:tc>
      </w:tr>
      <w:tr w:rsidR="00253487" w:rsidRPr="00253487" w14:paraId="1D301BCA" w14:textId="77777777" w:rsidTr="000F73DB">
        <w:tc>
          <w:tcPr>
            <w:tcW w:w="652" w:type="dxa"/>
            <w:shd w:val="clear" w:color="auto" w:fill="auto"/>
          </w:tcPr>
          <w:p w14:paraId="6401A7B4" w14:textId="77777777" w:rsidR="00253487" w:rsidRPr="00253487" w:rsidRDefault="00253487" w:rsidP="000F73DB">
            <w:pPr>
              <w:jc w:val="center"/>
            </w:pPr>
            <w:r w:rsidRPr="00253487">
              <w:t>11</w:t>
            </w:r>
          </w:p>
        </w:tc>
        <w:tc>
          <w:tcPr>
            <w:tcW w:w="2750" w:type="dxa"/>
            <w:shd w:val="clear" w:color="auto" w:fill="auto"/>
          </w:tcPr>
          <w:p w14:paraId="2E8B8486" w14:textId="77777777" w:rsidR="00253487" w:rsidRPr="00253487" w:rsidRDefault="00253487" w:rsidP="00253487">
            <w:r w:rsidRPr="00253487">
              <w:t>ClOrdID</w:t>
            </w:r>
          </w:p>
        </w:tc>
        <w:tc>
          <w:tcPr>
            <w:tcW w:w="811" w:type="dxa"/>
            <w:shd w:val="clear" w:color="auto" w:fill="auto"/>
          </w:tcPr>
          <w:p w14:paraId="3967E43E" w14:textId="77777777" w:rsidR="00253487" w:rsidRPr="00253487" w:rsidRDefault="00253487" w:rsidP="000F73DB">
            <w:pPr>
              <w:jc w:val="center"/>
            </w:pPr>
            <w:r w:rsidRPr="00253487">
              <w:t>N</w:t>
            </w:r>
          </w:p>
        </w:tc>
        <w:tc>
          <w:tcPr>
            <w:tcW w:w="4859" w:type="dxa"/>
            <w:shd w:val="clear" w:color="auto" w:fill="auto"/>
          </w:tcPr>
          <w:p w14:paraId="61ABF703" w14:textId="77777777" w:rsidR="00253487" w:rsidRPr="00253487" w:rsidRDefault="00253487" w:rsidP="00253487">
            <w:r w:rsidRPr="00253487">
              <w:t>Identifier of order for which collateral is required</w:t>
            </w:r>
          </w:p>
        </w:tc>
      </w:tr>
      <w:tr w:rsidR="00253487" w:rsidRPr="00253487" w14:paraId="6C48366A" w14:textId="77777777" w:rsidTr="000F73DB">
        <w:tc>
          <w:tcPr>
            <w:tcW w:w="652" w:type="dxa"/>
            <w:shd w:val="clear" w:color="auto" w:fill="auto"/>
          </w:tcPr>
          <w:p w14:paraId="59A6C4DC" w14:textId="77777777" w:rsidR="00253487" w:rsidRPr="00253487" w:rsidRDefault="00253487" w:rsidP="000F73DB">
            <w:pPr>
              <w:jc w:val="center"/>
            </w:pPr>
            <w:r w:rsidRPr="00253487">
              <w:t>37</w:t>
            </w:r>
          </w:p>
        </w:tc>
        <w:tc>
          <w:tcPr>
            <w:tcW w:w="2750" w:type="dxa"/>
            <w:shd w:val="clear" w:color="auto" w:fill="auto"/>
          </w:tcPr>
          <w:p w14:paraId="6DDB19C4" w14:textId="77777777" w:rsidR="00253487" w:rsidRPr="00253487" w:rsidRDefault="00253487" w:rsidP="00253487">
            <w:r w:rsidRPr="00253487">
              <w:t>OrderID</w:t>
            </w:r>
          </w:p>
        </w:tc>
        <w:tc>
          <w:tcPr>
            <w:tcW w:w="811" w:type="dxa"/>
            <w:shd w:val="clear" w:color="auto" w:fill="auto"/>
          </w:tcPr>
          <w:p w14:paraId="097858FC" w14:textId="77777777" w:rsidR="00253487" w:rsidRPr="00253487" w:rsidRDefault="00253487" w:rsidP="000F73DB">
            <w:pPr>
              <w:jc w:val="center"/>
            </w:pPr>
            <w:r w:rsidRPr="00253487">
              <w:t>N</w:t>
            </w:r>
          </w:p>
        </w:tc>
        <w:tc>
          <w:tcPr>
            <w:tcW w:w="4859" w:type="dxa"/>
            <w:shd w:val="clear" w:color="auto" w:fill="auto"/>
          </w:tcPr>
          <w:p w14:paraId="68FA7ADC" w14:textId="77777777" w:rsidR="00253487" w:rsidRPr="00253487" w:rsidRDefault="00253487" w:rsidP="00253487">
            <w:r w:rsidRPr="00253487">
              <w:t>Identifier of order for which collateral is required</w:t>
            </w:r>
          </w:p>
        </w:tc>
      </w:tr>
      <w:tr w:rsidR="00253487" w:rsidRPr="00253487" w14:paraId="56B5A870" w14:textId="77777777" w:rsidTr="000F73DB">
        <w:tc>
          <w:tcPr>
            <w:tcW w:w="652" w:type="dxa"/>
            <w:shd w:val="clear" w:color="auto" w:fill="auto"/>
          </w:tcPr>
          <w:p w14:paraId="295C8150" w14:textId="77777777" w:rsidR="00253487" w:rsidRPr="00253487" w:rsidRDefault="00253487" w:rsidP="000F73DB">
            <w:pPr>
              <w:jc w:val="center"/>
            </w:pPr>
            <w:r w:rsidRPr="00253487">
              <w:t>198</w:t>
            </w:r>
          </w:p>
        </w:tc>
        <w:tc>
          <w:tcPr>
            <w:tcW w:w="2750" w:type="dxa"/>
            <w:shd w:val="clear" w:color="auto" w:fill="auto"/>
          </w:tcPr>
          <w:p w14:paraId="5CD996D4" w14:textId="77777777" w:rsidR="00253487" w:rsidRPr="00253487" w:rsidRDefault="00253487" w:rsidP="00253487">
            <w:r w:rsidRPr="00253487">
              <w:t>SecondaryOrderID</w:t>
            </w:r>
          </w:p>
        </w:tc>
        <w:tc>
          <w:tcPr>
            <w:tcW w:w="811" w:type="dxa"/>
            <w:shd w:val="clear" w:color="auto" w:fill="auto"/>
          </w:tcPr>
          <w:p w14:paraId="227C28C5" w14:textId="77777777" w:rsidR="00253487" w:rsidRPr="00253487" w:rsidRDefault="00253487" w:rsidP="000F73DB">
            <w:pPr>
              <w:jc w:val="center"/>
            </w:pPr>
            <w:r w:rsidRPr="00253487">
              <w:t>N</w:t>
            </w:r>
          </w:p>
        </w:tc>
        <w:tc>
          <w:tcPr>
            <w:tcW w:w="4859" w:type="dxa"/>
            <w:shd w:val="clear" w:color="auto" w:fill="auto"/>
          </w:tcPr>
          <w:p w14:paraId="1034DAAC" w14:textId="77777777" w:rsidR="00253487" w:rsidRPr="00253487" w:rsidRDefault="00253487" w:rsidP="00253487">
            <w:r w:rsidRPr="00253487">
              <w:t>Identifier of order for which collateral is required</w:t>
            </w:r>
          </w:p>
        </w:tc>
      </w:tr>
      <w:tr w:rsidR="00253487" w:rsidRPr="00253487" w14:paraId="1A428726" w14:textId="77777777" w:rsidTr="000F73DB">
        <w:tc>
          <w:tcPr>
            <w:tcW w:w="652" w:type="dxa"/>
            <w:tcBorders>
              <w:bottom w:val="single" w:sz="6" w:space="0" w:color="000000"/>
            </w:tcBorders>
            <w:shd w:val="clear" w:color="auto" w:fill="auto"/>
          </w:tcPr>
          <w:p w14:paraId="120BB41F" w14:textId="77777777" w:rsidR="00253487" w:rsidRPr="00253487" w:rsidRDefault="00253487" w:rsidP="000F73DB">
            <w:pPr>
              <w:jc w:val="center"/>
            </w:pPr>
            <w:r w:rsidRPr="00253487">
              <w:t>526</w:t>
            </w:r>
          </w:p>
        </w:tc>
        <w:tc>
          <w:tcPr>
            <w:tcW w:w="2750" w:type="dxa"/>
            <w:tcBorders>
              <w:bottom w:val="single" w:sz="6" w:space="0" w:color="000000"/>
            </w:tcBorders>
            <w:shd w:val="clear" w:color="auto" w:fill="auto"/>
          </w:tcPr>
          <w:p w14:paraId="6609BE29" w14:textId="77777777" w:rsidR="00253487" w:rsidRPr="00253487" w:rsidRDefault="00253487" w:rsidP="00253487">
            <w:r w:rsidRPr="00253487">
              <w:t>SecondaryClOrdID</w:t>
            </w:r>
          </w:p>
        </w:tc>
        <w:tc>
          <w:tcPr>
            <w:tcW w:w="811" w:type="dxa"/>
            <w:tcBorders>
              <w:bottom w:val="single" w:sz="6" w:space="0" w:color="000000"/>
            </w:tcBorders>
            <w:shd w:val="clear" w:color="auto" w:fill="auto"/>
          </w:tcPr>
          <w:p w14:paraId="1ED10DE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550E2231" w14:textId="77777777" w:rsidR="00253487" w:rsidRPr="00253487" w:rsidRDefault="00253487" w:rsidP="00253487">
            <w:r w:rsidRPr="00253487">
              <w:t>Identifier of order for which collateral is required</w:t>
            </w:r>
          </w:p>
        </w:tc>
      </w:tr>
      <w:tr w:rsidR="00253487" w:rsidRPr="00253487" w14:paraId="6FA4D172" w14:textId="77777777" w:rsidTr="000F73DB">
        <w:tc>
          <w:tcPr>
            <w:tcW w:w="3402" w:type="dxa"/>
            <w:gridSpan w:val="2"/>
            <w:tcBorders>
              <w:top w:val="single" w:sz="6" w:space="0" w:color="000000"/>
              <w:bottom w:val="single" w:sz="6" w:space="0" w:color="000000"/>
            </w:tcBorders>
            <w:shd w:val="clear" w:color="auto" w:fill="E6E6E6"/>
          </w:tcPr>
          <w:p w14:paraId="05476C03" w14:textId="77777777" w:rsidR="00253487" w:rsidRPr="00253487" w:rsidRDefault="00253487" w:rsidP="000F73DB">
            <w:pPr>
              <w:jc w:val="left"/>
            </w:pPr>
            <w:r w:rsidRPr="00253487">
              <w:t>component block  &lt;ExecCollGrp&gt;</w:t>
            </w:r>
          </w:p>
        </w:tc>
        <w:tc>
          <w:tcPr>
            <w:tcW w:w="811" w:type="dxa"/>
            <w:tcBorders>
              <w:top w:val="single" w:sz="6" w:space="0" w:color="000000"/>
              <w:bottom w:val="single" w:sz="6" w:space="0" w:color="000000"/>
            </w:tcBorders>
            <w:shd w:val="clear" w:color="auto" w:fill="E6E6E6"/>
          </w:tcPr>
          <w:p w14:paraId="2007733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8DB49A3" w14:textId="77777777" w:rsidR="00253487" w:rsidRPr="00253487" w:rsidRDefault="00253487" w:rsidP="00253487">
            <w:r w:rsidRPr="00253487">
              <w:t>Executions for which collateral is required</w:t>
            </w:r>
          </w:p>
        </w:tc>
      </w:tr>
      <w:tr w:rsidR="00253487" w:rsidRPr="00253487" w14:paraId="2681EE7A" w14:textId="77777777" w:rsidTr="000F73DB">
        <w:tc>
          <w:tcPr>
            <w:tcW w:w="3402" w:type="dxa"/>
            <w:gridSpan w:val="2"/>
            <w:tcBorders>
              <w:top w:val="single" w:sz="6" w:space="0" w:color="000000"/>
              <w:bottom w:val="single" w:sz="6" w:space="0" w:color="000000"/>
            </w:tcBorders>
            <w:shd w:val="clear" w:color="auto" w:fill="E6E6E6"/>
          </w:tcPr>
          <w:p w14:paraId="2103FD73" w14:textId="77777777" w:rsidR="00253487" w:rsidRPr="00253487" w:rsidRDefault="00253487" w:rsidP="000F73DB">
            <w:pPr>
              <w:jc w:val="left"/>
            </w:pPr>
            <w:r w:rsidRPr="00253487">
              <w:t>component block  &lt;TrdCollGrp&gt;</w:t>
            </w:r>
          </w:p>
        </w:tc>
        <w:tc>
          <w:tcPr>
            <w:tcW w:w="811" w:type="dxa"/>
            <w:tcBorders>
              <w:top w:val="single" w:sz="6" w:space="0" w:color="000000"/>
              <w:bottom w:val="single" w:sz="6" w:space="0" w:color="000000"/>
            </w:tcBorders>
            <w:shd w:val="clear" w:color="auto" w:fill="E6E6E6"/>
          </w:tcPr>
          <w:p w14:paraId="311EE22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8D67638" w14:textId="77777777" w:rsidR="00253487" w:rsidRPr="00253487" w:rsidRDefault="00253487" w:rsidP="00253487">
            <w:r w:rsidRPr="00253487">
              <w:t>Trades for which collateral is required</w:t>
            </w:r>
          </w:p>
        </w:tc>
      </w:tr>
      <w:tr w:rsidR="00253487" w:rsidRPr="00253487" w14:paraId="24030AFC" w14:textId="77777777" w:rsidTr="000F73DB">
        <w:tc>
          <w:tcPr>
            <w:tcW w:w="3402" w:type="dxa"/>
            <w:gridSpan w:val="2"/>
            <w:tcBorders>
              <w:top w:val="single" w:sz="6" w:space="0" w:color="000000"/>
              <w:bottom w:val="single" w:sz="6" w:space="0" w:color="000000"/>
            </w:tcBorders>
            <w:shd w:val="clear" w:color="auto" w:fill="E6E6E6"/>
          </w:tcPr>
          <w:p w14:paraId="61A697A2"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4F140F7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FA264D4" w14:textId="77777777" w:rsidR="00253487" w:rsidRPr="00253487" w:rsidRDefault="00253487" w:rsidP="00253487">
            <w:r w:rsidRPr="00253487">
              <w:t>Insert here the set of "Instrument" fields defined in "Common Components of Application Messages"</w:t>
            </w:r>
          </w:p>
        </w:tc>
      </w:tr>
      <w:tr w:rsidR="00253487" w:rsidRPr="00253487" w14:paraId="5DA19575" w14:textId="77777777" w:rsidTr="000F73DB">
        <w:tc>
          <w:tcPr>
            <w:tcW w:w="3402" w:type="dxa"/>
            <w:gridSpan w:val="2"/>
            <w:tcBorders>
              <w:top w:val="single" w:sz="6" w:space="0" w:color="000000"/>
              <w:bottom w:val="single" w:sz="6" w:space="0" w:color="000000"/>
            </w:tcBorders>
            <w:shd w:val="clear" w:color="auto" w:fill="E6E6E6"/>
          </w:tcPr>
          <w:p w14:paraId="23C92397"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76671A9D"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C74F32A" w14:textId="77777777" w:rsidR="00253487" w:rsidRPr="00253487" w:rsidRDefault="00253487" w:rsidP="00253487">
            <w:r w:rsidRPr="00253487">
              <w:t>Insert here the set of "FinancingDetails" fields defined in "Common Components of Application Messages"</w:t>
            </w:r>
          </w:p>
        </w:tc>
      </w:tr>
      <w:tr w:rsidR="00253487" w:rsidRPr="00253487" w14:paraId="0C515FBF" w14:textId="77777777" w:rsidTr="000F73DB">
        <w:tc>
          <w:tcPr>
            <w:tcW w:w="652" w:type="dxa"/>
            <w:tcBorders>
              <w:top w:val="single" w:sz="6" w:space="0" w:color="000000"/>
            </w:tcBorders>
            <w:shd w:val="clear" w:color="auto" w:fill="auto"/>
          </w:tcPr>
          <w:p w14:paraId="1AEF8572" w14:textId="77777777" w:rsidR="00253487" w:rsidRPr="00253487" w:rsidRDefault="00253487" w:rsidP="000F73DB">
            <w:pPr>
              <w:jc w:val="center"/>
            </w:pPr>
            <w:r w:rsidRPr="00253487">
              <w:t>64</w:t>
            </w:r>
          </w:p>
        </w:tc>
        <w:tc>
          <w:tcPr>
            <w:tcW w:w="2750" w:type="dxa"/>
            <w:tcBorders>
              <w:top w:val="single" w:sz="6" w:space="0" w:color="000000"/>
            </w:tcBorders>
            <w:shd w:val="clear" w:color="auto" w:fill="auto"/>
          </w:tcPr>
          <w:p w14:paraId="71DF1504" w14:textId="77777777" w:rsidR="00253487" w:rsidRPr="00253487" w:rsidRDefault="00253487" w:rsidP="00253487">
            <w:r w:rsidRPr="00253487">
              <w:t>SettlDate</w:t>
            </w:r>
          </w:p>
        </w:tc>
        <w:tc>
          <w:tcPr>
            <w:tcW w:w="811" w:type="dxa"/>
            <w:tcBorders>
              <w:top w:val="single" w:sz="6" w:space="0" w:color="000000"/>
            </w:tcBorders>
            <w:shd w:val="clear" w:color="auto" w:fill="auto"/>
          </w:tcPr>
          <w:p w14:paraId="163639E9"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9585212" w14:textId="77777777" w:rsidR="00253487" w:rsidRPr="00253487" w:rsidRDefault="00253487" w:rsidP="00253487"/>
        </w:tc>
      </w:tr>
      <w:tr w:rsidR="00253487" w:rsidRPr="00253487" w14:paraId="30F4D41D" w14:textId="77777777" w:rsidTr="000F73DB">
        <w:tc>
          <w:tcPr>
            <w:tcW w:w="652" w:type="dxa"/>
            <w:shd w:val="clear" w:color="auto" w:fill="auto"/>
          </w:tcPr>
          <w:p w14:paraId="28D2E8BF" w14:textId="77777777" w:rsidR="00253487" w:rsidRPr="00253487" w:rsidRDefault="00253487" w:rsidP="000F73DB">
            <w:pPr>
              <w:jc w:val="center"/>
            </w:pPr>
            <w:r w:rsidRPr="00253487">
              <w:t>53</w:t>
            </w:r>
          </w:p>
        </w:tc>
        <w:tc>
          <w:tcPr>
            <w:tcW w:w="2750" w:type="dxa"/>
            <w:shd w:val="clear" w:color="auto" w:fill="auto"/>
          </w:tcPr>
          <w:p w14:paraId="3E37B05E" w14:textId="77777777" w:rsidR="00253487" w:rsidRPr="00253487" w:rsidRDefault="00253487" w:rsidP="00253487">
            <w:r w:rsidRPr="00253487">
              <w:t>Quantity</w:t>
            </w:r>
          </w:p>
        </w:tc>
        <w:tc>
          <w:tcPr>
            <w:tcW w:w="811" w:type="dxa"/>
            <w:shd w:val="clear" w:color="auto" w:fill="auto"/>
          </w:tcPr>
          <w:p w14:paraId="7975DCD6" w14:textId="77777777" w:rsidR="00253487" w:rsidRPr="00253487" w:rsidRDefault="00253487" w:rsidP="000F73DB">
            <w:pPr>
              <w:jc w:val="center"/>
            </w:pPr>
            <w:r w:rsidRPr="00253487">
              <w:t>N</w:t>
            </w:r>
          </w:p>
        </w:tc>
        <w:tc>
          <w:tcPr>
            <w:tcW w:w="4859" w:type="dxa"/>
            <w:shd w:val="clear" w:color="auto" w:fill="auto"/>
          </w:tcPr>
          <w:p w14:paraId="39A60404" w14:textId="77777777" w:rsidR="00253487" w:rsidRPr="00253487" w:rsidRDefault="00253487" w:rsidP="00253487"/>
        </w:tc>
      </w:tr>
      <w:tr w:rsidR="00253487" w:rsidRPr="00253487" w14:paraId="63A84176" w14:textId="77777777" w:rsidTr="000F73DB">
        <w:tc>
          <w:tcPr>
            <w:tcW w:w="652" w:type="dxa"/>
            <w:shd w:val="clear" w:color="auto" w:fill="auto"/>
          </w:tcPr>
          <w:p w14:paraId="3B7A1B07" w14:textId="77777777" w:rsidR="00253487" w:rsidRPr="00253487" w:rsidRDefault="00253487" w:rsidP="000F73DB">
            <w:pPr>
              <w:jc w:val="center"/>
            </w:pPr>
            <w:r w:rsidRPr="00253487">
              <w:t>854</w:t>
            </w:r>
          </w:p>
        </w:tc>
        <w:tc>
          <w:tcPr>
            <w:tcW w:w="2750" w:type="dxa"/>
            <w:shd w:val="clear" w:color="auto" w:fill="auto"/>
          </w:tcPr>
          <w:p w14:paraId="566BA1C0" w14:textId="77777777" w:rsidR="00253487" w:rsidRPr="00253487" w:rsidRDefault="00253487" w:rsidP="00253487">
            <w:r w:rsidRPr="00253487">
              <w:t>QtyType</w:t>
            </w:r>
          </w:p>
        </w:tc>
        <w:tc>
          <w:tcPr>
            <w:tcW w:w="811" w:type="dxa"/>
            <w:shd w:val="clear" w:color="auto" w:fill="auto"/>
          </w:tcPr>
          <w:p w14:paraId="7A292427" w14:textId="77777777" w:rsidR="00253487" w:rsidRPr="00253487" w:rsidRDefault="00253487" w:rsidP="000F73DB">
            <w:pPr>
              <w:jc w:val="center"/>
            </w:pPr>
            <w:r w:rsidRPr="00253487">
              <w:t>N</w:t>
            </w:r>
          </w:p>
        </w:tc>
        <w:tc>
          <w:tcPr>
            <w:tcW w:w="4859" w:type="dxa"/>
            <w:shd w:val="clear" w:color="auto" w:fill="auto"/>
          </w:tcPr>
          <w:p w14:paraId="175CF178" w14:textId="77777777" w:rsidR="00253487" w:rsidRPr="00253487" w:rsidRDefault="00253487" w:rsidP="00253487"/>
        </w:tc>
      </w:tr>
      <w:tr w:rsidR="00253487" w:rsidRPr="00253487" w14:paraId="6F379B01" w14:textId="77777777" w:rsidTr="000F73DB">
        <w:tc>
          <w:tcPr>
            <w:tcW w:w="652" w:type="dxa"/>
            <w:tcBorders>
              <w:bottom w:val="single" w:sz="6" w:space="0" w:color="000000"/>
            </w:tcBorders>
            <w:shd w:val="clear" w:color="auto" w:fill="auto"/>
          </w:tcPr>
          <w:p w14:paraId="48E446E6" w14:textId="77777777" w:rsidR="00253487" w:rsidRPr="00253487" w:rsidRDefault="00253487" w:rsidP="000F73DB">
            <w:pPr>
              <w:jc w:val="center"/>
            </w:pPr>
            <w:r w:rsidRPr="00253487">
              <w:t>15</w:t>
            </w:r>
          </w:p>
        </w:tc>
        <w:tc>
          <w:tcPr>
            <w:tcW w:w="2750" w:type="dxa"/>
            <w:tcBorders>
              <w:bottom w:val="single" w:sz="6" w:space="0" w:color="000000"/>
            </w:tcBorders>
            <w:shd w:val="clear" w:color="auto" w:fill="auto"/>
          </w:tcPr>
          <w:p w14:paraId="7880C922" w14:textId="77777777" w:rsidR="00253487" w:rsidRPr="00253487" w:rsidRDefault="00253487" w:rsidP="00253487">
            <w:r w:rsidRPr="00253487">
              <w:t>Currency</w:t>
            </w:r>
          </w:p>
        </w:tc>
        <w:tc>
          <w:tcPr>
            <w:tcW w:w="811" w:type="dxa"/>
            <w:tcBorders>
              <w:bottom w:val="single" w:sz="6" w:space="0" w:color="000000"/>
            </w:tcBorders>
            <w:shd w:val="clear" w:color="auto" w:fill="auto"/>
          </w:tcPr>
          <w:p w14:paraId="7FB1068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55529F6" w14:textId="77777777" w:rsidR="00253487" w:rsidRPr="00253487" w:rsidRDefault="00253487" w:rsidP="00253487"/>
        </w:tc>
      </w:tr>
      <w:tr w:rsidR="00253487" w:rsidRPr="00253487" w14:paraId="583386D8" w14:textId="77777777" w:rsidTr="000F73DB">
        <w:tc>
          <w:tcPr>
            <w:tcW w:w="3402" w:type="dxa"/>
            <w:gridSpan w:val="2"/>
            <w:tcBorders>
              <w:top w:val="single" w:sz="6" w:space="0" w:color="000000"/>
              <w:bottom w:val="single" w:sz="6" w:space="0" w:color="000000"/>
            </w:tcBorders>
            <w:shd w:val="clear" w:color="auto" w:fill="E6E6E6"/>
          </w:tcPr>
          <w:p w14:paraId="434270FF"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66F5B56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B3C6D21" w14:textId="77777777" w:rsidR="00253487" w:rsidRPr="00253487" w:rsidRDefault="00253487" w:rsidP="00253487">
            <w:r w:rsidRPr="00253487">
              <w:t>Number of legs that make up the Security</w:t>
            </w:r>
          </w:p>
        </w:tc>
      </w:tr>
      <w:tr w:rsidR="00253487" w:rsidRPr="00253487" w14:paraId="78E52D93" w14:textId="77777777" w:rsidTr="000F73DB">
        <w:tc>
          <w:tcPr>
            <w:tcW w:w="3402" w:type="dxa"/>
            <w:gridSpan w:val="2"/>
            <w:tcBorders>
              <w:top w:val="single" w:sz="6" w:space="0" w:color="000000"/>
              <w:bottom w:val="single" w:sz="6" w:space="0" w:color="000000"/>
            </w:tcBorders>
            <w:shd w:val="clear" w:color="auto" w:fill="E6E6E6"/>
          </w:tcPr>
          <w:p w14:paraId="4BC8F00C"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76ADE58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84C79B1" w14:textId="77777777" w:rsidR="00253487" w:rsidRPr="00253487" w:rsidRDefault="00253487" w:rsidP="00253487">
            <w:r w:rsidRPr="00253487">
              <w:t>Number of legs that make up the Security</w:t>
            </w:r>
          </w:p>
        </w:tc>
      </w:tr>
      <w:tr w:rsidR="00253487" w:rsidRPr="00253487" w14:paraId="6A58D936" w14:textId="77777777" w:rsidTr="000F73DB">
        <w:tc>
          <w:tcPr>
            <w:tcW w:w="652" w:type="dxa"/>
            <w:tcBorders>
              <w:top w:val="single" w:sz="6" w:space="0" w:color="000000"/>
            </w:tcBorders>
            <w:shd w:val="clear" w:color="auto" w:fill="auto"/>
          </w:tcPr>
          <w:p w14:paraId="0B125C0A" w14:textId="77777777" w:rsidR="00253487" w:rsidRPr="00253487" w:rsidRDefault="00253487" w:rsidP="000F73DB">
            <w:pPr>
              <w:jc w:val="center"/>
            </w:pPr>
            <w:r w:rsidRPr="00253487">
              <w:t>899</w:t>
            </w:r>
          </w:p>
        </w:tc>
        <w:tc>
          <w:tcPr>
            <w:tcW w:w="2750" w:type="dxa"/>
            <w:tcBorders>
              <w:top w:val="single" w:sz="6" w:space="0" w:color="000000"/>
            </w:tcBorders>
            <w:shd w:val="clear" w:color="auto" w:fill="auto"/>
          </w:tcPr>
          <w:p w14:paraId="5A619405" w14:textId="77777777" w:rsidR="00253487" w:rsidRPr="00253487" w:rsidRDefault="00253487" w:rsidP="00253487">
            <w:r w:rsidRPr="00253487">
              <w:t>MarginExcess</w:t>
            </w:r>
          </w:p>
        </w:tc>
        <w:tc>
          <w:tcPr>
            <w:tcW w:w="811" w:type="dxa"/>
            <w:tcBorders>
              <w:top w:val="single" w:sz="6" w:space="0" w:color="000000"/>
            </w:tcBorders>
            <w:shd w:val="clear" w:color="auto" w:fill="auto"/>
          </w:tcPr>
          <w:p w14:paraId="6C7859FB"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020EE0A" w14:textId="77777777" w:rsidR="00253487" w:rsidRPr="00253487" w:rsidRDefault="00253487" w:rsidP="00253487"/>
        </w:tc>
      </w:tr>
      <w:tr w:rsidR="00253487" w:rsidRPr="00253487" w14:paraId="796347C0" w14:textId="77777777" w:rsidTr="000F73DB">
        <w:tc>
          <w:tcPr>
            <w:tcW w:w="652" w:type="dxa"/>
            <w:shd w:val="clear" w:color="auto" w:fill="auto"/>
          </w:tcPr>
          <w:p w14:paraId="6D91D5D0" w14:textId="77777777" w:rsidR="00253487" w:rsidRPr="00253487" w:rsidRDefault="00253487" w:rsidP="000F73DB">
            <w:pPr>
              <w:jc w:val="center"/>
            </w:pPr>
            <w:r w:rsidRPr="00253487">
              <w:t>900</w:t>
            </w:r>
          </w:p>
        </w:tc>
        <w:tc>
          <w:tcPr>
            <w:tcW w:w="2750" w:type="dxa"/>
            <w:shd w:val="clear" w:color="auto" w:fill="auto"/>
          </w:tcPr>
          <w:p w14:paraId="0EC48DAB" w14:textId="77777777" w:rsidR="00253487" w:rsidRPr="00253487" w:rsidRDefault="00253487" w:rsidP="00253487">
            <w:r w:rsidRPr="00253487">
              <w:t>TotalNetValue</w:t>
            </w:r>
          </w:p>
        </w:tc>
        <w:tc>
          <w:tcPr>
            <w:tcW w:w="811" w:type="dxa"/>
            <w:shd w:val="clear" w:color="auto" w:fill="auto"/>
          </w:tcPr>
          <w:p w14:paraId="257B8B66" w14:textId="77777777" w:rsidR="00253487" w:rsidRPr="00253487" w:rsidRDefault="00253487" w:rsidP="000F73DB">
            <w:pPr>
              <w:jc w:val="center"/>
            </w:pPr>
            <w:r w:rsidRPr="00253487">
              <w:t>N</w:t>
            </w:r>
          </w:p>
        </w:tc>
        <w:tc>
          <w:tcPr>
            <w:tcW w:w="4859" w:type="dxa"/>
            <w:shd w:val="clear" w:color="auto" w:fill="auto"/>
          </w:tcPr>
          <w:p w14:paraId="0F9F9D54" w14:textId="77777777" w:rsidR="00253487" w:rsidRPr="00253487" w:rsidRDefault="00253487" w:rsidP="00253487"/>
        </w:tc>
      </w:tr>
      <w:tr w:rsidR="00253487" w:rsidRPr="00253487" w14:paraId="18418815" w14:textId="77777777" w:rsidTr="000F73DB">
        <w:tc>
          <w:tcPr>
            <w:tcW w:w="652" w:type="dxa"/>
            <w:tcBorders>
              <w:bottom w:val="single" w:sz="6" w:space="0" w:color="000000"/>
            </w:tcBorders>
            <w:shd w:val="clear" w:color="auto" w:fill="auto"/>
          </w:tcPr>
          <w:p w14:paraId="70C47F57" w14:textId="77777777" w:rsidR="00253487" w:rsidRPr="00253487" w:rsidRDefault="00253487" w:rsidP="000F73DB">
            <w:pPr>
              <w:jc w:val="center"/>
            </w:pPr>
            <w:r w:rsidRPr="00253487">
              <w:t>901</w:t>
            </w:r>
          </w:p>
        </w:tc>
        <w:tc>
          <w:tcPr>
            <w:tcW w:w="2750" w:type="dxa"/>
            <w:tcBorders>
              <w:bottom w:val="single" w:sz="6" w:space="0" w:color="000000"/>
            </w:tcBorders>
            <w:shd w:val="clear" w:color="auto" w:fill="auto"/>
          </w:tcPr>
          <w:p w14:paraId="3D5630B4" w14:textId="77777777" w:rsidR="00253487" w:rsidRPr="00253487" w:rsidRDefault="00253487" w:rsidP="00253487">
            <w:r w:rsidRPr="00253487">
              <w:t>CashOutstanding</w:t>
            </w:r>
          </w:p>
        </w:tc>
        <w:tc>
          <w:tcPr>
            <w:tcW w:w="811" w:type="dxa"/>
            <w:tcBorders>
              <w:bottom w:val="single" w:sz="6" w:space="0" w:color="000000"/>
            </w:tcBorders>
            <w:shd w:val="clear" w:color="auto" w:fill="auto"/>
          </w:tcPr>
          <w:p w14:paraId="2E974C39"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D53F095" w14:textId="77777777" w:rsidR="00253487" w:rsidRPr="00253487" w:rsidRDefault="00253487" w:rsidP="00253487"/>
        </w:tc>
      </w:tr>
      <w:tr w:rsidR="00253487" w:rsidRPr="00253487" w14:paraId="45E5EBBF" w14:textId="77777777" w:rsidTr="000F73DB">
        <w:tc>
          <w:tcPr>
            <w:tcW w:w="3402" w:type="dxa"/>
            <w:gridSpan w:val="2"/>
            <w:tcBorders>
              <w:top w:val="single" w:sz="6" w:space="0" w:color="000000"/>
              <w:bottom w:val="single" w:sz="6" w:space="0" w:color="000000"/>
            </w:tcBorders>
            <w:shd w:val="clear" w:color="auto" w:fill="E6E6E6"/>
          </w:tcPr>
          <w:p w14:paraId="250E3C29" w14:textId="77777777" w:rsidR="00253487" w:rsidRPr="00253487" w:rsidRDefault="00253487" w:rsidP="000F73DB">
            <w:pPr>
              <w:jc w:val="left"/>
            </w:pPr>
            <w:r w:rsidRPr="00253487">
              <w:t>component block  &lt;TrdRegTimestamps&gt;</w:t>
            </w:r>
          </w:p>
        </w:tc>
        <w:tc>
          <w:tcPr>
            <w:tcW w:w="811" w:type="dxa"/>
            <w:tcBorders>
              <w:top w:val="single" w:sz="6" w:space="0" w:color="000000"/>
              <w:bottom w:val="single" w:sz="6" w:space="0" w:color="000000"/>
            </w:tcBorders>
            <w:shd w:val="clear" w:color="auto" w:fill="E6E6E6"/>
          </w:tcPr>
          <w:p w14:paraId="2E26C30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0144D4B" w14:textId="77777777" w:rsidR="00253487" w:rsidRPr="00253487" w:rsidRDefault="00253487" w:rsidP="00253487">
            <w:r w:rsidRPr="00253487">
              <w:t>Insert here the set of "TrdRegTimestamps" fields defined in "Common Components of Application Messages"</w:t>
            </w:r>
          </w:p>
        </w:tc>
      </w:tr>
      <w:tr w:rsidR="00253487" w:rsidRPr="00253487" w14:paraId="62603FE5" w14:textId="77777777" w:rsidTr="000F73DB">
        <w:tc>
          <w:tcPr>
            <w:tcW w:w="652" w:type="dxa"/>
            <w:tcBorders>
              <w:top w:val="single" w:sz="6" w:space="0" w:color="000000"/>
              <w:bottom w:val="single" w:sz="6" w:space="0" w:color="000000"/>
            </w:tcBorders>
            <w:shd w:val="clear" w:color="auto" w:fill="auto"/>
          </w:tcPr>
          <w:p w14:paraId="2091CC64" w14:textId="77777777" w:rsidR="00253487" w:rsidRPr="00253487" w:rsidRDefault="00253487" w:rsidP="000F73DB">
            <w:pPr>
              <w:jc w:val="center"/>
            </w:pPr>
            <w:r w:rsidRPr="00253487">
              <w:t>54</w:t>
            </w:r>
          </w:p>
        </w:tc>
        <w:tc>
          <w:tcPr>
            <w:tcW w:w="2750" w:type="dxa"/>
            <w:tcBorders>
              <w:top w:val="single" w:sz="6" w:space="0" w:color="000000"/>
              <w:bottom w:val="single" w:sz="6" w:space="0" w:color="000000"/>
            </w:tcBorders>
            <w:shd w:val="clear" w:color="auto" w:fill="auto"/>
          </w:tcPr>
          <w:p w14:paraId="145ACF2E" w14:textId="77777777" w:rsidR="00253487" w:rsidRPr="00253487" w:rsidRDefault="00253487" w:rsidP="00253487">
            <w:r w:rsidRPr="00253487">
              <w:t>Side</w:t>
            </w:r>
          </w:p>
        </w:tc>
        <w:tc>
          <w:tcPr>
            <w:tcW w:w="811" w:type="dxa"/>
            <w:tcBorders>
              <w:top w:val="single" w:sz="6" w:space="0" w:color="000000"/>
              <w:bottom w:val="single" w:sz="6" w:space="0" w:color="000000"/>
            </w:tcBorders>
            <w:shd w:val="clear" w:color="auto" w:fill="auto"/>
          </w:tcPr>
          <w:p w14:paraId="7ACAC9A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50A844B2" w14:textId="77777777" w:rsidR="00253487" w:rsidRPr="00253487" w:rsidRDefault="00253487" w:rsidP="00253487"/>
        </w:tc>
      </w:tr>
      <w:tr w:rsidR="00253487" w:rsidRPr="00253487" w14:paraId="2E4A8B95" w14:textId="77777777" w:rsidTr="000F73DB">
        <w:tc>
          <w:tcPr>
            <w:tcW w:w="3402" w:type="dxa"/>
            <w:gridSpan w:val="2"/>
            <w:tcBorders>
              <w:top w:val="single" w:sz="6" w:space="0" w:color="000000"/>
              <w:bottom w:val="single" w:sz="6" w:space="0" w:color="000000"/>
            </w:tcBorders>
            <w:shd w:val="clear" w:color="auto" w:fill="E6E6E6"/>
          </w:tcPr>
          <w:p w14:paraId="21802F3A" w14:textId="77777777" w:rsidR="00253487" w:rsidRPr="00253487" w:rsidRDefault="00253487" w:rsidP="000F73DB">
            <w:pPr>
              <w:jc w:val="left"/>
            </w:pPr>
            <w:r w:rsidRPr="00253487">
              <w:t>component block  &lt;MiscFeesGrp&gt;</w:t>
            </w:r>
          </w:p>
        </w:tc>
        <w:tc>
          <w:tcPr>
            <w:tcW w:w="811" w:type="dxa"/>
            <w:tcBorders>
              <w:top w:val="single" w:sz="6" w:space="0" w:color="000000"/>
              <w:bottom w:val="single" w:sz="6" w:space="0" w:color="000000"/>
            </w:tcBorders>
            <w:shd w:val="clear" w:color="auto" w:fill="E6E6E6"/>
          </w:tcPr>
          <w:p w14:paraId="4DA0814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18CB6B9" w14:textId="77777777" w:rsidR="00253487" w:rsidRPr="00253487" w:rsidRDefault="00253487" w:rsidP="00253487">
            <w:r w:rsidRPr="00253487">
              <w:t>Required if any miscellaneous fees are reported.</w:t>
            </w:r>
          </w:p>
        </w:tc>
      </w:tr>
      <w:tr w:rsidR="00253487" w:rsidRPr="00253487" w14:paraId="7B3A69C8" w14:textId="77777777" w:rsidTr="000F73DB">
        <w:tc>
          <w:tcPr>
            <w:tcW w:w="652" w:type="dxa"/>
            <w:tcBorders>
              <w:top w:val="single" w:sz="6" w:space="0" w:color="000000"/>
            </w:tcBorders>
            <w:shd w:val="clear" w:color="auto" w:fill="auto"/>
          </w:tcPr>
          <w:p w14:paraId="7CD9ABB1" w14:textId="77777777" w:rsidR="00253487" w:rsidRPr="00253487" w:rsidRDefault="00253487" w:rsidP="000F73DB">
            <w:pPr>
              <w:jc w:val="center"/>
            </w:pPr>
            <w:r w:rsidRPr="00253487">
              <w:t>44</w:t>
            </w:r>
          </w:p>
        </w:tc>
        <w:tc>
          <w:tcPr>
            <w:tcW w:w="2750" w:type="dxa"/>
            <w:tcBorders>
              <w:top w:val="single" w:sz="6" w:space="0" w:color="000000"/>
            </w:tcBorders>
            <w:shd w:val="clear" w:color="auto" w:fill="auto"/>
          </w:tcPr>
          <w:p w14:paraId="459C99F7" w14:textId="77777777" w:rsidR="00253487" w:rsidRPr="00253487" w:rsidRDefault="00253487" w:rsidP="00253487">
            <w:r w:rsidRPr="00253487">
              <w:t>Price</w:t>
            </w:r>
          </w:p>
        </w:tc>
        <w:tc>
          <w:tcPr>
            <w:tcW w:w="811" w:type="dxa"/>
            <w:tcBorders>
              <w:top w:val="single" w:sz="6" w:space="0" w:color="000000"/>
            </w:tcBorders>
            <w:shd w:val="clear" w:color="auto" w:fill="auto"/>
          </w:tcPr>
          <w:p w14:paraId="23CB6B8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DE8E8DE" w14:textId="77777777" w:rsidR="00253487" w:rsidRPr="00253487" w:rsidRDefault="00253487" w:rsidP="00253487"/>
        </w:tc>
      </w:tr>
      <w:tr w:rsidR="00253487" w:rsidRPr="00253487" w14:paraId="33D2C304" w14:textId="77777777" w:rsidTr="000F73DB">
        <w:tc>
          <w:tcPr>
            <w:tcW w:w="652" w:type="dxa"/>
            <w:shd w:val="clear" w:color="auto" w:fill="auto"/>
          </w:tcPr>
          <w:p w14:paraId="0AF91565" w14:textId="77777777" w:rsidR="00253487" w:rsidRPr="00253487" w:rsidRDefault="00253487" w:rsidP="000F73DB">
            <w:pPr>
              <w:jc w:val="center"/>
            </w:pPr>
            <w:r w:rsidRPr="00253487">
              <w:t>423</w:t>
            </w:r>
          </w:p>
        </w:tc>
        <w:tc>
          <w:tcPr>
            <w:tcW w:w="2750" w:type="dxa"/>
            <w:shd w:val="clear" w:color="auto" w:fill="auto"/>
          </w:tcPr>
          <w:p w14:paraId="10B6815C" w14:textId="77777777" w:rsidR="00253487" w:rsidRPr="00253487" w:rsidRDefault="00253487" w:rsidP="00253487">
            <w:r w:rsidRPr="00253487">
              <w:t>PriceType</w:t>
            </w:r>
          </w:p>
        </w:tc>
        <w:tc>
          <w:tcPr>
            <w:tcW w:w="811" w:type="dxa"/>
            <w:shd w:val="clear" w:color="auto" w:fill="auto"/>
          </w:tcPr>
          <w:p w14:paraId="448D6CB4" w14:textId="77777777" w:rsidR="00253487" w:rsidRPr="00253487" w:rsidRDefault="00253487" w:rsidP="000F73DB">
            <w:pPr>
              <w:jc w:val="center"/>
            </w:pPr>
            <w:r w:rsidRPr="00253487">
              <w:t>N</w:t>
            </w:r>
          </w:p>
        </w:tc>
        <w:tc>
          <w:tcPr>
            <w:tcW w:w="4859" w:type="dxa"/>
            <w:shd w:val="clear" w:color="auto" w:fill="auto"/>
          </w:tcPr>
          <w:p w14:paraId="00901DC5" w14:textId="77777777" w:rsidR="00253487" w:rsidRPr="00253487" w:rsidRDefault="00253487" w:rsidP="00253487"/>
        </w:tc>
      </w:tr>
      <w:tr w:rsidR="00253487" w:rsidRPr="00253487" w14:paraId="7CC3F526" w14:textId="77777777" w:rsidTr="000F73DB">
        <w:tc>
          <w:tcPr>
            <w:tcW w:w="652" w:type="dxa"/>
            <w:shd w:val="clear" w:color="auto" w:fill="auto"/>
          </w:tcPr>
          <w:p w14:paraId="37904FFD" w14:textId="77777777" w:rsidR="00253487" w:rsidRPr="00253487" w:rsidRDefault="00253487" w:rsidP="000F73DB">
            <w:pPr>
              <w:jc w:val="center"/>
            </w:pPr>
            <w:r w:rsidRPr="00253487">
              <w:t>159</w:t>
            </w:r>
          </w:p>
        </w:tc>
        <w:tc>
          <w:tcPr>
            <w:tcW w:w="2750" w:type="dxa"/>
            <w:shd w:val="clear" w:color="auto" w:fill="auto"/>
          </w:tcPr>
          <w:p w14:paraId="36597297" w14:textId="77777777" w:rsidR="00253487" w:rsidRPr="00253487" w:rsidRDefault="00253487" w:rsidP="00253487">
            <w:r w:rsidRPr="00253487">
              <w:t>AccruedInterestAmt</w:t>
            </w:r>
          </w:p>
        </w:tc>
        <w:tc>
          <w:tcPr>
            <w:tcW w:w="811" w:type="dxa"/>
            <w:shd w:val="clear" w:color="auto" w:fill="auto"/>
          </w:tcPr>
          <w:p w14:paraId="208DEC90" w14:textId="77777777" w:rsidR="00253487" w:rsidRPr="00253487" w:rsidRDefault="00253487" w:rsidP="000F73DB">
            <w:pPr>
              <w:jc w:val="center"/>
            </w:pPr>
            <w:r w:rsidRPr="00253487">
              <w:t>N</w:t>
            </w:r>
          </w:p>
        </w:tc>
        <w:tc>
          <w:tcPr>
            <w:tcW w:w="4859" w:type="dxa"/>
            <w:shd w:val="clear" w:color="auto" w:fill="auto"/>
          </w:tcPr>
          <w:p w14:paraId="7FB924C1" w14:textId="77777777" w:rsidR="00253487" w:rsidRPr="00253487" w:rsidRDefault="00253487" w:rsidP="00253487"/>
        </w:tc>
      </w:tr>
      <w:tr w:rsidR="00253487" w:rsidRPr="00253487" w14:paraId="0422C9E1" w14:textId="77777777" w:rsidTr="000F73DB">
        <w:tc>
          <w:tcPr>
            <w:tcW w:w="652" w:type="dxa"/>
            <w:shd w:val="clear" w:color="auto" w:fill="auto"/>
          </w:tcPr>
          <w:p w14:paraId="04A0A885" w14:textId="77777777" w:rsidR="00253487" w:rsidRPr="00253487" w:rsidRDefault="00253487" w:rsidP="000F73DB">
            <w:pPr>
              <w:jc w:val="center"/>
            </w:pPr>
            <w:r w:rsidRPr="00253487">
              <w:t>920</w:t>
            </w:r>
          </w:p>
        </w:tc>
        <w:tc>
          <w:tcPr>
            <w:tcW w:w="2750" w:type="dxa"/>
            <w:shd w:val="clear" w:color="auto" w:fill="auto"/>
          </w:tcPr>
          <w:p w14:paraId="226DB795" w14:textId="77777777" w:rsidR="00253487" w:rsidRPr="00253487" w:rsidRDefault="00253487" w:rsidP="00253487">
            <w:r w:rsidRPr="00253487">
              <w:t>EndAccruedInterestAmt</w:t>
            </w:r>
          </w:p>
        </w:tc>
        <w:tc>
          <w:tcPr>
            <w:tcW w:w="811" w:type="dxa"/>
            <w:shd w:val="clear" w:color="auto" w:fill="auto"/>
          </w:tcPr>
          <w:p w14:paraId="66288A9F" w14:textId="77777777" w:rsidR="00253487" w:rsidRPr="00253487" w:rsidRDefault="00253487" w:rsidP="000F73DB">
            <w:pPr>
              <w:jc w:val="center"/>
            </w:pPr>
            <w:r w:rsidRPr="00253487">
              <w:t>N</w:t>
            </w:r>
          </w:p>
        </w:tc>
        <w:tc>
          <w:tcPr>
            <w:tcW w:w="4859" w:type="dxa"/>
            <w:shd w:val="clear" w:color="auto" w:fill="auto"/>
          </w:tcPr>
          <w:p w14:paraId="3C5AD825" w14:textId="77777777" w:rsidR="00253487" w:rsidRPr="00253487" w:rsidRDefault="00253487" w:rsidP="00253487"/>
        </w:tc>
      </w:tr>
      <w:tr w:rsidR="00253487" w:rsidRPr="00253487" w14:paraId="3B9DFFE5" w14:textId="77777777" w:rsidTr="000F73DB">
        <w:tc>
          <w:tcPr>
            <w:tcW w:w="652" w:type="dxa"/>
            <w:shd w:val="clear" w:color="auto" w:fill="auto"/>
          </w:tcPr>
          <w:p w14:paraId="45A76653" w14:textId="77777777" w:rsidR="00253487" w:rsidRPr="00253487" w:rsidRDefault="00253487" w:rsidP="000F73DB">
            <w:pPr>
              <w:jc w:val="center"/>
            </w:pPr>
            <w:r w:rsidRPr="00253487">
              <w:t>921</w:t>
            </w:r>
          </w:p>
        </w:tc>
        <w:tc>
          <w:tcPr>
            <w:tcW w:w="2750" w:type="dxa"/>
            <w:shd w:val="clear" w:color="auto" w:fill="auto"/>
          </w:tcPr>
          <w:p w14:paraId="420D50B9" w14:textId="77777777" w:rsidR="00253487" w:rsidRPr="00253487" w:rsidRDefault="00253487" w:rsidP="00253487">
            <w:r w:rsidRPr="00253487">
              <w:t>StartCash</w:t>
            </w:r>
          </w:p>
        </w:tc>
        <w:tc>
          <w:tcPr>
            <w:tcW w:w="811" w:type="dxa"/>
            <w:shd w:val="clear" w:color="auto" w:fill="auto"/>
          </w:tcPr>
          <w:p w14:paraId="13DEA97E" w14:textId="77777777" w:rsidR="00253487" w:rsidRPr="00253487" w:rsidRDefault="00253487" w:rsidP="000F73DB">
            <w:pPr>
              <w:jc w:val="center"/>
            </w:pPr>
            <w:r w:rsidRPr="00253487">
              <w:t>N</w:t>
            </w:r>
          </w:p>
        </w:tc>
        <w:tc>
          <w:tcPr>
            <w:tcW w:w="4859" w:type="dxa"/>
            <w:shd w:val="clear" w:color="auto" w:fill="auto"/>
          </w:tcPr>
          <w:p w14:paraId="601909E8" w14:textId="77777777" w:rsidR="00253487" w:rsidRPr="00253487" w:rsidRDefault="00253487" w:rsidP="00253487"/>
        </w:tc>
      </w:tr>
      <w:tr w:rsidR="00253487" w:rsidRPr="00253487" w14:paraId="58C858DA" w14:textId="77777777" w:rsidTr="000F73DB">
        <w:tc>
          <w:tcPr>
            <w:tcW w:w="652" w:type="dxa"/>
            <w:tcBorders>
              <w:bottom w:val="single" w:sz="6" w:space="0" w:color="000000"/>
            </w:tcBorders>
            <w:shd w:val="clear" w:color="auto" w:fill="auto"/>
          </w:tcPr>
          <w:p w14:paraId="376EBC46" w14:textId="77777777" w:rsidR="00253487" w:rsidRPr="00253487" w:rsidRDefault="00253487" w:rsidP="000F73DB">
            <w:pPr>
              <w:jc w:val="center"/>
            </w:pPr>
            <w:r w:rsidRPr="00253487">
              <w:t>922</w:t>
            </w:r>
          </w:p>
        </w:tc>
        <w:tc>
          <w:tcPr>
            <w:tcW w:w="2750" w:type="dxa"/>
            <w:tcBorders>
              <w:bottom w:val="single" w:sz="6" w:space="0" w:color="000000"/>
            </w:tcBorders>
            <w:shd w:val="clear" w:color="auto" w:fill="auto"/>
          </w:tcPr>
          <w:p w14:paraId="2E39993B" w14:textId="77777777" w:rsidR="00253487" w:rsidRPr="00253487" w:rsidRDefault="00253487" w:rsidP="00253487">
            <w:r w:rsidRPr="00253487">
              <w:t>EndCash</w:t>
            </w:r>
          </w:p>
        </w:tc>
        <w:tc>
          <w:tcPr>
            <w:tcW w:w="811" w:type="dxa"/>
            <w:tcBorders>
              <w:bottom w:val="single" w:sz="6" w:space="0" w:color="000000"/>
            </w:tcBorders>
            <w:shd w:val="clear" w:color="auto" w:fill="auto"/>
          </w:tcPr>
          <w:p w14:paraId="72B8311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F3F41B4" w14:textId="77777777" w:rsidR="00253487" w:rsidRPr="00253487" w:rsidRDefault="00253487" w:rsidP="00253487"/>
        </w:tc>
      </w:tr>
      <w:tr w:rsidR="00253487" w:rsidRPr="00253487" w14:paraId="59F930BD" w14:textId="77777777" w:rsidTr="000F73DB">
        <w:tc>
          <w:tcPr>
            <w:tcW w:w="3402" w:type="dxa"/>
            <w:gridSpan w:val="2"/>
            <w:tcBorders>
              <w:top w:val="single" w:sz="6" w:space="0" w:color="000000"/>
              <w:bottom w:val="single" w:sz="6" w:space="0" w:color="000000"/>
            </w:tcBorders>
            <w:shd w:val="clear" w:color="auto" w:fill="E6E6E6"/>
          </w:tcPr>
          <w:p w14:paraId="19058175"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03442C51"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964C57D"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4F9A3EDB" w14:textId="77777777" w:rsidTr="000F73DB">
        <w:tc>
          <w:tcPr>
            <w:tcW w:w="3402" w:type="dxa"/>
            <w:gridSpan w:val="2"/>
            <w:tcBorders>
              <w:top w:val="single" w:sz="6" w:space="0" w:color="000000"/>
              <w:bottom w:val="single" w:sz="6" w:space="0" w:color="000000"/>
            </w:tcBorders>
            <w:shd w:val="clear" w:color="auto" w:fill="E6E6E6"/>
          </w:tcPr>
          <w:p w14:paraId="47CFBBD2"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0765361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0D9D3AC" w14:textId="77777777" w:rsidR="00253487" w:rsidRPr="00253487" w:rsidRDefault="00253487" w:rsidP="00253487">
            <w:r w:rsidRPr="00253487">
              <w:t>Insert here the set of "Stipulations" fields defined in "Common Components of Application Messages"</w:t>
            </w:r>
          </w:p>
        </w:tc>
      </w:tr>
      <w:tr w:rsidR="00253487" w:rsidRPr="00253487" w14:paraId="1EDBDDC4" w14:textId="77777777" w:rsidTr="000F73DB">
        <w:tc>
          <w:tcPr>
            <w:tcW w:w="3402" w:type="dxa"/>
            <w:gridSpan w:val="2"/>
            <w:tcBorders>
              <w:top w:val="single" w:sz="6" w:space="0" w:color="000000"/>
              <w:bottom w:val="single" w:sz="6" w:space="0" w:color="000000"/>
            </w:tcBorders>
            <w:shd w:val="clear" w:color="auto" w:fill="E6E6E6"/>
          </w:tcPr>
          <w:p w14:paraId="6B6A3B70" w14:textId="77777777" w:rsidR="00253487" w:rsidRPr="00253487" w:rsidRDefault="00253487" w:rsidP="000F73DB">
            <w:pPr>
              <w:jc w:val="left"/>
            </w:pPr>
            <w:r w:rsidRPr="00253487">
              <w:t>component block  &lt;SettlInstructionsData&gt;</w:t>
            </w:r>
          </w:p>
        </w:tc>
        <w:tc>
          <w:tcPr>
            <w:tcW w:w="811" w:type="dxa"/>
            <w:tcBorders>
              <w:top w:val="single" w:sz="6" w:space="0" w:color="000000"/>
              <w:bottom w:val="single" w:sz="6" w:space="0" w:color="000000"/>
            </w:tcBorders>
            <w:shd w:val="clear" w:color="auto" w:fill="E6E6E6"/>
          </w:tcPr>
          <w:p w14:paraId="6577166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24A31150" w14:textId="77777777" w:rsidR="00253487" w:rsidRPr="00253487" w:rsidRDefault="00253487" w:rsidP="00253487">
            <w:r w:rsidRPr="00253487">
              <w:t>Insert here the set of "SettlInstructionsData" fields defined in "Common Components of Application Messages"</w:t>
            </w:r>
          </w:p>
        </w:tc>
      </w:tr>
      <w:tr w:rsidR="00253487" w:rsidRPr="00253487" w14:paraId="5C982E7B" w14:textId="77777777" w:rsidTr="000F73DB">
        <w:tc>
          <w:tcPr>
            <w:tcW w:w="652" w:type="dxa"/>
            <w:tcBorders>
              <w:top w:val="single" w:sz="6" w:space="0" w:color="000000"/>
            </w:tcBorders>
            <w:shd w:val="clear" w:color="auto" w:fill="auto"/>
          </w:tcPr>
          <w:p w14:paraId="73D7686A" w14:textId="77777777" w:rsidR="00253487" w:rsidRPr="00253487" w:rsidRDefault="00253487" w:rsidP="000F73DB">
            <w:pPr>
              <w:jc w:val="center"/>
            </w:pPr>
            <w:r w:rsidRPr="00253487">
              <w:t>336</w:t>
            </w:r>
          </w:p>
        </w:tc>
        <w:tc>
          <w:tcPr>
            <w:tcW w:w="2750" w:type="dxa"/>
            <w:tcBorders>
              <w:top w:val="single" w:sz="6" w:space="0" w:color="000000"/>
            </w:tcBorders>
            <w:shd w:val="clear" w:color="auto" w:fill="auto"/>
          </w:tcPr>
          <w:p w14:paraId="29CD9DE6" w14:textId="77777777" w:rsidR="00253487" w:rsidRPr="00253487" w:rsidRDefault="00253487" w:rsidP="00253487">
            <w:r w:rsidRPr="00253487">
              <w:t>TradingSessionID</w:t>
            </w:r>
          </w:p>
        </w:tc>
        <w:tc>
          <w:tcPr>
            <w:tcW w:w="811" w:type="dxa"/>
            <w:tcBorders>
              <w:top w:val="single" w:sz="6" w:space="0" w:color="000000"/>
            </w:tcBorders>
            <w:shd w:val="clear" w:color="auto" w:fill="auto"/>
          </w:tcPr>
          <w:p w14:paraId="502F4FE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42193878" w14:textId="77777777" w:rsidR="00253487" w:rsidRPr="00253487" w:rsidRDefault="00253487" w:rsidP="00253487">
            <w:r w:rsidRPr="00253487">
              <w:t>Trading Session in which trade occurred</w:t>
            </w:r>
          </w:p>
        </w:tc>
      </w:tr>
      <w:tr w:rsidR="00253487" w:rsidRPr="00253487" w14:paraId="5DAAF132" w14:textId="77777777" w:rsidTr="000F73DB">
        <w:tc>
          <w:tcPr>
            <w:tcW w:w="652" w:type="dxa"/>
            <w:shd w:val="clear" w:color="auto" w:fill="auto"/>
          </w:tcPr>
          <w:p w14:paraId="553C0B2F" w14:textId="77777777" w:rsidR="00253487" w:rsidRPr="00253487" w:rsidRDefault="00253487" w:rsidP="000F73DB">
            <w:pPr>
              <w:jc w:val="center"/>
            </w:pPr>
            <w:r w:rsidRPr="00253487">
              <w:t>625</w:t>
            </w:r>
          </w:p>
        </w:tc>
        <w:tc>
          <w:tcPr>
            <w:tcW w:w="2750" w:type="dxa"/>
            <w:shd w:val="clear" w:color="auto" w:fill="auto"/>
          </w:tcPr>
          <w:p w14:paraId="7B85F67E" w14:textId="77777777" w:rsidR="00253487" w:rsidRPr="00253487" w:rsidRDefault="00253487" w:rsidP="00253487">
            <w:r w:rsidRPr="00253487">
              <w:t>TradingSessionSubID</w:t>
            </w:r>
          </w:p>
        </w:tc>
        <w:tc>
          <w:tcPr>
            <w:tcW w:w="811" w:type="dxa"/>
            <w:shd w:val="clear" w:color="auto" w:fill="auto"/>
          </w:tcPr>
          <w:p w14:paraId="5D4E399B" w14:textId="77777777" w:rsidR="00253487" w:rsidRPr="00253487" w:rsidRDefault="00253487" w:rsidP="000F73DB">
            <w:pPr>
              <w:jc w:val="center"/>
            </w:pPr>
            <w:r w:rsidRPr="00253487">
              <w:t>N</w:t>
            </w:r>
          </w:p>
        </w:tc>
        <w:tc>
          <w:tcPr>
            <w:tcW w:w="4859" w:type="dxa"/>
            <w:shd w:val="clear" w:color="auto" w:fill="auto"/>
          </w:tcPr>
          <w:p w14:paraId="1D04D6A3" w14:textId="77777777" w:rsidR="00253487" w:rsidRPr="00253487" w:rsidRDefault="00253487" w:rsidP="00253487">
            <w:r w:rsidRPr="00253487">
              <w:t>Trading Session Subid in which trade occurred</w:t>
            </w:r>
          </w:p>
        </w:tc>
      </w:tr>
      <w:tr w:rsidR="00253487" w:rsidRPr="00253487" w14:paraId="3B80C515" w14:textId="77777777" w:rsidTr="000F73DB">
        <w:tc>
          <w:tcPr>
            <w:tcW w:w="652" w:type="dxa"/>
            <w:shd w:val="clear" w:color="auto" w:fill="auto"/>
          </w:tcPr>
          <w:p w14:paraId="01F3FE09" w14:textId="77777777" w:rsidR="00253487" w:rsidRPr="00253487" w:rsidRDefault="00253487" w:rsidP="000F73DB">
            <w:pPr>
              <w:jc w:val="center"/>
            </w:pPr>
            <w:r w:rsidRPr="00253487">
              <w:t>716</w:t>
            </w:r>
          </w:p>
        </w:tc>
        <w:tc>
          <w:tcPr>
            <w:tcW w:w="2750" w:type="dxa"/>
            <w:shd w:val="clear" w:color="auto" w:fill="auto"/>
          </w:tcPr>
          <w:p w14:paraId="08653DD8" w14:textId="77777777" w:rsidR="00253487" w:rsidRPr="00253487" w:rsidRDefault="00253487" w:rsidP="00253487">
            <w:r w:rsidRPr="00253487">
              <w:t>SettlSessID</w:t>
            </w:r>
          </w:p>
        </w:tc>
        <w:tc>
          <w:tcPr>
            <w:tcW w:w="811" w:type="dxa"/>
            <w:shd w:val="clear" w:color="auto" w:fill="auto"/>
          </w:tcPr>
          <w:p w14:paraId="2F023F25" w14:textId="77777777" w:rsidR="00253487" w:rsidRPr="00253487" w:rsidRDefault="00253487" w:rsidP="000F73DB">
            <w:pPr>
              <w:jc w:val="center"/>
            </w:pPr>
            <w:r w:rsidRPr="00253487">
              <w:t>N</w:t>
            </w:r>
          </w:p>
        </w:tc>
        <w:tc>
          <w:tcPr>
            <w:tcW w:w="4859" w:type="dxa"/>
            <w:shd w:val="clear" w:color="auto" w:fill="auto"/>
          </w:tcPr>
          <w:p w14:paraId="043D3757" w14:textId="77777777" w:rsidR="00253487" w:rsidRPr="00253487" w:rsidRDefault="00253487" w:rsidP="00253487"/>
        </w:tc>
      </w:tr>
      <w:tr w:rsidR="00253487" w:rsidRPr="00253487" w14:paraId="3DA3FC9D" w14:textId="77777777" w:rsidTr="000F73DB">
        <w:tc>
          <w:tcPr>
            <w:tcW w:w="652" w:type="dxa"/>
            <w:shd w:val="clear" w:color="auto" w:fill="auto"/>
          </w:tcPr>
          <w:p w14:paraId="561588DD" w14:textId="77777777" w:rsidR="00253487" w:rsidRPr="00253487" w:rsidRDefault="00253487" w:rsidP="000F73DB">
            <w:pPr>
              <w:jc w:val="center"/>
            </w:pPr>
            <w:r w:rsidRPr="00253487">
              <w:t>717</w:t>
            </w:r>
          </w:p>
        </w:tc>
        <w:tc>
          <w:tcPr>
            <w:tcW w:w="2750" w:type="dxa"/>
            <w:shd w:val="clear" w:color="auto" w:fill="auto"/>
          </w:tcPr>
          <w:p w14:paraId="13305A5C" w14:textId="77777777" w:rsidR="00253487" w:rsidRPr="00253487" w:rsidRDefault="00253487" w:rsidP="00253487">
            <w:r w:rsidRPr="00253487">
              <w:t>SettlSessSubID</w:t>
            </w:r>
          </w:p>
        </w:tc>
        <w:tc>
          <w:tcPr>
            <w:tcW w:w="811" w:type="dxa"/>
            <w:shd w:val="clear" w:color="auto" w:fill="auto"/>
          </w:tcPr>
          <w:p w14:paraId="41072741" w14:textId="77777777" w:rsidR="00253487" w:rsidRPr="00253487" w:rsidRDefault="00253487" w:rsidP="000F73DB">
            <w:pPr>
              <w:jc w:val="center"/>
            </w:pPr>
            <w:r w:rsidRPr="00253487">
              <w:t>N</w:t>
            </w:r>
          </w:p>
        </w:tc>
        <w:tc>
          <w:tcPr>
            <w:tcW w:w="4859" w:type="dxa"/>
            <w:shd w:val="clear" w:color="auto" w:fill="auto"/>
          </w:tcPr>
          <w:p w14:paraId="4A79CC6B" w14:textId="77777777" w:rsidR="00253487" w:rsidRPr="00253487" w:rsidRDefault="00253487" w:rsidP="00253487"/>
        </w:tc>
      </w:tr>
      <w:tr w:rsidR="00253487" w:rsidRPr="00253487" w14:paraId="47C11A1E" w14:textId="77777777" w:rsidTr="000F73DB">
        <w:tc>
          <w:tcPr>
            <w:tcW w:w="652" w:type="dxa"/>
            <w:shd w:val="clear" w:color="auto" w:fill="auto"/>
          </w:tcPr>
          <w:p w14:paraId="571EE169" w14:textId="77777777" w:rsidR="00253487" w:rsidRPr="00253487" w:rsidRDefault="00253487" w:rsidP="000F73DB">
            <w:pPr>
              <w:jc w:val="center"/>
            </w:pPr>
            <w:r w:rsidRPr="00253487">
              <w:t>715</w:t>
            </w:r>
          </w:p>
        </w:tc>
        <w:tc>
          <w:tcPr>
            <w:tcW w:w="2750" w:type="dxa"/>
            <w:shd w:val="clear" w:color="auto" w:fill="auto"/>
          </w:tcPr>
          <w:p w14:paraId="56BA52D5" w14:textId="77777777" w:rsidR="00253487" w:rsidRPr="00253487" w:rsidRDefault="00253487" w:rsidP="00253487">
            <w:r w:rsidRPr="00253487">
              <w:t>ClearingBusinessDate</w:t>
            </w:r>
          </w:p>
        </w:tc>
        <w:tc>
          <w:tcPr>
            <w:tcW w:w="811" w:type="dxa"/>
            <w:shd w:val="clear" w:color="auto" w:fill="auto"/>
          </w:tcPr>
          <w:p w14:paraId="45089F7A" w14:textId="77777777" w:rsidR="00253487" w:rsidRPr="00253487" w:rsidRDefault="00253487" w:rsidP="000F73DB">
            <w:pPr>
              <w:jc w:val="center"/>
            </w:pPr>
            <w:r w:rsidRPr="00253487">
              <w:t>N</w:t>
            </w:r>
          </w:p>
        </w:tc>
        <w:tc>
          <w:tcPr>
            <w:tcW w:w="4859" w:type="dxa"/>
            <w:shd w:val="clear" w:color="auto" w:fill="auto"/>
          </w:tcPr>
          <w:p w14:paraId="76DAECF3" w14:textId="77777777" w:rsidR="00253487" w:rsidRPr="00253487" w:rsidRDefault="00253487" w:rsidP="00253487"/>
        </w:tc>
      </w:tr>
      <w:tr w:rsidR="00253487" w:rsidRPr="00253487" w14:paraId="6961780C" w14:textId="77777777" w:rsidTr="000F73DB">
        <w:tc>
          <w:tcPr>
            <w:tcW w:w="652" w:type="dxa"/>
            <w:shd w:val="clear" w:color="auto" w:fill="auto"/>
          </w:tcPr>
          <w:p w14:paraId="5613C3D8" w14:textId="77777777" w:rsidR="00253487" w:rsidRPr="00253487" w:rsidRDefault="00253487" w:rsidP="000F73DB">
            <w:pPr>
              <w:jc w:val="center"/>
            </w:pPr>
            <w:r w:rsidRPr="00253487">
              <w:t>58</w:t>
            </w:r>
          </w:p>
        </w:tc>
        <w:tc>
          <w:tcPr>
            <w:tcW w:w="2750" w:type="dxa"/>
            <w:shd w:val="clear" w:color="auto" w:fill="auto"/>
          </w:tcPr>
          <w:p w14:paraId="4F4D123B" w14:textId="77777777" w:rsidR="00253487" w:rsidRPr="00253487" w:rsidRDefault="00253487" w:rsidP="00253487">
            <w:r w:rsidRPr="00253487">
              <w:t>Text</w:t>
            </w:r>
          </w:p>
        </w:tc>
        <w:tc>
          <w:tcPr>
            <w:tcW w:w="811" w:type="dxa"/>
            <w:shd w:val="clear" w:color="auto" w:fill="auto"/>
          </w:tcPr>
          <w:p w14:paraId="5AC13653" w14:textId="77777777" w:rsidR="00253487" w:rsidRPr="00253487" w:rsidRDefault="00253487" w:rsidP="000F73DB">
            <w:pPr>
              <w:jc w:val="center"/>
            </w:pPr>
            <w:r w:rsidRPr="00253487">
              <w:t>N</w:t>
            </w:r>
          </w:p>
        </w:tc>
        <w:tc>
          <w:tcPr>
            <w:tcW w:w="4859" w:type="dxa"/>
            <w:shd w:val="clear" w:color="auto" w:fill="auto"/>
          </w:tcPr>
          <w:p w14:paraId="414E06A3" w14:textId="77777777" w:rsidR="00253487" w:rsidRPr="00253487" w:rsidRDefault="00253487" w:rsidP="00253487"/>
        </w:tc>
      </w:tr>
      <w:tr w:rsidR="00253487" w:rsidRPr="00253487" w14:paraId="6C0A0F39" w14:textId="77777777" w:rsidTr="000F73DB">
        <w:tc>
          <w:tcPr>
            <w:tcW w:w="652" w:type="dxa"/>
            <w:shd w:val="clear" w:color="auto" w:fill="auto"/>
          </w:tcPr>
          <w:p w14:paraId="5B476695" w14:textId="77777777" w:rsidR="00253487" w:rsidRPr="00253487" w:rsidRDefault="00253487" w:rsidP="000F73DB">
            <w:pPr>
              <w:jc w:val="center"/>
            </w:pPr>
            <w:r w:rsidRPr="00253487">
              <w:t>354</w:t>
            </w:r>
          </w:p>
        </w:tc>
        <w:tc>
          <w:tcPr>
            <w:tcW w:w="2750" w:type="dxa"/>
            <w:shd w:val="clear" w:color="auto" w:fill="auto"/>
          </w:tcPr>
          <w:p w14:paraId="5D37567E" w14:textId="77777777" w:rsidR="00253487" w:rsidRPr="00253487" w:rsidRDefault="00253487" w:rsidP="00253487">
            <w:r w:rsidRPr="00253487">
              <w:t>EncodedTextLen</w:t>
            </w:r>
          </w:p>
        </w:tc>
        <w:tc>
          <w:tcPr>
            <w:tcW w:w="811" w:type="dxa"/>
            <w:shd w:val="clear" w:color="auto" w:fill="auto"/>
          </w:tcPr>
          <w:p w14:paraId="2EFDFCFC" w14:textId="77777777" w:rsidR="00253487" w:rsidRPr="00253487" w:rsidRDefault="00253487" w:rsidP="000F73DB">
            <w:pPr>
              <w:jc w:val="center"/>
            </w:pPr>
            <w:r w:rsidRPr="00253487">
              <w:t>N</w:t>
            </w:r>
          </w:p>
        </w:tc>
        <w:tc>
          <w:tcPr>
            <w:tcW w:w="4859" w:type="dxa"/>
            <w:shd w:val="clear" w:color="auto" w:fill="auto"/>
          </w:tcPr>
          <w:p w14:paraId="60DF27E3" w14:textId="77777777" w:rsidR="00253487" w:rsidRPr="00253487" w:rsidRDefault="00253487" w:rsidP="00253487">
            <w:r w:rsidRPr="00253487">
              <w:t>Must be set if EncodedText field is specified and must immediately precede it.</w:t>
            </w:r>
          </w:p>
        </w:tc>
      </w:tr>
      <w:tr w:rsidR="00253487" w:rsidRPr="00253487" w14:paraId="3D5AD007" w14:textId="77777777" w:rsidTr="000F73DB">
        <w:tc>
          <w:tcPr>
            <w:tcW w:w="652" w:type="dxa"/>
            <w:tcBorders>
              <w:bottom w:val="single" w:sz="6" w:space="0" w:color="000000"/>
            </w:tcBorders>
            <w:shd w:val="clear" w:color="auto" w:fill="auto"/>
          </w:tcPr>
          <w:p w14:paraId="58F6DCCA"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11811E8E"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217DFA04"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8ED296A"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05E196A7" w14:textId="77777777" w:rsidTr="000F73DB">
        <w:tc>
          <w:tcPr>
            <w:tcW w:w="3402" w:type="dxa"/>
            <w:gridSpan w:val="2"/>
            <w:tcBorders>
              <w:top w:val="single" w:sz="6" w:space="0" w:color="000000"/>
              <w:bottom w:val="double" w:sz="6" w:space="0" w:color="000000"/>
            </w:tcBorders>
            <w:shd w:val="clear" w:color="auto" w:fill="E6E6E6"/>
          </w:tcPr>
          <w:p w14:paraId="5FEB7495"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66E46260"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629EEC71" w14:textId="77777777" w:rsidR="00253487" w:rsidRPr="00253487" w:rsidRDefault="00253487" w:rsidP="00253487"/>
        </w:tc>
      </w:tr>
      <w:bookmarkEnd w:id="359"/>
    </w:tbl>
    <w:p w14:paraId="3A5D31DA"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68F9341B" w14:textId="77777777">
        <w:tc>
          <w:tcPr>
            <w:tcW w:w="9576" w:type="dxa"/>
            <w:tcBorders>
              <w:bottom w:val="nil"/>
            </w:tcBorders>
            <w:shd w:val="pct25" w:color="auto" w:fill="FFFFFF"/>
          </w:tcPr>
          <w:p w14:paraId="244E3FFB" w14:textId="77777777" w:rsidR="009E3F16" w:rsidRDefault="009E3F16">
            <w:pPr>
              <w:pStyle w:val="Heading5"/>
            </w:pPr>
            <w:r>
              <w:rPr>
                <w:rFonts w:ascii="Times New Roman" w:hAnsi="Times New Roman"/>
                <w:sz w:val="24"/>
              </w:rPr>
              <w:t xml:space="preserve">FIXML Definition for this message – see </w:t>
            </w:r>
            <w:hyperlink r:id="rId92"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277C271F" w14:textId="77777777">
        <w:tc>
          <w:tcPr>
            <w:tcW w:w="9576" w:type="dxa"/>
            <w:shd w:val="pct12" w:color="auto" w:fill="FFFFFF"/>
          </w:tcPr>
          <w:p w14:paraId="3B50EB4B"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CollRpt</w:t>
            </w:r>
          </w:p>
          <w:p w14:paraId="2A5F5CE9"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60F586E2" w14:textId="77777777" w:rsidR="009E3F16" w:rsidRDefault="009E3F16"/>
    <w:p w14:paraId="464475E6" w14:textId="77777777" w:rsidR="009E3F16" w:rsidRDefault="009E3F16">
      <w:pPr>
        <w:pStyle w:val="Heading2"/>
      </w:pPr>
      <w:bookmarkStart w:id="360" w:name="_Toc227925125"/>
      <w:r>
        <w:t>Collateral Inquiry</w:t>
      </w:r>
      <w:bookmarkEnd w:id="360"/>
    </w:p>
    <w:p w14:paraId="4B6BE4AD" w14:textId="77777777" w:rsidR="009E3F16" w:rsidRDefault="009E3F16">
      <w:pPr>
        <w:pStyle w:val="NormalIndent"/>
        <w:keepNext/>
        <w:keepLines/>
      </w:pPr>
      <w:r>
        <w:t>Used to inquire for collateral status.</w:t>
      </w:r>
    </w:p>
    <w:p w14:paraId="05309ED0" w14:textId="77777777" w:rsidR="009E3F16" w:rsidRDefault="009E3F16">
      <w:pPr>
        <w:pStyle w:val="NormalIndent"/>
        <w:keepNext/>
        <w:keepLines/>
      </w:pPr>
    </w:p>
    <w:p w14:paraId="35493C7F" w14:textId="77777777" w:rsidR="009E3F16" w:rsidRDefault="009E3F16">
      <w:pPr>
        <w:pStyle w:val="NormalIndent"/>
        <w:keepNext/>
        <w:keepLines/>
        <w:jc w:val="center"/>
        <w:rPr>
          <w:b/>
          <w:sz w:val="24"/>
        </w:rPr>
      </w:pPr>
      <w:r>
        <w:rPr>
          <w:b/>
          <w:sz w:val="24"/>
        </w:rPr>
        <w:t>Collateral Inquiry</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3A266BEE"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55A2B10C" w14:textId="77777777" w:rsidR="00253487" w:rsidRPr="000F73DB" w:rsidRDefault="00253487" w:rsidP="000F73DB">
            <w:pPr>
              <w:jc w:val="center"/>
              <w:rPr>
                <w:b/>
                <w:i/>
              </w:rPr>
            </w:pPr>
            <w:bookmarkStart w:id="361" w:name="Msg_CollateralInquiry"/>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5D6EFC30"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05CDADAF"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3E8CC9CC" w14:textId="77777777" w:rsidR="00253487" w:rsidRPr="000F73DB" w:rsidRDefault="00253487" w:rsidP="000F73DB">
            <w:pPr>
              <w:jc w:val="center"/>
              <w:rPr>
                <w:b/>
                <w:i/>
              </w:rPr>
            </w:pPr>
            <w:r w:rsidRPr="000F73DB">
              <w:rPr>
                <w:b/>
                <w:i/>
              </w:rPr>
              <w:t>Comments</w:t>
            </w:r>
          </w:p>
        </w:tc>
      </w:tr>
      <w:tr w:rsidR="00253487" w:rsidRPr="00253487" w14:paraId="34F5AC1B" w14:textId="77777777" w:rsidTr="000F73DB">
        <w:tc>
          <w:tcPr>
            <w:tcW w:w="3402" w:type="dxa"/>
            <w:gridSpan w:val="2"/>
            <w:tcBorders>
              <w:top w:val="single" w:sz="6" w:space="0" w:color="000000"/>
              <w:bottom w:val="single" w:sz="6" w:space="0" w:color="000000"/>
            </w:tcBorders>
            <w:shd w:val="clear" w:color="auto" w:fill="E6E6E6"/>
          </w:tcPr>
          <w:p w14:paraId="6F07549D"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0745EBFF"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207B4AEA" w14:textId="77777777" w:rsidR="00253487" w:rsidRPr="00253487" w:rsidRDefault="00253487" w:rsidP="00253487">
            <w:r w:rsidRPr="00253487">
              <w:t>MsgType = BB</w:t>
            </w:r>
          </w:p>
        </w:tc>
      </w:tr>
      <w:tr w:rsidR="00253487" w:rsidRPr="00253487" w14:paraId="2547BFC9" w14:textId="77777777" w:rsidTr="000F73DB">
        <w:tc>
          <w:tcPr>
            <w:tcW w:w="652" w:type="dxa"/>
            <w:tcBorders>
              <w:top w:val="single" w:sz="6" w:space="0" w:color="000000"/>
              <w:bottom w:val="single" w:sz="6" w:space="0" w:color="000000"/>
            </w:tcBorders>
            <w:shd w:val="clear" w:color="auto" w:fill="auto"/>
          </w:tcPr>
          <w:p w14:paraId="4FD84B05" w14:textId="77777777" w:rsidR="00253487" w:rsidRPr="00253487" w:rsidRDefault="00253487" w:rsidP="000F73DB">
            <w:pPr>
              <w:jc w:val="center"/>
            </w:pPr>
            <w:r w:rsidRPr="00253487">
              <w:t>909</w:t>
            </w:r>
          </w:p>
        </w:tc>
        <w:tc>
          <w:tcPr>
            <w:tcW w:w="2750" w:type="dxa"/>
            <w:tcBorders>
              <w:top w:val="single" w:sz="6" w:space="0" w:color="000000"/>
              <w:bottom w:val="single" w:sz="6" w:space="0" w:color="000000"/>
            </w:tcBorders>
            <w:shd w:val="clear" w:color="auto" w:fill="auto"/>
          </w:tcPr>
          <w:p w14:paraId="37C2D609" w14:textId="77777777" w:rsidR="00253487" w:rsidRPr="00253487" w:rsidRDefault="00253487" w:rsidP="00253487">
            <w:r w:rsidRPr="00253487">
              <w:t>CollInquiryID</w:t>
            </w:r>
          </w:p>
        </w:tc>
        <w:tc>
          <w:tcPr>
            <w:tcW w:w="811" w:type="dxa"/>
            <w:tcBorders>
              <w:top w:val="single" w:sz="6" w:space="0" w:color="000000"/>
              <w:bottom w:val="single" w:sz="6" w:space="0" w:color="000000"/>
            </w:tcBorders>
            <w:shd w:val="clear" w:color="auto" w:fill="auto"/>
          </w:tcPr>
          <w:p w14:paraId="4899DB3B"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auto"/>
          </w:tcPr>
          <w:p w14:paraId="517C369B" w14:textId="77777777" w:rsidR="00253487" w:rsidRPr="00253487" w:rsidRDefault="00253487" w:rsidP="00253487">
            <w:r w:rsidRPr="00253487">
              <w:t>Unique identifier for this message.</w:t>
            </w:r>
          </w:p>
        </w:tc>
      </w:tr>
      <w:tr w:rsidR="00253487" w:rsidRPr="00253487" w14:paraId="06A326E2" w14:textId="77777777" w:rsidTr="000F73DB">
        <w:tc>
          <w:tcPr>
            <w:tcW w:w="3402" w:type="dxa"/>
            <w:gridSpan w:val="2"/>
            <w:tcBorders>
              <w:top w:val="single" w:sz="6" w:space="0" w:color="000000"/>
              <w:bottom w:val="single" w:sz="6" w:space="0" w:color="000000"/>
            </w:tcBorders>
            <w:shd w:val="clear" w:color="auto" w:fill="E6E6E6"/>
          </w:tcPr>
          <w:p w14:paraId="4C9555F0" w14:textId="77777777" w:rsidR="00253487" w:rsidRPr="00253487" w:rsidRDefault="00253487" w:rsidP="000F73DB">
            <w:pPr>
              <w:jc w:val="left"/>
            </w:pPr>
            <w:r w:rsidRPr="00253487">
              <w:t>component block  &lt;CollInqQualGrp&gt;</w:t>
            </w:r>
          </w:p>
        </w:tc>
        <w:tc>
          <w:tcPr>
            <w:tcW w:w="811" w:type="dxa"/>
            <w:tcBorders>
              <w:top w:val="single" w:sz="6" w:space="0" w:color="000000"/>
              <w:bottom w:val="single" w:sz="6" w:space="0" w:color="000000"/>
            </w:tcBorders>
            <w:shd w:val="clear" w:color="auto" w:fill="E6E6E6"/>
          </w:tcPr>
          <w:p w14:paraId="180EC2D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9546B40" w14:textId="77777777" w:rsidR="00253487" w:rsidRPr="00253487" w:rsidRDefault="00253487" w:rsidP="00253487">
            <w:r w:rsidRPr="00253487">
              <w:t>Number of qualifiers to inquiry</w:t>
            </w:r>
          </w:p>
        </w:tc>
      </w:tr>
      <w:tr w:rsidR="00253487" w:rsidRPr="00253487" w14:paraId="0436B58B" w14:textId="77777777" w:rsidTr="000F73DB">
        <w:tc>
          <w:tcPr>
            <w:tcW w:w="652" w:type="dxa"/>
            <w:tcBorders>
              <w:top w:val="single" w:sz="6" w:space="0" w:color="000000"/>
            </w:tcBorders>
            <w:shd w:val="clear" w:color="auto" w:fill="auto"/>
          </w:tcPr>
          <w:p w14:paraId="3C175B28" w14:textId="77777777" w:rsidR="00253487" w:rsidRPr="00253487" w:rsidRDefault="00253487" w:rsidP="000F73DB">
            <w:pPr>
              <w:jc w:val="center"/>
            </w:pPr>
            <w:r w:rsidRPr="00253487">
              <w:t>263</w:t>
            </w:r>
          </w:p>
        </w:tc>
        <w:tc>
          <w:tcPr>
            <w:tcW w:w="2750" w:type="dxa"/>
            <w:tcBorders>
              <w:top w:val="single" w:sz="6" w:space="0" w:color="000000"/>
            </w:tcBorders>
            <w:shd w:val="clear" w:color="auto" w:fill="auto"/>
          </w:tcPr>
          <w:p w14:paraId="6710EA11" w14:textId="77777777" w:rsidR="00253487" w:rsidRPr="00253487" w:rsidRDefault="00253487" w:rsidP="00253487">
            <w:r w:rsidRPr="00253487">
              <w:t>SubscriptionRequestType</w:t>
            </w:r>
          </w:p>
        </w:tc>
        <w:tc>
          <w:tcPr>
            <w:tcW w:w="811" w:type="dxa"/>
            <w:tcBorders>
              <w:top w:val="single" w:sz="6" w:space="0" w:color="000000"/>
            </w:tcBorders>
            <w:shd w:val="clear" w:color="auto" w:fill="auto"/>
          </w:tcPr>
          <w:p w14:paraId="0EF07488"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9B33D87" w14:textId="77777777" w:rsidR="00253487" w:rsidRDefault="00253487" w:rsidP="00253487">
            <w:r w:rsidRPr="00253487">
              <w:t>Used to subscribe / unsubscribe for collateral status reports.</w:t>
            </w:r>
          </w:p>
          <w:p w14:paraId="2C4C3FC2" w14:textId="77777777" w:rsidR="00253487" w:rsidRPr="00253487" w:rsidRDefault="00253487" w:rsidP="00253487">
            <w:r w:rsidRPr="00253487">
              <w:t>If the field is absent, the default will be snapshot request only - no subscription.</w:t>
            </w:r>
          </w:p>
        </w:tc>
      </w:tr>
      <w:tr w:rsidR="00253487" w:rsidRPr="00253487" w14:paraId="34FD7741" w14:textId="77777777" w:rsidTr="000F73DB">
        <w:tc>
          <w:tcPr>
            <w:tcW w:w="652" w:type="dxa"/>
            <w:shd w:val="clear" w:color="auto" w:fill="auto"/>
          </w:tcPr>
          <w:p w14:paraId="41DF5496" w14:textId="77777777" w:rsidR="00253487" w:rsidRPr="00253487" w:rsidRDefault="00253487" w:rsidP="000F73DB">
            <w:pPr>
              <w:jc w:val="center"/>
            </w:pPr>
            <w:r w:rsidRPr="00253487">
              <w:t>725</w:t>
            </w:r>
          </w:p>
        </w:tc>
        <w:tc>
          <w:tcPr>
            <w:tcW w:w="2750" w:type="dxa"/>
            <w:shd w:val="clear" w:color="auto" w:fill="auto"/>
          </w:tcPr>
          <w:p w14:paraId="2FBCD616" w14:textId="77777777" w:rsidR="00253487" w:rsidRPr="00253487" w:rsidRDefault="00253487" w:rsidP="00253487">
            <w:r w:rsidRPr="00253487">
              <w:t>ResponseTransportType</w:t>
            </w:r>
          </w:p>
        </w:tc>
        <w:tc>
          <w:tcPr>
            <w:tcW w:w="811" w:type="dxa"/>
            <w:shd w:val="clear" w:color="auto" w:fill="auto"/>
          </w:tcPr>
          <w:p w14:paraId="7A6DCA6D" w14:textId="77777777" w:rsidR="00253487" w:rsidRPr="00253487" w:rsidRDefault="00253487" w:rsidP="000F73DB">
            <w:pPr>
              <w:jc w:val="center"/>
            </w:pPr>
            <w:r w:rsidRPr="00253487">
              <w:t>N</w:t>
            </w:r>
          </w:p>
        </w:tc>
        <w:tc>
          <w:tcPr>
            <w:tcW w:w="4859" w:type="dxa"/>
            <w:shd w:val="clear" w:color="auto" w:fill="auto"/>
          </w:tcPr>
          <w:p w14:paraId="60FBBFE4" w14:textId="77777777" w:rsidR="00253487" w:rsidRPr="00253487" w:rsidRDefault="00253487" w:rsidP="00253487">
            <w:r w:rsidRPr="00253487">
              <w:t>Ability to specify whether the response to the request should be delivered inband or via pre-arranged out-of-band transport.</w:t>
            </w:r>
          </w:p>
        </w:tc>
      </w:tr>
      <w:tr w:rsidR="00253487" w:rsidRPr="00253487" w14:paraId="26AD48BF" w14:textId="77777777" w:rsidTr="000F73DB">
        <w:tc>
          <w:tcPr>
            <w:tcW w:w="652" w:type="dxa"/>
            <w:tcBorders>
              <w:bottom w:val="single" w:sz="6" w:space="0" w:color="000000"/>
            </w:tcBorders>
            <w:shd w:val="clear" w:color="auto" w:fill="auto"/>
          </w:tcPr>
          <w:p w14:paraId="7AD4C1E4" w14:textId="77777777" w:rsidR="00253487" w:rsidRPr="00253487" w:rsidRDefault="00253487" w:rsidP="000F73DB">
            <w:pPr>
              <w:jc w:val="center"/>
            </w:pPr>
            <w:r w:rsidRPr="00253487">
              <w:t>726</w:t>
            </w:r>
          </w:p>
        </w:tc>
        <w:tc>
          <w:tcPr>
            <w:tcW w:w="2750" w:type="dxa"/>
            <w:tcBorders>
              <w:bottom w:val="single" w:sz="6" w:space="0" w:color="000000"/>
            </w:tcBorders>
            <w:shd w:val="clear" w:color="auto" w:fill="auto"/>
          </w:tcPr>
          <w:p w14:paraId="4F1F3A65" w14:textId="77777777" w:rsidR="00253487" w:rsidRPr="00253487" w:rsidRDefault="00253487" w:rsidP="00253487">
            <w:r w:rsidRPr="00253487">
              <w:t>ResponseDestination</w:t>
            </w:r>
          </w:p>
        </w:tc>
        <w:tc>
          <w:tcPr>
            <w:tcW w:w="811" w:type="dxa"/>
            <w:tcBorders>
              <w:bottom w:val="single" w:sz="6" w:space="0" w:color="000000"/>
            </w:tcBorders>
            <w:shd w:val="clear" w:color="auto" w:fill="auto"/>
          </w:tcPr>
          <w:p w14:paraId="7C10043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D7D9AEE" w14:textId="77777777" w:rsidR="00253487" w:rsidRPr="00253487" w:rsidRDefault="00253487" w:rsidP="00253487">
            <w:r w:rsidRPr="00253487">
              <w:t>URI destination name. Used if ResponseTransportType is out-of-band.</w:t>
            </w:r>
          </w:p>
        </w:tc>
      </w:tr>
      <w:tr w:rsidR="00253487" w:rsidRPr="00253487" w14:paraId="68AB5E36" w14:textId="77777777" w:rsidTr="000F73DB">
        <w:tc>
          <w:tcPr>
            <w:tcW w:w="3402" w:type="dxa"/>
            <w:gridSpan w:val="2"/>
            <w:tcBorders>
              <w:top w:val="single" w:sz="6" w:space="0" w:color="000000"/>
              <w:bottom w:val="single" w:sz="6" w:space="0" w:color="000000"/>
            </w:tcBorders>
            <w:shd w:val="clear" w:color="auto" w:fill="E6E6E6"/>
          </w:tcPr>
          <w:p w14:paraId="60CC8846"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2194CACF"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43537D2" w14:textId="77777777" w:rsidR="00253487" w:rsidRPr="00253487" w:rsidRDefault="00253487" w:rsidP="00253487"/>
        </w:tc>
      </w:tr>
      <w:tr w:rsidR="00253487" w:rsidRPr="00253487" w14:paraId="59182F39" w14:textId="77777777" w:rsidTr="000F73DB">
        <w:tc>
          <w:tcPr>
            <w:tcW w:w="652" w:type="dxa"/>
            <w:tcBorders>
              <w:top w:val="single" w:sz="6" w:space="0" w:color="000000"/>
            </w:tcBorders>
            <w:shd w:val="clear" w:color="auto" w:fill="auto"/>
          </w:tcPr>
          <w:p w14:paraId="114A1F2D"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639AC7DA" w14:textId="77777777" w:rsidR="00253487" w:rsidRPr="00253487" w:rsidRDefault="00253487" w:rsidP="00253487">
            <w:r w:rsidRPr="00253487">
              <w:t>Account</w:t>
            </w:r>
          </w:p>
        </w:tc>
        <w:tc>
          <w:tcPr>
            <w:tcW w:w="811" w:type="dxa"/>
            <w:tcBorders>
              <w:top w:val="single" w:sz="6" w:space="0" w:color="000000"/>
            </w:tcBorders>
            <w:shd w:val="clear" w:color="auto" w:fill="auto"/>
          </w:tcPr>
          <w:p w14:paraId="43F1F37A"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34165DC5" w14:textId="77777777" w:rsidR="00253487" w:rsidRPr="00253487" w:rsidRDefault="00253487" w:rsidP="00253487">
            <w:r w:rsidRPr="00253487">
              <w:t>Customer Account</w:t>
            </w:r>
          </w:p>
        </w:tc>
      </w:tr>
      <w:tr w:rsidR="00253487" w:rsidRPr="00253487" w14:paraId="316F9429" w14:textId="77777777" w:rsidTr="000F73DB">
        <w:tc>
          <w:tcPr>
            <w:tcW w:w="652" w:type="dxa"/>
            <w:shd w:val="clear" w:color="auto" w:fill="auto"/>
          </w:tcPr>
          <w:p w14:paraId="0FD883B0" w14:textId="77777777" w:rsidR="00253487" w:rsidRPr="00253487" w:rsidRDefault="00253487" w:rsidP="000F73DB">
            <w:pPr>
              <w:jc w:val="center"/>
            </w:pPr>
            <w:r w:rsidRPr="00253487">
              <w:t>581</w:t>
            </w:r>
          </w:p>
        </w:tc>
        <w:tc>
          <w:tcPr>
            <w:tcW w:w="2750" w:type="dxa"/>
            <w:shd w:val="clear" w:color="auto" w:fill="auto"/>
          </w:tcPr>
          <w:p w14:paraId="0040B296" w14:textId="77777777" w:rsidR="00253487" w:rsidRPr="00253487" w:rsidRDefault="00253487" w:rsidP="00253487">
            <w:r w:rsidRPr="00253487">
              <w:t>AccountType</w:t>
            </w:r>
          </w:p>
        </w:tc>
        <w:tc>
          <w:tcPr>
            <w:tcW w:w="811" w:type="dxa"/>
            <w:shd w:val="clear" w:color="auto" w:fill="auto"/>
          </w:tcPr>
          <w:p w14:paraId="4D0FC815" w14:textId="77777777" w:rsidR="00253487" w:rsidRPr="00253487" w:rsidRDefault="00253487" w:rsidP="000F73DB">
            <w:pPr>
              <w:jc w:val="center"/>
            </w:pPr>
            <w:r w:rsidRPr="00253487">
              <w:t>N</w:t>
            </w:r>
          </w:p>
        </w:tc>
        <w:tc>
          <w:tcPr>
            <w:tcW w:w="4859" w:type="dxa"/>
            <w:shd w:val="clear" w:color="auto" w:fill="auto"/>
          </w:tcPr>
          <w:p w14:paraId="717BB22E" w14:textId="77777777" w:rsidR="00253487" w:rsidRPr="00253487" w:rsidRDefault="00253487" w:rsidP="00253487">
            <w:r w:rsidRPr="00253487">
              <w:t>Type of account associated with the order (Origin)</w:t>
            </w:r>
          </w:p>
        </w:tc>
      </w:tr>
      <w:tr w:rsidR="00253487" w:rsidRPr="00253487" w14:paraId="6E3A3E74" w14:textId="77777777" w:rsidTr="000F73DB">
        <w:tc>
          <w:tcPr>
            <w:tcW w:w="652" w:type="dxa"/>
            <w:shd w:val="clear" w:color="auto" w:fill="auto"/>
          </w:tcPr>
          <w:p w14:paraId="2093AFB4" w14:textId="77777777" w:rsidR="00253487" w:rsidRPr="00253487" w:rsidRDefault="00253487" w:rsidP="000F73DB">
            <w:pPr>
              <w:jc w:val="center"/>
            </w:pPr>
            <w:r w:rsidRPr="00253487">
              <w:t>11</w:t>
            </w:r>
          </w:p>
        </w:tc>
        <w:tc>
          <w:tcPr>
            <w:tcW w:w="2750" w:type="dxa"/>
            <w:shd w:val="clear" w:color="auto" w:fill="auto"/>
          </w:tcPr>
          <w:p w14:paraId="5CC858D1" w14:textId="77777777" w:rsidR="00253487" w:rsidRPr="00253487" w:rsidRDefault="00253487" w:rsidP="00253487">
            <w:r w:rsidRPr="00253487">
              <w:t>ClOrdID</w:t>
            </w:r>
          </w:p>
        </w:tc>
        <w:tc>
          <w:tcPr>
            <w:tcW w:w="811" w:type="dxa"/>
            <w:shd w:val="clear" w:color="auto" w:fill="auto"/>
          </w:tcPr>
          <w:p w14:paraId="0D042E42" w14:textId="77777777" w:rsidR="00253487" w:rsidRPr="00253487" w:rsidRDefault="00253487" w:rsidP="000F73DB">
            <w:pPr>
              <w:jc w:val="center"/>
            </w:pPr>
            <w:r w:rsidRPr="00253487">
              <w:t>N</w:t>
            </w:r>
          </w:p>
        </w:tc>
        <w:tc>
          <w:tcPr>
            <w:tcW w:w="4859" w:type="dxa"/>
            <w:shd w:val="clear" w:color="auto" w:fill="auto"/>
          </w:tcPr>
          <w:p w14:paraId="746F55C4" w14:textId="77777777" w:rsidR="00253487" w:rsidRPr="00253487" w:rsidRDefault="00253487" w:rsidP="00253487">
            <w:r w:rsidRPr="00253487">
              <w:t>Identifier of order for which collateral is required</w:t>
            </w:r>
          </w:p>
        </w:tc>
      </w:tr>
      <w:tr w:rsidR="00253487" w:rsidRPr="00253487" w14:paraId="0ED0514B" w14:textId="77777777" w:rsidTr="000F73DB">
        <w:tc>
          <w:tcPr>
            <w:tcW w:w="652" w:type="dxa"/>
            <w:shd w:val="clear" w:color="auto" w:fill="auto"/>
          </w:tcPr>
          <w:p w14:paraId="4B7AEAE4" w14:textId="77777777" w:rsidR="00253487" w:rsidRPr="00253487" w:rsidRDefault="00253487" w:rsidP="000F73DB">
            <w:pPr>
              <w:jc w:val="center"/>
            </w:pPr>
            <w:r w:rsidRPr="00253487">
              <w:t>37</w:t>
            </w:r>
          </w:p>
        </w:tc>
        <w:tc>
          <w:tcPr>
            <w:tcW w:w="2750" w:type="dxa"/>
            <w:shd w:val="clear" w:color="auto" w:fill="auto"/>
          </w:tcPr>
          <w:p w14:paraId="45920552" w14:textId="77777777" w:rsidR="00253487" w:rsidRPr="00253487" w:rsidRDefault="00253487" w:rsidP="00253487">
            <w:r w:rsidRPr="00253487">
              <w:t>OrderID</w:t>
            </w:r>
          </w:p>
        </w:tc>
        <w:tc>
          <w:tcPr>
            <w:tcW w:w="811" w:type="dxa"/>
            <w:shd w:val="clear" w:color="auto" w:fill="auto"/>
          </w:tcPr>
          <w:p w14:paraId="0DE2E220" w14:textId="77777777" w:rsidR="00253487" w:rsidRPr="00253487" w:rsidRDefault="00253487" w:rsidP="000F73DB">
            <w:pPr>
              <w:jc w:val="center"/>
            </w:pPr>
            <w:r w:rsidRPr="00253487">
              <w:t>N</w:t>
            </w:r>
          </w:p>
        </w:tc>
        <w:tc>
          <w:tcPr>
            <w:tcW w:w="4859" w:type="dxa"/>
            <w:shd w:val="clear" w:color="auto" w:fill="auto"/>
          </w:tcPr>
          <w:p w14:paraId="5409961A" w14:textId="77777777" w:rsidR="00253487" w:rsidRPr="00253487" w:rsidRDefault="00253487" w:rsidP="00253487">
            <w:r w:rsidRPr="00253487">
              <w:t>Identifier of order for which collateral is required</w:t>
            </w:r>
          </w:p>
        </w:tc>
      </w:tr>
      <w:tr w:rsidR="00253487" w:rsidRPr="00253487" w14:paraId="346C159B" w14:textId="77777777" w:rsidTr="000F73DB">
        <w:tc>
          <w:tcPr>
            <w:tcW w:w="652" w:type="dxa"/>
            <w:shd w:val="clear" w:color="auto" w:fill="auto"/>
          </w:tcPr>
          <w:p w14:paraId="68CB68A9" w14:textId="77777777" w:rsidR="00253487" w:rsidRPr="00253487" w:rsidRDefault="00253487" w:rsidP="000F73DB">
            <w:pPr>
              <w:jc w:val="center"/>
            </w:pPr>
            <w:r w:rsidRPr="00253487">
              <w:t>198</w:t>
            </w:r>
          </w:p>
        </w:tc>
        <w:tc>
          <w:tcPr>
            <w:tcW w:w="2750" w:type="dxa"/>
            <w:shd w:val="clear" w:color="auto" w:fill="auto"/>
          </w:tcPr>
          <w:p w14:paraId="5E7B00FF" w14:textId="77777777" w:rsidR="00253487" w:rsidRPr="00253487" w:rsidRDefault="00253487" w:rsidP="00253487">
            <w:r w:rsidRPr="00253487">
              <w:t>SecondaryOrderID</w:t>
            </w:r>
          </w:p>
        </w:tc>
        <w:tc>
          <w:tcPr>
            <w:tcW w:w="811" w:type="dxa"/>
            <w:shd w:val="clear" w:color="auto" w:fill="auto"/>
          </w:tcPr>
          <w:p w14:paraId="2FE21C2A" w14:textId="77777777" w:rsidR="00253487" w:rsidRPr="00253487" w:rsidRDefault="00253487" w:rsidP="000F73DB">
            <w:pPr>
              <w:jc w:val="center"/>
            </w:pPr>
            <w:r w:rsidRPr="00253487">
              <w:t>N</w:t>
            </w:r>
          </w:p>
        </w:tc>
        <w:tc>
          <w:tcPr>
            <w:tcW w:w="4859" w:type="dxa"/>
            <w:shd w:val="clear" w:color="auto" w:fill="auto"/>
          </w:tcPr>
          <w:p w14:paraId="105F55D2" w14:textId="77777777" w:rsidR="00253487" w:rsidRPr="00253487" w:rsidRDefault="00253487" w:rsidP="00253487">
            <w:r w:rsidRPr="00253487">
              <w:t>Identifier of order for which collateral is required</w:t>
            </w:r>
          </w:p>
        </w:tc>
      </w:tr>
      <w:tr w:rsidR="00253487" w:rsidRPr="00253487" w14:paraId="0F244D2A" w14:textId="77777777" w:rsidTr="000F73DB">
        <w:tc>
          <w:tcPr>
            <w:tcW w:w="652" w:type="dxa"/>
            <w:tcBorders>
              <w:bottom w:val="single" w:sz="6" w:space="0" w:color="000000"/>
            </w:tcBorders>
            <w:shd w:val="clear" w:color="auto" w:fill="auto"/>
          </w:tcPr>
          <w:p w14:paraId="3185BD9E" w14:textId="77777777" w:rsidR="00253487" w:rsidRPr="00253487" w:rsidRDefault="00253487" w:rsidP="000F73DB">
            <w:pPr>
              <w:jc w:val="center"/>
            </w:pPr>
            <w:r w:rsidRPr="00253487">
              <w:t>526</w:t>
            </w:r>
          </w:p>
        </w:tc>
        <w:tc>
          <w:tcPr>
            <w:tcW w:w="2750" w:type="dxa"/>
            <w:tcBorders>
              <w:bottom w:val="single" w:sz="6" w:space="0" w:color="000000"/>
            </w:tcBorders>
            <w:shd w:val="clear" w:color="auto" w:fill="auto"/>
          </w:tcPr>
          <w:p w14:paraId="72C815DC" w14:textId="77777777" w:rsidR="00253487" w:rsidRPr="00253487" w:rsidRDefault="00253487" w:rsidP="00253487">
            <w:r w:rsidRPr="00253487">
              <w:t>SecondaryClOrdID</w:t>
            </w:r>
          </w:p>
        </w:tc>
        <w:tc>
          <w:tcPr>
            <w:tcW w:w="811" w:type="dxa"/>
            <w:tcBorders>
              <w:bottom w:val="single" w:sz="6" w:space="0" w:color="000000"/>
            </w:tcBorders>
            <w:shd w:val="clear" w:color="auto" w:fill="auto"/>
          </w:tcPr>
          <w:p w14:paraId="00FB935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E50DC67" w14:textId="77777777" w:rsidR="00253487" w:rsidRPr="00253487" w:rsidRDefault="00253487" w:rsidP="00253487">
            <w:r w:rsidRPr="00253487">
              <w:t>Identifier of order for which collateral is required</w:t>
            </w:r>
          </w:p>
        </w:tc>
      </w:tr>
      <w:tr w:rsidR="00253487" w:rsidRPr="00253487" w14:paraId="429C852F" w14:textId="77777777" w:rsidTr="000F73DB">
        <w:tc>
          <w:tcPr>
            <w:tcW w:w="3402" w:type="dxa"/>
            <w:gridSpan w:val="2"/>
            <w:tcBorders>
              <w:top w:val="single" w:sz="6" w:space="0" w:color="000000"/>
              <w:bottom w:val="single" w:sz="6" w:space="0" w:color="000000"/>
            </w:tcBorders>
            <w:shd w:val="clear" w:color="auto" w:fill="E6E6E6"/>
          </w:tcPr>
          <w:p w14:paraId="7EB0F8DB" w14:textId="77777777" w:rsidR="00253487" w:rsidRPr="00253487" w:rsidRDefault="00253487" w:rsidP="000F73DB">
            <w:pPr>
              <w:jc w:val="left"/>
            </w:pPr>
            <w:r w:rsidRPr="00253487">
              <w:t>component block  &lt;ExecCollGrp&gt;</w:t>
            </w:r>
          </w:p>
        </w:tc>
        <w:tc>
          <w:tcPr>
            <w:tcW w:w="811" w:type="dxa"/>
            <w:tcBorders>
              <w:top w:val="single" w:sz="6" w:space="0" w:color="000000"/>
              <w:bottom w:val="single" w:sz="6" w:space="0" w:color="000000"/>
            </w:tcBorders>
            <w:shd w:val="clear" w:color="auto" w:fill="E6E6E6"/>
          </w:tcPr>
          <w:p w14:paraId="6647D707"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D110FEA" w14:textId="77777777" w:rsidR="00253487" w:rsidRPr="00253487" w:rsidRDefault="00253487" w:rsidP="00253487">
            <w:r w:rsidRPr="00253487">
              <w:t>Executions for which collateral is required</w:t>
            </w:r>
          </w:p>
        </w:tc>
      </w:tr>
      <w:tr w:rsidR="00253487" w:rsidRPr="00253487" w14:paraId="0338E8A9" w14:textId="77777777" w:rsidTr="000F73DB">
        <w:tc>
          <w:tcPr>
            <w:tcW w:w="3402" w:type="dxa"/>
            <w:gridSpan w:val="2"/>
            <w:tcBorders>
              <w:top w:val="single" w:sz="6" w:space="0" w:color="000000"/>
              <w:bottom w:val="single" w:sz="6" w:space="0" w:color="000000"/>
            </w:tcBorders>
            <w:shd w:val="clear" w:color="auto" w:fill="E6E6E6"/>
          </w:tcPr>
          <w:p w14:paraId="09AE3B9D" w14:textId="77777777" w:rsidR="00253487" w:rsidRPr="00253487" w:rsidRDefault="00253487" w:rsidP="000F73DB">
            <w:pPr>
              <w:jc w:val="left"/>
            </w:pPr>
            <w:r w:rsidRPr="00253487">
              <w:t>component block  &lt;TrdCollGrp&gt;</w:t>
            </w:r>
          </w:p>
        </w:tc>
        <w:tc>
          <w:tcPr>
            <w:tcW w:w="811" w:type="dxa"/>
            <w:tcBorders>
              <w:top w:val="single" w:sz="6" w:space="0" w:color="000000"/>
              <w:bottom w:val="single" w:sz="6" w:space="0" w:color="000000"/>
            </w:tcBorders>
            <w:shd w:val="clear" w:color="auto" w:fill="E6E6E6"/>
          </w:tcPr>
          <w:p w14:paraId="7C3199D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5E8134B" w14:textId="77777777" w:rsidR="00253487" w:rsidRPr="00253487" w:rsidRDefault="00253487" w:rsidP="00253487">
            <w:r w:rsidRPr="00253487">
              <w:t>Trades for which collateral is required</w:t>
            </w:r>
          </w:p>
        </w:tc>
      </w:tr>
      <w:tr w:rsidR="00253487" w:rsidRPr="00253487" w14:paraId="2998756D" w14:textId="77777777" w:rsidTr="000F73DB">
        <w:tc>
          <w:tcPr>
            <w:tcW w:w="3402" w:type="dxa"/>
            <w:gridSpan w:val="2"/>
            <w:tcBorders>
              <w:top w:val="single" w:sz="6" w:space="0" w:color="000000"/>
              <w:bottom w:val="single" w:sz="6" w:space="0" w:color="000000"/>
            </w:tcBorders>
            <w:shd w:val="clear" w:color="auto" w:fill="E6E6E6"/>
          </w:tcPr>
          <w:p w14:paraId="394248A7"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3EE9FD6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1ABDF0B" w14:textId="77777777" w:rsidR="00253487" w:rsidRPr="00253487" w:rsidRDefault="00253487" w:rsidP="00253487">
            <w:r w:rsidRPr="00253487">
              <w:t>Insert here the set of "Instrument" fields defined in "Common Components of Application Messages"</w:t>
            </w:r>
          </w:p>
        </w:tc>
      </w:tr>
      <w:tr w:rsidR="00253487" w:rsidRPr="00253487" w14:paraId="25C4A25C" w14:textId="77777777" w:rsidTr="000F73DB">
        <w:tc>
          <w:tcPr>
            <w:tcW w:w="3402" w:type="dxa"/>
            <w:gridSpan w:val="2"/>
            <w:tcBorders>
              <w:top w:val="single" w:sz="6" w:space="0" w:color="000000"/>
              <w:bottom w:val="single" w:sz="6" w:space="0" w:color="000000"/>
            </w:tcBorders>
            <w:shd w:val="clear" w:color="auto" w:fill="E6E6E6"/>
          </w:tcPr>
          <w:p w14:paraId="58DD9490"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47993A7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C64E57C" w14:textId="77777777" w:rsidR="00253487" w:rsidRPr="00253487" w:rsidRDefault="00253487" w:rsidP="00253487">
            <w:r w:rsidRPr="00253487">
              <w:t>Insert here the set of "FinancingDetails" fields defined in "Common Components of Application Messages"</w:t>
            </w:r>
          </w:p>
        </w:tc>
      </w:tr>
      <w:tr w:rsidR="00253487" w:rsidRPr="00253487" w14:paraId="5E474E11" w14:textId="77777777" w:rsidTr="000F73DB">
        <w:tc>
          <w:tcPr>
            <w:tcW w:w="652" w:type="dxa"/>
            <w:tcBorders>
              <w:top w:val="single" w:sz="6" w:space="0" w:color="000000"/>
            </w:tcBorders>
            <w:shd w:val="clear" w:color="auto" w:fill="auto"/>
          </w:tcPr>
          <w:p w14:paraId="039574DF" w14:textId="77777777" w:rsidR="00253487" w:rsidRPr="00253487" w:rsidRDefault="00253487" w:rsidP="000F73DB">
            <w:pPr>
              <w:jc w:val="center"/>
            </w:pPr>
            <w:r w:rsidRPr="00253487">
              <w:t>64</w:t>
            </w:r>
          </w:p>
        </w:tc>
        <w:tc>
          <w:tcPr>
            <w:tcW w:w="2750" w:type="dxa"/>
            <w:tcBorders>
              <w:top w:val="single" w:sz="6" w:space="0" w:color="000000"/>
            </w:tcBorders>
            <w:shd w:val="clear" w:color="auto" w:fill="auto"/>
          </w:tcPr>
          <w:p w14:paraId="17B15380" w14:textId="77777777" w:rsidR="00253487" w:rsidRPr="00253487" w:rsidRDefault="00253487" w:rsidP="00253487">
            <w:r w:rsidRPr="00253487">
              <w:t>SettlDate</w:t>
            </w:r>
          </w:p>
        </w:tc>
        <w:tc>
          <w:tcPr>
            <w:tcW w:w="811" w:type="dxa"/>
            <w:tcBorders>
              <w:top w:val="single" w:sz="6" w:space="0" w:color="000000"/>
            </w:tcBorders>
            <w:shd w:val="clear" w:color="auto" w:fill="auto"/>
          </w:tcPr>
          <w:p w14:paraId="08DD09BB"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2CAEF33" w14:textId="77777777" w:rsidR="00253487" w:rsidRPr="00253487" w:rsidRDefault="00253487" w:rsidP="00253487"/>
        </w:tc>
      </w:tr>
      <w:tr w:rsidR="00253487" w:rsidRPr="00253487" w14:paraId="2DBA3B09" w14:textId="77777777" w:rsidTr="000F73DB">
        <w:tc>
          <w:tcPr>
            <w:tcW w:w="652" w:type="dxa"/>
            <w:shd w:val="clear" w:color="auto" w:fill="auto"/>
          </w:tcPr>
          <w:p w14:paraId="708ADA82" w14:textId="77777777" w:rsidR="00253487" w:rsidRPr="00253487" w:rsidRDefault="00253487" w:rsidP="000F73DB">
            <w:pPr>
              <w:jc w:val="center"/>
            </w:pPr>
            <w:r w:rsidRPr="00253487">
              <w:t>53</w:t>
            </w:r>
          </w:p>
        </w:tc>
        <w:tc>
          <w:tcPr>
            <w:tcW w:w="2750" w:type="dxa"/>
            <w:shd w:val="clear" w:color="auto" w:fill="auto"/>
          </w:tcPr>
          <w:p w14:paraId="19EDA27E" w14:textId="77777777" w:rsidR="00253487" w:rsidRPr="00253487" w:rsidRDefault="00253487" w:rsidP="00253487">
            <w:r w:rsidRPr="00253487">
              <w:t>Quantity</w:t>
            </w:r>
          </w:p>
        </w:tc>
        <w:tc>
          <w:tcPr>
            <w:tcW w:w="811" w:type="dxa"/>
            <w:shd w:val="clear" w:color="auto" w:fill="auto"/>
          </w:tcPr>
          <w:p w14:paraId="4C7F7997" w14:textId="77777777" w:rsidR="00253487" w:rsidRPr="00253487" w:rsidRDefault="00253487" w:rsidP="000F73DB">
            <w:pPr>
              <w:jc w:val="center"/>
            </w:pPr>
            <w:r w:rsidRPr="00253487">
              <w:t>N</w:t>
            </w:r>
          </w:p>
        </w:tc>
        <w:tc>
          <w:tcPr>
            <w:tcW w:w="4859" w:type="dxa"/>
            <w:shd w:val="clear" w:color="auto" w:fill="auto"/>
          </w:tcPr>
          <w:p w14:paraId="51686A13" w14:textId="77777777" w:rsidR="00253487" w:rsidRPr="00253487" w:rsidRDefault="00253487" w:rsidP="00253487"/>
        </w:tc>
      </w:tr>
      <w:tr w:rsidR="00253487" w:rsidRPr="00253487" w14:paraId="4A2C450B" w14:textId="77777777" w:rsidTr="000F73DB">
        <w:tc>
          <w:tcPr>
            <w:tcW w:w="652" w:type="dxa"/>
            <w:shd w:val="clear" w:color="auto" w:fill="auto"/>
          </w:tcPr>
          <w:p w14:paraId="5C77A3D5" w14:textId="77777777" w:rsidR="00253487" w:rsidRPr="00253487" w:rsidRDefault="00253487" w:rsidP="000F73DB">
            <w:pPr>
              <w:jc w:val="center"/>
            </w:pPr>
            <w:r w:rsidRPr="00253487">
              <w:t>854</w:t>
            </w:r>
          </w:p>
        </w:tc>
        <w:tc>
          <w:tcPr>
            <w:tcW w:w="2750" w:type="dxa"/>
            <w:shd w:val="clear" w:color="auto" w:fill="auto"/>
          </w:tcPr>
          <w:p w14:paraId="74D4FADE" w14:textId="77777777" w:rsidR="00253487" w:rsidRPr="00253487" w:rsidRDefault="00253487" w:rsidP="00253487">
            <w:r w:rsidRPr="00253487">
              <w:t>QtyType</w:t>
            </w:r>
          </w:p>
        </w:tc>
        <w:tc>
          <w:tcPr>
            <w:tcW w:w="811" w:type="dxa"/>
            <w:shd w:val="clear" w:color="auto" w:fill="auto"/>
          </w:tcPr>
          <w:p w14:paraId="29A90458" w14:textId="77777777" w:rsidR="00253487" w:rsidRPr="00253487" w:rsidRDefault="00253487" w:rsidP="000F73DB">
            <w:pPr>
              <w:jc w:val="center"/>
            </w:pPr>
            <w:r w:rsidRPr="00253487">
              <w:t>N</w:t>
            </w:r>
          </w:p>
        </w:tc>
        <w:tc>
          <w:tcPr>
            <w:tcW w:w="4859" w:type="dxa"/>
            <w:shd w:val="clear" w:color="auto" w:fill="auto"/>
          </w:tcPr>
          <w:p w14:paraId="54187ACF" w14:textId="77777777" w:rsidR="00253487" w:rsidRPr="00253487" w:rsidRDefault="00253487" w:rsidP="00253487"/>
        </w:tc>
      </w:tr>
      <w:tr w:rsidR="00253487" w:rsidRPr="00253487" w14:paraId="5DBF5B27" w14:textId="77777777" w:rsidTr="000F73DB">
        <w:tc>
          <w:tcPr>
            <w:tcW w:w="652" w:type="dxa"/>
            <w:tcBorders>
              <w:bottom w:val="single" w:sz="6" w:space="0" w:color="000000"/>
            </w:tcBorders>
            <w:shd w:val="clear" w:color="auto" w:fill="auto"/>
          </w:tcPr>
          <w:p w14:paraId="1F619BC7" w14:textId="77777777" w:rsidR="00253487" w:rsidRPr="00253487" w:rsidRDefault="00253487" w:rsidP="000F73DB">
            <w:pPr>
              <w:jc w:val="center"/>
            </w:pPr>
            <w:r w:rsidRPr="00253487">
              <w:t>15</w:t>
            </w:r>
          </w:p>
        </w:tc>
        <w:tc>
          <w:tcPr>
            <w:tcW w:w="2750" w:type="dxa"/>
            <w:tcBorders>
              <w:bottom w:val="single" w:sz="6" w:space="0" w:color="000000"/>
            </w:tcBorders>
            <w:shd w:val="clear" w:color="auto" w:fill="auto"/>
          </w:tcPr>
          <w:p w14:paraId="7EA1E087" w14:textId="77777777" w:rsidR="00253487" w:rsidRPr="00253487" w:rsidRDefault="00253487" w:rsidP="00253487">
            <w:r w:rsidRPr="00253487">
              <w:t>Currency</w:t>
            </w:r>
          </w:p>
        </w:tc>
        <w:tc>
          <w:tcPr>
            <w:tcW w:w="811" w:type="dxa"/>
            <w:tcBorders>
              <w:bottom w:val="single" w:sz="6" w:space="0" w:color="000000"/>
            </w:tcBorders>
            <w:shd w:val="clear" w:color="auto" w:fill="auto"/>
          </w:tcPr>
          <w:p w14:paraId="232FA6F0"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7623FD75" w14:textId="77777777" w:rsidR="00253487" w:rsidRPr="00253487" w:rsidRDefault="00253487" w:rsidP="00253487"/>
        </w:tc>
      </w:tr>
      <w:tr w:rsidR="00253487" w:rsidRPr="00253487" w14:paraId="74FB5CE1" w14:textId="77777777" w:rsidTr="000F73DB">
        <w:tc>
          <w:tcPr>
            <w:tcW w:w="3402" w:type="dxa"/>
            <w:gridSpan w:val="2"/>
            <w:tcBorders>
              <w:top w:val="single" w:sz="6" w:space="0" w:color="000000"/>
              <w:bottom w:val="single" w:sz="6" w:space="0" w:color="000000"/>
            </w:tcBorders>
            <w:shd w:val="clear" w:color="auto" w:fill="E6E6E6"/>
          </w:tcPr>
          <w:p w14:paraId="1118C582"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7E5DB3A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BC162E2" w14:textId="77777777" w:rsidR="00253487" w:rsidRPr="00253487" w:rsidRDefault="00253487" w:rsidP="00253487">
            <w:r w:rsidRPr="00253487">
              <w:t>Number of legs that make up the Security</w:t>
            </w:r>
          </w:p>
        </w:tc>
      </w:tr>
      <w:tr w:rsidR="00253487" w:rsidRPr="00253487" w14:paraId="4767B96B" w14:textId="77777777" w:rsidTr="000F73DB">
        <w:tc>
          <w:tcPr>
            <w:tcW w:w="3402" w:type="dxa"/>
            <w:gridSpan w:val="2"/>
            <w:tcBorders>
              <w:top w:val="single" w:sz="6" w:space="0" w:color="000000"/>
              <w:bottom w:val="single" w:sz="6" w:space="0" w:color="000000"/>
            </w:tcBorders>
            <w:shd w:val="clear" w:color="auto" w:fill="E6E6E6"/>
          </w:tcPr>
          <w:p w14:paraId="6A27096A"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76A1141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C8C24AD" w14:textId="77777777" w:rsidR="00253487" w:rsidRPr="00253487" w:rsidRDefault="00253487" w:rsidP="00253487">
            <w:r w:rsidRPr="00253487">
              <w:t>Number of legs that make up the Security</w:t>
            </w:r>
          </w:p>
        </w:tc>
      </w:tr>
      <w:tr w:rsidR="00253487" w:rsidRPr="00253487" w14:paraId="6DA5095F" w14:textId="77777777" w:rsidTr="000F73DB">
        <w:tc>
          <w:tcPr>
            <w:tcW w:w="652" w:type="dxa"/>
            <w:tcBorders>
              <w:top w:val="single" w:sz="6" w:space="0" w:color="000000"/>
            </w:tcBorders>
            <w:shd w:val="clear" w:color="auto" w:fill="auto"/>
          </w:tcPr>
          <w:p w14:paraId="71411D07" w14:textId="77777777" w:rsidR="00253487" w:rsidRPr="00253487" w:rsidRDefault="00253487" w:rsidP="000F73DB">
            <w:pPr>
              <w:jc w:val="center"/>
            </w:pPr>
            <w:r w:rsidRPr="00253487">
              <w:t>899</w:t>
            </w:r>
          </w:p>
        </w:tc>
        <w:tc>
          <w:tcPr>
            <w:tcW w:w="2750" w:type="dxa"/>
            <w:tcBorders>
              <w:top w:val="single" w:sz="6" w:space="0" w:color="000000"/>
            </w:tcBorders>
            <w:shd w:val="clear" w:color="auto" w:fill="auto"/>
          </w:tcPr>
          <w:p w14:paraId="6A03899B" w14:textId="77777777" w:rsidR="00253487" w:rsidRPr="00253487" w:rsidRDefault="00253487" w:rsidP="00253487">
            <w:r w:rsidRPr="00253487">
              <w:t>MarginExcess</w:t>
            </w:r>
          </w:p>
        </w:tc>
        <w:tc>
          <w:tcPr>
            <w:tcW w:w="811" w:type="dxa"/>
            <w:tcBorders>
              <w:top w:val="single" w:sz="6" w:space="0" w:color="000000"/>
            </w:tcBorders>
            <w:shd w:val="clear" w:color="auto" w:fill="auto"/>
          </w:tcPr>
          <w:p w14:paraId="24C2E716"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6428006C" w14:textId="77777777" w:rsidR="00253487" w:rsidRPr="00253487" w:rsidRDefault="00253487" w:rsidP="00253487"/>
        </w:tc>
      </w:tr>
      <w:tr w:rsidR="00253487" w:rsidRPr="00253487" w14:paraId="26316585" w14:textId="77777777" w:rsidTr="000F73DB">
        <w:tc>
          <w:tcPr>
            <w:tcW w:w="652" w:type="dxa"/>
            <w:shd w:val="clear" w:color="auto" w:fill="auto"/>
          </w:tcPr>
          <w:p w14:paraId="6F656F0E" w14:textId="77777777" w:rsidR="00253487" w:rsidRPr="00253487" w:rsidRDefault="00253487" w:rsidP="000F73DB">
            <w:pPr>
              <w:jc w:val="center"/>
            </w:pPr>
            <w:r w:rsidRPr="00253487">
              <w:t>900</w:t>
            </w:r>
          </w:p>
        </w:tc>
        <w:tc>
          <w:tcPr>
            <w:tcW w:w="2750" w:type="dxa"/>
            <w:shd w:val="clear" w:color="auto" w:fill="auto"/>
          </w:tcPr>
          <w:p w14:paraId="21625B82" w14:textId="77777777" w:rsidR="00253487" w:rsidRPr="00253487" w:rsidRDefault="00253487" w:rsidP="00253487">
            <w:r w:rsidRPr="00253487">
              <w:t>TotalNetValue</w:t>
            </w:r>
          </w:p>
        </w:tc>
        <w:tc>
          <w:tcPr>
            <w:tcW w:w="811" w:type="dxa"/>
            <w:shd w:val="clear" w:color="auto" w:fill="auto"/>
          </w:tcPr>
          <w:p w14:paraId="555D4199" w14:textId="77777777" w:rsidR="00253487" w:rsidRPr="00253487" w:rsidRDefault="00253487" w:rsidP="000F73DB">
            <w:pPr>
              <w:jc w:val="center"/>
            </w:pPr>
            <w:r w:rsidRPr="00253487">
              <w:t>N</w:t>
            </w:r>
          </w:p>
        </w:tc>
        <w:tc>
          <w:tcPr>
            <w:tcW w:w="4859" w:type="dxa"/>
            <w:shd w:val="clear" w:color="auto" w:fill="auto"/>
          </w:tcPr>
          <w:p w14:paraId="75AA6D56" w14:textId="77777777" w:rsidR="00253487" w:rsidRPr="00253487" w:rsidRDefault="00253487" w:rsidP="00253487"/>
        </w:tc>
      </w:tr>
      <w:tr w:rsidR="00253487" w:rsidRPr="00253487" w14:paraId="1470C08B" w14:textId="77777777" w:rsidTr="000F73DB">
        <w:tc>
          <w:tcPr>
            <w:tcW w:w="652" w:type="dxa"/>
            <w:tcBorders>
              <w:bottom w:val="single" w:sz="6" w:space="0" w:color="000000"/>
            </w:tcBorders>
            <w:shd w:val="clear" w:color="auto" w:fill="auto"/>
          </w:tcPr>
          <w:p w14:paraId="50105ABC" w14:textId="77777777" w:rsidR="00253487" w:rsidRPr="00253487" w:rsidRDefault="00253487" w:rsidP="000F73DB">
            <w:pPr>
              <w:jc w:val="center"/>
            </w:pPr>
            <w:r w:rsidRPr="00253487">
              <w:t>901</w:t>
            </w:r>
          </w:p>
        </w:tc>
        <w:tc>
          <w:tcPr>
            <w:tcW w:w="2750" w:type="dxa"/>
            <w:tcBorders>
              <w:bottom w:val="single" w:sz="6" w:space="0" w:color="000000"/>
            </w:tcBorders>
            <w:shd w:val="clear" w:color="auto" w:fill="auto"/>
          </w:tcPr>
          <w:p w14:paraId="1E75B9B6" w14:textId="77777777" w:rsidR="00253487" w:rsidRPr="00253487" w:rsidRDefault="00253487" w:rsidP="00253487">
            <w:r w:rsidRPr="00253487">
              <w:t>CashOutstanding</w:t>
            </w:r>
          </w:p>
        </w:tc>
        <w:tc>
          <w:tcPr>
            <w:tcW w:w="811" w:type="dxa"/>
            <w:tcBorders>
              <w:bottom w:val="single" w:sz="6" w:space="0" w:color="000000"/>
            </w:tcBorders>
            <w:shd w:val="clear" w:color="auto" w:fill="auto"/>
          </w:tcPr>
          <w:p w14:paraId="256245AC"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4617A70F" w14:textId="77777777" w:rsidR="00253487" w:rsidRPr="00253487" w:rsidRDefault="00253487" w:rsidP="00253487"/>
        </w:tc>
      </w:tr>
      <w:tr w:rsidR="00253487" w:rsidRPr="00253487" w14:paraId="023444D1" w14:textId="77777777" w:rsidTr="000F73DB">
        <w:tc>
          <w:tcPr>
            <w:tcW w:w="3402" w:type="dxa"/>
            <w:gridSpan w:val="2"/>
            <w:tcBorders>
              <w:top w:val="single" w:sz="6" w:space="0" w:color="000000"/>
              <w:bottom w:val="single" w:sz="6" w:space="0" w:color="000000"/>
            </w:tcBorders>
            <w:shd w:val="clear" w:color="auto" w:fill="E6E6E6"/>
          </w:tcPr>
          <w:p w14:paraId="44976305" w14:textId="77777777" w:rsidR="00253487" w:rsidRPr="00253487" w:rsidRDefault="00253487" w:rsidP="000F73DB">
            <w:pPr>
              <w:jc w:val="left"/>
            </w:pPr>
            <w:r w:rsidRPr="00253487">
              <w:t>component block  &lt;TrdRegTimestamps&gt;</w:t>
            </w:r>
          </w:p>
        </w:tc>
        <w:tc>
          <w:tcPr>
            <w:tcW w:w="811" w:type="dxa"/>
            <w:tcBorders>
              <w:top w:val="single" w:sz="6" w:space="0" w:color="000000"/>
              <w:bottom w:val="single" w:sz="6" w:space="0" w:color="000000"/>
            </w:tcBorders>
            <w:shd w:val="clear" w:color="auto" w:fill="E6E6E6"/>
          </w:tcPr>
          <w:p w14:paraId="7EBE9E70"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71D136E8" w14:textId="77777777" w:rsidR="00253487" w:rsidRPr="00253487" w:rsidRDefault="00253487" w:rsidP="00253487">
            <w:r w:rsidRPr="00253487">
              <w:t>Insert here the set of "TrdRegTimestamps" fields defined in "Common Components of Application Messages"</w:t>
            </w:r>
          </w:p>
        </w:tc>
      </w:tr>
      <w:tr w:rsidR="00253487" w:rsidRPr="00253487" w14:paraId="135886A8" w14:textId="77777777" w:rsidTr="000F73DB">
        <w:tc>
          <w:tcPr>
            <w:tcW w:w="652" w:type="dxa"/>
            <w:tcBorders>
              <w:top w:val="single" w:sz="6" w:space="0" w:color="000000"/>
            </w:tcBorders>
            <w:shd w:val="clear" w:color="auto" w:fill="auto"/>
          </w:tcPr>
          <w:p w14:paraId="2A40B402" w14:textId="77777777" w:rsidR="00253487" w:rsidRPr="00253487" w:rsidRDefault="00253487" w:rsidP="000F73DB">
            <w:pPr>
              <w:jc w:val="center"/>
            </w:pPr>
            <w:r w:rsidRPr="00253487">
              <w:t>54</w:t>
            </w:r>
          </w:p>
        </w:tc>
        <w:tc>
          <w:tcPr>
            <w:tcW w:w="2750" w:type="dxa"/>
            <w:tcBorders>
              <w:top w:val="single" w:sz="6" w:space="0" w:color="000000"/>
            </w:tcBorders>
            <w:shd w:val="clear" w:color="auto" w:fill="auto"/>
          </w:tcPr>
          <w:p w14:paraId="0F467F68" w14:textId="77777777" w:rsidR="00253487" w:rsidRPr="00253487" w:rsidRDefault="00253487" w:rsidP="00253487">
            <w:r w:rsidRPr="00253487">
              <w:t>Side</w:t>
            </w:r>
          </w:p>
        </w:tc>
        <w:tc>
          <w:tcPr>
            <w:tcW w:w="811" w:type="dxa"/>
            <w:tcBorders>
              <w:top w:val="single" w:sz="6" w:space="0" w:color="000000"/>
            </w:tcBorders>
            <w:shd w:val="clear" w:color="auto" w:fill="auto"/>
          </w:tcPr>
          <w:p w14:paraId="1E92789F"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742A3C4F" w14:textId="77777777" w:rsidR="00253487" w:rsidRPr="00253487" w:rsidRDefault="00253487" w:rsidP="00253487"/>
        </w:tc>
      </w:tr>
      <w:tr w:rsidR="00253487" w:rsidRPr="00253487" w14:paraId="2CB78FDF" w14:textId="77777777" w:rsidTr="000F73DB">
        <w:tc>
          <w:tcPr>
            <w:tcW w:w="652" w:type="dxa"/>
            <w:shd w:val="clear" w:color="auto" w:fill="auto"/>
          </w:tcPr>
          <w:p w14:paraId="46329A7F" w14:textId="77777777" w:rsidR="00253487" w:rsidRPr="00253487" w:rsidRDefault="00253487" w:rsidP="000F73DB">
            <w:pPr>
              <w:jc w:val="center"/>
            </w:pPr>
            <w:r w:rsidRPr="00253487">
              <w:t>44</w:t>
            </w:r>
          </w:p>
        </w:tc>
        <w:tc>
          <w:tcPr>
            <w:tcW w:w="2750" w:type="dxa"/>
            <w:shd w:val="clear" w:color="auto" w:fill="auto"/>
          </w:tcPr>
          <w:p w14:paraId="1E5DCE35" w14:textId="77777777" w:rsidR="00253487" w:rsidRPr="00253487" w:rsidRDefault="00253487" w:rsidP="00253487">
            <w:r w:rsidRPr="00253487">
              <w:t>Price</w:t>
            </w:r>
          </w:p>
        </w:tc>
        <w:tc>
          <w:tcPr>
            <w:tcW w:w="811" w:type="dxa"/>
            <w:shd w:val="clear" w:color="auto" w:fill="auto"/>
          </w:tcPr>
          <w:p w14:paraId="0FBC9974" w14:textId="77777777" w:rsidR="00253487" w:rsidRPr="00253487" w:rsidRDefault="00253487" w:rsidP="000F73DB">
            <w:pPr>
              <w:jc w:val="center"/>
            </w:pPr>
            <w:r w:rsidRPr="00253487">
              <w:t>N</w:t>
            </w:r>
          </w:p>
        </w:tc>
        <w:tc>
          <w:tcPr>
            <w:tcW w:w="4859" w:type="dxa"/>
            <w:shd w:val="clear" w:color="auto" w:fill="auto"/>
          </w:tcPr>
          <w:p w14:paraId="5157B495" w14:textId="77777777" w:rsidR="00253487" w:rsidRPr="00253487" w:rsidRDefault="00253487" w:rsidP="00253487"/>
        </w:tc>
      </w:tr>
      <w:tr w:rsidR="00253487" w:rsidRPr="00253487" w14:paraId="55E0E638" w14:textId="77777777" w:rsidTr="000F73DB">
        <w:tc>
          <w:tcPr>
            <w:tcW w:w="652" w:type="dxa"/>
            <w:shd w:val="clear" w:color="auto" w:fill="auto"/>
          </w:tcPr>
          <w:p w14:paraId="19172C64" w14:textId="77777777" w:rsidR="00253487" w:rsidRPr="00253487" w:rsidRDefault="00253487" w:rsidP="000F73DB">
            <w:pPr>
              <w:jc w:val="center"/>
            </w:pPr>
            <w:r w:rsidRPr="00253487">
              <w:t>423</w:t>
            </w:r>
          </w:p>
        </w:tc>
        <w:tc>
          <w:tcPr>
            <w:tcW w:w="2750" w:type="dxa"/>
            <w:shd w:val="clear" w:color="auto" w:fill="auto"/>
          </w:tcPr>
          <w:p w14:paraId="290EABA8" w14:textId="77777777" w:rsidR="00253487" w:rsidRPr="00253487" w:rsidRDefault="00253487" w:rsidP="00253487">
            <w:r w:rsidRPr="00253487">
              <w:t>PriceType</w:t>
            </w:r>
          </w:p>
        </w:tc>
        <w:tc>
          <w:tcPr>
            <w:tcW w:w="811" w:type="dxa"/>
            <w:shd w:val="clear" w:color="auto" w:fill="auto"/>
          </w:tcPr>
          <w:p w14:paraId="32DC0FC4" w14:textId="77777777" w:rsidR="00253487" w:rsidRPr="00253487" w:rsidRDefault="00253487" w:rsidP="000F73DB">
            <w:pPr>
              <w:jc w:val="center"/>
            </w:pPr>
            <w:r w:rsidRPr="00253487">
              <w:t>N</w:t>
            </w:r>
          </w:p>
        </w:tc>
        <w:tc>
          <w:tcPr>
            <w:tcW w:w="4859" w:type="dxa"/>
            <w:shd w:val="clear" w:color="auto" w:fill="auto"/>
          </w:tcPr>
          <w:p w14:paraId="3F55B3D6" w14:textId="77777777" w:rsidR="00253487" w:rsidRPr="00253487" w:rsidRDefault="00253487" w:rsidP="00253487"/>
        </w:tc>
      </w:tr>
      <w:tr w:rsidR="00253487" w:rsidRPr="00253487" w14:paraId="1D1ED563" w14:textId="77777777" w:rsidTr="000F73DB">
        <w:tc>
          <w:tcPr>
            <w:tcW w:w="652" w:type="dxa"/>
            <w:shd w:val="clear" w:color="auto" w:fill="auto"/>
          </w:tcPr>
          <w:p w14:paraId="2FECC524" w14:textId="77777777" w:rsidR="00253487" w:rsidRPr="00253487" w:rsidRDefault="00253487" w:rsidP="000F73DB">
            <w:pPr>
              <w:jc w:val="center"/>
            </w:pPr>
            <w:r w:rsidRPr="00253487">
              <w:t>159</w:t>
            </w:r>
          </w:p>
        </w:tc>
        <w:tc>
          <w:tcPr>
            <w:tcW w:w="2750" w:type="dxa"/>
            <w:shd w:val="clear" w:color="auto" w:fill="auto"/>
          </w:tcPr>
          <w:p w14:paraId="2953C4E8" w14:textId="77777777" w:rsidR="00253487" w:rsidRPr="00253487" w:rsidRDefault="00253487" w:rsidP="00253487">
            <w:r w:rsidRPr="00253487">
              <w:t>AccruedInterestAmt</w:t>
            </w:r>
          </w:p>
        </w:tc>
        <w:tc>
          <w:tcPr>
            <w:tcW w:w="811" w:type="dxa"/>
            <w:shd w:val="clear" w:color="auto" w:fill="auto"/>
          </w:tcPr>
          <w:p w14:paraId="0DB5AF0F" w14:textId="77777777" w:rsidR="00253487" w:rsidRPr="00253487" w:rsidRDefault="00253487" w:rsidP="000F73DB">
            <w:pPr>
              <w:jc w:val="center"/>
            </w:pPr>
            <w:r w:rsidRPr="00253487">
              <w:t>N</w:t>
            </w:r>
          </w:p>
        </w:tc>
        <w:tc>
          <w:tcPr>
            <w:tcW w:w="4859" w:type="dxa"/>
            <w:shd w:val="clear" w:color="auto" w:fill="auto"/>
          </w:tcPr>
          <w:p w14:paraId="0E097D76" w14:textId="77777777" w:rsidR="00253487" w:rsidRPr="00253487" w:rsidRDefault="00253487" w:rsidP="00253487"/>
        </w:tc>
      </w:tr>
      <w:tr w:rsidR="00253487" w:rsidRPr="00253487" w14:paraId="6389DAEF" w14:textId="77777777" w:rsidTr="000F73DB">
        <w:tc>
          <w:tcPr>
            <w:tcW w:w="652" w:type="dxa"/>
            <w:shd w:val="clear" w:color="auto" w:fill="auto"/>
          </w:tcPr>
          <w:p w14:paraId="42ECEF50" w14:textId="77777777" w:rsidR="00253487" w:rsidRPr="00253487" w:rsidRDefault="00253487" w:rsidP="000F73DB">
            <w:pPr>
              <w:jc w:val="center"/>
            </w:pPr>
            <w:r w:rsidRPr="00253487">
              <w:t>920</w:t>
            </w:r>
          </w:p>
        </w:tc>
        <w:tc>
          <w:tcPr>
            <w:tcW w:w="2750" w:type="dxa"/>
            <w:shd w:val="clear" w:color="auto" w:fill="auto"/>
          </w:tcPr>
          <w:p w14:paraId="16A59A52" w14:textId="77777777" w:rsidR="00253487" w:rsidRPr="00253487" w:rsidRDefault="00253487" w:rsidP="00253487">
            <w:r w:rsidRPr="00253487">
              <w:t>EndAccruedInterestAmt</w:t>
            </w:r>
          </w:p>
        </w:tc>
        <w:tc>
          <w:tcPr>
            <w:tcW w:w="811" w:type="dxa"/>
            <w:shd w:val="clear" w:color="auto" w:fill="auto"/>
          </w:tcPr>
          <w:p w14:paraId="6A1DEF7D" w14:textId="77777777" w:rsidR="00253487" w:rsidRPr="00253487" w:rsidRDefault="00253487" w:rsidP="000F73DB">
            <w:pPr>
              <w:jc w:val="center"/>
            </w:pPr>
            <w:r w:rsidRPr="00253487">
              <w:t>N</w:t>
            </w:r>
          </w:p>
        </w:tc>
        <w:tc>
          <w:tcPr>
            <w:tcW w:w="4859" w:type="dxa"/>
            <w:shd w:val="clear" w:color="auto" w:fill="auto"/>
          </w:tcPr>
          <w:p w14:paraId="197974FD" w14:textId="77777777" w:rsidR="00253487" w:rsidRPr="00253487" w:rsidRDefault="00253487" w:rsidP="00253487"/>
        </w:tc>
      </w:tr>
      <w:tr w:rsidR="00253487" w:rsidRPr="00253487" w14:paraId="3269D0C1" w14:textId="77777777" w:rsidTr="000F73DB">
        <w:tc>
          <w:tcPr>
            <w:tcW w:w="652" w:type="dxa"/>
            <w:shd w:val="clear" w:color="auto" w:fill="auto"/>
          </w:tcPr>
          <w:p w14:paraId="3AA0F88A" w14:textId="77777777" w:rsidR="00253487" w:rsidRPr="00253487" w:rsidRDefault="00253487" w:rsidP="000F73DB">
            <w:pPr>
              <w:jc w:val="center"/>
            </w:pPr>
            <w:r w:rsidRPr="00253487">
              <w:t>921</w:t>
            </w:r>
          </w:p>
        </w:tc>
        <w:tc>
          <w:tcPr>
            <w:tcW w:w="2750" w:type="dxa"/>
            <w:shd w:val="clear" w:color="auto" w:fill="auto"/>
          </w:tcPr>
          <w:p w14:paraId="4C6B8752" w14:textId="77777777" w:rsidR="00253487" w:rsidRPr="00253487" w:rsidRDefault="00253487" w:rsidP="00253487">
            <w:r w:rsidRPr="00253487">
              <w:t>StartCash</w:t>
            </w:r>
          </w:p>
        </w:tc>
        <w:tc>
          <w:tcPr>
            <w:tcW w:w="811" w:type="dxa"/>
            <w:shd w:val="clear" w:color="auto" w:fill="auto"/>
          </w:tcPr>
          <w:p w14:paraId="54332FAD" w14:textId="77777777" w:rsidR="00253487" w:rsidRPr="00253487" w:rsidRDefault="00253487" w:rsidP="000F73DB">
            <w:pPr>
              <w:jc w:val="center"/>
            </w:pPr>
            <w:r w:rsidRPr="00253487">
              <w:t>N</w:t>
            </w:r>
          </w:p>
        </w:tc>
        <w:tc>
          <w:tcPr>
            <w:tcW w:w="4859" w:type="dxa"/>
            <w:shd w:val="clear" w:color="auto" w:fill="auto"/>
          </w:tcPr>
          <w:p w14:paraId="4AB8E659" w14:textId="77777777" w:rsidR="00253487" w:rsidRPr="00253487" w:rsidRDefault="00253487" w:rsidP="00253487"/>
        </w:tc>
      </w:tr>
      <w:tr w:rsidR="00253487" w:rsidRPr="00253487" w14:paraId="41E2249D" w14:textId="77777777" w:rsidTr="000F73DB">
        <w:tc>
          <w:tcPr>
            <w:tcW w:w="652" w:type="dxa"/>
            <w:tcBorders>
              <w:bottom w:val="single" w:sz="6" w:space="0" w:color="000000"/>
            </w:tcBorders>
            <w:shd w:val="clear" w:color="auto" w:fill="auto"/>
          </w:tcPr>
          <w:p w14:paraId="207A4F96" w14:textId="77777777" w:rsidR="00253487" w:rsidRPr="00253487" w:rsidRDefault="00253487" w:rsidP="000F73DB">
            <w:pPr>
              <w:jc w:val="center"/>
            </w:pPr>
            <w:r w:rsidRPr="00253487">
              <w:t>922</w:t>
            </w:r>
          </w:p>
        </w:tc>
        <w:tc>
          <w:tcPr>
            <w:tcW w:w="2750" w:type="dxa"/>
            <w:tcBorders>
              <w:bottom w:val="single" w:sz="6" w:space="0" w:color="000000"/>
            </w:tcBorders>
            <w:shd w:val="clear" w:color="auto" w:fill="auto"/>
          </w:tcPr>
          <w:p w14:paraId="0F4BEE4F" w14:textId="77777777" w:rsidR="00253487" w:rsidRPr="00253487" w:rsidRDefault="00253487" w:rsidP="00253487">
            <w:r w:rsidRPr="00253487">
              <w:t>EndCash</w:t>
            </w:r>
          </w:p>
        </w:tc>
        <w:tc>
          <w:tcPr>
            <w:tcW w:w="811" w:type="dxa"/>
            <w:tcBorders>
              <w:bottom w:val="single" w:sz="6" w:space="0" w:color="000000"/>
            </w:tcBorders>
            <w:shd w:val="clear" w:color="auto" w:fill="auto"/>
          </w:tcPr>
          <w:p w14:paraId="6F0204BE"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B7CE822" w14:textId="77777777" w:rsidR="00253487" w:rsidRPr="00253487" w:rsidRDefault="00253487" w:rsidP="00253487"/>
        </w:tc>
      </w:tr>
      <w:tr w:rsidR="00253487" w:rsidRPr="00253487" w14:paraId="711D3D6E" w14:textId="77777777" w:rsidTr="000F73DB">
        <w:tc>
          <w:tcPr>
            <w:tcW w:w="3402" w:type="dxa"/>
            <w:gridSpan w:val="2"/>
            <w:tcBorders>
              <w:top w:val="single" w:sz="6" w:space="0" w:color="000000"/>
              <w:bottom w:val="single" w:sz="6" w:space="0" w:color="000000"/>
            </w:tcBorders>
            <w:shd w:val="clear" w:color="auto" w:fill="E6E6E6"/>
          </w:tcPr>
          <w:p w14:paraId="1BA360B9" w14:textId="77777777" w:rsidR="00253487" w:rsidRPr="00253487" w:rsidRDefault="00253487" w:rsidP="000F73DB">
            <w:pPr>
              <w:jc w:val="left"/>
            </w:pPr>
            <w:r w:rsidRPr="00253487">
              <w:t>component block  &lt;SpreadOrBenchmarkCurveData&gt;</w:t>
            </w:r>
          </w:p>
        </w:tc>
        <w:tc>
          <w:tcPr>
            <w:tcW w:w="811" w:type="dxa"/>
            <w:tcBorders>
              <w:top w:val="single" w:sz="6" w:space="0" w:color="000000"/>
              <w:bottom w:val="single" w:sz="6" w:space="0" w:color="000000"/>
            </w:tcBorders>
            <w:shd w:val="clear" w:color="auto" w:fill="E6E6E6"/>
          </w:tcPr>
          <w:p w14:paraId="65C249D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9976C29" w14:textId="77777777" w:rsidR="00253487" w:rsidRPr="00253487" w:rsidRDefault="00253487" w:rsidP="00253487">
            <w:r w:rsidRPr="00253487">
              <w:t>Insert here the set of "SpreadOrBenchmarkCurveData" fields defined in "Common Components of Application Messages"</w:t>
            </w:r>
          </w:p>
        </w:tc>
      </w:tr>
      <w:tr w:rsidR="00253487" w:rsidRPr="00253487" w14:paraId="5C7E033F" w14:textId="77777777" w:rsidTr="000F73DB">
        <w:tc>
          <w:tcPr>
            <w:tcW w:w="3402" w:type="dxa"/>
            <w:gridSpan w:val="2"/>
            <w:tcBorders>
              <w:top w:val="single" w:sz="6" w:space="0" w:color="000000"/>
              <w:bottom w:val="single" w:sz="6" w:space="0" w:color="000000"/>
            </w:tcBorders>
            <w:shd w:val="clear" w:color="auto" w:fill="E6E6E6"/>
          </w:tcPr>
          <w:p w14:paraId="09CA8B51" w14:textId="77777777" w:rsidR="00253487" w:rsidRPr="00253487" w:rsidRDefault="00253487" w:rsidP="000F73DB">
            <w:pPr>
              <w:jc w:val="left"/>
            </w:pPr>
            <w:r w:rsidRPr="00253487">
              <w:t>component block  &lt;Stipulations&gt;</w:t>
            </w:r>
          </w:p>
        </w:tc>
        <w:tc>
          <w:tcPr>
            <w:tcW w:w="811" w:type="dxa"/>
            <w:tcBorders>
              <w:top w:val="single" w:sz="6" w:space="0" w:color="000000"/>
              <w:bottom w:val="single" w:sz="6" w:space="0" w:color="000000"/>
            </w:tcBorders>
            <w:shd w:val="clear" w:color="auto" w:fill="E6E6E6"/>
          </w:tcPr>
          <w:p w14:paraId="3A4F5AB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11574851" w14:textId="77777777" w:rsidR="00253487" w:rsidRPr="00253487" w:rsidRDefault="00253487" w:rsidP="00253487">
            <w:r w:rsidRPr="00253487">
              <w:t>Insert here the set of "Stipulations" fields defined in "Common Components of Application Messages"</w:t>
            </w:r>
          </w:p>
        </w:tc>
      </w:tr>
      <w:tr w:rsidR="00253487" w:rsidRPr="00253487" w14:paraId="4D9125B0" w14:textId="77777777" w:rsidTr="000F73DB">
        <w:tc>
          <w:tcPr>
            <w:tcW w:w="3402" w:type="dxa"/>
            <w:gridSpan w:val="2"/>
            <w:tcBorders>
              <w:top w:val="single" w:sz="6" w:space="0" w:color="000000"/>
              <w:bottom w:val="single" w:sz="6" w:space="0" w:color="000000"/>
            </w:tcBorders>
            <w:shd w:val="clear" w:color="auto" w:fill="E6E6E6"/>
          </w:tcPr>
          <w:p w14:paraId="694F6E16" w14:textId="77777777" w:rsidR="00253487" w:rsidRPr="00253487" w:rsidRDefault="00253487" w:rsidP="000F73DB">
            <w:pPr>
              <w:jc w:val="left"/>
            </w:pPr>
            <w:r w:rsidRPr="00253487">
              <w:t>component block  &lt;SettlInstructionsData&gt;</w:t>
            </w:r>
          </w:p>
        </w:tc>
        <w:tc>
          <w:tcPr>
            <w:tcW w:w="811" w:type="dxa"/>
            <w:tcBorders>
              <w:top w:val="single" w:sz="6" w:space="0" w:color="000000"/>
              <w:bottom w:val="single" w:sz="6" w:space="0" w:color="000000"/>
            </w:tcBorders>
            <w:shd w:val="clear" w:color="auto" w:fill="E6E6E6"/>
          </w:tcPr>
          <w:p w14:paraId="273F38E8"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F76D9DF" w14:textId="77777777" w:rsidR="00253487" w:rsidRPr="00253487" w:rsidRDefault="00253487" w:rsidP="00253487">
            <w:r w:rsidRPr="00253487">
              <w:t>Insert here the set of "SettlInstructionsData" fields defined in "Common Components of Application Messages"</w:t>
            </w:r>
          </w:p>
        </w:tc>
      </w:tr>
      <w:tr w:rsidR="00253487" w:rsidRPr="00253487" w14:paraId="56FC06C8" w14:textId="77777777" w:rsidTr="000F73DB">
        <w:tc>
          <w:tcPr>
            <w:tcW w:w="652" w:type="dxa"/>
            <w:tcBorders>
              <w:top w:val="single" w:sz="6" w:space="0" w:color="000000"/>
            </w:tcBorders>
            <w:shd w:val="clear" w:color="auto" w:fill="auto"/>
          </w:tcPr>
          <w:p w14:paraId="545FBD6F" w14:textId="77777777" w:rsidR="00253487" w:rsidRPr="00253487" w:rsidRDefault="00253487" w:rsidP="000F73DB">
            <w:pPr>
              <w:jc w:val="center"/>
            </w:pPr>
            <w:r w:rsidRPr="00253487">
              <w:t>336</w:t>
            </w:r>
          </w:p>
        </w:tc>
        <w:tc>
          <w:tcPr>
            <w:tcW w:w="2750" w:type="dxa"/>
            <w:tcBorders>
              <w:top w:val="single" w:sz="6" w:space="0" w:color="000000"/>
            </w:tcBorders>
            <w:shd w:val="clear" w:color="auto" w:fill="auto"/>
          </w:tcPr>
          <w:p w14:paraId="77F325C2" w14:textId="77777777" w:rsidR="00253487" w:rsidRPr="00253487" w:rsidRDefault="00253487" w:rsidP="00253487">
            <w:r w:rsidRPr="00253487">
              <w:t>TradingSessionID</w:t>
            </w:r>
          </w:p>
        </w:tc>
        <w:tc>
          <w:tcPr>
            <w:tcW w:w="811" w:type="dxa"/>
            <w:tcBorders>
              <w:top w:val="single" w:sz="6" w:space="0" w:color="000000"/>
            </w:tcBorders>
            <w:shd w:val="clear" w:color="auto" w:fill="auto"/>
          </w:tcPr>
          <w:p w14:paraId="45FC8CE5"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04B60C21" w14:textId="77777777" w:rsidR="00253487" w:rsidRPr="00253487" w:rsidRDefault="00253487" w:rsidP="00253487">
            <w:r w:rsidRPr="00253487">
              <w:t>Trading Session in which trade occurred</w:t>
            </w:r>
          </w:p>
        </w:tc>
      </w:tr>
      <w:tr w:rsidR="00253487" w:rsidRPr="00253487" w14:paraId="3FFB4288" w14:textId="77777777" w:rsidTr="000F73DB">
        <w:tc>
          <w:tcPr>
            <w:tcW w:w="652" w:type="dxa"/>
            <w:shd w:val="clear" w:color="auto" w:fill="auto"/>
          </w:tcPr>
          <w:p w14:paraId="1D9D1AB9" w14:textId="77777777" w:rsidR="00253487" w:rsidRPr="00253487" w:rsidRDefault="00253487" w:rsidP="000F73DB">
            <w:pPr>
              <w:jc w:val="center"/>
            </w:pPr>
            <w:r w:rsidRPr="00253487">
              <w:t>625</w:t>
            </w:r>
          </w:p>
        </w:tc>
        <w:tc>
          <w:tcPr>
            <w:tcW w:w="2750" w:type="dxa"/>
            <w:shd w:val="clear" w:color="auto" w:fill="auto"/>
          </w:tcPr>
          <w:p w14:paraId="2F16EC8C" w14:textId="77777777" w:rsidR="00253487" w:rsidRPr="00253487" w:rsidRDefault="00253487" w:rsidP="00253487">
            <w:r w:rsidRPr="00253487">
              <w:t>TradingSessionSubID</w:t>
            </w:r>
          </w:p>
        </w:tc>
        <w:tc>
          <w:tcPr>
            <w:tcW w:w="811" w:type="dxa"/>
            <w:shd w:val="clear" w:color="auto" w:fill="auto"/>
          </w:tcPr>
          <w:p w14:paraId="1D7D7953" w14:textId="77777777" w:rsidR="00253487" w:rsidRPr="00253487" w:rsidRDefault="00253487" w:rsidP="000F73DB">
            <w:pPr>
              <w:jc w:val="center"/>
            </w:pPr>
            <w:r w:rsidRPr="00253487">
              <w:t>N</w:t>
            </w:r>
          </w:p>
        </w:tc>
        <w:tc>
          <w:tcPr>
            <w:tcW w:w="4859" w:type="dxa"/>
            <w:shd w:val="clear" w:color="auto" w:fill="auto"/>
          </w:tcPr>
          <w:p w14:paraId="71A41D0C" w14:textId="77777777" w:rsidR="00253487" w:rsidRPr="00253487" w:rsidRDefault="00253487" w:rsidP="00253487">
            <w:r w:rsidRPr="00253487">
              <w:t>Trading Session Subid in which trade occurred</w:t>
            </w:r>
          </w:p>
        </w:tc>
      </w:tr>
      <w:tr w:rsidR="00253487" w:rsidRPr="00253487" w14:paraId="14EA6074" w14:textId="77777777" w:rsidTr="000F73DB">
        <w:tc>
          <w:tcPr>
            <w:tcW w:w="652" w:type="dxa"/>
            <w:shd w:val="clear" w:color="auto" w:fill="auto"/>
          </w:tcPr>
          <w:p w14:paraId="253427E9" w14:textId="77777777" w:rsidR="00253487" w:rsidRPr="00253487" w:rsidRDefault="00253487" w:rsidP="000F73DB">
            <w:pPr>
              <w:jc w:val="center"/>
            </w:pPr>
            <w:r w:rsidRPr="00253487">
              <w:t>716</w:t>
            </w:r>
          </w:p>
        </w:tc>
        <w:tc>
          <w:tcPr>
            <w:tcW w:w="2750" w:type="dxa"/>
            <w:shd w:val="clear" w:color="auto" w:fill="auto"/>
          </w:tcPr>
          <w:p w14:paraId="5CEBDA94" w14:textId="77777777" w:rsidR="00253487" w:rsidRPr="00253487" w:rsidRDefault="00253487" w:rsidP="00253487">
            <w:r w:rsidRPr="00253487">
              <w:t>SettlSessID</w:t>
            </w:r>
          </w:p>
        </w:tc>
        <w:tc>
          <w:tcPr>
            <w:tcW w:w="811" w:type="dxa"/>
            <w:shd w:val="clear" w:color="auto" w:fill="auto"/>
          </w:tcPr>
          <w:p w14:paraId="5F2D3DCD" w14:textId="77777777" w:rsidR="00253487" w:rsidRPr="00253487" w:rsidRDefault="00253487" w:rsidP="000F73DB">
            <w:pPr>
              <w:jc w:val="center"/>
            </w:pPr>
            <w:r w:rsidRPr="00253487">
              <w:t>N</w:t>
            </w:r>
          </w:p>
        </w:tc>
        <w:tc>
          <w:tcPr>
            <w:tcW w:w="4859" w:type="dxa"/>
            <w:shd w:val="clear" w:color="auto" w:fill="auto"/>
          </w:tcPr>
          <w:p w14:paraId="65A8B9BC" w14:textId="77777777" w:rsidR="00253487" w:rsidRPr="00253487" w:rsidRDefault="00253487" w:rsidP="00253487"/>
        </w:tc>
      </w:tr>
      <w:tr w:rsidR="00253487" w:rsidRPr="00253487" w14:paraId="17A110B4" w14:textId="77777777" w:rsidTr="000F73DB">
        <w:tc>
          <w:tcPr>
            <w:tcW w:w="652" w:type="dxa"/>
            <w:shd w:val="clear" w:color="auto" w:fill="auto"/>
          </w:tcPr>
          <w:p w14:paraId="7E82FEFB" w14:textId="77777777" w:rsidR="00253487" w:rsidRPr="00253487" w:rsidRDefault="00253487" w:rsidP="000F73DB">
            <w:pPr>
              <w:jc w:val="center"/>
            </w:pPr>
            <w:r w:rsidRPr="00253487">
              <w:t>717</w:t>
            </w:r>
          </w:p>
        </w:tc>
        <w:tc>
          <w:tcPr>
            <w:tcW w:w="2750" w:type="dxa"/>
            <w:shd w:val="clear" w:color="auto" w:fill="auto"/>
          </w:tcPr>
          <w:p w14:paraId="027CCFE9" w14:textId="77777777" w:rsidR="00253487" w:rsidRPr="00253487" w:rsidRDefault="00253487" w:rsidP="00253487">
            <w:r w:rsidRPr="00253487">
              <w:t>SettlSessSubID</w:t>
            </w:r>
          </w:p>
        </w:tc>
        <w:tc>
          <w:tcPr>
            <w:tcW w:w="811" w:type="dxa"/>
            <w:shd w:val="clear" w:color="auto" w:fill="auto"/>
          </w:tcPr>
          <w:p w14:paraId="0940C057" w14:textId="77777777" w:rsidR="00253487" w:rsidRPr="00253487" w:rsidRDefault="00253487" w:rsidP="000F73DB">
            <w:pPr>
              <w:jc w:val="center"/>
            </w:pPr>
            <w:r w:rsidRPr="00253487">
              <w:t>N</w:t>
            </w:r>
          </w:p>
        </w:tc>
        <w:tc>
          <w:tcPr>
            <w:tcW w:w="4859" w:type="dxa"/>
            <w:shd w:val="clear" w:color="auto" w:fill="auto"/>
          </w:tcPr>
          <w:p w14:paraId="141F80E8" w14:textId="77777777" w:rsidR="00253487" w:rsidRPr="00253487" w:rsidRDefault="00253487" w:rsidP="00253487"/>
        </w:tc>
      </w:tr>
      <w:tr w:rsidR="00253487" w:rsidRPr="00253487" w14:paraId="7FFAB612" w14:textId="77777777" w:rsidTr="000F73DB">
        <w:tc>
          <w:tcPr>
            <w:tcW w:w="652" w:type="dxa"/>
            <w:shd w:val="clear" w:color="auto" w:fill="auto"/>
          </w:tcPr>
          <w:p w14:paraId="190A781C" w14:textId="77777777" w:rsidR="00253487" w:rsidRPr="00253487" w:rsidRDefault="00253487" w:rsidP="000F73DB">
            <w:pPr>
              <w:jc w:val="center"/>
            </w:pPr>
            <w:r w:rsidRPr="00253487">
              <w:t>715</w:t>
            </w:r>
          </w:p>
        </w:tc>
        <w:tc>
          <w:tcPr>
            <w:tcW w:w="2750" w:type="dxa"/>
            <w:shd w:val="clear" w:color="auto" w:fill="auto"/>
          </w:tcPr>
          <w:p w14:paraId="41AE9A88" w14:textId="77777777" w:rsidR="00253487" w:rsidRPr="00253487" w:rsidRDefault="00253487" w:rsidP="00253487">
            <w:r w:rsidRPr="00253487">
              <w:t>ClearingBusinessDate</w:t>
            </w:r>
          </w:p>
        </w:tc>
        <w:tc>
          <w:tcPr>
            <w:tcW w:w="811" w:type="dxa"/>
            <w:shd w:val="clear" w:color="auto" w:fill="auto"/>
          </w:tcPr>
          <w:p w14:paraId="626B391F" w14:textId="77777777" w:rsidR="00253487" w:rsidRPr="00253487" w:rsidRDefault="00253487" w:rsidP="000F73DB">
            <w:pPr>
              <w:jc w:val="center"/>
            </w:pPr>
            <w:r w:rsidRPr="00253487">
              <w:t>N</w:t>
            </w:r>
          </w:p>
        </w:tc>
        <w:tc>
          <w:tcPr>
            <w:tcW w:w="4859" w:type="dxa"/>
            <w:shd w:val="clear" w:color="auto" w:fill="auto"/>
          </w:tcPr>
          <w:p w14:paraId="467B3706" w14:textId="77777777" w:rsidR="00253487" w:rsidRPr="00253487" w:rsidRDefault="00253487" w:rsidP="00253487"/>
        </w:tc>
      </w:tr>
      <w:tr w:rsidR="00253487" w:rsidRPr="00253487" w14:paraId="31DB84CF" w14:textId="77777777" w:rsidTr="000F73DB">
        <w:tc>
          <w:tcPr>
            <w:tcW w:w="652" w:type="dxa"/>
            <w:shd w:val="clear" w:color="auto" w:fill="auto"/>
          </w:tcPr>
          <w:p w14:paraId="5027C906" w14:textId="77777777" w:rsidR="00253487" w:rsidRPr="00253487" w:rsidRDefault="00253487" w:rsidP="000F73DB">
            <w:pPr>
              <w:jc w:val="center"/>
            </w:pPr>
            <w:r w:rsidRPr="00253487">
              <w:t>58</w:t>
            </w:r>
          </w:p>
        </w:tc>
        <w:tc>
          <w:tcPr>
            <w:tcW w:w="2750" w:type="dxa"/>
            <w:shd w:val="clear" w:color="auto" w:fill="auto"/>
          </w:tcPr>
          <w:p w14:paraId="2157C805" w14:textId="77777777" w:rsidR="00253487" w:rsidRPr="00253487" w:rsidRDefault="00253487" w:rsidP="00253487">
            <w:r w:rsidRPr="00253487">
              <w:t>Text</w:t>
            </w:r>
          </w:p>
        </w:tc>
        <w:tc>
          <w:tcPr>
            <w:tcW w:w="811" w:type="dxa"/>
            <w:shd w:val="clear" w:color="auto" w:fill="auto"/>
          </w:tcPr>
          <w:p w14:paraId="3FA11D51" w14:textId="77777777" w:rsidR="00253487" w:rsidRPr="00253487" w:rsidRDefault="00253487" w:rsidP="000F73DB">
            <w:pPr>
              <w:jc w:val="center"/>
            </w:pPr>
            <w:r w:rsidRPr="00253487">
              <w:t>N</w:t>
            </w:r>
          </w:p>
        </w:tc>
        <w:tc>
          <w:tcPr>
            <w:tcW w:w="4859" w:type="dxa"/>
            <w:shd w:val="clear" w:color="auto" w:fill="auto"/>
          </w:tcPr>
          <w:p w14:paraId="22EE7A6E" w14:textId="77777777" w:rsidR="00253487" w:rsidRPr="00253487" w:rsidRDefault="00253487" w:rsidP="00253487"/>
        </w:tc>
      </w:tr>
      <w:tr w:rsidR="00253487" w:rsidRPr="00253487" w14:paraId="5CBACC7B" w14:textId="77777777" w:rsidTr="000F73DB">
        <w:tc>
          <w:tcPr>
            <w:tcW w:w="652" w:type="dxa"/>
            <w:shd w:val="clear" w:color="auto" w:fill="auto"/>
          </w:tcPr>
          <w:p w14:paraId="4D82D18A" w14:textId="77777777" w:rsidR="00253487" w:rsidRPr="00253487" w:rsidRDefault="00253487" w:rsidP="000F73DB">
            <w:pPr>
              <w:jc w:val="center"/>
            </w:pPr>
            <w:r w:rsidRPr="00253487">
              <w:t>354</w:t>
            </w:r>
          </w:p>
        </w:tc>
        <w:tc>
          <w:tcPr>
            <w:tcW w:w="2750" w:type="dxa"/>
            <w:shd w:val="clear" w:color="auto" w:fill="auto"/>
          </w:tcPr>
          <w:p w14:paraId="2EAD7AE4" w14:textId="77777777" w:rsidR="00253487" w:rsidRPr="00253487" w:rsidRDefault="00253487" w:rsidP="00253487">
            <w:r w:rsidRPr="00253487">
              <w:t>EncodedTextLen</w:t>
            </w:r>
          </w:p>
        </w:tc>
        <w:tc>
          <w:tcPr>
            <w:tcW w:w="811" w:type="dxa"/>
            <w:shd w:val="clear" w:color="auto" w:fill="auto"/>
          </w:tcPr>
          <w:p w14:paraId="50505BE9" w14:textId="77777777" w:rsidR="00253487" w:rsidRPr="00253487" w:rsidRDefault="00253487" w:rsidP="000F73DB">
            <w:pPr>
              <w:jc w:val="center"/>
            </w:pPr>
            <w:r w:rsidRPr="00253487">
              <w:t>N</w:t>
            </w:r>
          </w:p>
        </w:tc>
        <w:tc>
          <w:tcPr>
            <w:tcW w:w="4859" w:type="dxa"/>
            <w:shd w:val="clear" w:color="auto" w:fill="auto"/>
          </w:tcPr>
          <w:p w14:paraId="35E2E6BE" w14:textId="77777777" w:rsidR="00253487" w:rsidRPr="00253487" w:rsidRDefault="00253487" w:rsidP="00253487">
            <w:r w:rsidRPr="00253487">
              <w:t>Must be set if EncodedText field is specified and must immediately precede it.</w:t>
            </w:r>
          </w:p>
        </w:tc>
      </w:tr>
      <w:tr w:rsidR="00253487" w:rsidRPr="00253487" w14:paraId="7A0F570C" w14:textId="77777777" w:rsidTr="000F73DB">
        <w:tc>
          <w:tcPr>
            <w:tcW w:w="652" w:type="dxa"/>
            <w:tcBorders>
              <w:bottom w:val="single" w:sz="6" w:space="0" w:color="000000"/>
            </w:tcBorders>
            <w:shd w:val="clear" w:color="auto" w:fill="auto"/>
          </w:tcPr>
          <w:p w14:paraId="05437323"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07A4C123"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569210C3"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3C99F9C2"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43DD812A" w14:textId="77777777" w:rsidTr="000F73DB">
        <w:tc>
          <w:tcPr>
            <w:tcW w:w="3402" w:type="dxa"/>
            <w:gridSpan w:val="2"/>
            <w:tcBorders>
              <w:top w:val="single" w:sz="6" w:space="0" w:color="000000"/>
              <w:bottom w:val="double" w:sz="6" w:space="0" w:color="000000"/>
            </w:tcBorders>
            <w:shd w:val="clear" w:color="auto" w:fill="E6E6E6"/>
          </w:tcPr>
          <w:p w14:paraId="398B63D1"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33811787"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7A705E45" w14:textId="77777777" w:rsidR="00253487" w:rsidRPr="00253487" w:rsidRDefault="00253487" w:rsidP="00253487"/>
        </w:tc>
      </w:tr>
      <w:bookmarkEnd w:id="361"/>
    </w:tbl>
    <w:p w14:paraId="23B10B17"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49044A62" w14:textId="77777777">
        <w:tc>
          <w:tcPr>
            <w:tcW w:w="9576" w:type="dxa"/>
            <w:tcBorders>
              <w:bottom w:val="nil"/>
            </w:tcBorders>
            <w:shd w:val="pct25" w:color="auto" w:fill="FFFFFF"/>
          </w:tcPr>
          <w:p w14:paraId="5A033B3C" w14:textId="77777777" w:rsidR="009E3F16" w:rsidRDefault="009E3F16">
            <w:pPr>
              <w:pStyle w:val="Heading5"/>
            </w:pPr>
            <w:r>
              <w:rPr>
                <w:rFonts w:ascii="Times New Roman" w:hAnsi="Times New Roman"/>
                <w:sz w:val="24"/>
              </w:rPr>
              <w:t xml:space="preserve">FIXML Definition for this message – see </w:t>
            </w:r>
            <w:hyperlink r:id="rId93"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1BB29EED" w14:textId="77777777">
        <w:tc>
          <w:tcPr>
            <w:tcW w:w="9576" w:type="dxa"/>
            <w:shd w:val="pct12" w:color="auto" w:fill="FFFFFF"/>
          </w:tcPr>
          <w:p w14:paraId="44A6666C"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CollInq</w:t>
            </w:r>
          </w:p>
          <w:p w14:paraId="3EB40863"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2E879F39" w14:textId="77777777" w:rsidR="009E3F16" w:rsidRDefault="009E3F16"/>
    <w:p w14:paraId="23F41F3B" w14:textId="77777777" w:rsidR="009E3F16" w:rsidRDefault="009E3F16">
      <w:pPr>
        <w:pStyle w:val="Heading2"/>
      </w:pPr>
      <w:r>
        <w:br w:type="page"/>
      </w:r>
      <w:bookmarkStart w:id="362" w:name="_Toc227925126"/>
      <w:r>
        <w:t>Collateral Inquiry Ack</w:t>
      </w:r>
      <w:bookmarkEnd w:id="362"/>
    </w:p>
    <w:p w14:paraId="675EE5E2" w14:textId="77777777" w:rsidR="009E3F16" w:rsidRDefault="009E3F16">
      <w:pPr>
        <w:pStyle w:val="NormalIndent"/>
        <w:keepNext/>
        <w:keepLines/>
      </w:pPr>
      <w:r>
        <w:t>Used to respond to a Collateral Inquiry in the following situations:</w:t>
      </w:r>
    </w:p>
    <w:p w14:paraId="3EA60BEF" w14:textId="77777777" w:rsidR="009E3F16" w:rsidRDefault="009E3F16">
      <w:pPr>
        <w:pStyle w:val="NormalIndent"/>
        <w:keepNext/>
        <w:keepLines/>
        <w:numPr>
          <w:ilvl w:val="0"/>
          <w:numId w:val="31"/>
        </w:numPr>
        <w:tabs>
          <w:tab w:val="clear" w:pos="360"/>
          <w:tab w:val="num" w:pos="720"/>
        </w:tabs>
        <w:ind w:left="720"/>
      </w:pPr>
      <w:r>
        <w:t>When the CollateralInquiry will result in an out of band response (such as a file transfer).</w:t>
      </w:r>
    </w:p>
    <w:p w14:paraId="03249AD5" w14:textId="77777777" w:rsidR="009E3F16" w:rsidRDefault="009E3F16">
      <w:pPr>
        <w:pStyle w:val="NormalIndent"/>
        <w:keepNext/>
        <w:keepLines/>
        <w:numPr>
          <w:ilvl w:val="0"/>
          <w:numId w:val="31"/>
        </w:numPr>
        <w:tabs>
          <w:tab w:val="clear" w:pos="360"/>
          <w:tab w:val="num" w:pos="720"/>
        </w:tabs>
        <w:ind w:left="720"/>
      </w:pPr>
      <w:r>
        <w:t>When the inquiry is otherwise valid but no collateral is found to match the criteria specified on the Collateral Inquiry message.</w:t>
      </w:r>
    </w:p>
    <w:p w14:paraId="2E548A0A" w14:textId="77777777" w:rsidR="009E3F16" w:rsidRDefault="009E3F16">
      <w:pPr>
        <w:pStyle w:val="NormalIndent"/>
        <w:keepNext/>
        <w:keepLines/>
        <w:numPr>
          <w:ilvl w:val="0"/>
          <w:numId w:val="31"/>
        </w:numPr>
        <w:tabs>
          <w:tab w:val="clear" w:pos="360"/>
          <w:tab w:val="num" w:pos="720"/>
        </w:tabs>
        <w:ind w:left="720"/>
      </w:pPr>
      <w:r>
        <w:t>When the Collateral Inquiry is invalid based upon the business rules of the counterparty.</w:t>
      </w:r>
    </w:p>
    <w:p w14:paraId="7C405F00" w14:textId="77777777" w:rsidR="009E3F16" w:rsidRDefault="009E3F16">
      <w:pPr>
        <w:pStyle w:val="NormalIndent"/>
        <w:keepNext/>
        <w:keepLines/>
      </w:pPr>
    </w:p>
    <w:p w14:paraId="4C896AC6" w14:textId="77777777" w:rsidR="009E3F16" w:rsidRDefault="009E3F16">
      <w:pPr>
        <w:pStyle w:val="NormalIndent"/>
        <w:keepNext/>
        <w:keepLines/>
        <w:jc w:val="center"/>
        <w:rPr>
          <w:b/>
          <w:sz w:val="24"/>
        </w:rPr>
      </w:pPr>
      <w:r>
        <w:rPr>
          <w:b/>
          <w:sz w:val="24"/>
        </w:rPr>
        <w:t>Collateral Inquiry Ack</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5E0" w:firstRow="1" w:lastRow="1" w:firstColumn="1" w:lastColumn="1" w:noHBand="0" w:noVBand="1"/>
      </w:tblPr>
      <w:tblGrid>
        <w:gridCol w:w="652"/>
        <w:gridCol w:w="2750"/>
        <w:gridCol w:w="811"/>
        <w:gridCol w:w="4859"/>
      </w:tblGrid>
      <w:tr w:rsidR="00253487" w:rsidRPr="000F73DB" w14:paraId="6AC71FE2" w14:textId="77777777" w:rsidTr="000F73DB">
        <w:tc>
          <w:tcPr>
            <w:tcW w:w="652" w:type="dxa"/>
            <w:tcBorders>
              <w:top w:val="double" w:sz="4" w:space="0" w:color="auto"/>
              <w:left w:val="double" w:sz="4" w:space="0" w:color="auto"/>
              <w:bottom w:val="single" w:sz="6" w:space="0" w:color="000000"/>
              <w:right w:val="single" w:sz="4" w:space="0" w:color="auto"/>
              <w:tl2br w:val="nil"/>
              <w:tr2bl w:val="nil"/>
            </w:tcBorders>
            <w:shd w:val="clear" w:color="auto" w:fill="auto"/>
          </w:tcPr>
          <w:p w14:paraId="4ED21DCC" w14:textId="77777777" w:rsidR="00253487" w:rsidRPr="000F73DB" w:rsidRDefault="00253487" w:rsidP="000F73DB">
            <w:pPr>
              <w:jc w:val="center"/>
              <w:rPr>
                <w:b/>
                <w:i/>
              </w:rPr>
            </w:pPr>
            <w:bookmarkStart w:id="363" w:name="Msg_CollateralInquiryAck"/>
            <w:r w:rsidRPr="000F73DB">
              <w:rPr>
                <w:b/>
                <w:i/>
              </w:rPr>
              <w:t>Tag</w:t>
            </w:r>
          </w:p>
        </w:tc>
        <w:tc>
          <w:tcPr>
            <w:tcW w:w="2750"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6DCDFC37" w14:textId="77777777" w:rsidR="00253487" w:rsidRPr="000F73DB" w:rsidRDefault="00253487" w:rsidP="000F73DB">
            <w:pPr>
              <w:jc w:val="center"/>
              <w:rPr>
                <w:b/>
                <w:i/>
              </w:rPr>
            </w:pPr>
            <w:r w:rsidRPr="000F73DB">
              <w:rPr>
                <w:b/>
                <w:i/>
              </w:rPr>
              <w:t>FieldName</w:t>
            </w:r>
          </w:p>
        </w:tc>
        <w:tc>
          <w:tcPr>
            <w:tcW w:w="811" w:type="dxa"/>
            <w:tcBorders>
              <w:top w:val="double" w:sz="4" w:space="0" w:color="auto"/>
              <w:left w:val="single" w:sz="4" w:space="0" w:color="auto"/>
              <w:bottom w:val="single" w:sz="6" w:space="0" w:color="000000"/>
              <w:right w:val="single" w:sz="4" w:space="0" w:color="auto"/>
              <w:tl2br w:val="nil"/>
              <w:tr2bl w:val="nil"/>
            </w:tcBorders>
            <w:shd w:val="clear" w:color="auto" w:fill="auto"/>
          </w:tcPr>
          <w:p w14:paraId="1251B368" w14:textId="77777777" w:rsidR="00253487" w:rsidRPr="000F73DB" w:rsidRDefault="00253487" w:rsidP="000F73DB">
            <w:pPr>
              <w:jc w:val="center"/>
              <w:rPr>
                <w:b/>
                <w:i/>
              </w:rPr>
            </w:pPr>
            <w:r w:rsidRPr="000F73DB">
              <w:rPr>
                <w:b/>
                <w:i/>
              </w:rPr>
              <w:t>Req'd</w:t>
            </w:r>
          </w:p>
        </w:tc>
        <w:tc>
          <w:tcPr>
            <w:tcW w:w="4859" w:type="dxa"/>
            <w:tcBorders>
              <w:top w:val="double" w:sz="4" w:space="0" w:color="auto"/>
              <w:left w:val="single" w:sz="4" w:space="0" w:color="auto"/>
              <w:bottom w:val="single" w:sz="6" w:space="0" w:color="000000"/>
              <w:right w:val="double" w:sz="4" w:space="0" w:color="auto"/>
              <w:tl2br w:val="nil"/>
              <w:tr2bl w:val="nil"/>
            </w:tcBorders>
            <w:shd w:val="clear" w:color="auto" w:fill="auto"/>
          </w:tcPr>
          <w:p w14:paraId="635C6622" w14:textId="77777777" w:rsidR="00253487" w:rsidRPr="000F73DB" w:rsidRDefault="00253487" w:rsidP="000F73DB">
            <w:pPr>
              <w:jc w:val="center"/>
              <w:rPr>
                <w:b/>
                <w:i/>
              </w:rPr>
            </w:pPr>
            <w:r w:rsidRPr="000F73DB">
              <w:rPr>
                <w:b/>
                <w:i/>
              </w:rPr>
              <w:t>Comments</w:t>
            </w:r>
          </w:p>
        </w:tc>
      </w:tr>
      <w:tr w:rsidR="00253487" w:rsidRPr="00253487" w14:paraId="768C548C" w14:textId="77777777" w:rsidTr="000F73DB">
        <w:tc>
          <w:tcPr>
            <w:tcW w:w="3402" w:type="dxa"/>
            <w:gridSpan w:val="2"/>
            <w:tcBorders>
              <w:top w:val="single" w:sz="6" w:space="0" w:color="000000"/>
              <w:bottom w:val="single" w:sz="6" w:space="0" w:color="000000"/>
            </w:tcBorders>
            <w:shd w:val="clear" w:color="auto" w:fill="E6E6E6"/>
          </w:tcPr>
          <w:p w14:paraId="741F12C4" w14:textId="77777777" w:rsidR="00253487" w:rsidRPr="00253487" w:rsidRDefault="00253487" w:rsidP="000F73DB">
            <w:pPr>
              <w:jc w:val="left"/>
            </w:pPr>
            <w:r w:rsidRPr="00253487">
              <w:t>StandardHeader</w:t>
            </w:r>
          </w:p>
        </w:tc>
        <w:tc>
          <w:tcPr>
            <w:tcW w:w="811" w:type="dxa"/>
            <w:tcBorders>
              <w:top w:val="single" w:sz="6" w:space="0" w:color="000000"/>
              <w:bottom w:val="single" w:sz="6" w:space="0" w:color="000000"/>
            </w:tcBorders>
            <w:shd w:val="clear" w:color="auto" w:fill="E6E6E6"/>
          </w:tcPr>
          <w:p w14:paraId="671FD82B" w14:textId="77777777" w:rsidR="00253487" w:rsidRPr="00253487" w:rsidRDefault="00253487" w:rsidP="000F73DB">
            <w:pPr>
              <w:jc w:val="center"/>
            </w:pPr>
            <w:r w:rsidRPr="00253487">
              <w:t>Y</w:t>
            </w:r>
          </w:p>
        </w:tc>
        <w:tc>
          <w:tcPr>
            <w:tcW w:w="4859" w:type="dxa"/>
            <w:tcBorders>
              <w:top w:val="single" w:sz="6" w:space="0" w:color="000000"/>
              <w:bottom w:val="single" w:sz="6" w:space="0" w:color="000000"/>
            </w:tcBorders>
            <w:shd w:val="clear" w:color="auto" w:fill="E6E6E6"/>
          </w:tcPr>
          <w:p w14:paraId="4BB4EA46" w14:textId="77777777" w:rsidR="00253487" w:rsidRPr="00253487" w:rsidRDefault="00253487" w:rsidP="00253487">
            <w:r w:rsidRPr="00253487">
              <w:t>MsgType = BG</w:t>
            </w:r>
          </w:p>
        </w:tc>
      </w:tr>
      <w:tr w:rsidR="00253487" w:rsidRPr="00253487" w14:paraId="1498EB32" w14:textId="77777777" w:rsidTr="000F73DB">
        <w:tc>
          <w:tcPr>
            <w:tcW w:w="652" w:type="dxa"/>
            <w:tcBorders>
              <w:top w:val="single" w:sz="6" w:space="0" w:color="000000"/>
            </w:tcBorders>
            <w:shd w:val="clear" w:color="auto" w:fill="auto"/>
          </w:tcPr>
          <w:p w14:paraId="009465E4" w14:textId="77777777" w:rsidR="00253487" w:rsidRPr="00253487" w:rsidRDefault="00253487" w:rsidP="000F73DB">
            <w:pPr>
              <w:jc w:val="center"/>
            </w:pPr>
            <w:r w:rsidRPr="00253487">
              <w:t>909</w:t>
            </w:r>
          </w:p>
        </w:tc>
        <w:tc>
          <w:tcPr>
            <w:tcW w:w="2750" w:type="dxa"/>
            <w:tcBorders>
              <w:top w:val="single" w:sz="6" w:space="0" w:color="000000"/>
            </w:tcBorders>
            <w:shd w:val="clear" w:color="auto" w:fill="auto"/>
          </w:tcPr>
          <w:p w14:paraId="58158603" w14:textId="77777777" w:rsidR="00253487" w:rsidRPr="00253487" w:rsidRDefault="00253487" w:rsidP="00253487">
            <w:r w:rsidRPr="00253487">
              <w:t>CollInquiryID</w:t>
            </w:r>
          </w:p>
        </w:tc>
        <w:tc>
          <w:tcPr>
            <w:tcW w:w="811" w:type="dxa"/>
            <w:tcBorders>
              <w:top w:val="single" w:sz="6" w:space="0" w:color="000000"/>
            </w:tcBorders>
            <w:shd w:val="clear" w:color="auto" w:fill="auto"/>
          </w:tcPr>
          <w:p w14:paraId="4CC3050B" w14:textId="77777777" w:rsidR="00253487" w:rsidRPr="00253487" w:rsidRDefault="00253487" w:rsidP="000F73DB">
            <w:pPr>
              <w:jc w:val="center"/>
            </w:pPr>
            <w:r w:rsidRPr="00253487">
              <w:t>Y</w:t>
            </w:r>
          </w:p>
        </w:tc>
        <w:tc>
          <w:tcPr>
            <w:tcW w:w="4859" w:type="dxa"/>
            <w:tcBorders>
              <w:top w:val="single" w:sz="6" w:space="0" w:color="000000"/>
            </w:tcBorders>
            <w:shd w:val="clear" w:color="auto" w:fill="auto"/>
          </w:tcPr>
          <w:p w14:paraId="70A56823" w14:textId="77777777" w:rsidR="00253487" w:rsidRPr="00253487" w:rsidRDefault="00253487" w:rsidP="00253487">
            <w:r w:rsidRPr="00253487">
              <w:t>Identifier for the collateral inquiry to which this message is a reply</w:t>
            </w:r>
          </w:p>
        </w:tc>
      </w:tr>
      <w:tr w:rsidR="00253487" w:rsidRPr="00253487" w14:paraId="11AA148D" w14:textId="77777777" w:rsidTr="000F73DB">
        <w:tc>
          <w:tcPr>
            <w:tcW w:w="652" w:type="dxa"/>
            <w:shd w:val="clear" w:color="auto" w:fill="auto"/>
          </w:tcPr>
          <w:p w14:paraId="4983A6F8" w14:textId="77777777" w:rsidR="00253487" w:rsidRPr="00253487" w:rsidRDefault="00253487" w:rsidP="000F73DB">
            <w:pPr>
              <w:jc w:val="center"/>
            </w:pPr>
            <w:r w:rsidRPr="00253487">
              <w:t>945</w:t>
            </w:r>
          </w:p>
        </w:tc>
        <w:tc>
          <w:tcPr>
            <w:tcW w:w="2750" w:type="dxa"/>
            <w:shd w:val="clear" w:color="auto" w:fill="auto"/>
          </w:tcPr>
          <w:p w14:paraId="5AA94EB6" w14:textId="77777777" w:rsidR="00253487" w:rsidRPr="00253487" w:rsidRDefault="00253487" w:rsidP="00253487">
            <w:r w:rsidRPr="00253487">
              <w:t>CollInquiryStatus</w:t>
            </w:r>
          </w:p>
        </w:tc>
        <w:tc>
          <w:tcPr>
            <w:tcW w:w="811" w:type="dxa"/>
            <w:shd w:val="clear" w:color="auto" w:fill="auto"/>
          </w:tcPr>
          <w:p w14:paraId="2C3D750F" w14:textId="77777777" w:rsidR="00253487" w:rsidRPr="00253487" w:rsidRDefault="00253487" w:rsidP="000F73DB">
            <w:pPr>
              <w:jc w:val="center"/>
            </w:pPr>
            <w:r w:rsidRPr="00253487">
              <w:t>Y</w:t>
            </w:r>
          </w:p>
        </w:tc>
        <w:tc>
          <w:tcPr>
            <w:tcW w:w="4859" w:type="dxa"/>
            <w:shd w:val="clear" w:color="auto" w:fill="auto"/>
          </w:tcPr>
          <w:p w14:paraId="4CC08B3A" w14:textId="77777777" w:rsidR="00253487" w:rsidRPr="00253487" w:rsidRDefault="00253487" w:rsidP="00253487">
            <w:r w:rsidRPr="00253487">
              <w:t>Status of the Collateral Inquiry referenced by CollInquiryID</w:t>
            </w:r>
          </w:p>
        </w:tc>
      </w:tr>
      <w:tr w:rsidR="00253487" w:rsidRPr="00253487" w14:paraId="25255A81" w14:textId="77777777" w:rsidTr="000F73DB">
        <w:tc>
          <w:tcPr>
            <w:tcW w:w="652" w:type="dxa"/>
            <w:tcBorders>
              <w:bottom w:val="single" w:sz="6" w:space="0" w:color="000000"/>
            </w:tcBorders>
            <w:shd w:val="clear" w:color="auto" w:fill="auto"/>
          </w:tcPr>
          <w:p w14:paraId="44E32EF4" w14:textId="77777777" w:rsidR="00253487" w:rsidRPr="00253487" w:rsidRDefault="00253487" w:rsidP="000F73DB">
            <w:pPr>
              <w:jc w:val="center"/>
            </w:pPr>
            <w:r w:rsidRPr="00253487">
              <w:t>946</w:t>
            </w:r>
          </w:p>
        </w:tc>
        <w:tc>
          <w:tcPr>
            <w:tcW w:w="2750" w:type="dxa"/>
            <w:tcBorders>
              <w:bottom w:val="single" w:sz="6" w:space="0" w:color="000000"/>
            </w:tcBorders>
            <w:shd w:val="clear" w:color="auto" w:fill="auto"/>
          </w:tcPr>
          <w:p w14:paraId="5A8D164A" w14:textId="77777777" w:rsidR="00253487" w:rsidRPr="00253487" w:rsidRDefault="00253487" w:rsidP="00253487">
            <w:r w:rsidRPr="00253487">
              <w:t>CollInquiryResult</w:t>
            </w:r>
          </w:p>
        </w:tc>
        <w:tc>
          <w:tcPr>
            <w:tcW w:w="811" w:type="dxa"/>
            <w:tcBorders>
              <w:bottom w:val="single" w:sz="6" w:space="0" w:color="000000"/>
            </w:tcBorders>
            <w:shd w:val="clear" w:color="auto" w:fill="auto"/>
          </w:tcPr>
          <w:p w14:paraId="719CF1F1"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2CFA9B52" w14:textId="77777777" w:rsidR="00253487" w:rsidRPr="00253487" w:rsidRDefault="00253487" w:rsidP="00253487">
            <w:r w:rsidRPr="00253487">
              <w:t>Result of the Collateral Inquriy referenced by CollInquiryID - specifies any errors or warnings</w:t>
            </w:r>
          </w:p>
        </w:tc>
      </w:tr>
      <w:tr w:rsidR="00253487" w:rsidRPr="00253487" w14:paraId="6B56C652" w14:textId="77777777" w:rsidTr="000F73DB">
        <w:tc>
          <w:tcPr>
            <w:tcW w:w="3402" w:type="dxa"/>
            <w:gridSpan w:val="2"/>
            <w:tcBorders>
              <w:top w:val="single" w:sz="6" w:space="0" w:color="000000"/>
              <w:bottom w:val="single" w:sz="6" w:space="0" w:color="000000"/>
            </w:tcBorders>
            <w:shd w:val="clear" w:color="auto" w:fill="E6E6E6"/>
          </w:tcPr>
          <w:p w14:paraId="250DC5CE" w14:textId="77777777" w:rsidR="00253487" w:rsidRPr="00253487" w:rsidRDefault="00253487" w:rsidP="000F73DB">
            <w:pPr>
              <w:jc w:val="left"/>
            </w:pPr>
            <w:r w:rsidRPr="00253487">
              <w:t>component block  &lt;CollInqQualGrp&gt;</w:t>
            </w:r>
          </w:p>
        </w:tc>
        <w:tc>
          <w:tcPr>
            <w:tcW w:w="811" w:type="dxa"/>
            <w:tcBorders>
              <w:top w:val="single" w:sz="6" w:space="0" w:color="000000"/>
              <w:bottom w:val="single" w:sz="6" w:space="0" w:color="000000"/>
            </w:tcBorders>
            <w:shd w:val="clear" w:color="auto" w:fill="E6E6E6"/>
          </w:tcPr>
          <w:p w14:paraId="1C6A397E"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22C5F74" w14:textId="77777777" w:rsidR="00253487" w:rsidRPr="00253487" w:rsidRDefault="00253487" w:rsidP="00253487">
            <w:r w:rsidRPr="00253487">
              <w:t>Number of qualifiers to inquiry</w:t>
            </w:r>
          </w:p>
        </w:tc>
      </w:tr>
      <w:tr w:rsidR="00253487" w:rsidRPr="00253487" w14:paraId="1FF11E1A" w14:textId="77777777" w:rsidTr="000F73DB">
        <w:tc>
          <w:tcPr>
            <w:tcW w:w="652" w:type="dxa"/>
            <w:tcBorders>
              <w:top w:val="single" w:sz="6" w:space="0" w:color="000000"/>
              <w:bottom w:val="single" w:sz="6" w:space="0" w:color="000000"/>
            </w:tcBorders>
            <w:shd w:val="clear" w:color="auto" w:fill="auto"/>
          </w:tcPr>
          <w:p w14:paraId="7B03282E" w14:textId="77777777" w:rsidR="00253487" w:rsidRPr="00253487" w:rsidRDefault="00253487" w:rsidP="000F73DB">
            <w:pPr>
              <w:jc w:val="center"/>
            </w:pPr>
            <w:r w:rsidRPr="00253487">
              <w:t>911</w:t>
            </w:r>
          </w:p>
        </w:tc>
        <w:tc>
          <w:tcPr>
            <w:tcW w:w="2750" w:type="dxa"/>
            <w:tcBorders>
              <w:top w:val="single" w:sz="6" w:space="0" w:color="000000"/>
              <w:bottom w:val="single" w:sz="6" w:space="0" w:color="000000"/>
            </w:tcBorders>
            <w:shd w:val="clear" w:color="auto" w:fill="auto"/>
          </w:tcPr>
          <w:p w14:paraId="4329583C" w14:textId="77777777" w:rsidR="00253487" w:rsidRPr="00253487" w:rsidRDefault="00253487" w:rsidP="00253487">
            <w:r w:rsidRPr="00253487">
              <w:t>TotNumReports</w:t>
            </w:r>
          </w:p>
        </w:tc>
        <w:tc>
          <w:tcPr>
            <w:tcW w:w="811" w:type="dxa"/>
            <w:tcBorders>
              <w:top w:val="single" w:sz="6" w:space="0" w:color="000000"/>
              <w:bottom w:val="single" w:sz="6" w:space="0" w:color="000000"/>
            </w:tcBorders>
            <w:shd w:val="clear" w:color="auto" w:fill="auto"/>
          </w:tcPr>
          <w:p w14:paraId="242AC27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auto"/>
          </w:tcPr>
          <w:p w14:paraId="177288A7" w14:textId="77777777" w:rsidR="00253487" w:rsidRPr="00253487" w:rsidRDefault="00253487" w:rsidP="00253487">
            <w:r w:rsidRPr="00253487">
              <w:t>Total number of reports generated in response to this inquiry</w:t>
            </w:r>
          </w:p>
        </w:tc>
      </w:tr>
      <w:tr w:rsidR="00253487" w:rsidRPr="00253487" w14:paraId="2220B25E" w14:textId="77777777" w:rsidTr="000F73DB">
        <w:tc>
          <w:tcPr>
            <w:tcW w:w="3402" w:type="dxa"/>
            <w:gridSpan w:val="2"/>
            <w:tcBorders>
              <w:top w:val="single" w:sz="6" w:space="0" w:color="000000"/>
              <w:bottom w:val="single" w:sz="6" w:space="0" w:color="000000"/>
            </w:tcBorders>
            <w:shd w:val="clear" w:color="auto" w:fill="E6E6E6"/>
          </w:tcPr>
          <w:p w14:paraId="001C7E1A" w14:textId="77777777" w:rsidR="00253487" w:rsidRPr="00253487" w:rsidRDefault="00253487" w:rsidP="000F73DB">
            <w:pPr>
              <w:jc w:val="left"/>
            </w:pPr>
            <w:r w:rsidRPr="00253487">
              <w:t>component block  &lt;Parties&gt;</w:t>
            </w:r>
          </w:p>
        </w:tc>
        <w:tc>
          <w:tcPr>
            <w:tcW w:w="811" w:type="dxa"/>
            <w:tcBorders>
              <w:top w:val="single" w:sz="6" w:space="0" w:color="000000"/>
              <w:bottom w:val="single" w:sz="6" w:space="0" w:color="000000"/>
            </w:tcBorders>
            <w:shd w:val="clear" w:color="auto" w:fill="E6E6E6"/>
          </w:tcPr>
          <w:p w14:paraId="601E56D4"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06F5E361" w14:textId="77777777" w:rsidR="00253487" w:rsidRPr="00253487" w:rsidRDefault="00253487" w:rsidP="00253487"/>
        </w:tc>
      </w:tr>
      <w:tr w:rsidR="00253487" w:rsidRPr="00253487" w14:paraId="7FCE051A" w14:textId="77777777" w:rsidTr="000F73DB">
        <w:tc>
          <w:tcPr>
            <w:tcW w:w="652" w:type="dxa"/>
            <w:tcBorders>
              <w:top w:val="single" w:sz="6" w:space="0" w:color="000000"/>
            </w:tcBorders>
            <w:shd w:val="clear" w:color="auto" w:fill="auto"/>
          </w:tcPr>
          <w:p w14:paraId="5B67877B" w14:textId="77777777" w:rsidR="00253487" w:rsidRPr="00253487" w:rsidRDefault="00253487" w:rsidP="000F73DB">
            <w:pPr>
              <w:jc w:val="center"/>
            </w:pPr>
            <w:r w:rsidRPr="00253487">
              <w:t>1</w:t>
            </w:r>
          </w:p>
        </w:tc>
        <w:tc>
          <w:tcPr>
            <w:tcW w:w="2750" w:type="dxa"/>
            <w:tcBorders>
              <w:top w:val="single" w:sz="6" w:space="0" w:color="000000"/>
            </w:tcBorders>
            <w:shd w:val="clear" w:color="auto" w:fill="auto"/>
          </w:tcPr>
          <w:p w14:paraId="2DC55087" w14:textId="77777777" w:rsidR="00253487" w:rsidRPr="00253487" w:rsidRDefault="00253487" w:rsidP="00253487">
            <w:r w:rsidRPr="00253487">
              <w:t>Account</w:t>
            </w:r>
          </w:p>
        </w:tc>
        <w:tc>
          <w:tcPr>
            <w:tcW w:w="811" w:type="dxa"/>
            <w:tcBorders>
              <w:top w:val="single" w:sz="6" w:space="0" w:color="000000"/>
            </w:tcBorders>
            <w:shd w:val="clear" w:color="auto" w:fill="auto"/>
          </w:tcPr>
          <w:p w14:paraId="05AF1287"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8668376" w14:textId="77777777" w:rsidR="00253487" w:rsidRPr="00253487" w:rsidRDefault="00253487" w:rsidP="00253487">
            <w:r w:rsidRPr="00253487">
              <w:t>Customer Account</w:t>
            </w:r>
          </w:p>
        </w:tc>
      </w:tr>
      <w:tr w:rsidR="00253487" w:rsidRPr="00253487" w14:paraId="2DFBC3FD" w14:textId="77777777" w:rsidTr="000F73DB">
        <w:tc>
          <w:tcPr>
            <w:tcW w:w="652" w:type="dxa"/>
            <w:shd w:val="clear" w:color="auto" w:fill="auto"/>
          </w:tcPr>
          <w:p w14:paraId="1DA6C257" w14:textId="77777777" w:rsidR="00253487" w:rsidRPr="00253487" w:rsidRDefault="00253487" w:rsidP="000F73DB">
            <w:pPr>
              <w:jc w:val="center"/>
            </w:pPr>
            <w:r w:rsidRPr="00253487">
              <w:t>581</w:t>
            </w:r>
          </w:p>
        </w:tc>
        <w:tc>
          <w:tcPr>
            <w:tcW w:w="2750" w:type="dxa"/>
            <w:shd w:val="clear" w:color="auto" w:fill="auto"/>
          </w:tcPr>
          <w:p w14:paraId="217A3BE1" w14:textId="77777777" w:rsidR="00253487" w:rsidRPr="00253487" w:rsidRDefault="00253487" w:rsidP="00253487">
            <w:r w:rsidRPr="00253487">
              <w:t>AccountType</w:t>
            </w:r>
          </w:p>
        </w:tc>
        <w:tc>
          <w:tcPr>
            <w:tcW w:w="811" w:type="dxa"/>
            <w:shd w:val="clear" w:color="auto" w:fill="auto"/>
          </w:tcPr>
          <w:p w14:paraId="6957EA06" w14:textId="77777777" w:rsidR="00253487" w:rsidRPr="00253487" w:rsidRDefault="00253487" w:rsidP="000F73DB">
            <w:pPr>
              <w:jc w:val="center"/>
            </w:pPr>
            <w:r w:rsidRPr="00253487">
              <w:t>N</w:t>
            </w:r>
          </w:p>
        </w:tc>
        <w:tc>
          <w:tcPr>
            <w:tcW w:w="4859" w:type="dxa"/>
            <w:shd w:val="clear" w:color="auto" w:fill="auto"/>
          </w:tcPr>
          <w:p w14:paraId="6CB9C65D" w14:textId="77777777" w:rsidR="00253487" w:rsidRPr="00253487" w:rsidRDefault="00253487" w:rsidP="00253487">
            <w:r w:rsidRPr="00253487">
              <w:t>Type of account associated with the order (Origin)</w:t>
            </w:r>
          </w:p>
        </w:tc>
      </w:tr>
      <w:tr w:rsidR="00253487" w:rsidRPr="00253487" w14:paraId="62EA7390" w14:textId="77777777" w:rsidTr="000F73DB">
        <w:tc>
          <w:tcPr>
            <w:tcW w:w="652" w:type="dxa"/>
            <w:shd w:val="clear" w:color="auto" w:fill="auto"/>
          </w:tcPr>
          <w:p w14:paraId="2E9A9176" w14:textId="77777777" w:rsidR="00253487" w:rsidRPr="00253487" w:rsidRDefault="00253487" w:rsidP="000F73DB">
            <w:pPr>
              <w:jc w:val="center"/>
            </w:pPr>
            <w:r w:rsidRPr="00253487">
              <w:t>11</w:t>
            </w:r>
          </w:p>
        </w:tc>
        <w:tc>
          <w:tcPr>
            <w:tcW w:w="2750" w:type="dxa"/>
            <w:shd w:val="clear" w:color="auto" w:fill="auto"/>
          </w:tcPr>
          <w:p w14:paraId="7ACB1974" w14:textId="77777777" w:rsidR="00253487" w:rsidRPr="00253487" w:rsidRDefault="00253487" w:rsidP="00253487">
            <w:r w:rsidRPr="00253487">
              <w:t>ClOrdID</w:t>
            </w:r>
          </w:p>
        </w:tc>
        <w:tc>
          <w:tcPr>
            <w:tcW w:w="811" w:type="dxa"/>
            <w:shd w:val="clear" w:color="auto" w:fill="auto"/>
          </w:tcPr>
          <w:p w14:paraId="5C9C832E" w14:textId="77777777" w:rsidR="00253487" w:rsidRPr="00253487" w:rsidRDefault="00253487" w:rsidP="000F73DB">
            <w:pPr>
              <w:jc w:val="center"/>
            </w:pPr>
            <w:r w:rsidRPr="00253487">
              <w:t>N</w:t>
            </w:r>
          </w:p>
        </w:tc>
        <w:tc>
          <w:tcPr>
            <w:tcW w:w="4859" w:type="dxa"/>
            <w:shd w:val="clear" w:color="auto" w:fill="auto"/>
          </w:tcPr>
          <w:p w14:paraId="7B616847" w14:textId="77777777" w:rsidR="00253487" w:rsidRPr="00253487" w:rsidRDefault="00253487" w:rsidP="00253487">
            <w:r w:rsidRPr="00253487">
              <w:t>Identifier of order for which collateral is required</w:t>
            </w:r>
          </w:p>
        </w:tc>
      </w:tr>
      <w:tr w:rsidR="00253487" w:rsidRPr="00253487" w14:paraId="4E5B99A1" w14:textId="77777777" w:rsidTr="000F73DB">
        <w:tc>
          <w:tcPr>
            <w:tcW w:w="652" w:type="dxa"/>
            <w:shd w:val="clear" w:color="auto" w:fill="auto"/>
          </w:tcPr>
          <w:p w14:paraId="57603A3F" w14:textId="77777777" w:rsidR="00253487" w:rsidRPr="00253487" w:rsidRDefault="00253487" w:rsidP="000F73DB">
            <w:pPr>
              <w:jc w:val="center"/>
            </w:pPr>
            <w:r w:rsidRPr="00253487">
              <w:t>37</w:t>
            </w:r>
          </w:p>
        </w:tc>
        <w:tc>
          <w:tcPr>
            <w:tcW w:w="2750" w:type="dxa"/>
            <w:shd w:val="clear" w:color="auto" w:fill="auto"/>
          </w:tcPr>
          <w:p w14:paraId="21A7620C" w14:textId="77777777" w:rsidR="00253487" w:rsidRPr="00253487" w:rsidRDefault="00253487" w:rsidP="00253487">
            <w:r w:rsidRPr="00253487">
              <w:t>OrderID</w:t>
            </w:r>
          </w:p>
        </w:tc>
        <w:tc>
          <w:tcPr>
            <w:tcW w:w="811" w:type="dxa"/>
            <w:shd w:val="clear" w:color="auto" w:fill="auto"/>
          </w:tcPr>
          <w:p w14:paraId="2D693410" w14:textId="77777777" w:rsidR="00253487" w:rsidRPr="00253487" w:rsidRDefault="00253487" w:rsidP="000F73DB">
            <w:pPr>
              <w:jc w:val="center"/>
            </w:pPr>
            <w:r w:rsidRPr="00253487">
              <w:t>N</w:t>
            </w:r>
          </w:p>
        </w:tc>
        <w:tc>
          <w:tcPr>
            <w:tcW w:w="4859" w:type="dxa"/>
            <w:shd w:val="clear" w:color="auto" w:fill="auto"/>
          </w:tcPr>
          <w:p w14:paraId="37FF0B27" w14:textId="77777777" w:rsidR="00253487" w:rsidRPr="00253487" w:rsidRDefault="00253487" w:rsidP="00253487">
            <w:r w:rsidRPr="00253487">
              <w:t>Identifier of order for which collateral is required</w:t>
            </w:r>
          </w:p>
        </w:tc>
      </w:tr>
      <w:tr w:rsidR="00253487" w:rsidRPr="00253487" w14:paraId="52F6C11F" w14:textId="77777777" w:rsidTr="000F73DB">
        <w:tc>
          <w:tcPr>
            <w:tcW w:w="652" w:type="dxa"/>
            <w:shd w:val="clear" w:color="auto" w:fill="auto"/>
          </w:tcPr>
          <w:p w14:paraId="2B2193C0" w14:textId="77777777" w:rsidR="00253487" w:rsidRPr="00253487" w:rsidRDefault="00253487" w:rsidP="000F73DB">
            <w:pPr>
              <w:jc w:val="center"/>
            </w:pPr>
            <w:r w:rsidRPr="00253487">
              <w:t>198</w:t>
            </w:r>
          </w:p>
        </w:tc>
        <w:tc>
          <w:tcPr>
            <w:tcW w:w="2750" w:type="dxa"/>
            <w:shd w:val="clear" w:color="auto" w:fill="auto"/>
          </w:tcPr>
          <w:p w14:paraId="422DF38F" w14:textId="77777777" w:rsidR="00253487" w:rsidRPr="00253487" w:rsidRDefault="00253487" w:rsidP="00253487">
            <w:r w:rsidRPr="00253487">
              <w:t>SecondaryOrderID</w:t>
            </w:r>
          </w:p>
        </w:tc>
        <w:tc>
          <w:tcPr>
            <w:tcW w:w="811" w:type="dxa"/>
            <w:shd w:val="clear" w:color="auto" w:fill="auto"/>
          </w:tcPr>
          <w:p w14:paraId="77E5815F" w14:textId="77777777" w:rsidR="00253487" w:rsidRPr="00253487" w:rsidRDefault="00253487" w:rsidP="000F73DB">
            <w:pPr>
              <w:jc w:val="center"/>
            </w:pPr>
            <w:r w:rsidRPr="00253487">
              <w:t>N</w:t>
            </w:r>
          </w:p>
        </w:tc>
        <w:tc>
          <w:tcPr>
            <w:tcW w:w="4859" w:type="dxa"/>
            <w:shd w:val="clear" w:color="auto" w:fill="auto"/>
          </w:tcPr>
          <w:p w14:paraId="3AA12434" w14:textId="77777777" w:rsidR="00253487" w:rsidRPr="00253487" w:rsidRDefault="00253487" w:rsidP="00253487">
            <w:r w:rsidRPr="00253487">
              <w:t>Identifier of order for which collateral is required</w:t>
            </w:r>
          </w:p>
        </w:tc>
      </w:tr>
      <w:tr w:rsidR="00253487" w:rsidRPr="00253487" w14:paraId="124593A6" w14:textId="77777777" w:rsidTr="000F73DB">
        <w:tc>
          <w:tcPr>
            <w:tcW w:w="652" w:type="dxa"/>
            <w:tcBorders>
              <w:bottom w:val="single" w:sz="6" w:space="0" w:color="000000"/>
            </w:tcBorders>
            <w:shd w:val="clear" w:color="auto" w:fill="auto"/>
          </w:tcPr>
          <w:p w14:paraId="5F5BA11F" w14:textId="77777777" w:rsidR="00253487" w:rsidRPr="00253487" w:rsidRDefault="00253487" w:rsidP="000F73DB">
            <w:pPr>
              <w:jc w:val="center"/>
            </w:pPr>
            <w:r w:rsidRPr="00253487">
              <w:t>526</w:t>
            </w:r>
          </w:p>
        </w:tc>
        <w:tc>
          <w:tcPr>
            <w:tcW w:w="2750" w:type="dxa"/>
            <w:tcBorders>
              <w:bottom w:val="single" w:sz="6" w:space="0" w:color="000000"/>
            </w:tcBorders>
            <w:shd w:val="clear" w:color="auto" w:fill="auto"/>
          </w:tcPr>
          <w:p w14:paraId="5940FA73" w14:textId="77777777" w:rsidR="00253487" w:rsidRPr="00253487" w:rsidRDefault="00253487" w:rsidP="00253487">
            <w:r w:rsidRPr="00253487">
              <w:t>SecondaryClOrdID</w:t>
            </w:r>
          </w:p>
        </w:tc>
        <w:tc>
          <w:tcPr>
            <w:tcW w:w="811" w:type="dxa"/>
            <w:tcBorders>
              <w:bottom w:val="single" w:sz="6" w:space="0" w:color="000000"/>
            </w:tcBorders>
            <w:shd w:val="clear" w:color="auto" w:fill="auto"/>
          </w:tcPr>
          <w:p w14:paraId="2CD505F7"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35295B3" w14:textId="77777777" w:rsidR="00253487" w:rsidRPr="00253487" w:rsidRDefault="00253487" w:rsidP="00253487">
            <w:r w:rsidRPr="00253487">
              <w:t>Identifier of order for which collateral is required</w:t>
            </w:r>
          </w:p>
        </w:tc>
      </w:tr>
      <w:tr w:rsidR="00253487" w:rsidRPr="00253487" w14:paraId="3C2901D0" w14:textId="77777777" w:rsidTr="000F73DB">
        <w:tc>
          <w:tcPr>
            <w:tcW w:w="3402" w:type="dxa"/>
            <w:gridSpan w:val="2"/>
            <w:tcBorders>
              <w:top w:val="single" w:sz="6" w:space="0" w:color="000000"/>
              <w:bottom w:val="single" w:sz="6" w:space="0" w:color="000000"/>
            </w:tcBorders>
            <w:shd w:val="clear" w:color="auto" w:fill="E6E6E6"/>
          </w:tcPr>
          <w:p w14:paraId="123E13D0" w14:textId="77777777" w:rsidR="00253487" w:rsidRPr="00253487" w:rsidRDefault="00253487" w:rsidP="000F73DB">
            <w:pPr>
              <w:jc w:val="left"/>
            </w:pPr>
            <w:r w:rsidRPr="00253487">
              <w:t>component block  &lt;ExecCollGrp&gt;</w:t>
            </w:r>
          </w:p>
        </w:tc>
        <w:tc>
          <w:tcPr>
            <w:tcW w:w="811" w:type="dxa"/>
            <w:tcBorders>
              <w:top w:val="single" w:sz="6" w:space="0" w:color="000000"/>
              <w:bottom w:val="single" w:sz="6" w:space="0" w:color="000000"/>
            </w:tcBorders>
            <w:shd w:val="clear" w:color="auto" w:fill="E6E6E6"/>
          </w:tcPr>
          <w:p w14:paraId="728AC822"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12CBBAF" w14:textId="77777777" w:rsidR="00253487" w:rsidRPr="00253487" w:rsidRDefault="00253487" w:rsidP="00253487">
            <w:r w:rsidRPr="00253487">
              <w:t>Executions for which collateral is required</w:t>
            </w:r>
          </w:p>
        </w:tc>
      </w:tr>
      <w:tr w:rsidR="00253487" w:rsidRPr="00253487" w14:paraId="7B013248" w14:textId="77777777" w:rsidTr="000F73DB">
        <w:tc>
          <w:tcPr>
            <w:tcW w:w="3402" w:type="dxa"/>
            <w:gridSpan w:val="2"/>
            <w:tcBorders>
              <w:top w:val="single" w:sz="6" w:space="0" w:color="000000"/>
              <w:bottom w:val="single" w:sz="6" w:space="0" w:color="000000"/>
            </w:tcBorders>
            <w:shd w:val="clear" w:color="auto" w:fill="E6E6E6"/>
          </w:tcPr>
          <w:p w14:paraId="0C376F38" w14:textId="77777777" w:rsidR="00253487" w:rsidRPr="00253487" w:rsidRDefault="00253487" w:rsidP="000F73DB">
            <w:pPr>
              <w:jc w:val="left"/>
            </w:pPr>
            <w:r w:rsidRPr="00253487">
              <w:t>component block  &lt;TrdCollGrp&gt;</w:t>
            </w:r>
          </w:p>
        </w:tc>
        <w:tc>
          <w:tcPr>
            <w:tcW w:w="811" w:type="dxa"/>
            <w:tcBorders>
              <w:top w:val="single" w:sz="6" w:space="0" w:color="000000"/>
              <w:bottom w:val="single" w:sz="6" w:space="0" w:color="000000"/>
            </w:tcBorders>
            <w:shd w:val="clear" w:color="auto" w:fill="E6E6E6"/>
          </w:tcPr>
          <w:p w14:paraId="45B264FA"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67D8960C" w14:textId="77777777" w:rsidR="00253487" w:rsidRPr="00253487" w:rsidRDefault="00253487" w:rsidP="00253487">
            <w:r w:rsidRPr="00253487">
              <w:t>Trades for which collateral is required</w:t>
            </w:r>
          </w:p>
        </w:tc>
      </w:tr>
      <w:tr w:rsidR="00253487" w:rsidRPr="00253487" w14:paraId="24613E5C" w14:textId="77777777" w:rsidTr="000F73DB">
        <w:tc>
          <w:tcPr>
            <w:tcW w:w="3402" w:type="dxa"/>
            <w:gridSpan w:val="2"/>
            <w:tcBorders>
              <w:top w:val="single" w:sz="6" w:space="0" w:color="000000"/>
              <w:bottom w:val="single" w:sz="6" w:space="0" w:color="000000"/>
            </w:tcBorders>
            <w:shd w:val="clear" w:color="auto" w:fill="E6E6E6"/>
          </w:tcPr>
          <w:p w14:paraId="77F2F1E2" w14:textId="77777777" w:rsidR="00253487" w:rsidRPr="00253487" w:rsidRDefault="00253487" w:rsidP="000F73DB">
            <w:pPr>
              <w:jc w:val="left"/>
            </w:pPr>
            <w:r w:rsidRPr="00253487">
              <w:t>component block  &lt;Instrument&gt;</w:t>
            </w:r>
          </w:p>
        </w:tc>
        <w:tc>
          <w:tcPr>
            <w:tcW w:w="811" w:type="dxa"/>
            <w:tcBorders>
              <w:top w:val="single" w:sz="6" w:space="0" w:color="000000"/>
              <w:bottom w:val="single" w:sz="6" w:space="0" w:color="000000"/>
            </w:tcBorders>
            <w:shd w:val="clear" w:color="auto" w:fill="E6E6E6"/>
          </w:tcPr>
          <w:p w14:paraId="3E366383"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7946E88" w14:textId="77777777" w:rsidR="00253487" w:rsidRPr="00253487" w:rsidRDefault="00253487" w:rsidP="00253487">
            <w:r w:rsidRPr="00253487">
              <w:t>Insert here the set of "Instrument" fields defined in "Common Components of Application Messages"</w:t>
            </w:r>
          </w:p>
        </w:tc>
      </w:tr>
      <w:tr w:rsidR="00253487" w:rsidRPr="00253487" w14:paraId="25D115B6" w14:textId="77777777" w:rsidTr="000F73DB">
        <w:tc>
          <w:tcPr>
            <w:tcW w:w="3402" w:type="dxa"/>
            <w:gridSpan w:val="2"/>
            <w:tcBorders>
              <w:top w:val="single" w:sz="6" w:space="0" w:color="000000"/>
              <w:bottom w:val="single" w:sz="6" w:space="0" w:color="000000"/>
            </w:tcBorders>
            <w:shd w:val="clear" w:color="auto" w:fill="E6E6E6"/>
          </w:tcPr>
          <w:p w14:paraId="41A218ED" w14:textId="77777777" w:rsidR="00253487" w:rsidRPr="00253487" w:rsidRDefault="00253487" w:rsidP="000F73DB">
            <w:pPr>
              <w:jc w:val="left"/>
            </w:pPr>
            <w:r w:rsidRPr="00253487">
              <w:t>component block  &lt;FinancingDetails&gt;</w:t>
            </w:r>
          </w:p>
        </w:tc>
        <w:tc>
          <w:tcPr>
            <w:tcW w:w="811" w:type="dxa"/>
            <w:tcBorders>
              <w:top w:val="single" w:sz="6" w:space="0" w:color="000000"/>
              <w:bottom w:val="single" w:sz="6" w:space="0" w:color="000000"/>
            </w:tcBorders>
            <w:shd w:val="clear" w:color="auto" w:fill="E6E6E6"/>
          </w:tcPr>
          <w:p w14:paraId="02A31D35"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46A43D51" w14:textId="77777777" w:rsidR="00253487" w:rsidRPr="00253487" w:rsidRDefault="00253487" w:rsidP="00253487">
            <w:r w:rsidRPr="00253487">
              <w:t>Insert here the set of "FinancingDetails" fields defined in "Common Components of Application Messages"</w:t>
            </w:r>
          </w:p>
        </w:tc>
      </w:tr>
      <w:tr w:rsidR="00253487" w:rsidRPr="00253487" w14:paraId="30E8D5EB" w14:textId="77777777" w:rsidTr="000F73DB">
        <w:tc>
          <w:tcPr>
            <w:tcW w:w="652" w:type="dxa"/>
            <w:tcBorders>
              <w:top w:val="single" w:sz="6" w:space="0" w:color="000000"/>
            </w:tcBorders>
            <w:shd w:val="clear" w:color="auto" w:fill="auto"/>
          </w:tcPr>
          <w:p w14:paraId="613AA3F5" w14:textId="77777777" w:rsidR="00253487" w:rsidRPr="00253487" w:rsidRDefault="00253487" w:rsidP="000F73DB">
            <w:pPr>
              <w:jc w:val="center"/>
            </w:pPr>
            <w:r w:rsidRPr="00253487">
              <w:t>64</w:t>
            </w:r>
          </w:p>
        </w:tc>
        <w:tc>
          <w:tcPr>
            <w:tcW w:w="2750" w:type="dxa"/>
            <w:tcBorders>
              <w:top w:val="single" w:sz="6" w:space="0" w:color="000000"/>
            </w:tcBorders>
            <w:shd w:val="clear" w:color="auto" w:fill="auto"/>
          </w:tcPr>
          <w:p w14:paraId="21B0DABA" w14:textId="77777777" w:rsidR="00253487" w:rsidRPr="00253487" w:rsidRDefault="00253487" w:rsidP="00253487">
            <w:r w:rsidRPr="00253487">
              <w:t>SettlDate</w:t>
            </w:r>
          </w:p>
        </w:tc>
        <w:tc>
          <w:tcPr>
            <w:tcW w:w="811" w:type="dxa"/>
            <w:tcBorders>
              <w:top w:val="single" w:sz="6" w:space="0" w:color="000000"/>
            </w:tcBorders>
            <w:shd w:val="clear" w:color="auto" w:fill="auto"/>
          </w:tcPr>
          <w:p w14:paraId="18C3DA8E"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2CA429EB" w14:textId="77777777" w:rsidR="00253487" w:rsidRPr="00253487" w:rsidRDefault="00253487" w:rsidP="00253487"/>
        </w:tc>
      </w:tr>
      <w:tr w:rsidR="00253487" w:rsidRPr="00253487" w14:paraId="40EDBC1A" w14:textId="77777777" w:rsidTr="000F73DB">
        <w:tc>
          <w:tcPr>
            <w:tcW w:w="652" w:type="dxa"/>
            <w:shd w:val="clear" w:color="auto" w:fill="auto"/>
          </w:tcPr>
          <w:p w14:paraId="6F635F07" w14:textId="77777777" w:rsidR="00253487" w:rsidRPr="00253487" w:rsidRDefault="00253487" w:rsidP="000F73DB">
            <w:pPr>
              <w:jc w:val="center"/>
            </w:pPr>
            <w:r w:rsidRPr="00253487">
              <w:t>53</w:t>
            </w:r>
          </w:p>
        </w:tc>
        <w:tc>
          <w:tcPr>
            <w:tcW w:w="2750" w:type="dxa"/>
            <w:shd w:val="clear" w:color="auto" w:fill="auto"/>
          </w:tcPr>
          <w:p w14:paraId="52417465" w14:textId="77777777" w:rsidR="00253487" w:rsidRPr="00253487" w:rsidRDefault="00253487" w:rsidP="00253487">
            <w:r w:rsidRPr="00253487">
              <w:t>Quantity</w:t>
            </w:r>
          </w:p>
        </w:tc>
        <w:tc>
          <w:tcPr>
            <w:tcW w:w="811" w:type="dxa"/>
            <w:shd w:val="clear" w:color="auto" w:fill="auto"/>
          </w:tcPr>
          <w:p w14:paraId="341B336A" w14:textId="77777777" w:rsidR="00253487" w:rsidRPr="00253487" w:rsidRDefault="00253487" w:rsidP="000F73DB">
            <w:pPr>
              <w:jc w:val="center"/>
            </w:pPr>
            <w:r w:rsidRPr="00253487">
              <w:t>N</w:t>
            </w:r>
          </w:p>
        </w:tc>
        <w:tc>
          <w:tcPr>
            <w:tcW w:w="4859" w:type="dxa"/>
            <w:shd w:val="clear" w:color="auto" w:fill="auto"/>
          </w:tcPr>
          <w:p w14:paraId="1290327E" w14:textId="77777777" w:rsidR="00253487" w:rsidRPr="00253487" w:rsidRDefault="00253487" w:rsidP="00253487"/>
        </w:tc>
      </w:tr>
      <w:tr w:rsidR="00253487" w:rsidRPr="00253487" w14:paraId="5CE87339" w14:textId="77777777" w:rsidTr="000F73DB">
        <w:tc>
          <w:tcPr>
            <w:tcW w:w="652" w:type="dxa"/>
            <w:shd w:val="clear" w:color="auto" w:fill="auto"/>
          </w:tcPr>
          <w:p w14:paraId="7B56115A" w14:textId="77777777" w:rsidR="00253487" w:rsidRPr="00253487" w:rsidRDefault="00253487" w:rsidP="000F73DB">
            <w:pPr>
              <w:jc w:val="center"/>
            </w:pPr>
            <w:r w:rsidRPr="00253487">
              <w:t>854</w:t>
            </w:r>
          </w:p>
        </w:tc>
        <w:tc>
          <w:tcPr>
            <w:tcW w:w="2750" w:type="dxa"/>
            <w:shd w:val="clear" w:color="auto" w:fill="auto"/>
          </w:tcPr>
          <w:p w14:paraId="2FE496B8" w14:textId="77777777" w:rsidR="00253487" w:rsidRPr="00253487" w:rsidRDefault="00253487" w:rsidP="00253487">
            <w:r w:rsidRPr="00253487">
              <w:t>QtyType</w:t>
            </w:r>
          </w:p>
        </w:tc>
        <w:tc>
          <w:tcPr>
            <w:tcW w:w="811" w:type="dxa"/>
            <w:shd w:val="clear" w:color="auto" w:fill="auto"/>
          </w:tcPr>
          <w:p w14:paraId="6F76CF68" w14:textId="77777777" w:rsidR="00253487" w:rsidRPr="00253487" w:rsidRDefault="00253487" w:rsidP="000F73DB">
            <w:pPr>
              <w:jc w:val="center"/>
            </w:pPr>
            <w:r w:rsidRPr="00253487">
              <w:t>N</w:t>
            </w:r>
          </w:p>
        </w:tc>
        <w:tc>
          <w:tcPr>
            <w:tcW w:w="4859" w:type="dxa"/>
            <w:shd w:val="clear" w:color="auto" w:fill="auto"/>
          </w:tcPr>
          <w:p w14:paraId="3BFFBC52" w14:textId="77777777" w:rsidR="00253487" w:rsidRPr="00253487" w:rsidRDefault="00253487" w:rsidP="00253487"/>
        </w:tc>
      </w:tr>
      <w:tr w:rsidR="00253487" w:rsidRPr="00253487" w14:paraId="66201490" w14:textId="77777777" w:rsidTr="000F73DB">
        <w:tc>
          <w:tcPr>
            <w:tcW w:w="652" w:type="dxa"/>
            <w:tcBorders>
              <w:bottom w:val="single" w:sz="6" w:space="0" w:color="000000"/>
            </w:tcBorders>
            <w:shd w:val="clear" w:color="auto" w:fill="auto"/>
          </w:tcPr>
          <w:p w14:paraId="5C993EF3" w14:textId="77777777" w:rsidR="00253487" w:rsidRPr="00253487" w:rsidRDefault="00253487" w:rsidP="000F73DB">
            <w:pPr>
              <w:jc w:val="center"/>
            </w:pPr>
            <w:r w:rsidRPr="00253487">
              <w:t>15</w:t>
            </w:r>
          </w:p>
        </w:tc>
        <w:tc>
          <w:tcPr>
            <w:tcW w:w="2750" w:type="dxa"/>
            <w:tcBorders>
              <w:bottom w:val="single" w:sz="6" w:space="0" w:color="000000"/>
            </w:tcBorders>
            <w:shd w:val="clear" w:color="auto" w:fill="auto"/>
          </w:tcPr>
          <w:p w14:paraId="7E10EA08" w14:textId="77777777" w:rsidR="00253487" w:rsidRPr="00253487" w:rsidRDefault="00253487" w:rsidP="00253487">
            <w:r w:rsidRPr="00253487">
              <w:t>Currency</w:t>
            </w:r>
          </w:p>
        </w:tc>
        <w:tc>
          <w:tcPr>
            <w:tcW w:w="811" w:type="dxa"/>
            <w:tcBorders>
              <w:bottom w:val="single" w:sz="6" w:space="0" w:color="000000"/>
            </w:tcBorders>
            <w:shd w:val="clear" w:color="auto" w:fill="auto"/>
          </w:tcPr>
          <w:p w14:paraId="69EF3B7A"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19C999DB" w14:textId="77777777" w:rsidR="00253487" w:rsidRPr="00253487" w:rsidRDefault="00253487" w:rsidP="00253487"/>
        </w:tc>
      </w:tr>
      <w:tr w:rsidR="00253487" w:rsidRPr="00253487" w14:paraId="24C5C51C" w14:textId="77777777" w:rsidTr="000F73DB">
        <w:tc>
          <w:tcPr>
            <w:tcW w:w="3402" w:type="dxa"/>
            <w:gridSpan w:val="2"/>
            <w:tcBorders>
              <w:top w:val="single" w:sz="6" w:space="0" w:color="000000"/>
              <w:bottom w:val="single" w:sz="6" w:space="0" w:color="000000"/>
            </w:tcBorders>
            <w:shd w:val="clear" w:color="auto" w:fill="E6E6E6"/>
          </w:tcPr>
          <w:p w14:paraId="77C1C661" w14:textId="77777777" w:rsidR="00253487" w:rsidRPr="00253487" w:rsidRDefault="00253487" w:rsidP="000F73DB">
            <w:pPr>
              <w:jc w:val="left"/>
            </w:pPr>
            <w:r w:rsidRPr="00253487">
              <w:t>component block  &lt;InstrmtLegGrp&gt;</w:t>
            </w:r>
          </w:p>
        </w:tc>
        <w:tc>
          <w:tcPr>
            <w:tcW w:w="811" w:type="dxa"/>
            <w:tcBorders>
              <w:top w:val="single" w:sz="6" w:space="0" w:color="000000"/>
              <w:bottom w:val="single" w:sz="6" w:space="0" w:color="000000"/>
            </w:tcBorders>
            <w:shd w:val="clear" w:color="auto" w:fill="E6E6E6"/>
          </w:tcPr>
          <w:p w14:paraId="5FE470EC"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59CCE6F9" w14:textId="77777777" w:rsidR="00253487" w:rsidRPr="00253487" w:rsidRDefault="00253487" w:rsidP="00253487">
            <w:r w:rsidRPr="00253487">
              <w:t>Number of legs that make up the Security</w:t>
            </w:r>
          </w:p>
        </w:tc>
      </w:tr>
      <w:tr w:rsidR="00253487" w:rsidRPr="00253487" w14:paraId="6FD634D7" w14:textId="77777777" w:rsidTr="000F73DB">
        <w:tc>
          <w:tcPr>
            <w:tcW w:w="3402" w:type="dxa"/>
            <w:gridSpan w:val="2"/>
            <w:tcBorders>
              <w:top w:val="single" w:sz="6" w:space="0" w:color="000000"/>
              <w:bottom w:val="single" w:sz="6" w:space="0" w:color="000000"/>
            </w:tcBorders>
            <w:shd w:val="clear" w:color="auto" w:fill="E6E6E6"/>
          </w:tcPr>
          <w:p w14:paraId="5227972A" w14:textId="77777777" w:rsidR="00253487" w:rsidRPr="00253487" w:rsidRDefault="00253487" w:rsidP="000F73DB">
            <w:pPr>
              <w:jc w:val="left"/>
            </w:pPr>
            <w:r w:rsidRPr="00253487">
              <w:t>component block  &lt;UndInstrmtGrp&gt;</w:t>
            </w:r>
          </w:p>
        </w:tc>
        <w:tc>
          <w:tcPr>
            <w:tcW w:w="811" w:type="dxa"/>
            <w:tcBorders>
              <w:top w:val="single" w:sz="6" w:space="0" w:color="000000"/>
              <w:bottom w:val="single" w:sz="6" w:space="0" w:color="000000"/>
            </w:tcBorders>
            <w:shd w:val="clear" w:color="auto" w:fill="E6E6E6"/>
          </w:tcPr>
          <w:p w14:paraId="53DF17D9" w14:textId="77777777" w:rsidR="00253487" w:rsidRPr="00253487" w:rsidRDefault="00253487" w:rsidP="000F73DB">
            <w:pPr>
              <w:jc w:val="center"/>
            </w:pPr>
            <w:r w:rsidRPr="00253487">
              <w:t>N</w:t>
            </w:r>
          </w:p>
        </w:tc>
        <w:tc>
          <w:tcPr>
            <w:tcW w:w="4859" w:type="dxa"/>
            <w:tcBorders>
              <w:top w:val="single" w:sz="6" w:space="0" w:color="000000"/>
              <w:bottom w:val="single" w:sz="6" w:space="0" w:color="000000"/>
            </w:tcBorders>
            <w:shd w:val="clear" w:color="auto" w:fill="E6E6E6"/>
          </w:tcPr>
          <w:p w14:paraId="30A2C7C2" w14:textId="77777777" w:rsidR="00253487" w:rsidRPr="00253487" w:rsidRDefault="00253487" w:rsidP="00253487">
            <w:r w:rsidRPr="00253487">
              <w:t>Number of legs that make up the Security</w:t>
            </w:r>
          </w:p>
        </w:tc>
      </w:tr>
      <w:tr w:rsidR="00253487" w:rsidRPr="00253487" w14:paraId="0F785749" w14:textId="77777777" w:rsidTr="000F73DB">
        <w:tc>
          <w:tcPr>
            <w:tcW w:w="652" w:type="dxa"/>
            <w:tcBorders>
              <w:top w:val="single" w:sz="6" w:space="0" w:color="000000"/>
            </w:tcBorders>
            <w:shd w:val="clear" w:color="auto" w:fill="auto"/>
          </w:tcPr>
          <w:p w14:paraId="07B6145F" w14:textId="77777777" w:rsidR="00253487" w:rsidRPr="00253487" w:rsidRDefault="00253487" w:rsidP="000F73DB">
            <w:pPr>
              <w:jc w:val="center"/>
            </w:pPr>
            <w:r w:rsidRPr="00253487">
              <w:t>336</w:t>
            </w:r>
          </w:p>
        </w:tc>
        <w:tc>
          <w:tcPr>
            <w:tcW w:w="2750" w:type="dxa"/>
            <w:tcBorders>
              <w:top w:val="single" w:sz="6" w:space="0" w:color="000000"/>
            </w:tcBorders>
            <w:shd w:val="clear" w:color="auto" w:fill="auto"/>
          </w:tcPr>
          <w:p w14:paraId="6F382227" w14:textId="77777777" w:rsidR="00253487" w:rsidRPr="00253487" w:rsidRDefault="00253487" w:rsidP="00253487">
            <w:r w:rsidRPr="00253487">
              <w:t>TradingSessionID</w:t>
            </w:r>
          </w:p>
        </w:tc>
        <w:tc>
          <w:tcPr>
            <w:tcW w:w="811" w:type="dxa"/>
            <w:tcBorders>
              <w:top w:val="single" w:sz="6" w:space="0" w:color="000000"/>
            </w:tcBorders>
            <w:shd w:val="clear" w:color="auto" w:fill="auto"/>
          </w:tcPr>
          <w:p w14:paraId="5783215C" w14:textId="77777777" w:rsidR="00253487" w:rsidRPr="00253487" w:rsidRDefault="00253487" w:rsidP="000F73DB">
            <w:pPr>
              <w:jc w:val="center"/>
            </w:pPr>
            <w:r w:rsidRPr="00253487">
              <w:t>N</w:t>
            </w:r>
          </w:p>
        </w:tc>
        <w:tc>
          <w:tcPr>
            <w:tcW w:w="4859" w:type="dxa"/>
            <w:tcBorders>
              <w:top w:val="single" w:sz="6" w:space="0" w:color="000000"/>
            </w:tcBorders>
            <w:shd w:val="clear" w:color="auto" w:fill="auto"/>
          </w:tcPr>
          <w:p w14:paraId="5CA3B58A" w14:textId="77777777" w:rsidR="00253487" w:rsidRPr="00253487" w:rsidRDefault="00253487" w:rsidP="00253487">
            <w:r w:rsidRPr="00253487">
              <w:t>Trading Session in which trade occurred</w:t>
            </w:r>
          </w:p>
        </w:tc>
      </w:tr>
      <w:tr w:rsidR="00253487" w:rsidRPr="00253487" w14:paraId="5BD84AA7" w14:textId="77777777" w:rsidTr="000F73DB">
        <w:tc>
          <w:tcPr>
            <w:tcW w:w="652" w:type="dxa"/>
            <w:shd w:val="clear" w:color="auto" w:fill="auto"/>
          </w:tcPr>
          <w:p w14:paraId="16B9516E" w14:textId="77777777" w:rsidR="00253487" w:rsidRPr="00253487" w:rsidRDefault="00253487" w:rsidP="000F73DB">
            <w:pPr>
              <w:jc w:val="center"/>
            </w:pPr>
            <w:r w:rsidRPr="00253487">
              <w:t>625</w:t>
            </w:r>
          </w:p>
        </w:tc>
        <w:tc>
          <w:tcPr>
            <w:tcW w:w="2750" w:type="dxa"/>
            <w:shd w:val="clear" w:color="auto" w:fill="auto"/>
          </w:tcPr>
          <w:p w14:paraId="5E75AE7E" w14:textId="77777777" w:rsidR="00253487" w:rsidRPr="00253487" w:rsidRDefault="00253487" w:rsidP="00253487">
            <w:r w:rsidRPr="00253487">
              <w:t>TradingSessionSubID</w:t>
            </w:r>
          </w:p>
        </w:tc>
        <w:tc>
          <w:tcPr>
            <w:tcW w:w="811" w:type="dxa"/>
            <w:shd w:val="clear" w:color="auto" w:fill="auto"/>
          </w:tcPr>
          <w:p w14:paraId="63B40731" w14:textId="77777777" w:rsidR="00253487" w:rsidRPr="00253487" w:rsidRDefault="00253487" w:rsidP="000F73DB">
            <w:pPr>
              <w:jc w:val="center"/>
            </w:pPr>
            <w:r w:rsidRPr="00253487">
              <w:t>N</w:t>
            </w:r>
          </w:p>
        </w:tc>
        <w:tc>
          <w:tcPr>
            <w:tcW w:w="4859" w:type="dxa"/>
            <w:shd w:val="clear" w:color="auto" w:fill="auto"/>
          </w:tcPr>
          <w:p w14:paraId="0C84C077" w14:textId="77777777" w:rsidR="00253487" w:rsidRPr="00253487" w:rsidRDefault="00253487" w:rsidP="00253487">
            <w:r w:rsidRPr="00253487">
              <w:t>Trading Session Subid in which trade occurred</w:t>
            </w:r>
          </w:p>
        </w:tc>
      </w:tr>
      <w:tr w:rsidR="00253487" w:rsidRPr="00253487" w14:paraId="7464FC23" w14:textId="77777777" w:rsidTr="000F73DB">
        <w:tc>
          <w:tcPr>
            <w:tcW w:w="652" w:type="dxa"/>
            <w:shd w:val="clear" w:color="auto" w:fill="auto"/>
          </w:tcPr>
          <w:p w14:paraId="13B4D611" w14:textId="77777777" w:rsidR="00253487" w:rsidRPr="00253487" w:rsidRDefault="00253487" w:rsidP="000F73DB">
            <w:pPr>
              <w:jc w:val="center"/>
            </w:pPr>
            <w:r w:rsidRPr="00253487">
              <w:t>716</w:t>
            </w:r>
          </w:p>
        </w:tc>
        <w:tc>
          <w:tcPr>
            <w:tcW w:w="2750" w:type="dxa"/>
            <w:shd w:val="clear" w:color="auto" w:fill="auto"/>
          </w:tcPr>
          <w:p w14:paraId="1B850526" w14:textId="77777777" w:rsidR="00253487" w:rsidRPr="00253487" w:rsidRDefault="00253487" w:rsidP="00253487">
            <w:r w:rsidRPr="00253487">
              <w:t>SettlSessID</w:t>
            </w:r>
          </w:p>
        </w:tc>
        <w:tc>
          <w:tcPr>
            <w:tcW w:w="811" w:type="dxa"/>
            <w:shd w:val="clear" w:color="auto" w:fill="auto"/>
          </w:tcPr>
          <w:p w14:paraId="59233468" w14:textId="77777777" w:rsidR="00253487" w:rsidRPr="00253487" w:rsidRDefault="00253487" w:rsidP="000F73DB">
            <w:pPr>
              <w:jc w:val="center"/>
            </w:pPr>
            <w:r w:rsidRPr="00253487">
              <w:t>N</w:t>
            </w:r>
          </w:p>
        </w:tc>
        <w:tc>
          <w:tcPr>
            <w:tcW w:w="4859" w:type="dxa"/>
            <w:shd w:val="clear" w:color="auto" w:fill="auto"/>
          </w:tcPr>
          <w:p w14:paraId="369E5D10" w14:textId="77777777" w:rsidR="00253487" w:rsidRPr="00253487" w:rsidRDefault="00253487" w:rsidP="00253487"/>
        </w:tc>
      </w:tr>
      <w:tr w:rsidR="00253487" w:rsidRPr="00253487" w14:paraId="6258466F" w14:textId="77777777" w:rsidTr="000F73DB">
        <w:tc>
          <w:tcPr>
            <w:tcW w:w="652" w:type="dxa"/>
            <w:shd w:val="clear" w:color="auto" w:fill="auto"/>
          </w:tcPr>
          <w:p w14:paraId="6129B5EF" w14:textId="77777777" w:rsidR="00253487" w:rsidRPr="00253487" w:rsidRDefault="00253487" w:rsidP="000F73DB">
            <w:pPr>
              <w:jc w:val="center"/>
            </w:pPr>
            <w:r w:rsidRPr="00253487">
              <w:t>717</w:t>
            </w:r>
          </w:p>
        </w:tc>
        <w:tc>
          <w:tcPr>
            <w:tcW w:w="2750" w:type="dxa"/>
            <w:shd w:val="clear" w:color="auto" w:fill="auto"/>
          </w:tcPr>
          <w:p w14:paraId="18358F55" w14:textId="77777777" w:rsidR="00253487" w:rsidRPr="00253487" w:rsidRDefault="00253487" w:rsidP="00253487">
            <w:r w:rsidRPr="00253487">
              <w:t>SettlSessSubID</w:t>
            </w:r>
          </w:p>
        </w:tc>
        <w:tc>
          <w:tcPr>
            <w:tcW w:w="811" w:type="dxa"/>
            <w:shd w:val="clear" w:color="auto" w:fill="auto"/>
          </w:tcPr>
          <w:p w14:paraId="59C86CDF" w14:textId="77777777" w:rsidR="00253487" w:rsidRPr="00253487" w:rsidRDefault="00253487" w:rsidP="000F73DB">
            <w:pPr>
              <w:jc w:val="center"/>
            </w:pPr>
            <w:r w:rsidRPr="00253487">
              <w:t>N</w:t>
            </w:r>
          </w:p>
        </w:tc>
        <w:tc>
          <w:tcPr>
            <w:tcW w:w="4859" w:type="dxa"/>
            <w:shd w:val="clear" w:color="auto" w:fill="auto"/>
          </w:tcPr>
          <w:p w14:paraId="79057B4E" w14:textId="77777777" w:rsidR="00253487" w:rsidRPr="00253487" w:rsidRDefault="00253487" w:rsidP="00253487"/>
        </w:tc>
      </w:tr>
      <w:tr w:rsidR="00253487" w:rsidRPr="00253487" w14:paraId="67DFE5C1" w14:textId="77777777" w:rsidTr="000F73DB">
        <w:tc>
          <w:tcPr>
            <w:tcW w:w="652" w:type="dxa"/>
            <w:shd w:val="clear" w:color="auto" w:fill="auto"/>
          </w:tcPr>
          <w:p w14:paraId="6F930E20" w14:textId="77777777" w:rsidR="00253487" w:rsidRPr="00253487" w:rsidRDefault="00253487" w:rsidP="000F73DB">
            <w:pPr>
              <w:jc w:val="center"/>
            </w:pPr>
            <w:r w:rsidRPr="00253487">
              <w:t>715</w:t>
            </w:r>
          </w:p>
        </w:tc>
        <w:tc>
          <w:tcPr>
            <w:tcW w:w="2750" w:type="dxa"/>
            <w:shd w:val="clear" w:color="auto" w:fill="auto"/>
          </w:tcPr>
          <w:p w14:paraId="7791E0DA" w14:textId="77777777" w:rsidR="00253487" w:rsidRPr="00253487" w:rsidRDefault="00253487" w:rsidP="00253487">
            <w:r w:rsidRPr="00253487">
              <w:t>ClearingBusinessDate</w:t>
            </w:r>
          </w:p>
        </w:tc>
        <w:tc>
          <w:tcPr>
            <w:tcW w:w="811" w:type="dxa"/>
            <w:shd w:val="clear" w:color="auto" w:fill="auto"/>
          </w:tcPr>
          <w:p w14:paraId="326BF585" w14:textId="77777777" w:rsidR="00253487" w:rsidRPr="00253487" w:rsidRDefault="00253487" w:rsidP="000F73DB">
            <w:pPr>
              <w:jc w:val="center"/>
            </w:pPr>
            <w:r w:rsidRPr="00253487">
              <w:t>N</w:t>
            </w:r>
          </w:p>
        </w:tc>
        <w:tc>
          <w:tcPr>
            <w:tcW w:w="4859" w:type="dxa"/>
            <w:shd w:val="clear" w:color="auto" w:fill="auto"/>
          </w:tcPr>
          <w:p w14:paraId="72B6BF90" w14:textId="77777777" w:rsidR="00253487" w:rsidRPr="00253487" w:rsidRDefault="00253487" w:rsidP="00253487"/>
        </w:tc>
      </w:tr>
      <w:tr w:rsidR="00253487" w:rsidRPr="00253487" w14:paraId="47C6C81F" w14:textId="77777777" w:rsidTr="000F73DB">
        <w:tc>
          <w:tcPr>
            <w:tcW w:w="652" w:type="dxa"/>
            <w:shd w:val="clear" w:color="auto" w:fill="auto"/>
          </w:tcPr>
          <w:p w14:paraId="137E136E" w14:textId="77777777" w:rsidR="00253487" w:rsidRPr="00253487" w:rsidRDefault="00253487" w:rsidP="000F73DB">
            <w:pPr>
              <w:jc w:val="center"/>
            </w:pPr>
            <w:r w:rsidRPr="00253487">
              <w:t>725</w:t>
            </w:r>
          </w:p>
        </w:tc>
        <w:tc>
          <w:tcPr>
            <w:tcW w:w="2750" w:type="dxa"/>
            <w:shd w:val="clear" w:color="auto" w:fill="auto"/>
          </w:tcPr>
          <w:p w14:paraId="66BC0F2B" w14:textId="77777777" w:rsidR="00253487" w:rsidRPr="00253487" w:rsidRDefault="00253487" w:rsidP="00253487">
            <w:r w:rsidRPr="00253487">
              <w:t>ResponseTransportType</w:t>
            </w:r>
          </w:p>
        </w:tc>
        <w:tc>
          <w:tcPr>
            <w:tcW w:w="811" w:type="dxa"/>
            <w:shd w:val="clear" w:color="auto" w:fill="auto"/>
          </w:tcPr>
          <w:p w14:paraId="579EC4E7" w14:textId="77777777" w:rsidR="00253487" w:rsidRPr="00253487" w:rsidRDefault="00253487" w:rsidP="000F73DB">
            <w:pPr>
              <w:jc w:val="center"/>
            </w:pPr>
            <w:r w:rsidRPr="00253487">
              <w:t>N</w:t>
            </w:r>
          </w:p>
        </w:tc>
        <w:tc>
          <w:tcPr>
            <w:tcW w:w="4859" w:type="dxa"/>
            <w:shd w:val="clear" w:color="auto" w:fill="auto"/>
          </w:tcPr>
          <w:p w14:paraId="00F4BB6C" w14:textId="77777777" w:rsidR="00253487" w:rsidRPr="00253487" w:rsidRDefault="00253487" w:rsidP="00253487">
            <w:r w:rsidRPr="00253487">
              <w:t>Ability to specify whether the response to the request should be delivered inband or via pre-arranged out-of-band transport.</w:t>
            </w:r>
          </w:p>
        </w:tc>
      </w:tr>
      <w:tr w:rsidR="00253487" w:rsidRPr="00253487" w14:paraId="579C3D7F" w14:textId="77777777" w:rsidTr="000F73DB">
        <w:tc>
          <w:tcPr>
            <w:tcW w:w="652" w:type="dxa"/>
            <w:shd w:val="clear" w:color="auto" w:fill="auto"/>
          </w:tcPr>
          <w:p w14:paraId="2FF81558" w14:textId="77777777" w:rsidR="00253487" w:rsidRPr="00253487" w:rsidRDefault="00253487" w:rsidP="000F73DB">
            <w:pPr>
              <w:jc w:val="center"/>
            </w:pPr>
            <w:r w:rsidRPr="00253487">
              <w:t>726</w:t>
            </w:r>
          </w:p>
        </w:tc>
        <w:tc>
          <w:tcPr>
            <w:tcW w:w="2750" w:type="dxa"/>
            <w:shd w:val="clear" w:color="auto" w:fill="auto"/>
          </w:tcPr>
          <w:p w14:paraId="5B57AC3B" w14:textId="77777777" w:rsidR="00253487" w:rsidRPr="00253487" w:rsidRDefault="00253487" w:rsidP="00253487">
            <w:r w:rsidRPr="00253487">
              <w:t>ResponseDestination</w:t>
            </w:r>
          </w:p>
        </w:tc>
        <w:tc>
          <w:tcPr>
            <w:tcW w:w="811" w:type="dxa"/>
            <w:shd w:val="clear" w:color="auto" w:fill="auto"/>
          </w:tcPr>
          <w:p w14:paraId="4D77366A" w14:textId="77777777" w:rsidR="00253487" w:rsidRPr="00253487" w:rsidRDefault="00253487" w:rsidP="000F73DB">
            <w:pPr>
              <w:jc w:val="center"/>
            </w:pPr>
            <w:r w:rsidRPr="00253487">
              <w:t>N</w:t>
            </w:r>
          </w:p>
        </w:tc>
        <w:tc>
          <w:tcPr>
            <w:tcW w:w="4859" w:type="dxa"/>
            <w:shd w:val="clear" w:color="auto" w:fill="auto"/>
          </w:tcPr>
          <w:p w14:paraId="716F5852" w14:textId="77777777" w:rsidR="00253487" w:rsidRPr="00253487" w:rsidRDefault="00253487" w:rsidP="00253487">
            <w:r w:rsidRPr="00253487">
              <w:t>URI destination name. Used if ResponseTransportType is out-of-band.</w:t>
            </w:r>
          </w:p>
        </w:tc>
      </w:tr>
      <w:tr w:rsidR="00253487" w:rsidRPr="00253487" w14:paraId="20C8BE23" w14:textId="77777777" w:rsidTr="000F73DB">
        <w:tc>
          <w:tcPr>
            <w:tcW w:w="652" w:type="dxa"/>
            <w:shd w:val="clear" w:color="auto" w:fill="auto"/>
          </w:tcPr>
          <w:p w14:paraId="1FF006C8" w14:textId="77777777" w:rsidR="00253487" w:rsidRPr="00253487" w:rsidRDefault="00253487" w:rsidP="000F73DB">
            <w:pPr>
              <w:jc w:val="center"/>
            </w:pPr>
            <w:r w:rsidRPr="00253487">
              <w:t>58</w:t>
            </w:r>
          </w:p>
        </w:tc>
        <w:tc>
          <w:tcPr>
            <w:tcW w:w="2750" w:type="dxa"/>
            <w:shd w:val="clear" w:color="auto" w:fill="auto"/>
          </w:tcPr>
          <w:p w14:paraId="5640F1BC" w14:textId="77777777" w:rsidR="00253487" w:rsidRPr="00253487" w:rsidRDefault="00253487" w:rsidP="00253487">
            <w:r w:rsidRPr="00253487">
              <w:t>Text</w:t>
            </w:r>
          </w:p>
        </w:tc>
        <w:tc>
          <w:tcPr>
            <w:tcW w:w="811" w:type="dxa"/>
            <w:shd w:val="clear" w:color="auto" w:fill="auto"/>
          </w:tcPr>
          <w:p w14:paraId="1486934A" w14:textId="77777777" w:rsidR="00253487" w:rsidRPr="00253487" w:rsidRDefault="00253487" w:rsidP="000F73DB">
            <w:pPr>
              <w:jc w:val="center"/>
            </w:pPr>
            <w:r w:rsidRPr="00253487">
              <w:t>N</w:t>
            </w:r>
          </w:p>
        </w:tc>
        <w:tc>
          <w:tcPr>
            <w:tcW w:w="4859" w:type="dxa"/>
            <w:shd w:val="clear" w:color="auto" w:fill="auto"/>
          </w:tcPr>
          <w:p w14:paraId="09CD3722" w14:textId="77777777" w:rsidR="00253487" w:rsidRPr="00253487" w:rsidRDefault="00253487" w:rsidP="00253487"/>
        </w:tc>
      </w:tr>
      <w:tr w:rsidR="00253487" w:rsidRPr="00253487" w14:paraId="5301661F" w14:textId="77777777" w:rsidTr="000F73DB">
        <w:tc>
          <w:tcPr>
            <w:tcW w:w="652" w:type="dxa"/>
            <w:shd w:val="clear" w:color="auto" w:fill="auto"/>
          </w:tcPr>
          <w:p w14:paraId="503313B0" w14:textId="77777777" w:rsidR="00253487" w:rsidRPr="00253487" w:rsidRDefault="00253487" w:rsidP="000F73DB">
            <w:pPr>
              <w:jc w:val="center"/>
            </w:pPr>
            <w:r w:rsidRPr="00253487">
              <w:t>354</w:t>
            </w:r>
          </w:p>
        </w:tc>
        <w:tc>
          <w:tcPr>
            <w:tcW w:w="2750" w:type="dxa"/>
            <w:shd w:val="clear" w:color="auto" w:fill="auto"/>
          </w:tcPr>
          <w:p w14:paraId="52873202" w14:textId="77777777" w:rsidR="00253487" w:rsidRPr="00253487" w:rsidRDefault="00253487" w:rsidP="00253487">
            <w:r w:rsidRPr="00253487">
              <w:t>EncodedTextLen</w:t>
            </w:r>
          </w:p>
        </w:tc>
        <w:tc>
          <w:tcPr>
            <w:tcW w:w="811" w:type="dxa"/>
            <w:shd w:val="clear" w:color="auto" w:fill="auto"/>
          </w:tcPr>
          <w:p w14:paraId="27966639" w14:textId="77777777" w:rsidR="00253487" w:rsidRPr="00253487" w:rsidRDefault="00253487" w:rsidP="000F73DB">
            <w:pPr>
              <w:jc w:val="center"/>
            </w:pPr>
            <w:r w:rsidRPr="00253487">
              <w:t>N</w:t>
            </w:r>
          </w:p>
        </w:tc>
        <w:tc>
          <w:tcPr>
            <w:tcW w:w="4859" w:type="dxa"/>
            <w:shd w:val="clear" w:color="auto" w:fill="auto"/>
          </w:tcPr>
          <w:p w14:paraId="4FDC56F9" w14:textId="77777777" w:rsidR="00253487" w:rsidRPr="00253487" w:rsidRDefault="00253487" w:rsidP="00253487">
            <w:r w:rsidRPr="00253487">
              <w:t>Must be set if EncodedText field is specified and must immediately precede it.</w:t>
            </w:r>
          </w:p>
        </w:tc>
      </w:tr>
      <w:tr w:rsidR="00253487" w:rsidRPr="00253487" w14:paraId="3A53BF14" w14:textId="77777777" w:rsidTr="000F73DB">
        <w:tc>
          <w:tcPr>
            <w:tcW w:w="652" w:type="dxa"/>
            <w:tcBorders>
              <w:bottom w:val="single" w:sz="6" w:space="0" w:color="000000"/>
            </w:tcBorders>
            <w:shd w:val="clear" w:color="auto" w:fill="auto"/>
          </w:tcPr>
          <w:p w14:paraId="77B7A107" w14:textId="77777777" w:rsidR="00253487" w:rsidRPr="00253487" w:rsidRDefault="00253487" w:rsidP="000F73DB">
            <w:pPr>
              <w:jc w:val="center"/>
            </w:pPr>
            <w:r w:rsidRPr="00253487">
              <w:t>355</w:t>
            </w:r>
          </w:p>
        </w:tc>
        <w:tc>
          <w:tcPr>
            <w:tcW w:w="2750" w:type="dxa"/>
            <w:tcBorders>
              <w:bottom w:val="single" w:sz="6" w:space="0" w:color="000000"/>
            </w:tcBorders>
            <w:shd w:val="clear" w:color="auto" w:fill="auto"/>
          </w:tcPr>
          <w:p w14:paraId="5AA98DB7" w14:textId="77777777" w:rsidR="00253487" w:rsidRPr="00253487" w:rsidRDefault="00253487" w:rsidP="00253487">
            <w:r w:rsidRPr="00253487">
              <w:t>EncodedText</w:t>
            </w:r>
          </w:p>
        </w:tc>
        <w:tc>
          <w:tcPr>
            <w:tcW w:w="811" w:type="dxa"/>
            <w:tcBorders>
              <w:bottom w:val="single" w:sz="6" w:space="0" w:color="000000"/>
            </w:tcBorders>
            <w:shd w:val="clear" w:color="auto" w:fill="auto"/>
          </w:tcPr>
          <w:p w14:paraId="35AE8F35" w14:textId="77777777" w:rsidR="00253487" w:rsidRPr="00253487" w:rsidRDefault="00253487" w:rsidP="000F73DB">
            <w:pPr>
              <w:jc w:val="center"/>
            </w:pPr>
            <w:r w:rsidRPr="00253487">
              <w:t>N</w:t>
            </w:r>
          </w:p>
        </w:tc>
        <w:tc>
          <w:tcPr>
            <w:tcW w:w="4859" w:type="dxa"/>
            <w:tcBorders>
              <w:bottom w:val="single" w:sz="6" w:space="0" w:color="000000"/>
            </w:tcBorders>
            <w:shd w:val="clear" w:color="auto" w:fill="auto"/>
          </w:tcPr>
          <w:p w14:paraId="04B8A30C" w14:textId="77777777" w:rsidR="00253487" w:rsidRPr="00253487" w:rsidRDefault="00253487" w:rsidP="00253487">
            <w:r w:rsidRPr="00253487">
              <w:t>Encoded (non-ASCII characters) representation of the Text field in the encoded format specified via the MessageEncoding field.</w:t>
            </w:r>
          </w:p>
        </w:tc>
      </w:tr>
      <w:tr w:rsidR="00253487" w:rsidRPr="00253487" w14:paraId="1C193800" w14:textId="77777777" w:rsidTr="000F73DB">
        <w:tc>
          <w:tcPr>
            <w:tcW w:w="3402" w:type="dxa"/>
            <w:gridSpan w:val="2"/>
            <w:tcBorders>
              <w:top w:val="single" w:sz="6" w:space="0" w:color="000000"/>
              <w:bottom w:val="double" w:sz="6" w:space="0" w:color="000000"/>
            </w:tcBorders>
            <w:shd w:val="clear" w:color="auto" w:fill="E6E6E6"/>
          </w:tcPr>
          <w:p w14:paraId="39D63330" w14:textId="77777777" w:rsidR="00253487" w:rsidRPr="00253487" w:rsidRDefault="00253487" w:rsidP="000F73DB">
            <w:pPr>
              <w:jc w:val="left"/>
            </w:pPr>
            <w:r w:rsidRPr="00253487">
              <w:t>StandardTrailer</w:t>
            </w:r>
          </w:p>
        </w:tc>
        <w:tc>
          <w:tcPr>
            <w:tcW w:w="811" w:type="dxa"/>
            <w:tcBorders>
              <w:top w:val="single" w:sz="6" w:space="0" w:color="000000"/>
              <w:bottom w:val="double" w:sz="6" w:space="0" w:color="000000"/>
            </w:tcBorders>
            <w:shd w:val="clear" w:color="auto" w:fill="E6E6E6"/>
          </w:tcPr>
          <w:p w14:paraId="697698DE" w14:textId="77777777" w:rsidR="00253487" w:rsidRPr="00253487" w:rsidRDefault="00253487" w:rsidP="000F73DB">
            <w:pPr>
              <w:jc w:val="center"/>
            </w:pPr>
            <w:r w:rsidRPr="00253487">
              <w:t>Y</w:t>
            </w:r>
          </w:p>
        </w:tc>
        <w:tc>
          <w:tcPr>
            <w:tcW w:w="4859" w:type="dxa"/>
            <w:tcBorders>
              <w:top w:val="single" w:sz="6" w:space="0" w:color="000000"/>
              <w:bottom w:val="double" w:sz="6" w:space="0" w:color="000000"/>
            </w:tcBorders>
            <w:shd w:val="clear" w:color="auto" w:fill="E6E6E6"/>
          </w:tcPr>
          <w:p w14:paraId="05D37417" w14:textId="77777777" w:rsidR="00253487" w:rsidRPr="00253487" w:rsidRDefault="00253487" w:rsidP="00253487"/>
        </w:tc>
      </w:tr>
      <w:bookmarkEnd w:id="363"/>
    </w:tbl>
    <w:p w14:paraId="0E8620D5" w14:textId="77777777" w:rsidR="009E3F16" w:rsidRDefault="009E3F16" w:rsidP="002534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6"/>
      </w:tblGrid>
      <w:tr w:rsidR="009E3F16" w14:paraId="69F68480" w14:textId="77777777">
        <w:tc>
          <w:tcPr>
            <w:tcW w:w="9576" w:type="dxa"/>
            <w:tcBorders>
              <w:bottom w:val="nil"/>
            </w:tcBorders>
            <w:shd w:val="pct25" w:color="auto" w:fill="FFFFFF"/>
          </w:tcPr>
          <w:p w14:paraId="4AA65422" w14:textId="77777777" w:rsidR="009E3F16" w:rsidRDefault="009E3F16">
            <w:pPr>
              <w:pStyle w:val="Heading5"/>
            </w:pPr>
            <w:r>
              <w:rPr>
                <w:rFonts w:ascii="Times New Roman" w:hAnsi="Times New Roman"/>
                <w:sz w:val="24"/>
              </w:rPr>
              <w:t xml:space="preserve">FIXML Definition for this message – see </w:t>
            </w:r>
            <w:hyperlink r:id="rId94" w:history="1">
              <w:r>
                <w:rPr>
                  <w:rStyle w:val="Hyperlink"/>
                  <w:rFonts w:ascii="Times New Roman" w:hAnsi="Times New Roman"/>
                  <w:b/>
                  <w:i/>
                  <w:sz w:val="24"/>
                </w:rPr>
                <w:t>http://www.fixprotocol.org</w:t>
              </w:r>
            </w:hyperlink>
            <w:r>
              <w:rPr>
                <w:rFonts w:ascii="Times New Roman" w:hAnsi="Times New Roman"/>
                <w:sz w:val="24"/>
              </w:rPr>
              <w:t xml:space="preserve"> for details</w:t>
            </w:r>
          </w:p>
        </w:tc>
      </w:tr>
      <w:tr w:rsidR="009E3F16" w14:paraId="20A6A94A" w14:textId="77777777">
        <w:tc>
          <w:tcPr>
            <w:tcW w:w="9576" w:type="dxa"/>
            <w:shd w:val="pct12" w:color="auto" w:fill="FFFFFF"/>
          </w:tcPr>
          <w:p w14:paraId="31460EC6"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Refer to the FIXML element CollInqAck</w:t>
            </w:r>
          </w:p>
          <w:p w14:paraId="67B18776" w14:textId="77777777" w:rsidR="009E3F16" w:rsidRDefault="009E3F1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p>
        </w:tc>
      </w:tr>
    </w:tbl>
    <w:p w14:paraId="34B9332E" w14:textId="77777777" w:rsidR="009E3F16" w:rsidRDefault="009E3F16"/>
    <w:p w14:paraId="3FED4780" w14:textId="77777777" w:rsidR="009E3F16" w:rsidRDefault="009E3F16">
      <w:pPr>
        <w:pStyle w:val="Heading1"/>
      </w:pPr>
      <w:r>
        <w:br w:type="page"/>
      </w:r>
      <w:bookmarkStart w:id="364" w:name="_Toc227925127"/>
      <w:r>
        <w:t>Appendix A – Trade Amendment and Trade Cancel Work Flow Diagrams</w:t>
      </w:r>
      <w:bookmarkEnd w:id="364"/>
    </w:p>
    <w:p w14:paraId="0CDCC089" w14:textId="77777777" w:rsidR="009E3F16" w:rsidRDefault="009E3F16">
      <w:pPr>
        <w:pStyle w:val="Heading2"/>
        <w:rPr>
          <w:sz w:val="20"/>
        </w:rPr>
      </w:pPr>
      <w:bookmarkStart w:id="365" w:name="_Toc227925128"/>
      <w:bookmarkStart w:id="366" w:name="_Ref138476577"/>
      <w:bookmarkStart w:id="367" w:name="_Toc142602738"/>
      <w:r>
        <w:rPr>
          <w:sz w:val="20"/>
        </w:rPr>
        <w:t>Trade Amendment for Trade Capture Report</w:t>
      </w:r>
      <w:bookmarkEnd w:id="365"/>
    </w:p>
    <w:p w14:paraId="0BD302BE" w14:textId="77777777" w:rsidR="009E3F16" w:rsidRDefault="009E3F16">
      <w:pPr>
        <w:pStyle w:val="BodyText"/>
        <w:keepNext/>
        <w:rPr>
          <w:rFonts w:ascii="Times New Roman" w:hAnsi="Times New Roman"/>
          <w:sz w:val="20"/>
        </w:rPr>
      </w:pPr>
      <w:r>
        <w:rPr>
          <w:rFonts w:ascii="Times New Roman" w:hAnsi="Times New Roman"/>
          <w:sz w:val="20"/>
        </w:rPr>
        <w:t>Marketplaces can allow brokers to request trade amendments. Trade amendments are normally limited to private properties for the side of the initiator (called Addendums) – i.e. can not affect the counterparty.  Changes to bilateral trade terms can be indicated by using the “No/Was” value of the TradeReportType. Trade Addendums might not need acceptance by the counterparty. Marketplaces may limit what properties can be updated and also put a time limit for updates (e.g. up to fifteen minutes after the trade was created).</w:t>
      </w:r>
    </w:p>
    <w:p w14:paraId="391CE4A0" w14:textId="77777777" w:rsidR="009E3F16" w:rsidRDefault="009E3F16">
      <w:pPr>
        <w:pStyle w:val="BodyText"/>
        <w:keepNext/>
        <w:rPr>
          <w:rFonts w:ascii="Times New Roman" w:hAnsi="Times New Roman"/>
          <w:sz w:val="20"/>
        </w:rPr>
      </w:pPr>
    </w:p>
    <w:p w14:paraId="247BB168" w14:textId="77777777" w:rsidR="009E3F16" w:rsidRDefault="009E3F16">
      <w:pPr>
        <w:pStyle w:val="BodyText"/>
        <w:rPr>
          <w:rFonts w:ascii="Times New Roman" w:hAnsi="Times New Roman"/>
          <w:sz w:val="20"/>
        </w:rPr>
      </w:pPr>
      <w:r>
        <w:rPr>
          <w:rFonts w:ascii="Times New Roman" w:hAnsi="Times New Roman"/>
          <w:sz w:val="20"/>
        </w:rPr>
        <w:t>Note that marketplace Ack messages for the counterparty response are not shown in the diagrams due to space limitations. The table in Appendix B exemplifies the various messages in this process.</w:t>
      </w:r>
    </w:p>
    <w:p w14:paraId="3851B01C" w14:textId="77777777" w:rsidR="009E3F16" w:rsidRDefault="009E3F16">
      <w:pPr>
        <w:pStyle w:val="BodyText"/>
        <w:keepNext/>
        <w:rPr>
          <w:rFonts w:ascii="Times New Roman" w:hAnsi="Times New Roman"/>
          <w:sz w:val="20"/>
        </w:rPr>
      </w:pPr>
    </w:p>
    <w:p w14:paraId="30DDE708" w14:textId="77777777" w:rsidR="009E3F16" w:rsidRDefault="009E3F16"/>
    <w:p w14:paraId="4BF4F4F9" w14:textId="77777777" w:rsidR="009E3F16" w:rsidRDefault="009E3F16">
      <w:pPr>
        <w:pStyle w:val="Heading3"/>
        <w:ind w:left="0"/>
        <w:rPr>
          <w:sz w:val="20"/>
        </w:rPr>
      </w:pPr>
      <w:r>
        <w:rPr>
          <w:sz w:val="20"/>
        </w:rPr>
        <w:br w:type="page"/>
      </w:r>
      <w:bookmarkStart w:id="368" w:name="_Toc227925129"/>
      <w:r>
        <w:rPr>
          <w:sz w:val="20"/>
        </w:rPr>
        <w:t>Trade Amendment - One-Party Report for Pass-Thru Model</w:t>
      </w:r>
      <w:bookmarkEnd w:id="366"/>
      <w:bookmarkEnd w:id="367"/>
      <w:bookmarkEnd w:id="368"/>
    </w:p>
    <w:p w14:paraId="0F66D0D9" w14:textId="77777777" w:rsidR="009E3F16" w:rsidRDefault="009E3F16">
      <w:pPr>
        <w:pStyle w:val="BodyText"/>
        <w:jc w:val="left"/>
        <w:rPr>
          <w:sz w:val="20"/>
        </w:rPr>
      </w:pPr>
      <w:r>
        <w:rPr>
          <w:rFonts w:ascii="Times New Roman" w:hAnsi="Times New Roman"/>
          <w:sz w:val="20"/>
        </w:rPr>
        <w:t>The following diagram depicts the trade amendment part of the workflow.</w:t>
      </w:r>
      <w:r>
        <w:rPr>
          <w:sz w:val="20"/>
        </w:rPr>
        <w:t xml:space="preserve"> </w:t>
      </w:r>
      <w:r>
        <w:rPr>
          <w:sz w:val="20"/>
        </w:rPr>
        <w:object w:dxaOrig="10627" w:dyaOrig="15330" w14:anchorId="4D0BB34A">
          <v:shape id="_x0000_i1045" type="#_x0000_t75" style="width:425.2pt;height:612.4pt" o:ole="">
            <v:imagedata r:id="rId95" o:title=""/>
          </v:shape>
          <o:OLEObject Type="Embed" ProgID="Visio.Drawing.11" ShapeID="_x0000_i1045" DrawAspect="Content" ObjectID="_1375255799" r:id="rId96"/>
        </w:object>
      </w:r>
    </w:p>
    <w:p w14:paraId="7666C6E2" w14:textId="77777777" w:rsidR="009E3F16" w:rsidRDefault="009E3F16">
      <w:pPr>
        <w:pStyle w:val="Heading3"/>
        <w:ind w:left="0"/>
        <w:rPr>
          <w:sz w:val="20"/>
        </w:rPr>
      </w:pPr>
      <w:bookmarkStart w:id="369" w:name="_Ref138476619"/>
      <w:bookmarkStart w:id="370" w:name="_Toc142602739"/>
      <w:bookmarkStart w:id="371" w:name="_Toc227925130"/>
      <w:r>
        <w:rPr>
          <w:sz w:val="20"/>
        </w:rPr>
        <w:t>Trade Amendment - One-Party Matching Model</w:t>
      </w:r>
      <w:bookmarkEnd w:id="369"/>
      <w:bookmarkEnd w:id="370"/>
      <w:bookmarkEnd w:id="371"/>
    </w:p>
    <w:p w14:paraId="5FE8B2D4" w14:textId="77777777" w:rsidR="009E3F16" w:rsidRDefault="009E3F16">
      <w:pPr>
        <w:pStyle w:val="BodyText"/>
        <w:rPr>
          <w:rFonts w:ascii="Times New Roman" w:hAnsi="Times New Roman"/>
          <w:sz w:val="20"/>
        </w:rPr>
      </w:pPr>
      <w:r>
        <w:rPr>
          <w:rFonts w:ascii="Times New Roman" w:hAnsi="Times New Roman"/>
          <w:sz w:val="20"/>
        </w:rPr>
        <w:t>The following diagram depicts the trade amendment part of the workflow.</w:t>
      </w:r>
    </w:p>
    <w:p w14:paraId="7D214A0D" w14:textId="77777777" w:rsidR="009E3F16" w:rsidRDefault="009E3F16">
      <w:pPr>
        <w:pStyle w:val="BodyText"/>
        <w:rPr>
          <w:sz w:val="20"/>
        </w:rPr>
      </w:pPr>
      <w:r>
        <w:rPr>
          <w:sz w:val="20"/>
        </w:rPr>
        <w:object w:dxaOrig="10895" w:dyaOrig="13913" w14:anchorId="318BC674">
          <v:shape id="_x0000_i1046" type="#_x0000_t75" style="width:458.25pt;height:584.45pt" o:ole="">
            <v:imagedata r:id="rId97" o:title=""/>
          </v:shape>
          <o:OLEObject Type="Embed" ProgID="Visio.Drawing.11" ShapeID="_x0000_i1046" DrawAspect="Content" ObjectID="_1375255800" r:id="rId98"/>
        </w:object>
      </w:r>
    </w:p>
    <w:p w14:paraId="0122C92A" w14:textId="77777777" w:rsidR="009E3F16" w:rsidRDefault="009E3F16">
      <w:bookmarkStart w:id="372" w:name="_Ref138476876"/>
      <w:bookmarkStart w:id="373" w:name="_Toc142602740"/>
    </w:p>
    <w:p w14:paraId="2E8C0E3A" w14:textId="77777777" w:rsidR="009E3F16" w:rsidRDefault="009E3F16">
      <w:pPr>
        <w:pStyle w:val="Heading3"/>
        <w:ind w:left="0"/>
        <w:rPr>
          <w:sz w:val="20"/>
        </w:rPr>
      </w:pPr>
      <w:r>
        <w:rPr>
          <w:sz w:val="20"/>
        </w:rPr>
        <w:br w:type="page"/>
      </w:r>
      <w:bookmarkStart w:id="374" w:name="_Toc227925131"/>
      <w:r>
        <w:rPr>
          <w:sz w:val="20"/>
        </w:rPr>
        <w:t>Trade Amendment - Two-Party Report</w:t>
      </w:r>
      <w:bookmarkEnd w:id="372"/>
      <w:bookmarkEnd w:id="373"/>
      <w:bookmarkEnd w:id="374"/>
    </w:p>
    <w:p w14:paraId="4E0A82DD" w14:textId="77777777" w:rsidR="009E3F16" w:rsidRDefault="009E3F16">
      <w:pPr>
        <w:pStyle w:val="BodyText"/>
        <w:rPr>
          <w:rFonts w:ascii="Times New Roman" w:hAnsi="Times New Roman"/>
          <w:sz w:val="20"/>
        </w:rPr>
      </w:pPr>
      <w:r>
        <w:rPr>
          <w:rFonts w:ascii="Times New Roman" w:hAnsi="Times New Roman"/>
          <w:sz w:val="20"/>
        </w:rPr>
        <w:t>In this model one party reports an amendment to a confirmed trade with one (a cross trade) or two counterparties. Counterparties are optionally informed by the marketplace of the completed amendment. The workflow is depicted in the following diagram:</w:t>
      </w:r>
    </w:p>
    <w:p w14:paraId="044B3BAE" w14:textId="77777777" w:rsidR="009E3F16" w:rsidRDefault="009E3F16">
      <w:pPr>
        <w:pStyle w:val="BodyText"/>
        <w:rPr>
          <w:sz w:val="20"/>
        </w:rPr>
      </w:pPr>
      <w:r>
        <w:rPr>
          <w:sz w:val="20"/>
        </w:rPr>
        <w:object w:dxaOrig="9434" w:dyaOrig="11362" w14:anchorId="4332BB7C">
          <v:shape id="_x0000_i1047" type="#_x0000_t75" style="width:465.9pt;height:560.75pt" o:ole="">
            <v:imagedata r:id="rId99" o:title=""/>
          </v:shape>
          <o:OLEObject Type="Embed" ProgID="Visio.Drawing.11" ShapeID="_x0000_i1047" DrawAspect="Content" ObjectID="_1375255801" r:id="rId100"/>
        </w:object>
      </w:r>
    </w:p>
    <w:p w14:paraId="553D46D8" w14:textId="77777777" w:rsidR="009E3F16" w:rsidRDefault="009E3F16">
      <w:pPr>
        <w:pStyle w:val="Heading3"/>
        <w:ind w:left="0"/>
        <w:rPr>
          <w:rFonts w:ascii="Times New Roman" w:hAnsi="Times New Roman"/>
          <w:sz w:val="20"/>
        </w:rPr>
      </w:pPr>
      <w:bookmarkStart w:id="375" w:name="_Ref138476908"/>
      <w:bookmarkStart w:id="376" w:name="_Toc142602741"/>
    </w:p>
    <w:p w14:paraId="2AD3B4FF" w14:textId="77777777" w:rsidR="009E3F16" w:rsidRDefault="009E3F16">
      <w:pPr>
        <w:pStyle w:val="Heading3"/>
        <w:ind w:left="0"/>
        <w:rPr>
          <w:sz w:val="20"/>
        </w:rPr>
      </w:pPr>
      <w:r>
        <w:rPr>
          <w:sz w:val="20"/>
        </w:rPr>
        <w:br w:type="page"/>
      </w:r>
      <w:bookmarkStart w:id="377" w:name="_Toc227925132"/>
      <w:r>
        <w:rPr>
          <w:sz w:val="20"/>
        </w:rPr>
        <w:t>Trade Amendment - Confirmed Trade Reporting Model</w:t>
      </w:r>
      <w:bookmarkEnd w:id="375"/>
      <w:bookmarkEnd w:id="376"/>
      <w:bookmarkEnd w:id="377"/>
    </w:p>
    <w:p w14:paraId="16D35D07" w14:textId="77777777" w:rsidR="009E3F16" w:rsidRDefault="009E3F16">
      <w:pPr>
        <w:pStyle w:val="BodyText"/>
        <w:rPr>
          <w:rFonts w:ascii="Times New Roman" w:hAnsi="Times New Roman"/>
          <w:sz w:val="20"/>
        </w:rPr>
      </w:pPr>
      <w:r>
        <w:rPr>
          <w:rFonts w:ascii="Times New Roman" w:hAnsi="Times New Roman"/>
          <w:sz w:val="20"/>
        </w:rPr>
        <w:t>In this model one party, itself a recognized marketplace as an ECN or ATS, exchange or clearing organization reports an amendment to a confirmed trade with two counterparties. Counterparties are optionally informed by the marketplace of the completed trade. The workflow is depicted in the following diagram:</w:t>
      </w:r>
    </w:p>
    <w:p w14:paraId="45A48679" w14:textId="77777777" w:rsidR="009E3F16" w:rsidRDefault="009E3F16">
      <w:pPr>
        <w:pStyle w:val="BodyText"/>
        <w:rPr>
          <w:sz w:val="20"/>
        </w:rPr>
      </w:pPr>
      <w:r>
        <w:rPr>
          <w:sz w:val="20"/>
        </w:rPr>
        <w:t xml:space="preserve"> </w:t>
      </w:r>
      <w:r w:rsidR="00C962BF">
        <w:rPr>
          <w:sz w:val="20"/>
        </w:rPr>
        <w:pict w14:anchorId="5DB1A98A">
          <v:shape id="_x0000_i1048" type="#_x0000_t75" style="width:450.65pt;height:542.95pt;mso-position-horizontal-relative:char;mso-position-vertical-relative:line">
            <v:imagedata r:id="rId101" o:title=""/>
          </v:shape>
        </w:pict>
      </w:r>
    </w:p>
    <w:p w14:paraId="53C79AE2" w14:textId="77777777" w:rsidR="009E3F16" w:rsidRDefault="009E3F16">
      <w:pPr>
        <w:pStyle w:val="BodyText"/>
        <w:jc w:val="left"/>
        <w:rPr>
          <w:rFonts w:ascii="Times New Roman" w:hAnsi="Times New Roman"/>
          <w:sz w:val="20"/>
        </w:rPr>
        <w:sectPr w:rsidR="009E3F16">
          <w:headerReference w:type="even" r:id="rId102"/>
          <w:headerReference w:type="default" r:id="rId103"/>
          <w:footerReference w:type="default" r:id="rId104"/>
          <w:pgSz w:w="12242" w:h="15842" w:code="1"/>
          <w:pgMar w:top="1440" w:right="1440" w:bottom="1440" w:left="1440" w:header="720" w:footer="720" w:gutter="0"/>
          <w:cols w:space="720"/>
          <w:docGrid w:linePitch="272"/>
        </w:sectPr>
      </w:pPr>
    </w:p>
    <w:p w14:paraId="2B8DC285" w14:textId="77777777" w:rsidR="009E3F16" w:rsidRDefault="009E3F16">
      <w:pPr>
        <w:pStyle w:val="Heading2"/>
        <w:rPr>
          <w:sz w:val="20"/>
        </w:rPr>
      </w:pPr>
      <w:bookmarkStart w:id="395" w:name="_Toc227925133"/>
      <w:r>
        <w:rPr>
          <w:sz w:val="20"/>
        </w:rPr>
        <w:t>Trade Capture Report Trade Cancel</w:t>
      </w:r>
      <w:bookmarkEnd w:id="395"/>
    </w:p>
    <w:p w14:paraId="786C29CD" w14:textId="77777777" w:rsidR="009E3F16" w:rsidRDefault="009E3F16">
      <w:pPr>
        <w:pStyle w:val="BodyText"/>
        <w:keepNext/>
        <w:rPr>
          <w:rFonts w:ascii="Times New Roman" w:hAnsi="Times New Roman"/>
          <w:sz w:val="20"/>
        </w:rPr>
      </w:pPr>
      <w:r>
        <w:rPr>
          <w:rFonts w:ascii="Times New Roman" w:hAnsi="Times New Roman"/>
          <w:sz w:val="20"/>
        </w:rPr>
        <w:t>Marketplaces can allow brokers to request trade breaks (or cancellations). Marketplaces allowing brokers to request trade cancellation would require that all parties to the trade agree.  Trade breaks may be limited to certain trades (e.g. privately negotiated ones), a limited time (e.g. up to fifteen minutes after the trade was created), etc.</w:t>
      </w:r>
    </w:p>
    <w:p w14:paraId="688C943B" w14:textId="77777777" w:rsidR="009E3F16" w:rsidRDefault="009E3F16">
      <w:pPr>
        <w:pStyle w:val="BodyText"/>
        <w:rPr>
          <w:rFonts w:ascii="Times New Roman" w:hAnsi="Times New Roman"/>
          <w:sz w:val="20"/>
        </w:rPr>
      </w:pPr>
      <w:r>
        <w:rPr>
          <w:rFonts w:ascii="Times New Roman" w:hAnsi="Times New Roman"/>
          <w:sz w:val="20"/>
        </w:rPr>
        <w:t>Trade break is done using the same models as for reporting, i.e. One-Party for Pass-Thru, One-Part for matching, Two-Party or reporting of confirmed trades. The workflows will thereby be very similar to the ones above, the difference being that other actions (TradeReportType) are used.</w:t>
      </w:r>
    </w:p>
    <w:p w14:paraId="741F97E3" w14:textId="77777777" w:rsidR="009E3F16" w:rsidRDefault="009E3F16">
      <w:pPr>
        <w:pStyle w:val="BodyText"/>
        <w:rPr>
          <w:rFonts w:ascii="Times New Roman" w:hAnsi="Times New Roman"/>
          <w:sz w:val="20"/>
        </w:rPr>
      </w:pPr>
      <w:r>
        <w:rPr>
          <w:rFonts w:ascii="Times New Roman" w:hAnsi="Times New Roman"/>
          <w:sz w:val="20"/>
        </w:rPr>
        <w:t>Note that marketplace Ack messages for the counterparty response are not shown in the diagrams due to space limitations. The table in Appendix B exemplifies the various messages in this process.</w:t>
      </w:r>
    </w:p>
    <w:p w14:paraId="7B12D45A" w14:textId="77777777" w:rsidR="009E3F16" w:rsidRDefault="009E3F16">
      <w:pPr>
        <w:pStyle w:val="BodyText"/>
        <w:rPr>
          <w:rFonts w:ascii="Times New Roman" w:hAnsi="Times New Roman"/>
          <w:sz w:val="20"/>
        </w:rPr>
      </w:pPr>
    </w:p>
    <w:p w14:paraId="1C696853" w14:textId="77777777" w:rsidR="009E3F16" w:rsidRDefault="009E3F16">
      <w:pPr>
        <w:pStyle w:val="Heading3"/>
        <w:ind w:left="0"/>
        <w:rPr>
          <w:sz w:val="20"/>
        </w:rPr>
      </w:pPr>
      <w:r>
        <w:rPr>
          <w:sz w:val="20"/>
        </w:rPr>
        <w:br w:type="page"/>
      </w:r>
      <w:bookmarkStart w:id="396" w:name="_Toc227925134"/>
      <w:r>
        <w:rPr>
          <w:sz w:val="20"/>
        </w:rPr>
        <w:t>Trade Cancel - One-Party Pass-Thru Model</w:t>
      </w:r>
      <w:bookmarkEnd w:id="396"/>
    </w:p>
    <w:p w14:paraId="12D3F3B9" w14:textId="77777777" w:rsidR="009E3F16" w:rsidRDefault="009E3F16">
      <w:pPr>
        <w:pStyle w:val="BodyText"/>
        <w:rPr>
          <w:rFonts w:ascii="Times New Roman" w:hAnsi="Times New Roman"/>
          <w:sz w:val="20"/>
        </w:rPr>
      </w:pPr>
      <w:r>
        <w:rPr>
          <w:rFonts w:ascii="Times New Roman" w:hAnsi="Times New Roman"/>
          <w:sz w:val="20"/>
        </w:rPr>
        <w:t>The following diagram depicts the trade break part of the workflow.</w:t>
      </w:r>
    </w:p>
    <w:p w14:paraId="6839C331" w14:textId="77777777" w:rsidR="009E3F16" w:rsidRDefault="009E3F16">
      <w:pPr>
        <w:pStyle w:val="BodyText"/>
        <w:rPr>
          <w:sz w:val="20"/>
        </w:rPr>
      </w:pPr>
      <w:r>
        <w:rPr>
          <w:sz w:val="20"/>
        </w:rPr>
        <w:t xml:space="preserve">  </w:t>
      </w:r>
      <w:r w:rsidR="00C962BF">
        <w:rPr>
          <w:sz w:val="20"/>
        </w:rPr>
        <w:pict w14:anchorId="41F4BAE5">
          <v:shape id="_x0000_i1049" type="#_x0000_t75" style="width:420.15pt;height:606.5pt;mso-position-horizontal-relative:char;mso-position-vertical-relative:line">
            <v:imagedata r:id="rId105" o:title=""/>
          </v:shape>
        </w:pict>
      </w:r>
    </w:p>
    <w:p w14:paraId="0B02177B" w14:textId="77777777" w:rsidR="009E3F16" w:rsidRDefault="009E3F16">
      <w:pPr>
        <w:pStyle w:val="Heading3"/>
        <w:ind w:left="0"/>
        <w:rPr>
          <w:sz w:val="20"/>
        </w:rPr>
      </w:pPr>
      <w:bookmarkStart w:id="397" w:name="_Toc227925135"/>
      <w:r>
        <w:rPr>
          <w:sz w:val="20"/>
        </w:rPr>
        <w:t>Trade Cancel - One-Party Matching Model</w:t>
      </w:r>
      <w:bookmarkEnd w:id="397"/>
    </w:p>
    <w:p w14:paraId="6A4B73A4" w14:textId="77777777" w:rsidR="009E3F16" w:rsidRDefault="009E3F16">
      <w:pPr>
        <w:pStyle w:val="BodyText"/>
        <w:rPr>
          <w:sz w:val="20"/>
        </w:rPr>
      </w:pPr>
      <w:r>
        <w:rPr>
          <w:sz w:val="20"/>
        </w:rPr>
        <w:t>The following diagram depicts the trade break part of the workflow.</w:t>
      </w:r>
    </w:p>
    <w:p w14:paraId="6BA04FFD" w14:textId="77777777" w:rsidR="009E3F16" w:rsidRDefault="009E3F16">
      <w:pPr>
        <w:pStyle w:val="BodyText"/>
        <w:rPr>
          <w:sz w:val="20"/>
        </w:rPr>
      </w:pPr>
      <w:r>
        <w:rPr>
          <w:sz w:val="20"/>
        </w:rPr>
        <w:t xml:space="preserve"> </w:t>
      </w:r>
      <w:r w:rsidR="00C962BF">
        <w:rPr>
          <w:sz w:val="20"/>
        </w:rPr>
        <w:pict w14:anchorId="39C83989">
          <v:shape id="_x0000_i1050" type="#_x0000_t75" style="width:415.05pt;height:597.2pt;mso-position-horizontal-relative:char;mso-position-vertical-relative:line">
            <v:imagedata r:id="rId106" o:title=""/>
          </v:shape>
        </w:pict>
      </w:r>
    </w:p>
    <w:p w14:paraId="00298EF5" w14:textId="77777777" w:rsidR="009E3F16" w:rsidRDefault="009E3F16">
      <w:pPr>
        <w:pStyle w:val="Heading3"/>
        <w:ind w:left="0"/>
        <w:rPr>
          <w:sz w:val="20"/>
        </w:rPr>
      </w:pPr>
      <w:bookmarkStart w:id="398" w:name="_Toc227925136"/>
      <w:r>
        <w:rPr>
          <w:sz w:val="20"/>
        </w:rPr>
        <w:t>Trade Cancel - Two-Party Report</w:t>
      </w:r>
      <w:bookmarkEnd w:id="398"/>
    </w:p>
    <w:p w14:paraId="555DEBCC" w14:textId="77777777" w:rsidR="009E3F16" w:rsidRDefault="009E3F16">
      <w:pPr>
        <w:pStyle w:val="BodyText"/>
        <w:rPr>
          <w:rFonts w:ascii="Times New Roman" w:hAnsi="Times New Roman"/>
          <w:sz w:val="20"/>
        </w:rPr>
      </w:pPr>
      <w:r>
        <w:rPr>
          <w:rFonts w:ascii="Times New Roman" w:hAnsi="Times New Roman"/>
          <w:sz w:val="20"/>
        </w:rPr>
        <w:t>In this model one party reports a break to a confirmed trade with one (a cross trade) or two counterparties. Counterparties are optionally informed by the marketplace of the completed amendment. The workflow is depicted in the following diagram:</w:t>
      </w:r>
    </w:p>
    <w:p w14:paraId="0F2BE40E" w14:textId="77777777" w:rsidR="009E3F16" w:rsidRDefault="009E3F16">
      <w:pPr>
        <w:pStyle w:val="BodyText"/>
        <w:rPr>
          <w:sz w:val="20"/>
        </w:rPr>
      </w:pPr>
      <w:r>
        <w:rPr>
          <w:sz w:val="20"/>
        </w:rPr>
        <w:t xml:space="preserve"> </w:t>
      </w:r>
      <w:r w:rsidR="00C962BF">
        <w:rPr>
          <w:sz w:val="20"/>
        </w:rPr>
        <w:pict w14:anchorId="1E25BC30">
          <v:shape id="_x0000_i1051" type="#_x0000_t75" style="width:421.85pt;height:560.75pt;mso-position-horizontal-relative:char;mso-position-vertical-relative:line">
            <v:imagedata r:id="rId107" o:title=""/>
          </v:shape>
        </w:pict>
      </w:r>
    </w:p>
    <w:p w14:paraId="21D8A103" w14:textId="77777777" w:rsidR="009E3F16" w:rsidRDefault="009E3F16">
      <w:pPr>
        <w:pStyle w:val="Heading3"/>
        <w:ind w:left="0"/>
        <w:rPr>
          <w:sz w:val="20"/>
        </w:rPr>
      </w:pPr>
    </w:p>
    <w:p w14:paraId="0EA5C536" w14:textId="77777777" w:rsidR="009E3F16" w:rsidRDefault="009E3F16">
      <w:pPr>
        <w:pStyle w:val="Heading3"/>
        <w:ind w:left="0"/>
        <w:rPr>
          <w:sz w:val="20"/>
        </w:rPr>
      </w:pPr>
      <w:r>
        <w:rPr>
          <w:sz w:val="20"/>
        </w:rPr>
        <w:br w:type="page"/>
      </w:r>
      <w:bookmarkStart w:id="399" w:name="_Toc227925137"/>
      <w:r>
        <w:rPr>
          <w:sz w:val="20"/>
        </w:rPr>
        <w:t>Trade Cancel - Confirmed Trade Reporting Model</w:t>
      </w:r>
      <w:bookmarkEnd w:id="399"/>
    </w:p>
    <w:p w14:paraId="088B6949" w14:textId="77777777" w:rsidR="009E3F16" w:rsidRDefault="009E3F16">
      <w:pPr>
        <w:pStyle w:val="BodyText"/>
        <w:rPr>
          <w:rFonts w:ascii="Times New Roman" w:hAnsi="Times New Roman"/>
          <w:sz w:val="20"/>
        </w:rPr>
      </w:pPr>
      <w:r>
        <w:rPr>
          <w:rFonts w:ascii="Times New Roman" w:hAnsi="Times New Roman"/>
          <w:sz w:val="20"/>
        </w:rPr>
        <w:t>In this model one party, itself a recognized marketplace as an ECN or ATS, reports a break of a confirmed trade with two counterparties. Counterparties are optionally informed by the marketplace of the completed trade. The workflow is depicted in the following diagram:</w:t>
      </w:r>
    </w:p>
    <w:p w14:paraId="6752BFA1" w14:textId="77777777" w:rsidR="009E3F16" w:rsidRDefault="009E3F16">
      <w:pPr>
        <w:pStyle w:val="BodyText"/>
        <w:rPr>
          <w:sz w:val="20"/>
        </w:rPr>
      </w:pPr>
      <w:r>
        <w:rPr>
          <w:sz w:val="20"/>
        </w:rPr>
        <w:t xml:space="preserve"> </w:t>
      </w:r>
      <w:r w:rsidR="00C962BF">
        <w:rPr>
          <w:sz w:val="20"/>
        </w:rPr>
        <w:pict w14:anchorId="330157E9">
          <v:shape id="_x0000_i1052" type="#_x0000_t75" style="width:421.85pt;height:560.75pt;mso-position-horizontal-relative:char;mso-position-vertical-relative:line">
            <v:imagedata r:id="rId108" o:title=""/>
          </v:shape>
        </w:pict>
      </w:r>
    </w:p>
    <w:p w14:paraId="6C8E6079" w14:textId="77777777" w:rsidR="009E3F16" w:rsidRDefault="009E3F16">
      <w:pPr>
        <w:pStyle w:val="Heading2"/>
        <w:rPr>
          <w:sz w:val="20"/>
        </w:rPr>
      </w:pPr>
    </w:p>
    <w:p w14:paraId="2D17EBC2" w14:textId="77777777" w:rsidR="009E3F16" w:rsidRDefault="009E3F16">
      <w:pPr>
        <w:pStyle w:val="Heading2"/>
        <w:rPr>
          <w:sz w:val="20"/>
        </w:rPr>
      </w:pPr>
      <w:r>
        <w:rPr>
          <w:sz w:val="20"/>
        </w:rPr>
        <w:br w:type="page"/>
      </w:r>
      <w:bookmarkStart w:id="400" w:name="_Toc227925138"/>
      <w:r>
        <w:rPr>
          <w:sz w:val="20"/>
        </w:rPr>
        <w:t>Generic Sub-Workflows</w:t>
      </w:r>
      <w:bookmarkEnd w:id="400"/>
    </w:p>
    <w:p w14:paraId="09BC373D" w14:textId="77777777" w:rsidR="009E3F16" w:rsidRDefault="009E3F16">
      <w:pPr>
        <w:pStyle w:val="BodyText"/>
        <w:rPr>
          <w:rFonts w:ascii="Times New Roman" w:hAnsi="Times New Roman"/>
          <w:sz w:val="20"/>
        </w:rPr>
      </w:pPr>
      <w:r>
        <w:rPr>
          <w:rFonts w:ascii="Times New Roman" w:hAnsi="Times New Roman"/>
          <w:sz w:val="20"/>
        </w:rPr>
        <w:t xml:space="preserve">The following sub-workflows define generic parts of other flows as special cases. They are separated out from the main flows defined above so those can be focused on the core workflow. </w:t>
      </w:r>
    </w:p>
    <w:p w14:paraId="149FD6C3" w14:textId="77777777" w:rsidR="009E3F16" w:rsidRDefault="009E3F16">
      <w:pPr>
        <w:pStyle w:val="Heading3"/>
        <w:ind w:left="0"/>
        <w:rPr>
          <w:sz w:val="20"/>
        </w:rPr>
      </w:pPr>
      <w:bookmarkStart w:id="401" w:name="_Toc227925139"/>
      <w:r>
        <w:rPr>
          <w:sz w:val="20"/>
        </w:rPr>
        <w:t>Canceling a Pre-confirmed Trade Capture Report</w:t>
      </w:r>
      <w:bookmarkEnd w:id="401"/>
    </w:p>
    <w:p w14:paraId="52FEA1C6" w14:textId="77777777" w:rsidR="009E3F16" w:rsidRDefault="009E3F16">
      <w:pPr>
        <w:pStyle w:val="BodyText"/>
        <w:rPr>
          <w:rFonts w:ascii="Times New Roman" w:hAnsi="Times New Roman"/>
          <w:sz w:val="20"/>
        </w:rPr>
      </w:pPr>
      <w:r>
        <w:rPr>
          <w:rFonts w:ascii="Times New Roman" w:hAnsi="Times New Roman"/>
          <w:sz w:val="20"/>
        </w:rPr>
        <w:t>The following workflow is relevant when a trade confirmation process is started at the marketplace, but has not yet resulted in the marketplace confirming the resultant trade. Note that a cancellation of the ongoing process includes any confirmed trade action (TradeReportType = Addendum; No/Was; Trade Report Cancel; or Locked-In Trade Break). The initiator is the only user who can request a cancellation of the process. Marketplaces may choose not to support cancellations at all or only under certain circumstances.</w:t>
      </w:r>
    </w:p>
    <w:p w14:paraId="0D9105D8" w14:textId="77777777" w:rsidR="009E3F16" w:rsidRDefault="00C962BF">
      <w:pPr>
        <w:pStyle w:val="BodyText"/>
        <w:rPr>
          <w:sz w:val="20"/>
        </w:rPr>
      </w:pPr>
      <w:r>
        <w:rPr>
          <w:sz w:val="20"/>
        </w:rPr>
        <w:pict w14:anchorId="036CDA26">
          <v:shape id="_x0000_i1053" type="#_x0000_t75" style="width:413.35pt;height:454pt;mso-position-horizontal-relative:char;mso-position-vertical-relative:line">
            <v:imagedata r:id="rId109" o:title=""/>
          </v:shape>
        </w:pict>
      </w:r>
    </w:p>
    <w:p w14:paraId="0F99EBF0" w14:textId="77777777" w:rsidR="009E3F16" w:rsidRDefault="009E3F16">
      <w:pPr>
        <w:pStyle w:val="Heading3"/>
        <w:ind w:left="0"/>
        <w:rPr>
          <w:sz w:val="20"/>
        </w:rPr>
      </w:pPr>
      <w:r>
        <w:rPr>
          <w:sz w:val="20"/>
        </w:rPr>
        <w:br w:type="page"/>
      </w:r>
      <w:bookmarkStart w:id="402" w:name="_Toc227925140"/>
      <w:r>
        <w:rPr>
          <w:sz w:val="20"/>
        </w:rPr>
        <w:t>Updating (Replacing) a Trade Capture Report</w:t>
      </w:r>
      <w:bookmarkEnd w:id="402"/>
    </w:p>
    <w:p w14:paraId="1EFD2012" w14:textId="77777777" w:rsidR="009E3F16" w:rsidRDefault="009E3F16">
      <w:pPr>
        <w:pStyle w:val="BodyText"/>
        <w:rPr>
          <w:rFonts w:ascii="Times New Roman" w:hAnsi="Times New Roman"/>
          <w:sz w:val="20"/>
        </w:rPr>
      </w:pPr>
      <w:r>
        <w:rPr>
          <w:rFonts w:ascii="Times New Roman" w:hAnsi="Times New Roman"/>
          <w:sz w:val="20"/>
        </w:rPr>
        <w:t>The following workflow is relevant when a trade confirmation is started at the marketplace, but has not yet resulted in the marketplace confirming the resultant trade. Note that an update of the ongoing process includes any confirmed trade action (TradeReportType = Addendum; No/Was; Trade Report Cancel; or Locked-In Trade Break). The initiator is the only user who can request an update of the process. Marketplaces may choose not to support updates at all or only under certain circumstances.</w:t>
      </w:r>
    </w:p>
    <w:p w14:paraId="6FC409C2" w14:textId="77777777" w:rsidR="009E3F16" w:rsidRDefault="00C962BF">
      <w:pPr>
        <w:pStyle w:val="BodyText"/>
        <w:rPr>
          <w:sz w:val="20"/>
        </w:rPr>
      </w:pPr>
      <w:r>
        <w:rPr>
          <w:sz w:val="20"/>
        </w:rPr>
        <w:pict w14:anchorId="5D0E2F45">
          <v:shape id="_x0000_i1054" type="#_x0000_t75" style="width:6in;height:474.35pt;mso-position-horizontal-relative:char;mso-position-vertical-relative:line">
            <v:imagedata r:id="rId110" o:title=""/>
          </v:shape>
        </w:pict>
      </w:r>
    </w:p>
    <w:p w14:paraId="4EB752A8" w14:textId="77777777" w:rsidR="009E3F16" w:rsidRDefault="009E3F16"/>
    <w:p w14:paraId="69EAE88C" w14:textId="77777777" w:rsidR="009E3F16" w:rsidRDefault="009E3F16">
      <w:pPr>
        <w:pStyle w:val="Heading1"/>
      </w:pPr>
      <w:r>
        <w:br w:type="page"/>
      </w:r>
      <w:bookmarkStart w:id="403" w:name="_Toc227925141"/>
      <w:r>
        <w:t xml:space="preserve">Appendix B </w:t>
      </w:r>
      <w:bookmarkStart w:id="404" w:name="_Ref135119382"/>
      <w:bookmarkStart w:id="405" w:name="_Ref137006143"/>
      <w:bookmarkStart w:id="406" w:name="_Toc142602762"/>
      <w:r>
        <w:t>- Trade Capture Report (TCR) Work Flow</w:t>
      </w:r>
      <w:bookmarkEnd w:id="404"/>
      <w:bookmarkEnd w:id="405"/>
      <w:bookmarkEnd w:id="406"/>
      <w:r>
        <w:t xml:space="preserve"> and Usage Tables</w:t>
      </w:r>
      <w:bookmarkEnd w:id="403"/>
    </w:p>
    <w:p w14:paraId="73E823D0" w14:textId="77777777" w:rsidR="009E3F16" w:rsidRDefault="009E3F16">
      <w:pPr>
        <w:pStyle w:val="BodyText"/>
        <w:rPr>
          <w:rFonts w:ascii="Times New Roman" w:hAnsi="Times New Roman"/>
          <w:sz w:val="20"/>
          <w:lang w:val="en-GB"/>
        </w:rPr>
      </w:pPr>
    </w:p>
    <w:p w14:paraId="2BB2E46A" w14:textId="77777777" w:rsidR="009E3F16" w:rsidRDefault="009E3F16">
      <w:pPr>
        <w:pStyle w:val="Heading2"/>
        <w:rPr>
          <w:lang w:val="en-GB"/>
        </w:rPr>
      </w:pPr>
      <w:bookmarkStart w:id="407" w:name="_Toc227925142"/>
      <w:r>
        <w:rPr>
          <w:lang w:val="en-GB"/>
        </w:rPr>
        <w:t>Trade Capture Processing Guidelines and Rules</w:t>
      </w:r>
      <w:bookmarkEnd w:id="407"/>
    </w:p>
    <w:p w14:paraId="08F1881C" w14:textId="77777777" w:rsidR="009E3F16" w:rsidRDefault="009E3F16">
      <w:pPr>
        <w:pStyle w:val="BodyText"/>
        <w:rPr>
          <w:rFonts w:ascii="Times New Roman" w:hAnsi="Times New Roman"/>
          <w:sz w:val="20"/>
          <w:lang w:val="en-GB"/>
        </w:rPr>
      </w:pPr>
      <w:r>
        <w:rPr>
          <w:rFonts w:ascii="Times New Roman" w:hAnsi="Times New Roman"/>
          <w:sz w:val="20"/>
          <w:lang w:val="en-GB"/>
        </w:rPr>
        <w:t>In Exchange, ECN, and Centeral Counter Party models, TCRs have two related purposes; confirmed trades and the process to confirm a trade. Different message tags are used depending on what you want to achieve:</w:t>
      </w:r>
    </w:p>
    <w:p w14:paraId="34FF463B" w14:textId="77777777" w:rsidR="009E3F16" w:rsidRDefault="009E3F16">
      <w:pPr>
        <w:pStyle w:val="BodyText"/>
        <w:numPr>
          <w:ilvl w:val="0"/>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lang w:val="en-GB"/>
        </w:rPr>
      </w:pPr>
      <w:r>
        <w:rPr>
          <w:rFonts w:ascii="Times New Roman" w:hAnsi="Times New Roman"/>
          <w:sz w:val="20"/>
          <w:lang w:val="en-GB"/>
        </w:rPr>
        <w:t>The Confirmed Trade</w:t>
      </w:r>
    </w:p>
    <w:p w14:paraId="403617C8" w14:textId="77777777" w:rsidR="009E3F16" w:rsidRDefault="009E3F16">
      <w:pPr>
        <w:pStyle w:val="BodyText"/>
        <w:numPr>
          <w:ilvl w:val="1"/>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lang w:val="en-GB"/>
        </w:rPr>
      </w:pPr>
      <w:r>
        <w:rPr>
          <w:rFonts w:ascii="Times New Roman" w:hAnsi="Times New Roman"/>
          <w:sz w:val="20"/>
          <w:lang w:val="en-GB"/>
        </w:rPr>
        <w:t>Identifier = TradeID</w:t>
      </w:r>
    </w:p>
    <w:p w14:paraId="763B1F08" w14:textId="77777777" w:rsidR="009E3F16" w:rsidRDefault="009E3F16">
      <w:pPr>
        <w:pStyle w:val="BodyText"/>
        <w:numPr>
          <w:ilvl w:val="1"/>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lang w:val="en-GB"/>
        </w:rPr>
      </w:pPr>
      <w:r>
        <w:rPr>
          <w:rFonts w:ascii="Times New Roman" w:hAnsi="Times New Roman"/>
          <w:sz w:val="20"/>
          <w:lang w:val="en-GB"/>
        </w:rPr>
        <w:t>Action = TradeReportType</w:t>
      </w:r>
    </w:p>
    <w:p w14:paraId="55226BC4" w14:textId="77777777" w:rsidR="009E3F16" w:rsidRDefault="009E3F16">
      <w:pPr>
        <w:pStyle w:val="BodyText"/>
        <w:numPr>
          <w:ilvl w:val="0"/>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lang w:val="en-GB"/>
        </w:rPr>
      </w:pPr>
      <w:r>
        <w:rPr>
          <w:rFonts w:ascii="Times New Roman" w:hAnsi="Times New Roman"/>
          <w:sz w:val="20"/>
          <w:lang w:val="en-GB"/>
        </w:rPr>
        <w:t xml:space="preserve">The </w:t>
      </w:r>
      <w:r>
        <w:rPr>
          <w:rFonts w:ascii="Times New Roman" w:hAnsi="Times New Roman"/>
          <w:b/>
          <w:sz w:val="20"/>
          <w:lang w:val="en-GB"/>
        </w:rPr>
        <w:t>process</w:t>
      </w:r>
      <w:r>
        <w:rPr>
          <w:rFonts w:ascii="Times New Roman" w:hAnsi="Times New Roman"/>
          <w:sz w:val="20"/>
          <w:lang w:val="en-GB"/>
        </w:rPr>
        <w:t xml:space="preserve"> of confirming the trade</w:t>
      </w:r>
    </w:p>
    <w:p w14:paraId="248D33C5" w14:textId="77777777" w:rsidR="009E3F16" w:rsidRDefault="009E3F16">
      <w:pPr>
        <w:pStyle w:val="BodyText"/>
        <w:numPr>
          <w:ilvl w:val="1"/>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rPr>
      </w:pPr>
      <w:r>
        <w:rPr>
          <w:rFonts w:ascii="Times New Roman" w:hAnsi="Times New Roman"/>
          <w:sz w:val="20"/>
          <w:lang w:val="en-GB"/>
        </w:rPr>
        <w:t>Identifier = TradeReportID. Each actor issues their own id for every message sent (excluding TCR Ack messages). Note that the TradeReportID is optional; it need only be used in cases where subsequent messages should refer to previous ones. Normally this means all messages discussed in this proposal have a TradeReportID. Marketplace issued confirmed trades however do not need it as future reference needs are covered by the TradeID instead.</w:t>
      </w:r>
    </w:p>
    <w:p w14:paraId="5807BFD1" w14:textId="77777777" w:rsidR="009E3F16" w:rsidRDefault="009E3F16">
      <w:pPr>
        <w:pStyle w:val="BodyText"/>
        <w:numPr>
          <w:ilvl w:val="2"/>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rPr>
      </w:pPr>
      <w:r>
        <w:rPr>
          <w:rFonts w:ascii="Times New Roman" w:hAnsi="Times New Roman"/>
          <w:sz w:val="20"/>
          <w:lang w:val="en-GB"/>
        </w:rPr>
        <w:t>Reference to previous message in the same process = TradeReportRefID.</w:t>
      </w:r>
    </w:p>
    <w:p w14:paraId="3C56980E" w14:textId="77777777" w:rsidR="009E3F16" w:rsidRDefault="009E3F16">
      <w:pPr>
        <w:pStyle w:val="BodyText"/>
        <w:numPr>
          <w:ilvl w:val="3"/>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rPr>
      </w:pPr>
      <w:r>
        <w:rPr>
          <w:rFonts w:ascii="Times New Roman" w:hAnsi="Times New Roman"/>
          <w:sz w:val="20"/>
          <w:lang w:val="en-GB"/>
        </w:rPr>
        <w:t xml:space="preserve">The initiator always chains messages so that TradeReportRefID refers to the previous TradeReportID. </w:t>
      </w:r>
    </w:p>
    <w:p w14:paraId="611436D6" w14:textId="77777777" w:rsidR="009E3F16" w:rsidRDefault="009E3F16">
      <w:pPr>
        <w:pStyle w:val="BodyText"/>
        <w:numPr>
          <w:ilvl w:val="3"/>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rPr>
      </w:pPr>
      <w:r>
        <w:rPr>
          <w:rFonts w:ascii="Times New Roman" w:hAnsi="Times New Roman"/>
          <w:sz w:val="20"/>
        </w:rPr>
        <w:t>The marketplace uses the reference for confirmation messages (TradeHandlingInstr = Trade Confirm) and then refers to the external actors via TradeReportID.</w:t>
      </w:r>
    </w:p>
    <w:p w14:paraId="5F88A335" w14:textId="77777777" w:rsidR="009E3F16" w:rsidRDefault="009E3F16">
      <w:pPr>
        <w:pStyle w:val="BodyText"/>
        <w:numPr>
          <w:ilvl w:val="3"/>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rPr>
      </w:pPr>
      <w:r>
        <w:rPr>
          <w:rFonts w:ascii="Times New Roman" w:hAnsi="Times New Roman"/>
          <w:sz w:val="20"/>
        </w:rPr>
        <w:t>The counterparty uses the reference in Accept / Decline messages and then refers to the TradeReportID of the TCR they received from the marketplace.</w:t>
      </w:r>
    </w:p>
    <w:p w14:paraId="17E9FE93" w14:textId="77777777" w:rsidR="009E3F16" w:rsidRDefault="009E3F16">
      <w:pPr>
        <w:pStyle w:val="BodyText"/>
        <w:numPr>
          <w:ilvl w:val="1"/>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lang w:val="en-GB"/>
        </w:rPr>
      </w:pPr>
      <w:r>
        <w:rPr>
          <w:rFonts w:ascii="Times New Roman" w:hAnsi="Times New Roman"/>
          <w:sz w:val="20"/>
          <w:lang w:val="en-GB"/>
        </w:rPr>
        <w:t>Action = TradeReportTransType</w:t>
      </w:r>
    </w:p>
    <w:p w14:paraId="06D80A79" w14:textId="77777777" w:rsidR="009E3F16" w:rsidRDefault="009E3F16">
      <w:pPr>
        <w:pStyle w:val="BodyText"/>
        <w:numPr>
          <w:ilvl w:val="1"/>
          <w:numId w:val="5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lang w:val="en-GB"/>
        </w:rPr>
      </w:pPr>
      <w:r>
        <w:rPr>
          <w:rFonts w:ascii="Times New Roman" w:hAnsi="Times New Roman"/>
          <w:sz w:val="20"/>
          <w:lang w:val="en-GB"/>
        </w:rPr>
        <w:t>Method = TradeHandlingInstr (Shown in tables but not diagrams)</w:t>
      </w:r>
    </w:p>
    <w:p w14:paraId="291678DC" w14:textId="77777777" w:rsidR="009E3F16" w:rsidRDefault="009E3F16">
      <w:pPr>
        <w:pStyle w:val="BodyText"/>
        <w:rPr>
          <w:rFonts w:ascii="Times New Roman" w:hAnsi="Times New Roman"/>
          <w:sz w:val="20"/>
          <w:lang w:val="en-GB"/>
        </w:rPr>
      </w:pPr>
      <w:r>
        <w:rPr>
          <w:rFonts w:ascii="Times New Roman" w:hAnsi="Times New Roman"/>
          <w:sz w:val="20"/>
          <w:lang w:val="en-GB"/>
        </w:rPr>
        <w:t>The basic method of identification varies with the purpose of the message. A user sending a request to a marketplace must specify as depicted in the following diagram:</w:t>
      </w:r>
    </w:p>
    <w:p w14:paraId="5E274C8A" w14:textId="77777777" w:rsidR="009E3F16" w:rsidRDefault="00B74E23">
      <w:pPr>
        <w:pStyle w:val="BodyText"/>
        <w:rPr>
          <w:rFonts w:ascii="Times New Roman" w:hAnsi="Times New Roman"/>
          <w:sz w:val="20"/>
        </w:rPr>
      </w:pPr>
      <w:r>
        <w:rPr>
          <w:rFonts w:ascii="Times New Roman" w:hAnsi="Times New Roman"/>
          <w:sz w:val="20"/>
        </w:rPr>
        <w:pict w14:anchorId="7F3E50AF">
          <v:shape id="_x0000_i1055" type="#_x0000_t75" style="width:460.8pt;height:102.5pt;mso-position-horizontal-relative:char;mso-position-vertical-relative:line">
            <v:imagedata r:id="rId111" o:title=""/>
          </v:shape>
        </w:pict>
      </w:r>
    </w:p>
    <w:p w14:paraId="24B021F3" w14:textId="77777777" w:rsidR="009E3F16" w:rsidRDefault="009E3F16">
      <w:pPr>
        <w:pStyle w:val="BodyText"/>
        <w:rPr>
          <w:rFonts w:ascii="Times New Roman" w:hAnsi="Times New Roman"/>
          <w:sz w:val="20"/>
        </w:rPr>
      </w:pPr>
      <w:r>
        <w:rPr>
          <w:rFonts w:ascii="Times New Roman" w:hAnsi="Times New Roman"/>
          <w:sz w:val="20"/>
        </w:rPr>
        <w:t>As can be seen, a request for a new trade does not specify a TradeID (as this will be assigned by the marketplace). Requests to update or delete a confirmed trade naturally must specify the TradeID the marketplace has assigned.</w:t>
      </w:r>
    </w:p>
    <w:p w14:paraId="14133CA0" w14:textId="77777777" w:rsidR="009E3F16" w:rsidRDefault="009E3F16">
      <w:pPr>
        <w:pStyle w:val="BodyText"/>
        <w:rPr>
          <w:rFonts w:ascii="Times New Roman" w:hAnsi="Times New Roman"/>
          <w:sz w:val="20"/>
        </w:rPr>
      </w:pPr>
      <w:r>
        <w:rPr>
          <w:rFonts w:ascii="Times New Roman" w:hAnsi="Times New Roman"/>
          <w:sz w:val="20"/>
        </w:rPr>
        <w:t>The marketplace will respond with a TCR Ack as depicted in the following diagram:</w:t>
      </w:r>
    </w:p>
    <w:p w14:paraId="41097555" w14:textId="77777777" w:rsidR="009E3F16" w:rsidRDefault="00B74E23">
      <w:pPr>
        <w:pStyle w:val="BodyText"/>
        <w:rPr>
          <w:rFonts w:ascii="Times New Roman" w:hAnsi="Times New Roman"/>
          <w:sz w:val="20"/>
          <w:lang w:val="en-GB"/>
        </w:rPr>
      </w:pPr>
      <w:r>
        <w:rPr>
          <w:rFonts w:ascii="Times New Roman" w:hAnsi="Times New Roman"/>
          <w:sz w:val="20"/>
          <w:lang w:val="en-GB"/>
        </w:rPr>
        <w:pict w14:anchorId="626779DA">
          <v:shape id="_x0000_i1056" type="#_x0000_t75" style="width:273.6pt;height:108.4pt;mso-position-horizontal-relative:char;mso-position-vertical-relative:line">
            <v:imagedata r:id="rId112" o:title=""/>
          </v:shape>
        </w:pict>
      </w:r>
    </w:p>
    <w:p w14:paraId="22E701FE" w14:textId="77777777" w:rsidR="009E3F16" w:rsidRDefault="009E3F16">
      <w:pPr>
        <w:pStyle w:val="BodyText"/>
        <w:rPr>
          <w:rFonts w:ascii="Times New Roman" w:hAnsi="Times New Roman"/>
          <w:sz w:val="20"/>
          <w:lang w:val="en-GB"/>
        </w:rPr>
      </w:pPr>
      <w:r>
        <w:rPr>
          <w:rFonts w:ascii="Times New Roman" w:hAnsi="Times New Roman"/>
          <w:sz w:val="20"/>
          <w:lang w:val="en-GB"/>
        </w:rPr>
        <w:t>Note that the TradeID (value &lt;initiators&gt;) will not be part of the Ack message unless the request referred to an existing confirmed trade.</w:t>
      </w:r>
    </w:p>
    <w:p w14:paraId="13442506" w14:textId="77777777" w:rsidR="009E3F16" w:rsidRDefault="009E3F16">
      <w:pPr>
        <w:pStyle w:val="BodyText"/>
        <w:rPr>
          <w:rFonts w:ascii="Times New Roman" w:hAnsi="Times New Roman"/>
          <w:sz w:val="20"/>
          <w:lang w:val="en-GB"/>
        </w:rPr>
      </w:pPr>
      <w:r>
        <w:rPr>
          <w:rFonts w:ascii="Times New Roman" w:hAnsi="Times New Roman"/>
          <w:sz w:val="20"/>
          <w:lang w:val="en-GB"/>
        </w:rPr>
        <w:t>If a user wants to update or cancel the TCR during the process of the marketplace confirming the trade, he sends messages as depicted in the following diagram:</w:t>
      </w:r>
    </w:p>
    <w:p w14:paraId="384D100D" w14:textId="77777777" w:rsidR="009E3F16" w:rsidRDefault="00B74E23">
      <w:pPr>
        <w:pStyle w:val="BodyText"/>
        <w:rPr>
          <w:rFonts w:ascii="Times New Roman" w:hAnsi="Times New Roman"/>
          <w:sz w:val="20"/>
        </w:rPr>
      </w:pPr>
      <w:r>
        <w:rPr>
          <w:rFonts w:ascii="Times New Roman" w:hAnsi="Times New Roman"/>
          <w:sz w:val="20"/>
        </w:rPr>
        <w:pict w14:anchorId="2BAED405">
          <v:shape id="_x0000_i1057" type="#_x0000_t75" style="width:352.4pt;height:108.4pt;mso-position-horizontal-relative:char;mso-position-vertical-relative:line">
            <v:imagedata r:id="rId113" o:title=""/>
          </v:shape>
        </w:pict>
      </w:r>
    </w:p>
    <w:p w14:paraId="7F6D9763" w14:textId="77777777" w:rsidR="009E3F16" w:rsidRDefault="009E3F16">
      <w:pPr>
        <w:pStyle w:val="BodyText"/>
        <w:rPr>
          <w:rFonts w:ascii="Times New Roman" w:hAnsi="Times New Roman"/>
          <w:sz w:val="20"/>
        </w:rPr>
      </w:pPr>
      <w:r>
        <w:rPr>
          <w:rFonts w:ascii="Times New Roman" w:hAnsi="Times New Roman"/>
          <w:sz w:val="20"/>
        </w:rPr>
        <w:t>Note that if the TradeReportRefID is used for reference, the TradeReportType need not be provided as it can be retained throughout the confirmation process.</w:t>
      </w:r>
    </w:p>
    <w:p w14:paraId="2A55BAE9" w14:textId="77777777" w:rsidR="009E3F16" w:rsidRDefault="009E3F16">
      <w:pPr>
        <w:pStyle w:val="BodyText"/>
        <w:rPr>
          <w:rFonts w:ascii="Times New Roman" w:hAnsi="Times New Roman"/>
          <w:sz w:val="20"/>
        </w:rPr>
      </w:pPr>
      <w:r>
        <w:rPr>
          <w:rFonts w:ascii="Times New Roman" w:hAnsi="Times New Roman"/>
          <w:sz w:val="20"/>
        </w:rPr>
        <w:t>In cases where the marketplace forwards the request to the counterparty for acceptance, the messages are identified as depicted in the following diagram:</w:t>
      </w:r>
    </w:p>
    <w:p w14:paraId="35F03F8E" w14:textId="77777777" w:rsidR="009E3F16" w:rsidRDefault="00B74E23">
      <w:pPr>
        <w:pStyle w:val="BodyText"/>
        <w:rPr>
          <w:rFonts w:ascii="Times New Roman" w:hAnsi="Times New Roman"/>
          <w:sz w:val="20"/>
        </w:rPr>
      </w:pPr>
      <w:r>
        <w:rPr>
          <w:rFonts w:ascii="Times New Roman" w:hAnsi="Times New Roman"/>
          <w:sz w:val="20"/>
        </w:rPr>
        <w:pict w14:anchorId="7C2543C3">
          <v:shape id="_x0000_i1058" type="#_x0000_t75" style="width:457.4pt;height:132.15pt;mso-position-horizontal-relative:char;mso-position-vertical-relative:line">
            <v:imagedata r:id="rId114" o:title=""/>
          </v:shape>
        </w:pict>
      </w:r>
    </w:p>
    <w:p w14:paraId="5CC30C4A" w14:textId="77777777" w:rsidR="009E3F16" w:rsidRDefault="009E3F16">
      <w:pPr>
        <w:pStyle w:val="BodyText"/>
        <w:rPr>
          <w:rFonts w:ascii="Times New Roman" w:hAnsi="Times New Roman"/>
          <w:sz w:val="20"/>
        </w:rPr>
      </w:pPr>
      <w:r>
        <w:rPr>
          <w:rFonts w:ascii="Times New Roman" w:hAnsi="Times New Roman"/>
          <w:sz w:val="20"/>
        </w:rPr>
        <w:t>The TradeReportID is the one assigned for the process by the marketplace. Note that TradeReportTypes “Alleged…” tells the counterparty that a response is required. Note that the “Alleged” value itself can be used as an alternative to the more specific and new “Alleged…” values.</w:t>
      </w:r>
    </w:p>
    <w:p w14:paraId="41BB6DB1" w14:textId="77777777" w:rsidR="009E3F16" w:rsidRDefault="009E3F16">
      <w:pPr>
        <w:pStyle w:val="BodyText"/>
        <w:rPr>
          <w:rFonts w:ascii="Times New Roman" w:hAnsi="Times New Roman"/>
          <w:sz w:val="20"/>
        </w:rPr>
      </w:pPr>
      <w:r>
        <w:rPr>
          <w:rFonts w:ascii="Times New Roman" w:hAnsi="Times New Roman"/>
          <w:sz w:val="20"/>
        </w:rPr>
        <w:t>In cases the initiator want to cancel or update the TCR during the process, the marketplace forward the new state to the counterparty as depicted in the following diagram:</w:t>
      </w:r>
    </w:p>
    <w:p w14:paraId="4E6BEDFA" w14:textId="77777777" w:rsidR="009E3F16" w:rsidRDefault="00B74E23">
      <w:pPr>
        <w:pStyle w:val="BodyText"/>
        <w:rPr>
          <w:rFonts w:ascii="Times New Roman" w:hAnsi="Times New Roman"/>
          <w:sz w:val="20"/>
        </w:rPr>
      </w:pPr>
      <w:r>
        <w:rPr>
          <w:rFonts w:ascii="Times New Roman" w:hAnsi="Times New Roman"/>
          <w:sz w:val="20"/>
        </w:rPr>
        <w:pict w14:anchorId="384E73D4">
          <v:shape id="_x0000_i1059" type="#_x0000_t75" style="width:350.7pt;height:110.95pt;mso-position-horizontal-relative:char;mso-position-vertical-relative:line">
            <v:imagedata r:id="rId115" o:title=""/>
          </v:shape>
        </w:pict>
      </w:r>
    </w:p>
    <w:p w14:paraId="1D955F06" w14:textId="77777777" w:rsidR="009E3F16" w:rsidRDefault="009E3F16">
      <w:pPr>
        <w:pStyle w:val="BodyText"/>
        <w:rPr>
          <w:rFonts w:ascii="Times New Roman" w:hAnsi="Times New Roman"/>
          <w:sz w:val="20"/>
        </w:rPr>
      </w:pPr>
      <w:r>
        <w:rPr>
          <w:rFonts w:ascii="Times New Roman" w:hAnsi="Times New Roman"/>
          <w:sz w:val="20"/>
        </w:rPr>
        <w:t>Considering “in flight” modifications, it is worth noting that the marketplace representation of the state takes precedence.</w:t>
      </w:r>
    </w:p>
    <w:p w14:paraId="066B1C6F" w14:textId="77777777" w:rsidR="009E3F16" w:rsidRDefault="009E3F16">
      <w:pPr>
        <w:pStyle w:val="Heading4"/>
        <w:keepNext/>
        <w:keepLines/>
        <w:numPr>
          <w:ilvl w:val="3"/>
          <w:numId w:val="0"/>
        </w:numPr>
        <w:tabs>
          <w:tab w:val="num" w:pos="1800"/>
        </w:tabs>
        <w:spacing w:before="240" w:after="60" w:line="220" w:lineRule="exact"/>
        <w:jc w:val="left"/>
        <w:rPr>
          <w:lang w:val="en-GB"/>
        </w:rPr>
      </w:pPr>
      <w:bookmarkStart w:id="408" w:name="_Toc227925143"/>
      <w:r>
        <w:t>Notes on the Following Tables</w:t>
      </w:r>
      <w:bookmarkEnd w:id="408"/>
    </w:p>
    <w:p w14:paraId="562E8B17" w14:textId="77777777" w:rsidR="009E3F16" w:rsidRDefault="009E3F16">
      <w:pPr>
        <w:pStyle w:val="BodyText"/>
        <w:rPr>
          <w:rFonts w:ascii="Times New Roman" w:hAnsi="Times New Roman"/>
          <w:sz w:val="20"/>
          <w:lang w:val="en-GB"/>
        </w:rPr>
      </w:pPr>
      <w:r>
        <w:rPr>
          <w:rFonts w:ascii="Times New Roman" w:hAnsi="Times New Roman"/>
          <w:sz w:val="20"/>
          <w:lang w:val="en-GB"/>
        </w:rPr>
        <w:t>All tables below exemplify messages described in the TCR Section above</w:t>
      </w:r>
    </w:p>
    <w:p w14:paraId="529AD71B" w14:textId="77777777" w:rsidR="009E3F16" w:rsidRDefault="009E3F16">
      <w:pPr>
        <w:pStyle w:val="BodyText"/>
        <w:rPr>
          <w:rFonts w:ascii="Times New Roman" w:hAnsi="Times New Roman"/>
          <w:sz w:val="20"/>
        </w:rPr>
      </w:pPr>
      <w:r>
        <w:rPr>
          <w:rFonts w:ascii="Times New Roman" w:hAnsi="Times New Roman"/>
          <w:sz w:val="20"/>
        </w:rPr>
        <w:t>Please note that the grayed out actions in the below tables are considered less applicable in practice.</w:t>
      </w:r>
    </w:p>
    <w:p w14:paraId="193B1A47" w14:textId="77777777" w:rsidR="009E3F16" w:rsidRDefault="009E3F16">
      <w:pPr>
        <w:pStyle w:val="BodyText"/>
        <w:rPr>
          <w:rFonts w:ascii="Times New Roman" w:hAnsi="Times New Roman"/>
          <w:sz w:val="20"/>
        </w:rPr>
      </w:pPr>
      <w:r>
        <w:rPr>
          <w:rFonts w:ascii="Times New Roman" w:hAnsi="Times New Roman"/>
          <w:sz w:val="20"/>
        </w:rPr>
        <w:t>Note that the TradeID is not necessarily specified in cases where the user wants to cancel or replace a request; in such cases the TradeReportRefID must be specified!</w:t>
      </w:r>
    </w:p>
    <w:p w14:paraId="0B6BC5C0" w14:textId="77777777" w:rsidR="009E3F16" w:rsidRDefault="009E3F16">
      <w:pPr>
        <w:pStyle w:val="BodyText"/>
        <w:rPr>
          <w:rFonts w:ascii="Times New Roman" w:hAnsi="Times New Roman"/>
          <w:sz w:val="20"/>
        </w:rPr>
      </w:pPr>
      <w:r>
        <w:rPr>
          <w:rFonts w:ascii="Times New Roman" w:hAnsi="Times New Roman"/>
          <w:sz w:val="20"/>
        </w:rPr>
        <w:t xml:space="preserve">The TradeID can be used as an alternative to the TradeReportRefID if the marketplace assigns the permanent trade id at the beginning of the trade flow. </w:t>
      </w:r>
    </w:p>
    <w:p w14:paraId="408E13D1" w14:textId="77777777" w:rsidR="009E3F16" w:rsidRDefault="009E3F16">
      <w:pPr>
        <w:pStyle w:val="BodyText"/>
        <w:rPr>
          <w:rFonts w:ascii="Times New Roman" w:hAnsi="Times New Roman"/>
          <w:sz w:val="20"/>
        </w:rPr>
      </w:pPr>
      <w:r>
        <w:rPr>
          <w:rFonts w:ascii="Times New Roman" w:hAnsi="Times New Roman"/>
          <w:sz w:val="20"/>
        </w:rPr>
        <w:t xml:space="preserve">Prior to confirmation of a trade by the marketplace, a replace or cancel request can be submitted at the level of either the TradeID or TradeReportRefID. </w:t>
      </w:r>
    </w:p>
    <w:p w14:paraId="259B1431" w14:textId="77777777" w:rsidR="009E3F16" w:rsidRDefault="009E3F16">
      <w:pPr>
        <w:pStyle w:val="BodyText"/>
        <w:rPr>
          <w:rFonts w:ascii="Times New Roman" w:hAnsi="Times New Roman"/>
          <w:sz w:val="20"/>
        </w:rPr>
      </w:pPr>
      <w:r>
        <w:rPr>
          <w:rFonts w:ascii="Times New Roman" w:hAnsi="Times New Roman"/>
          <w:sz w:val="20"/>
        </w:rPr>
        <w:t>The SecondaryTradeID can also be used as an alternative to the TradeReportRefID. This is bilaterally agreed between the parties and applicable in the cases where the marketplace assigns a separate id to the process of confirming the Trade.</w:t>
      </w:r>
    </w:p>
    <w:p w14:paraId="4962586B" w14:textId="77777777" w:rsidR="009E3F16" w:rsidRDefault="009E3F16">
      <w:pPr>
        <w:pStyle w:val="BodyText"/>
        <w:rPr>
          <w:rFonts w:ascii="Times New Roman" w:hAnsi="Times New Roman"/>
          <w:sz w:val="20"/>
        </w:rPr>
      </w:pPr>
      <w:bookmarkStart w:id="409" w:name="_Ref138140246"/>
      <w:r>
        <w:rPr>
          <w:rFonts w:ascii="Times New Roman" w:hAnsi="Times New Roman"/>
          <w:sz w:val="20"/>
        </w:rPr>
        <w:t>When the marketplace reports a confirmed new, busted or amended trade:</w:t>
      </w:r>
    </w:p>
    <w:p w14:paraId="5CE6D8B0" w14:textId="77777777" w:rsidR="009E3F16" w:rsidRDefault="009E3F16">
      <w:pPr>
        <w:pStyle w:val="BodyText"/>
        <w:numPr>
          <w:ilvl w:val="0"/>
          <w:numId w:val="5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260" w:lineRule="atLeast"/>
        <w:jc w:val="left"/>
        <w:rPr>
          <w:rFonts w:ascii="Times New Roman" w:hAnsi="Times New Roman"/>
          <w:sz w:val="20"/>
        </w:rPr>
      </w:pPr>
      <w:r>
        <w:rPr>
          <w:rFonts w:ascii="Times New Roman" w:hAnsi="Times New Roman"/>
          <w:sz w:val="20"/>
        </w:rPr>
        <w:t>If the trade originates in a counterparty system, as most privately negotiated trades do, then TradeReportTransType should be set to ‘Replace’ in order to update the representation of the trade on that side to a ‘confirmed’ status. Copies sent to other parties should carry "New" since the action specified in TradeReportType is being reported for the first time. Whether a trade confirm is being routed to a third party can be determined by comparing the third party identifier to the parties on the trade itself..</w:t>
      </w:r>
    </w:p>
    <w:p w14:paraId="1F13AD48" w14:textId="77777777" w:rsidR="009E3F16" w:rsidRDefault="009E3F16">
      <w:pPr>
        <w:pStyle w:val="Heading3"/>
        <w:keepNext/>
        <w:keepLines/>
        <w:numPr>
          <w:ilvl w:val="2"/>
          <w:numId w:val="0"/>
        </w:numPr>
        <w:tabs>
          <w:tab w:val="num" w:pos="1224"/>
        </w:tabs>
        <w:spacing w:before="240" w:after="60" w:line="220" w:lineRule="exact"/>
        <w:ind w:left="1224" w:hanging="504"/>
        <w:jc w:val="left"/>
        <w:rPr>
          <w:lang w:eastAsia="sv-SE"/>
        </w:rPr>
        <w:sectPr w:rsidR="009E3F16" w:rsidSect="00C90C98">
          <w:pgSz w:w="12242" w:h="15842" w:code="1"/>
          <w:pgMar w:top="1440" w:right="1440" w:bottom="1440" w:left="1440" w:header="720" w:footer="720" w:gutter="0"/>
          <w:cols w:space="720"/>
          <w:titlePg/>
          <w:docGrid w:linePitch="272"/>
        </w:sectPr>
      </w:pPr>
      <w:bookmarkStart w:id="410" w:name="_Ref141585529"/>
    </w:p>
    <w:p w14:paraId="50EB78B9" w14:textId="77777777" w:rsidR="009E3F16" w:rsidRDefault="009E3F16">
      <w:pPr>
        <w:pStyle w:val="Heading2"/>
        <w:rPr>
          <w:lang w:eastAsia="sv-SE"/>
        </w:rPr>
      </w:pPr>
      <w:bookmarkStart w:id="411" w:name="_Toc227925144"/>
      <w:bookmarkStart w:id="412" w:name="_Toc142602764"/>
      <w:r>
        <w:rPr>
          <w:lang w:eastAsia="sv-SE"/>
        </w:rPr>
        <w:t>Trade Handling Usage Tables for Regular and Privately Negotiated Trades</w:t>
      </w:r>
      <w:bookmarkEnd w:id="411"/>
    </w:p>
    <w:p w14:paraId="74833BAD" w14:textId="77777777" w:rsidR="009E3F16" w:rsidRDefault="009E3F16">
      <w:pPr>
        <w:pStyle w:val="Heading3"/>
        <w:keepNext/>
        <w:keepLines/>
        <w:numPr>
          <w:ilvl w:val="2"/>
          <w:numId w:val="0"/>
        </w:numPr>
        <w:tabs>
          <w:tab w:val="num" w:pos="1224"/>
        </w:tabs>
        <w:spacing w:before="240" w:after="60" w:line="220" w:lineRule="exact"/>
        <w:ind w:left="180"/>
        <w:jc w:val="left"/>
        <w:rPr>
          <w:lang w:eastAsia="sv-SE"/>
        </w:rPr>
      </w:pPr>
      <w:bookmarkStart w:id="413" w:name="_Toc227925145"/>
      <w:r>
        <w:rPr>
          <w:lang w:eastAsia="sv-SE"/>
        </w:rPr>
        <w:t>Requesting the Market Place for a New Trade</w:t>
      </w:r>
      <w:bookmarkEnd w:id="413"/>
    </w:p>
    <w:p w14:paraId="69956052" w14:textId="77777777" w:rsidR="009E3F16" w:rsidRDefault="009E3F16">
      <w:pPr>
        <w:pStyle w:val="Heading4"/>
        <w:rPr>
          <w:lang w:eastAsia="sv-SE"/>
        </w:rPr>
      </w:pPr>
      <w:bookmarkStart w:id="414" w:name="_Toc227925146"/>
      <w:r>
        <w:rPr>
          <w:lang w:eastAsia="sv-SE"/>
        </w:rPr>
        <w:t>Confirmed Trade – Published by Marketplace</w:t>
      </w:r>
      <w:bookmarkEnd w:id="409"/>
      <w:bookmarkEnd w:id="410"/>
      <w:bookmarkEnd w:id="412"/>
      <w:bookmarkEnd w:id="414"/>
    </w:p>
    <w:tbl>
      <w:tblPr>
        <w:tblW w:w="13665" w:type="dxa"/>
        <w:tblInd w:w="55" w:type="dxa"/>
        <w:tblCellMar>
          <w:left w:w="70" w:type="dxa"/>
          <w:right w:w="70" w:type="dxa"/>
        </w:tblCellMar>
        <w:tblLook w:val="0000" w:firstRow="0" w:lastRow="0" w:firstColumn="0" w:lastColumn="0" w:noHBand="0" w:noVBand="0"/>
      </w:tblPr>
      <w:tblGrid>
        <w:gridCol w:w="840"/>
        <w:gridCol w:w="2100"/>
        <w:gridCol w:w="975"/>
        <w:gridCol w:w="1365"/>
        <w:gridCol w:w="1560"/>
        <w:gridCol w:w="1755"/>
        <w:gridCol w:w="975"/>
        <w:gridCol w:w="1170"/>
        <w:gridCol w:w="2925"/>
      </w:tblGrid>
      <w:tr w:rsidR="00C90C98" w14:paraId="1984D48C" w14:textId="77777777">
        <w:trPr>
          <w:trHeight w:val="510"/>
          <w:tblHeader/>
        </w:trPr>
        <w:tc>
          <w:tcPr>
            <w:tcW w:w="840" w:type="dxa"/>
            <w:tcBorders>
              <w:top w:val="single" w:sz="4" w:space="0" w:color="auto"/>
              <w:left w:val="single" w:sz="4" w:space="0" w:color="auto"/>
              <w:bottom w:val="single" w:sz="4" w:space="0" w:color="auto"/>
              <w:right w:val="single" w:sz="4" w:space="0" w:color="auto"/>
            </w:tcBorders>
            <w:vAlign w:val="bottom"/>
          </w:tcPr>
          <w:p w14:paraId="229D0906" w14:textId="77777777" w:rsidR="009E3F16" w:rsidRDefault="009E3F16">
            <w:pPr>
              <w:rPr>
                <w:b/>
                <w:bCs/>
                <w:lang w:eastAsia="sv-SE"/>
              </w:rPr>
            </w:pPr>
            <w:r>
              <w:rPr>
                <w:b/>
                <w:bCs/>
                <w:lang w:eastAsia="sv-SE"/>
              </w:rPr>
              <w:t> </w:t>
            </w:r>
          </w:p>
        </w:tc>
        <w:tc>
          <w:tcPr>
            <w:tcW w:w="2100" w:type="dxa"/>
            <w:tcBorders>
              <w:top w:val="single" w:sz="4" w:space="0" w:color="auto"/>
              <w:left w:val="nil"/>
              <w:bottom w:val="single" w:sz="4" w:space="0" w:color="auto"/>
              <w:right w:val="single" w:sz="4" w:space="0" w:color="auto"/>
            </w:tcBorders>
            <w:vAlign w:val="bottom"/>
          </w:tcPr>
          <w:p w14:paraId="7D6FFFD8" w14:textId="77777777" w:rsidR="009E3F16" w:rsidRDefault="009E3F16">
            <w:pPr>
              <w:rPr>
                <w:b/>
                <w:bCs/>
                <w:lang w:eastAsia="sv-SE"/>
              </w:rPr>
            </w:pPr>
            <w:r>
              <w:rPr>
                <w:b/>
                <w:bCs/>
                <w:lang w:eastAsia="sv-SE"/>
              </w:rPr>
              <w:t>Action</w:t>
            </w:r>
          </w:p>
        </w:tc>
        <w:tc>
          <w:tcPr>
            <w:tcW w:w="975" w:type="dxa"/>
            <w:tcBorders>
              <w:top w:val="single" w:sz="4" w:space="0" w:color="auto"/>
              <w:left w:val="nil"/>
              <w:bottom w:val="single" w:sz="4" w:space="0" w:color="auto"/>
              <w:right w:val="single" w:sz="4" w:space="0" w:color="auto"/>
            </w:tcBorders>
            <w:vAlign w:val="bottom"/>
          </w:tcPr>
          <w:p w14:paraId="4CB70B69" w14:textId="77777777" w:rsidR="009E3F16" w:rsidRDefault="009E3F16">
            <w:pPr>
              <w:rPr>
                <w:b/>
                <w:bCs/>
                <w:lang w:eastAsia="sv-SE"/>
              </w:rPr>
            </w:pPr>
            <w:r>
              <w:rPr>
                <w:b/>
                <w:bCs/>
                <w:lang w:eastAsia="sv-SE"/>
              </w:rPr>
              <w:t>Message</w:t>
            </w:r>
          </w:p>
        </w:tc>
        <w:tc>
          <w:tcPr>
            <w:tcW w:w="1365" w:type="dxa"/>
            <w:tcBorders>
              <w:top w:val="single" w:sz="4" w:space="0" w:color="auto"/>
              <w:left w:val="nil"/>
              <w:bottom w:val="single" w:sz="4" w:space="0" w:color="auto"/>
              <w:right w:val="single" w:sz="4" w:space="0" w:color="auto"/>
            </w:tcBorders>
            <w:vAlign w:val="bottom"/>
          </w:tcPr>
          <w:p w14:paraId="253DA46C" w14:textId="77777777" w:rsidR="009E3F16" w:rsidRDefault="009E3F16">
            <w:pPr>
              <w:rPr>
                <w:b/>
                <w:bCs/>
                <w:lang w:eastAsia="sv-SE"/>
              </w:rPr>
            </w:pPr>
            <w:r>
              <w:rPr>
                <w:b/>
                <w:bCs/>
                <w:lang w:eastAsia="sv-SE"/>
              </w:rPr>
              <w:t>Trade Report Trans Type</w:t>
            </w:r>
          </w:p>
        </w:tc>
        <w:tc>
          <w:tcPr>
            <w:tcW w:w="1560" w:type="dxa"/>
            <w:tcBorders>
              <w:top w:val="single" w:sz="4" w:space="0" w:color="auto"/>
              <w:left w:val="nil"/>
              <w:bottom w:val="single" w:sz="4" w:space="0" w:color="auto"/>
              <w:right w:val="single" w:sz="4" w:space="0" w:color="auto"/>
            </w:tcBorders>
            <w:vAlign w:val="bottom"/>
          </w:tcPr>
          <w:p w14:paraId="48D97E94" w14:textId="77777777" w:rsidR="009E3F16" w:rsidRDefault="009E3F16">
            <w:pPr>
              <w:rPr>
                <w:b/>
                <w:bCs/>
                <w:lang w:eastAsia="sv-SE"/>
              </w:rPr>
            </w:pPr>
            <w:r>
              <w:rPr>
                <w:b/>
                <w:bCs/>
                <w:lang w:eastAsia="sv-SE"/>
              </w:rPr>
              <w:t>Trade Report Type</w:t>
            </w:r>
          </w:p>
        </w:tc>
        <w:tc>
          <w:tcPr>
            <w:tcW w:w="1755" w:type="dxa"/>
            <w:tcBorders>
              <w:top w:val="single" w:sz="4" w:space="0" w:color="auto"/>
              <w:left w:val="nil"/>
              <w:bottom w:val="single" w:sz="4" w:space="0" w:color="auto"/>
              <w:right w:val="single" w:sz="4" w:space="0" w:color="auto"/>
            </w:tcBorders>
            <w:vAlign w:val="bottom"/>
          </w:tcPr>
          <w:p w14:paraId="5AD9C835" w14:textId="77777777" w:rsidR="009E3F16" w:rsidRDefault="009E3F16">
            <w:pPr>
              <w:rPr>
                <w:b/>
                <w:bCs/>
                <w:lang w:eastAsia="sv-SE"/>
              </w:rPr>
            </w:pPr>
            <w:r>
              <w:rPr>
                <w:b/>
                <w:bCs/>
                <w:lang w:eastAsia="sv-SE"/>
              </w:rPr>
              <w:t>Trade Handling Instr</w:t>
            </w:r>
          </w:p>
        </w:tc>
        <w:tc>
          <w:tcPr>
            <w:tcW w:w="975" w:type="dxa"/>
            <w:tcBorders>
              <w:top w:val="single" w:sz="4" w:space="0" w:color="auto"/>
              <w:left w:val="nil"/>
              <w:bottom w:val="single" w:sz="4" w:space="0" w:color="auto"/>
              <w:right w:val="single" w:sz="4" w:space="0" w:color="auto"/>
            </w:tcBorders>
            <w:vAlign w:val="bottom"/>
          </w:tcPr>
          <w:p w14:paraId="6FE28E4A" w14:textId="77777777" w:rsidR="009E3F16" w:rsidRDefault="009E3F16">
            <w:pPr>
              <w:rPr>
                <w:b/>
                <w:bCs/>
                <w:lang w:eastAsia="sv-SE"/>
              </w:rPr>
            </w:pPr>
            <w:r>
              <w:rPr>
                <w:b/>
                <w:bCs/>
                <w:lang w:eastAsia="sv-SE"/>
              </w:rPr>
              <w:t>Trade ID</w:t>
            </w:r>
          </w:p>
        </w:tc>
        <w:tc>
          <w:tcPr>
            <w:tcW w:w="1170" w:type="dxa"/>
            <w:tcBorders>
              <w:top w:val="single" w:sz="4" w:space="0" w:color="auto"/>
              <w:left w:val="nil"/>
              <w:bottom w:val="single" w:sz="4" w:space="0" w:color="auto"/>
              <w:right w:val="single" w:sz="4" w:space="0" w:color="auto"/>
            </w:tcBorders>
            <w:vAlign w:val="bottom"/>
          </w:tcPr>
          <w:p w14:paraId="6179A272" w14:textId="77777777" w:rsidR="009E3F16" w:rsidRDefault="009E3F16">
            <w:pPr>
              <w:rPr>
                <w:b/>
                <w:bCs/>
                <w:lang w:eastAsia="sv-SE"/>
              </w:rPr>
            </w:pPr>
            <w:r>
              <w:rPr>
                <w:b/>
                <w:bCs/>
                <w:lang w:eastAsia="sv-SE"/>
              </w:rPr>
              <w:t>Trade Report Ref ID</w:t>
            </w:r>
          </w:p>
        </w:tc>
        <w:tc>
          <w:tcPr>
            <w:tcW w:w="2925" w:type="dxa"/>
            <w:tcBorders>
              <w:top w:val="single" w:sz="4" w:space="0" w:color="auto"/>
              <w:left w:val="nil"/>
              <w:bottom w:val="single" w:sz="4" w:space="0" w:color="auto"/>
              <w:right w:val="single" w:sz="4" w:space="0" w:color="auto"/>
            </w:tcBorders>
            <w:vAlign w:val="bottom"/>
          </w:tcPr>
          <w:p w14:paraId="1259C91B" w14:textId="77777777" w:rsidR="009E3F16" w:rsidRDefault="009E3F16">
            <w:pPr>
              <w:rPr>
                <w:b/>
                <w:bCs/>
                <w:lang w:eastAsia="sv-SE"/>
              </w:rPr>
            </w:pPr>
            <w:r>
              <w:rPr>
                <w:b/>
                <w:bCs/>
                <w:lang w:eastAsia="sv-SE"/>
              </w:rPr>
              <w:t>Comment</w:t>
            </w:r>
          </w:p>
        </w:tc>
      </w:tr>
      <w:tr w:rsidR="00C90C98" w14:paraId="0EF91508" w14:textId="77777777">
        <w:trPr>
          <w:trHeight w:val="315"/>
        </w:trPr>
        <w:tc>
          <w:tcPr>
            <w:tcW w:w="840" w:type="dxa"/>
            <w:tcBorders>
              <w:top w:val="dashed" w:sz="4" w:space="0" w:color="969696"/>
              <w:left w:val="single" w:sz="4" w:space="0" w:color="auto"/>
              <w:bottom w:val="dashed" w:sz="4" w:space="0" w:color="969696"/>
              <w:right w:val="single" w:sz="4" w:space="0" w:color="auto"/>
            </w:tcBorders>
          </w:tcPr>
          <w:p w14:paraId="17DABA21" w14:textId="77777777" w:rsidR="009E3F16" w:rsidRDefault="009E3F16">
            <w:pPr>
              <w:rPr>
                <w:b/>
                <w:bCs/>
                <w:sz w:val="24"/>
                <w:szCs w:val="24"/>
                <w:lang w:eastAsia="sv-SE"/>
              </w:rPr>
            </w:pPr>
            <w:r>
              <w:rPr>
                <w:b/>
                <w:bCs/>
                <w:sz w:val="24"/>
                <w:szCs w:val="24"/>
                <w:lang w:eastAsia="sv-SE"/>
              </w:rPr>
              <w:t>1</w:t>
            </w:r>
          </w:p>
        </w:tc>
        <w:tc>
          <w:tcPr>
            <w:tcW w:w="12825" w:type="dxa"/>
            <w:gridSpan w:val="8"/>
            <w:tcBorders>
              <w:top w:val="single" w:sz="4" w:space="0" w:color="auto"/>
              <w:left w:val="nil"/>
              <w:bottom w:val="dashed" w:sz="4" w:space="0" w:color="969696"/>
              <w:right w:val="single" w:sz="4" w:space="0" w:color="000000"/>
            </w:tcBorders>
          </w:tcPr>
          <w:p w14:paraId="3D235177" w14:textId="77777777" w:rsidR="009E3F16" w:rsidRDefault="009E3F16">
            <w:pPr>
              <w:rPr>
                <w:b/>
                <w:bCs/>
                <w:sz w:val="24"/>
                <w:szCs w:val="24"/>
                <w:lang w:eastAsia="sv-SE"/>
              </w:rPr>
            </w:pPr>
            <w:r>
              <w:rPr>
                <w:b/>
                <w:bCs/>
                <w:sz w:val="24"/>
                <w:szCs w:val="24"/>
                <w:lang w:eastAsia="sv-SE"/>
              </w:rPr>
              <w:t>Trade confirmation (always from marketplace to relevant parties)</w:t>
            </w:r>
          </w:p>
        </w:tc>
      </w:tr>
      <w:tr w:rsidR="00C90C98" w14:paraId="0058F8C0" w14:textId="77777777">
        <w:trPr>
          <w:trHeight w:val="1020"/>
        </w:trPr>
        <w:tc>
          <w:tcPr>
            <w:tcW w:w="840" w:type="dxa"/>
            <w:tcBorders>
              <w:top w:val="nil"/>
              <w:left w:val="single" w:sz="4" w:space="0" w:color="auto"/>
              <w:bottom w:val="dashed" w:sz="4" w:space="0" w:color="969696"/>
              <w:right w:val="single" w:sz="4" w:space="0" w:color="auto"/>
            </w:tcBorders>
          </w:tcPr>
          <w:p w14:paraId="04A87C5F" w14:textId="77777777" w:rsidR="009E3F16" w:rsidRDefault="009E3F16">
            <w:pPr>
              <w:rPr>
                <w:lang w:eastAsia="sv-SE"/>
              </w:rPr>
            </w:pPr>
            <w:r>
              <w:rPr>
                <w:lang w:eastAsia="sv-SE"/>
              </w:rPr>
              <w:t>1.1</w:t>
            </w:r>
          </w:p>
        </w:tc>
        <w:tc>
          <w:tcPr>
            <w:tcW w:w="2100" w:type="dxa"/>
            <w:tcBorders>
              <w:top w:val="nil"/>
              <w:left w:val="nil"/>
              <w:bottom w:val="dashed" w:sz="4" w:space="0" w:color="969696"/>
              <w:right w:val="single" w:sz="4" w:space="0" w:color="auto"/>
            </w:tcBorders>
          </w:tcPr>
          <w:p w14:paraId="4EB7FF49" w14:textId="77777777" w:rsidR="009E3F16" w:rsidRDefault="009E3F16">
            <w:pPr>
              <w:rPr>
                <w:lang w:eastAsia="sv-SE"/>
              </w:rPr>
            </w:pPr>
            <w:r>
              <w:rPr>
                <w:lang w:eastAsia="sv-SE"/>
              </w:rPr>
              <w:t>Publish new trade</w:t>
            </w:r>
          </w:p>
        </w:tc>
        <w:tc>
          <w:tcPr>
            <w:tcW w:w="975" w:type="dxa"/>
            <w:tcBorders>
              <w:top w:val="nil"/>
              <w:left w:val="nil"/>
              <w:bottom w:val="dashed" w:sz="4" w:space="0" w:color="969696"/>
              <w:right w:val="single" w:sz="4" w:space="0" w:color="auto"/>
            </w:tcBorders>
          </w:tcPr>
          <w:p w14:paraId="03C964E5" w14:textId="77777777" w:rsidR="009E3F16" w:rsidRDefault="009E3F16">
            <w:pPr>
              <w:rPr>
                <w:lang w:eastAsia="sv-SE"/>
              </w:rPr>
            </w:pPr>
            <w:r>
              <w:rPr>
                <w:lang w:eastAsia="sv-SE"/>
              </w:rPr>
              <w:t>TCR</w:t>
            </w:r>
          </w:p>
        </w:tc>
        <w:tc>
          <w:tcPr>
            <w:tcW w:w="1365" w:type="dxa"/>
            <w:tcBorders>
              <w:top w:val="nil"/>
              <w:left w:val="nil"/>
              <w:bottom w:val="dashed" w:sz="4" w:space="0" w:color="969696"/>
              <w:right w:val="single" w:sz="4" w:space="0" w:color="auto"/>
            </w:tcBorders>
          </w:tcPr>
          <w:p w14:paraId="603062B5" w14:textId="77777777" w:rsidR="009E3F16" w:rsidRDefault="009E3F16">
            <w:pPr>
              <w:rPr>
                <w:lang w:eastAsia="sv-SE"/>
              </w:rPr>
            </w:pPr>
            <w:r>
              <w:rPr>
                <w:lang w:eastAsia="sv-SE"/>
              </w:rPr>
              <w:t>New (0)</w:t>
            </w:r>
          </w:p>
        </w:tc>
        <w:tc>
          <w:tcPr>
            <w:tcW w:w="1560" w:type="dxa"/>
            <w:tcBorders>
              <w:top w:val="nil"/>
              <w:left w:val="nil"/>
              <w:bottom w:val="dashed" w:sz="4" w:space="0" w:color="969696"/>
              <w:right w:val="single" w:sz="4" w:space="0" w:color="auto"/>
            </w:tcBorders>
          </w:tcPr>
          <w:p w14:paraId="3B479877" w14:textId="77777777" w:rsidR="009E3F16" w:rsidRDefault="009E3F16">
            <w:pPr>
              <w:rPr>
                <w:lang w:eastAsia="sv-SE"/>
              </w:rPr>
            </w:pPr>
            <w:r>
              <w:rPr>
                <w:lang w:eastAsia="sv-SE"/>
              </w:rPr>
              <w:t>Submit (0)</w:t>
            </w:r>
          </w:p>
        </w:tc>
        <w:tc>
          <w:tcPr>
            <w:tcW w:w="1755" w:type="dxa"/>
            <w:tcBorders>
              <w:top w:val="nil"/>
              <w:left w:val="nil"/>
              <w:bottom w:val="dashed" w:sz="4" w:space="0" w:color="969696"/>
              <w:right w:val="single" w:sz="4" w:space="0" w:color="auto"/>
            </w:tcBorders>
          </w:tcPr>
          <w:p w14:paraId="44B0D77C" w14:textId="77777777" w:rsidR="009E3F16" w:rsidRDefault="009E3F16">
            <w:pPr>
              <w:rPr>
                <w:lang w:eastAsia="sv-SE"/>
              </w:rPr>
            </w:pPr>
            <w:r>
              <w:rPr>
                <w:lang w:eastAsia="sv-SE"/>
              </w:rPr>
              <w:t>Trade Confirm (0)</w:t>
            </w:r>
          </w:p>
        </w:tc>
        <w:tc>
          <w:tcPr>
            <w:tcW w:w="975" w:type="dxa"/>
            <w:tcBorders>
              <w:top w:val="nil"/>
              <w:left w:val="nil"/>
              <w:bottom w:val="dashed" w:sz="4" w:space="0" w:color="969696"/>
              <w:right w:val="single" w:sz="4" w:space="0" w:color="auto"/>
            </w:tcBorders>
          </w:tcPr>
          <w:p w14:paraId="4F478A1C" w14:textId="77777777" w:rsidR="009E3F16" w:rsidRDefault="009E3F16">
            <w:pPr>
              <w:rPr>
                <w:lang w:eastAsia="sv-SE"/>
              </w:rPr>
            </w:pPr>
            <w:r>
              <w:rPr>
                <w:lang w:eastAsia="sv-SE"/>
              </w:rPr>
              <w:t>Filled</w:t>
            </w:r>
          </w:p>
        </w:tc>
        <w:tc>
          <w:tcPr>
            <w:tcW w:w="1170" w:type="dxa"/>
            <w:tcBorders>
              <w:top w:val="nil"/>
              <w:left w:val="nil"/>
              <w:bottom w:val="dashed" w:sz="4" w:space="0" w:color="969696"/>
              <w:right w:val="single" w:sz="4" w:space="0" w:color="auto"/>
            </w:tcBorders>
          </w:tcPr>
          <w:p w14:paraId="068A3AC1" w14:textId="77777777" w:rsidR="009E3F16" w:rsidRDefault="009E3F16">
            <w:pPr>
              <w:rPr>
                <w:lang w:eastAsia="sv-SE"/>
              </w:rPr>
            </w:pPr>
            <w:r>
              <w:rPr>
                <w:lang w:eastAsia="sv-SE"/>
              </w:rPr>
              <w:t>Reference</w:t>
            </w:r>
          </w:p>
        </w:tc>
        <w:tc>
          <w:tcPr>
            <w:tcW w:w="2925" w:type="dxa"/>
            <w:tcBorders>
              <w:top w:val="nil"/>
              <w:left w:val="nil"/>
              <w:bottom w:val="dashed" w:sz="4" w:space="0" w:color="969696"/>
              <w:right w:val="single" w:sz="4" w:space="0" w:color="auto"/>
            </w:tcBorders>
          </w:tcPr>
          <w:p w14:paraId="7FFCA4C6" w14:textId="77777777" w:rsidR="009E3F16" w:rsidRDefault="009E3F16">
            <w:pPr>
              <w:rPr>
                <w:lang w:eastAsia="sv-SE"/>
              </w:rPr>
            </w:pPr>
            <w:r>
              <w:rPr>
                <w:lang w:eastAsia="sv-SE"/>
              </w:rPr>
              <w:t>MatchStatus = 0 (Compared, matched or affirmed)</w:t>
            </w:r>
          </w:p>
          <w:p w14:paraId="1A4A35A5" w14:textId="77777777" w:rsidR="009E3F16" w:rsidRDefault="009E3F16">
            <w:pPr>
              <w:rPr>
                <w:lang w:eastAsia="sv-SE"/>
              </w:rPr>
            </w:pPr>
          </w:p>
          <w:p w14:paraId="2BF8BC35" w14:textId="77777777" w:rsidR="009E3F16" w:rsidRDefault="009E3F16">
            <w:pPr>
              <w:rPr>
                <w:lang w:eastAsia="sv-SE"/>
              </w:rPr>
            </w:pPr>
            <w:r>
              <w:rPr>
                <w:lang w:eastAsia="sv-SE"/>
              </w:rPr>
              <w:t>The TradeReportRefID depends on who the receiver is. Note that TCR are sent to various parties (some of whom need a reference and some who do not).</w:t>
            </w:r>
          </w:p>
        </w:tc>
      </w:tr>
      <w:tr w:rsidR="00C90C98" w14:paraId="5F9CEA4C" w14:textId="77777777">
        <w:trPr>
          <w:trHeight w:val="765"/>
        </w:trPr>
        <w:tc>
          <w:tcPr>
            <w:tcW w:w="840" w:type="dxa"/>
            <w:tcBorders>
              <w:top w:val="nil"/>
              <w:left w:val="single" w:sz="4" w:space="0" w:color="auto"/>
              <w:bottom w:val="dashed" w:sz="4" w:space="0" w:color="969696"/>
              <w:right w:val="single" w:sz="4" w:space="0" w:color="auto"/>
            </w:tcBorders>
          </w:tcPr>
          <w:p w14:paraId="704B99C4" w14:textId="77777777" w:rsidR="009E3F16" w:rsidRDefault="009E3F16">
            <w:pPr>
              <w:rPr>
                <w:lang w:eastAsia="sv-SE"/>
              </w:rPr>
            </w:pPr>
            <w:r>
              <w:rPr>
                <w:lang w:eastAsia="sv-SE"/>
              </w:rPr>
              <w:t>1.2</w:t>
            </w:r>
          </w:p>
        </w:tc>
        <w:tc>
          <w:tcPr>
            <w:tcW w:w="2100" w:type="dxa"/>
            <w:tcBorders>
              <w:top w:val="nil"/>
              <w:left w:val="nil"/>
              <w:bottom w:val="dashed" w:sz="4" w:space="0" w:color="969696"/>
              <w:right w:val="single" w:sz="4" w:space="0" w:color="auto"/>
            </w:tcBorders>
          </w:tcPr>
          <w:p w14:paraId="1F56E101" w14:textId="77777777" w:rsidR="009E3F16" w:rsidRDefault="009E3F16">
            <w:pPr>
              <w:rPr>
                <w:lang w:eastAsia="sv-SE"/>
              </w:rPr>
            </w:pPr>
            <w:r>
              <w:rPr>
                <w:lang w:eastAsia="sv-SE"/>
              </w:rPr>
              <w:t>Publish amended trade</w:t>
            </w:r>
          </w:p>
        </w:tc>
        <w:tc>
          <w:tcPr>
            <w:tcW w:w="975" w:type="dxa"/>
            <w:tcBorders>
              <w:top w:val="nil"/>
              <w:left w:val="nil"/>
              <w:bottom w:val="dashed" w:sz="4" w:space="0" w:color="969696"/>
              <w:right w:val="single" w:sz="4" w:space="0" w:color="auto"/>
            </w:tcBorders>
          </w:tcPr>
          <w:p w14:paraId="63029B55" w14:textId="77777777" w:rsidR="009E3F16" w:rsidRDefault="009E3F16">
            <w:pPr>
              <w:rPr>
                <w:lang w:eastAsia="sv-SE"/>
              </w:rPr>
            </w:pPr>
            <w:r>
              <w:rPr>
                <w:lang w:eastAsia="sv-SE"/>
              </w:rPr>
              <w:t>TCR</w:t>
            </w:r>
          </w:p>
        </w:tc>
        <w:tc>
          <w:tcPr>
            <w:tcW w:w="1365" w:type="dxa"/>
            <w:tcBorders>
              <w:top w:val="nil"/>
              <w:left w:val="nil"/>
              <w:bottom w:val="dashed" w:sz="4" w:space="0" w:color="969696"/>
              <w:right w:val="single" w:sz="4" w:space="0" w:color="auto"/>
            </w:tcBorders>
          </w:tcPr>
          <w:p w14:paraId="760E0004" w14:textId="77777777" w:rsidR="009E3F16" w:rsidRDefault="009E3F16">
            <w:pPr>
              <w:rPr>
                <w:lang w:eastAsia="sv-SE"/>
              </w:rPr>
            </w:pPr>
            <w:r>
              <w:rPr>
                <w:lang w:eastAsia="sv-SE"/>
              </w:rPr>
              <w:t>Replace (2)</w:t>
            </w:r>
          </w:p>
        </w:tc>
        <w:tc>
          <w:tcPr>
            <w:tcW w:w="1560" w:type="dxa"/>
            <w:tcBorders>
              <w:top w:val="nil"/>
              <w:left w:val="nil"/>
              <w:bottom w:val="dashed" w:sz="4" w:space="0" w:color="969696"/>
              <w:right w:val="single" w:sz="4" w:space="0" w:color="auto"/>
            </w:tcBorders>
          </w:tcPr>
          <w:p w14:paraId="12238820" w14:textId="77777777" w:rsidR="009E3F16" w:rsidRDefault="009E3F16">
            <w:pPr>
              <w:rPr>
                <w:lang w:eastAsia="sv-SE"/>
              </w:rPr>
            </w:pPr>
            <w:r>
              <w:rPr>
                <w:lang w:eastAsia="sv-SE"/>
              </w:rPr>
              <w:t>Submit (0),</w:t>
            </w:r>
            <w:r>
              <w:rPr>
                <w:lang w:eastAsia="sv-SE"/>
              </w:rPr>
              <w:br/>
              <w:t>Addendum (4)</w:t>
            </w:r>
            <w:r>
              <w:rPr>
                <w:lang w:eastAsia="sv-SE"/>
              </w:rPr>
              <w:br/>
              <w:t>No/Was (5)</w:t>
            </w:r>
          </w:p>
        </w:tc>
        <w:tc>
          <w:tcPr>
            <w:tcW w:w="1755" w:type="dxa"/>
            <w:tcBorders>
              <w:top w:val="nil"/>
              <w:left w:val="nil"/>
              <w:bottom w:val="dashed" w:sz="4" w:space="0" w:color="969696"/>
              <w:right w:val="single" w:sz="4" w:space="0" w:color="auto"/>
            </w:tcBorders>
          </w:tcPr>
          <w:p w14:paraId="7829F20A" w14:textId="77777777" w:rsidR="009E3F16" w:rsidRDefault="009E3F16">
            <w:pPr>
              <w:rPr>
                <w:lang w:eastAsia="sv-SE"/>
              </w:rPr>
            </w:pPr>
            <w:r>
              <w:rPr>
                <w:lang w:eastAsia="sv-SE"/>
              </w:rPr>
              <w:t>Trade Confirm (0)</w:t>
            </w:r>
          </w:p>
        </w:tc>
        <w:tc>
          <w:tcPr>
            <w:tcW w:w="975" w:type="dxa"/>
            <w:tcBorders>
              <w:top w:val="nil"/>
              <w:left w:val="nil"/>
              <w:bottom w:val="dashed" w:sz="4" w:space="0" w:color="969696"/>
              <w:right w:val="single" w:sz="4" w:space="0" w:color="auto"/>
            </w:tcBorders>
          </w:tcPr>
          <w:p w14:paraId="7C374F3B" w14:textId="77777777" w:rsidR="009E3F16" w:rsidRDefault="009E3F16">
            <w:pPr>
              <w:rPr>
                <w:lang w:eastAsia="sv-SE"/>
              </w:rPr>
            </w:pPr>
            <w:r>
              <w:rPr>
                <w:lang w:eastAsia="sv-SE"/>
              </w:rPr>
              <w:t>Filled</w:t>
            </w:r>
          </w:p>
        </w:tc>
        <w:tc>
          <w:tcPr>
            <w:tcW w:w="1170" w:type="dxa"/>
            <w:tcBorders>
              <w:top w:val="nil"/>
              <w:left w:val="nil"/>
              <w:bottom w:val="dashed" w:sz="4" w:space="0" w:color="969696"/>
              <w:right w:val="single" w:sz="4" w:space="0" w:color="auto"/>
            </w:tcBorders>
          </w:tcPr>
          <w:p w14:paraId="70E79652" w14:textId="77777777" w:rsidR="009E3F16" w:rsidRDefault="009E3F16">
            <w:pPr>
              <w:rPr>
                <w:lang w:eastAsia="sv-SE"/>
              </w:rPr>
            </w:pPr>
            <w:r>
              <w:rPr>
                <w:lang w:eastAsia="sv-SE"/>
              </w:rPr>
              <w:t>Reference</w:t>
            </w:r>
          </w:p>
        </w:tc>
        <w:tc>
          <w:tcPr>
            <w:tcW w:w="2925" w:type="dxa"/>
            <w:tcBorders>
              <w:top w:val="nil"/>
              <w:left w:val="nil"/>
              <w:bottom w:val="dashed" w:sz="4" w:space="0" w:color="969696"/>
              <w:right w:val="single" w:sz="4" w:space="0" w:color="auto"/>
            </w:tcBorders>
          </w:tcPr>
          <w:p w14:paraId="7F7ECCC9" w14:textId="77777777" w:rsidR="009E3F16" w:rsidRDefault="009E3F16">
            <w:pPr>
              <w:rPr>
                <w:lang w:eastAsia="sv-SE"/>
              </w:rPr>
            </w:pPr>
            <w:r>
              <w:rPr>
                <w:lang w:eastAsia="sv-SE"/>
              </w:rPr>
              <w:t>MatchStatus = 0 (Compared, matched or affirmed)</w:t>
            </w:r>
          </w:p>
          <w:p w14:paraId="3E8324BE" w14:textId="77777777" w:rsidR="009E3F16" w:rsidRDefault="009E3F16">
            <w:pPr>
              <w:rPr>
                <w:lang w:eastAsia="sv-SE"/>
              </w:rPr>
            </w:pPr>
          </w:p>
          <w:p w14:paraId="48257240" w14:textId="77777777" w:rsidR="009E3F16" w:rsidRDefault="009E3F16">
            <w:pPr>
              <w:rPr>
                <w:lang w:eastAsia="sv-SE"/>
              </w:rPr>
            </w:pPr>
            <w:r>
              <w:rPr>
                <w:lang w:eastAsia="sv-SE"/>
              </w:rPr>
              <w:t>The TradeReportRefID depends on who the receiver is. Note that TCR are sent to various parties (some of whom need a reference and some who do not).</w:t>
            </w:r>
          </w:p>
        </w:tc>
      </w:tr>
      <w:tr w:rsidR="00C90C98" w14:paraId="4A851A54" w14:textId="77777777">
        <w:trPr>
          <w:trHeight w:val="1275"/>
        </w:trPr>
        <w:tc>
          <w:tcPr>
            <w:tcW w:w="840" w:type="dxa"/>
            <w:tcBorders>
              <w:top w:val="nil"/>
              <w:left w:val="single" w:sz="4" w:space="0" w:color="auto"/>
              <w:bottom w:val="nil"/>
              <w:right w:val="single" w:sz="4" w:space="0" w:color="auto"/>
            </w:tcBorders>
          </w:tcPr>
          <w:p w14:paraId="21D558C7" w14:textId="77777777" w:rsidR="009E3F16" w:rsidRDefault="009E3F16">
            <w:pPr>
              <w:rPr>
                <w:lang w:eastAsia="sv-SE"/>
              </w:rPr>
            </w:pPr>
            <w:r>
              <w:rPr>
                <w:lang w:eastAsia="sv-SE"/>
              </w:rPr>
              <w:t>1.3</w:t>
            </w:r>
          </w:p>
        </w:tc>
        <w:tc>
          <w:tcPr>
            <w:tcW w:w="2100" w:type="dxa"/>
            <w:tcBorders>
              <w:top w:val="nil"/>
              <w:left w:val="nil"/>
              <w:bottom w:val="nil"/>
              <w:right w:val="single" w:sz="4" w:space="0" w:color="auto"/>
            </w:tcBorders>
          </w:tcPr>
          <w:p w14:paraId="10BB84BE" w14:textId="77777777" w:rsidR="009E3F16" w:rsidRDefault="009E3F16">
            <w:pPr>
              <w:rPr>
                <w:lang w:eastAsia="sv-SE"/>
              </w:rPr>
            </w:pPr>
            <w:r>
              <w:rPr>
                <w:lang w:eastAsia="sv-SE"/>
              </w:rPr>
              <w:t>Publish canceled trade</w:t>
            </w:r>
          </w:p>
        </w:tc>
        <w:tc>
          <w:tcPr>
            <w:tcW w:w="975" w:type="dxa"/>
            <w:tcBorders>
              <w:top w:val="nil"/>
              <w:left w:val="nil"/>
              <w:bottom w:val="nil"/>
              <w:right w:val="single" w:sz="4" w:space="0" w:color="auto"/>
            </w:tcBorders>
          </w:tcPr>
          <w:p w14:paraId="04E01437" w14:textId="77777777" w:rsidR="009E3F16" w:rsidRDefault="009E3F16">
            <w:pPr>
              <w:rPr>
                <w:lang w:eastAsia="sv-SE"/>
              </w:rPr>
            </w:pPr>
            <w:r>
              <w:rPr>
                <w:lang w:eastAsia="sv-SE"/>
              </w:rPr>
              <w:t>TCR</w:t>
            </w:r>
          </w:p>
        </w:tc>
        <w:tc>
          <w:tcPr>
            <w:tcW w:w="1365" w:type="dxa"/>
            <w:tcBorders>
              <w:top w:val="nil"/>
              <w:left w:val="nil"/>
              <w:bottom w:val="nil"/>
              <w:right w:val="single" w:sz="4" w:space="0" w:color="auto"/>
            </w:tcBorders>
          </w:tcPr>
          <w:p w14:paraId="23743562" w14:textId="77777777" w:rsidR="009E3F16" w:rsidRDefault="009E3F16">
            <w:pPr>
              <w:rPr>
                <w:lang w:eastAsia="sv-SE"/>
              </w:rPr>
            </w:pPr>
            <w:r>
              <w:rPr>
                <w:lang w:eastAsia="sv-SE"/>
              </w:rPr>
              <w:t>Cancel (1)</w:t>
            </w:r>
          </w:p>
        </w:tc>
        <w:tc>
          <w:tcPr>
            <w:tcW w:w="1560" w:type="dxa"/>
            <w:tcBorders>
              <w:top w:val="nil"/>
              <w:left w:val="nil"/>
              <w:bottom w:val="nil"/>
              <w:right w:val="single" w:sz="4" w:space="0" w:color="auto"/>
            </w:tcBorders>
          </w:tcPr>
          <w:p w14:paraId="3C30BB4E" w14:textId="77777777" w:rsidR="009E3F16" w:rsidRDefault="009E3F16">
            <w:pPr>
              <w:rPr>
                <w:lang w:eastAsia="sv-SE"/>
              </w:rPr>
            </w:pPr>
            <w:r>
              <w:rPr>
                <w:lang w:eastAsia="sv-SE"/>
              </w:rPr>
              <w:t>Submit (0),</w:t>
            </w:r>
            <w:r>
              <w:rPr>
                <w:lang w:eastAsia="sv-SE"/>
              </w:rPr>
              <w:br/>
              <w:t>Trade Report Cancel (6)</w:t>
            </w:r>
            <w:r>
              <w:rPr>
                <w:lang w:eastAsia="sv-SE"/>
              </w:rPr>
              <w:br/>
              <w:t>(Locked In) Trade Break (7)</w:t>
            </w:r>
          </w:p>
        </w:tc>
        <w:tc>
          <w:tcPr>
            <w:tcW w:w="1755" w:type="dxa"/>
            <w:tcBorders>
              <w:top w:val="nil"/>
              <w:left w:val="nil"/>
              <w:bottom w:val="nil"/>
              <w:right w:val="single" w:sz="4" w:space="0" w:color="auto"/>
            </w:tcBorders>
          </w:tcPr>
          <w:p w14:paraId="348E7CD9" w14:textId="77777777" w:rsidR="009E3F16" w:rsidRDefault="009E3F16">
            <w:pPr>
              <w:rPr>
                <w:lang w:eastAsia="sv-SE"/>
              </w:rPr>
            </w:pPr>
            <w:r>
              <w:rPr>
                <w:lang w:eastAsia="sv-SE"/>
              </w:rPr>
              <w:t>Trade Confirm (0)</w:t>
            </w:r>
          </w:p>
        </w:tc>
        <w:tc>
          <w:tcPr>
            <w:tcW w:w="975" w:type="dxa"/>
            <w:tcBorders>
              <w:top w:val="nil"/>
              <w:left w:val="nil"/>
              <w:bottom w:val="nil"/>
              <w:right w:val="single" w:sz="4" w:space="0" w:color="auto"/>
            </w:tcBorders>
          </w:tcPr>
          <w:p w14:paraId="59585EAE" w14:textId="77777777" w:rsidR="009E3F16" w:rsidRDefault="009E3F16">
            <w:pPr>
              <w:rPr>
                <w:lang w:eastAsia="sv-SE"/>
              </w:rPr>
            </w:pPr>
            <w:r>
              <w:rPr>
                <w:lang w:eastAsia="sv-SE"/>
              </w:rPr>
              <w:t>Filled</w:t>
            </w:r>
          </w:p>
        </w:tc>
        <w:tc>
          <w:tcPr>
            <w:tcW w:w="1170" w:type="dxa"/>
            <w:tcBorders>
              <w:top w:val="nil"/>
              <w:left w:val="nil"/>
              <w:bottom w:val="nil"/>
              <w:right w:val="single" w:sz="4" w:space="0" w:color="auto"/>
            </w:tcBorders>
          </w:tcPr>
          <w:p w14:paraId="2E352EDA" w14:textId="77777777" w:rsidR="009E3F16" w:rsidRDefault="009E3F16">
            <w:pPr>
              <w:rPr>
                <w:lang w:eastAsia="sv-SE"/>
              </w:rPr>
            </w:pPr>
            <w:r>
              <w:rPr>
                <w:lang w:eastAsia="sv-SE"/>
              </w:rPr>
              <w:t>Reference</w:t>
            </w:r>
          </w:p>
        </w:tc>
        <w:tc>
          <w:tcPr>
            <w:tcW w:w="2925" w:type="dxa"/>
            <w:tcBorders>
              <w:top w:val="nil"/>
              <w:left w:val="nil"/>
              <w:bottom w:val="nil"/>
              <w:right w:val="single" w:sz="4" w:space="0" w:color="auto"/>
            </w:tcBorders>
          </w:tcPr>
          <w:p w14:paraId="49531B6A" w14:textId="77777777" w:rsidR="009E3F16" w:rsidRDefault="009E3F16">
            <w:pPr>
              <w:rPr>
                <w:lang w:eastAsia="sv-SE"/>
              </w:rPr>
            </w:pPr>
            <w:r>
              <w:rPr>
                <w:lang w:eastAsia="sv-SE"/>
              </w:rPr>
              <w:t>MatchStatus = 1 (Uncompared, unmatched or unaffirmed)–</w:t>
            </w:r>
          </w:p>
          <w:p w14:paraId="144F9085" w14:textId="77777777" w:rsidR="009E3F16" w:rsidRDefault="009E3F16">
            <w:pPr>
              <w:rPr>
                <w:lang w:eastAsia="sv-SE"/>
              </w:rPr>
            </w:pPr>
          </w:p>
          <w:p w14:paraId="4B67FE14" w14:textId="77777777" w:rsidR="009E3F16" w:rsidRDefault="009E3F16">
            <w:pPr>
              <w:rPr>
                <w:lang w:eastAsia="sv-SE"/>
              </w:rPr>
            </w:pPr>
            <w:r>
              <w:rPr>
                <w:lang w:eastAsia="sv-SE"/>
              </w:rPr>
              <w:t>The TradeReportRefID depends on who the receiver is. Note that TCR are sent to various parties (some of whom need a reference and some who do not).</w:t>
            </w:r>
          </w:p>
          <w:p w14:paraId="6F8B3535" w14:textId="77777777" w:rsidR="009E3F16" w:rsidRDefault="009E3F16">
            <w:pPr>
              <w:rPr>
                <w:lang w:eastAsia="sv-SE"/>
              </w:rPr>
            </w:pPr>
            <w:r>
              <w:rPr>
                <w:lang w:eastAsia="sv-SE"/>
              </w:rPr>
              <w:br/>
              <w:t>Also note that "Reversal" and "Release" might be relevant (although this Gap Analysis does not address them)</w:t>
            </w:r>
          </w:p>
        </w:tc>
      </w:tr>
      <w:tr w:rsidR="00C90C98" w14:paraId="49E7E453" w14:textId="77777777">
        <w:trPr>
          <w:trHeight w:val="1275"/>
        </w:trPr>
        <w:tc>
          <w:tcPr>
            <w:tcW w:w="840" w:type="dxa"/>
            <w:tcBorders>
              <w:top w:val="nil"/>
              <w:left w:val="single" w:sz="4" w:space="0" w:color="auto"/>
              <w:bottom w:val="single" w:sz="4" w:space="0" w:color="auto"/>
              <w:right w:val="single" w:sz="4" w:space="0" w:color="auto"/>
            </w:tcBorders>
          </w:tcPr>
          <w:p w14:paraId="6F4FEDE4" w14:textId="77777777" w:rsidR="009E3F16" w:rsidRDefault="009E3F16">
            <w:pPr>
              <w:rPr>
                <w:lang w:eastAsia="sv-SE"/>
              </w:rPr>
            </w:pPr>
            <w:r>
              <w:rPr>
                <w:lang w:eastAsia="sv-SE"/>
              </w:rPr>
              <w:t>1.4</w:t>
            </w:r>
          </w:p>
        </w:tc>
        <w:tc>
          <w:tcPr>
            <w:tcW w:w="2100" w:type="dxa"/>
            <w:tcBorders>
              <w:top w:val="nil"/>
              <w:left w:val="nil"/>
              <w:bottom w:val="single" w:sz="4" w:space="0" w:color="auto"/>
              <w:right w:val="single" w:sz="4" w:space="0" w:color="auto"/>
            </w:tcBorders>
          </w:tcPr>
          <w:p w14:paraId="68663AD0" w14:textId="77777777" w:rsidR="009E3F16" w:rsidRDefault="009E3F16">
            <w:pPr>
              <w:rPr>
                <w:lang w:eastAsia="sv-SE"/>
              </w:rPr>
            </w:pPr>
            <w:r>
              <w:rPr>
                <w:lang w:eastAsia="sv-SE"/>
              </w:rPr>
              <w:t>Publish trade waiting for manual approval</w:t>
            </w:r>
          </w:p>
        </w:tc>
        <w:tc>
          <w:tcPr>
            <w:tcW w:w="975" w:type="dxa"/>
            <w:tcBorders>
              <w:top w:val="nil"/>
              <w:left w:val="nil"/>
              <w:bottom w:val="single" w:sz="4" w:space="0" w:color="auto"/>
              <w:right w:val="single" w:sz="4" w:space="0" w:color="auto"/>
            </w:tcBorders>
          </w:tcPr>
          <w:p w14:paraId="34EB287C" w14:textId="77777777" w:rsidR="009E3F16" w:rsidRDefault="009E3F16">
            <w:pPr>
              <w:rPr>
                <w:lang w:eastAsia="sv-SE"/>
              </w:rPr>
            </w:pPr>
            <w:r>
              <w:rPr>
                <w:lang w:eastAsia="sv-SE"/>
              </w:rPr>
              <w:t>TCR</w:t>
            </w:r>
          </w:p>
        </w:tc>
        <w:tc>
          <w:tcPr>
            <w:tcW w:w="1365" w:type="dxa"/>
            <w:tcBorders>
              <w:top w:val="nil"/>
              <w:left w:val="nil"/>
              <w:bottom w:val="single" w:sz="4" w:space="0" w:color="auto"/>
              <w:right w:val="single" w:sz="4" w:space="0" w:color="auto"/>
            </w:tcBorders>
          </w:tcPr>
          <w:p w14:paraId="3C7CFE9B" w14:textId="77777777" w:rsidR="009E3F16" w:rsidRDefault="009E3F16">
            <w:pPr>
              <w:rPr>
                <w:lang w:eastAsia="sv-SE"/>
              </w:rPr>
            </w:pPr>
            <w:r>
              <w:rPr>
                <w:lang w:eastAsia="sv-SE"/>
              </w:rPr>
              <w:t>New (0), Cancel (1), Replace (2)</w:t>
            </w:r>
          </w:p>
        </w:tc>
        <w:tc>
          <w:tcPr>
            <w:tcW w:w="1560" w:type="dxa"/>
            <w:tcBorders>
              <w:top w:val="nil"/>
              <w:left w:val="nil"/>
              <w:bottom w:val="single" w:sz="4" w:space="0" w:color="auto"/>
              <w:right w:val="single" w:sz="4" w:space="0" w:color="auto"/>
            </w:tcBorders>
          </w:tcPr>
          <w:p w14:paraId="224046D1" w14:textId="77777777" w:rsidR="009E3F16" w:rsidRDefault="009E3F16">
            <w:pPr>
              <w:rPr>
                <w:lang w:eastAsia="sv-SE"/>
              </w:rPr>
            </w:pPr>
            <w:r>
              <w:rPr>
                <w:lang w:eastAsia="sv-SE"/>
              </w:rPr>
              <w:t>Submit (0), Addendum (4), No/Was (5) Trade Report Cancel (6), (Locked In) Trade Break (7)</w:t>
            </w:r>
          </w:p>
        </w:tc>
        <w:tc>
          <w:tcPr>
            <w:tcW w:w="1755" w:type="dxa"/>
            <w:tcBorders>
              <w:top w:val="nil"/>
              <w:left w:val="nil"/>
              <w:bottom w:val="single" w:sz="4" w:space="0" w:color="auto"/>
              <w:right w:val="single" w:sz="4" w:space="0" w:color="auto"/>
            </w:tcBorders>
          </w:tcPr>
          <w:p w14:paraId="16E996D8" w14:textId="77777777" w:rsidR="009E3F16" w:rsidRDefault="009E3F16">
            <w:pPr>
              <w:rPr>
                <w:lang w:eastAsia="sv-SE"/>
              </w:rPr>
            </w:pPr>
            <w:r>
              <w:rPr>
                <w:lang w:eastAsia="sv-SE"/>
              </w:rPr>
              <w:t>Trade Confirm (0)</w:t>
            </w:r>
          </w:p>
        </w:tc>
        <w:tc>
          <w:tcPr>
            <w:tcW w:w="975" w:type="dxa"/>
            <w:tcBorders>
              <w:top w:val="nil"/>
              <w:left w:val="nil"/>
              <w:bottom w:val="single" w:sz="4" w:space="0" w:color="auto"/>
              <w:right w:val="single" w:sz="4" w:space="0" w:color="auto"/>
            </w:tcBorders>
          </w:tcPr>
          <w:p w14:paraId="1A4CAAEC" w14:textId="77777777" w:rsidR="009E3F16" w:rsidRDefault="009E3F16">
            <w:pPr>
              <w:rPr>
                <w:lang w:eastAsia="sv-SE"/>
              </w:rPr>
            </w:pPr>
            <w:r>
              <w:rPr>
                <w:lang w:eastAsia="sv-SE"/>
              </w:rPr>
              <w:t>Filled</w:t>
            </w:r>
          </w:p>
        </w:tc>
        <w:tc>
          <w:tcPr>
            <w:tcW w:w="1170" w:type="dxa"/>
            <w:tcBorders>
              <w:top w:val="nil"/>
              <w:left w:val="nil"/>
              <w:bottom w:val="single" w:sz="4" w:space="0" w:color="auto"/>
              <w:right w:val="single" w:sz="4" w:space="0" w:color="auto"/>
            </w:tcBorders>
          </w:tcPr>
          <w:p w14:paraId="0A45DA08" w14:textId="77777777" w:rsidR="009E3F16" w:rsidRDefault="009E3F16">
            <w:pPr>
              <w:rPr>
                <w:lang w:eastAsia="sv-SE"/>
              </w:rPr>
            </w:pPr>
            <w:r>
              <w:rPr>
                <w:lang w:eastAsia="sv-SE"/>
              </w:rPr>
              <w:t>Reference</w:t>
            </w:r>
          </w:p>
        </w:tc>
        <w:tc>
          <w:tcPr>
            <w:tcW w:w="2925" w:type="dxa"/>
            <w:tcBorders>
              <w:top w:val="nil"/>
              <w:left w:val="nil"/>
              <w:bottom w:val="single" w:sz="4" w:space="0" w:color="auto"/>
              <w:right w:val="single" w:sz="4" w:space="0" w:color="auto"/>
            </w:tcBorders>
          </w:tcPr>
          <w:p w14:paraId="34CA2485" w14:textId="77777777" w:rsidR="009E3F16" w:rsidRDefault="009E3F16">
            <w:pPr>
              <w:rPr>
                <w:lang w:eastAsia="sv-SE"/>
              </w:rPr>
            </w:pPr>
            <w:r>
              <w:rPr>
                <w:lang w:eastAsia="sv-SE"/>
              </w:rPr>
              <w:t>MatchStatus = 1 (Uncompared, unmatched or unaffirmed)</w:t>
            </w:r>
          </w:p>
        </w:tc>
      </w:tr>
    </w:tbl>
    <w:p w14:paraId="602F0E1B" w14:textId="77777777" w:rsidR="009E3F16" w:rsidRDefault="009E3F16">
      <w:pPr>
        <w:pStyle w:val="Heading3"/>
        <w:rPr>
          <w:lang w:eastAsia="sv-SE"/>
        </w:rPr>
      </w:pPr>
      <w:bookmarkStart w:id="415" w:name="_Ref138142438"/>
    </w:p>
    <w:p w14:paraId="083D065E" w14:textId="77777777" w:rsidR="009E3F16" w:rsidRDefault="009E3F16">
      <w:pPr>
        <w:pStyle w:val="Heading4"/>
        <w:rPr>
          <w:lang w:eastAsia="sv-SE"/>
        </w:rPr>
      </w:pPr>
      <w:bookmarkStart w:id="416" w:name="_Toc227925147"/>
      <w:r>
        <w:rPr>
          <w:lang w:eastAsia="sv-SE"/>
        </w:rPr>
        <w:t>One-Party Report for Pass-Thru</w:t>
      </w:r>
      <w:bookmarkEnd w:id="415"/>
      <w:bookmarkEnd w:id="416"/>
    </w:p>
    <w:tbl>
      <w:tblPr>
        <w:tblW w:w="13665" w:type="dxa"/>
        <w:tblInd w:w="55" w:type="dxa"/>
        <w:tblCellMar>
          <w:left w:w="70" w:type="dxa"/>
          <w:right w:w="70" w:type="dxa"/>
        </w:tblCellMar>
        <w:tblLook w:val="0000" w:firstRow="0" w:lastRow="0" w:firstColumn="0" w:lastColumn="0" w:noHBand="0" w:noVBand="0"/>
      </w:tblPr>
      <w:tblGrid>
        <w:gridCol w:w="594"/>
        <w:gridCol w:w="2127"/>
        <w:gridCol w:w="971"/>
        <w:gridCol w:w="1343"/>
        <w:gridCol w:w="1534"/>
        <w:gridCol w:w="1725"/>
        <w:gridCol w:w="996"/>
        <w:gridCol w:w="1473"/>
        <w:gridCol w:w="2902"/>
        <w:tblGridChange w:id="417">
          <w:tblGrid>
            <w:gridCol w:w="93"/>
            <w:gridCol w:w="501"/>
            <w:gridCol w:w="93"/>
            <w:gridCol w:w="2127"/>
            <w:gridCol w:w="971"/>
            <w:gridCol w:w="1343"/>
            <w:gridCol w:w="1534"/>
            <w:gridCol w:w="1725"/>
            <w:gridCol w:w="996"/>
            <w:gridCol w:w="1473"/>
            <w:gridCol w:w="2809"/>
            <w:gridCol w:w="93"/>
          </w:tblGrid>
        </w:tblGridChange>
      </w:tblGrid>
      <w:tr w:rsidR="00C90C98" w14:paraId="231A3AB2" w14:textId="77777777">
        <w:trPr>
          <w:trHeight w:val="510"/>
          <w:tblHeader/>
        </w:trPr>
        <w:tc>
          <w:tcPr>
            <w:tcW w:w="594" w:type="dxa"/>
            <w:tcBorders>
              <w:top w:val="single" w:sz="4" w:space="0" w:color="auto"/>
              <w:left w:val="single" w:sz="4" w:space="0" w:color="auto"/>
              <w:bottom w:val="single" w:sz="4" w:space="0" w:color="auto"/>
              <w:right w:val="single" w:sz="4" w:space="0" w:color="auto"/>
            </w:tcBorders>
            <w:vAlign w:val="bottom"/>
          </w:tcPr>
          <w:p w14:paraId="2829EE7C" w14:textId="77777777" w:rsidR="009E3F16" w:rsidRDefault="009E3F16">
            <w:pPr>
              <w:rPr>
                <w:b/>
                <w:bCs/>
                <w:lang w:eastAsia="sv-SE"/>
              </w:rPr>
            </w:pPr>
            <w:r>
              <w:rPr>
                <w:b/>
                <w:bCs/>
                <w:lang w:eastAsia="sv-SE"/>
              </w:rPr>
              <w:t> </w:t>
            </w:r>
          </w:p>
        </w:tc>
        <w:tc>
          <w:tcPr>
            <w:tcW w:w="2127" w:type="dxa"/>
            <w:tcBorders>
              <w:top w:val="single" w:sz="4" w:space="0" w:color="auto"/>
              <w:left w:val="nil"/>
              <w:bottom w:val="single" w:sz="4" w:space="0" w:color="auto"/>
              <w:right w:val="single" w:sz="4" w:space="0" w:color="auto"/>
            </w:tcBorders>
            <w:vAlign w:val="bottom"/>
          </w:tcPr>
          <w:p w14:paraId="6BAED692" w14:textId="77777777" w:rsidR="009E3F16" w:rsidRDefault="009E3F16">
            <w:pPr>
              <w:rPr>
                <w:b/>
                <w:bCs/>
                <w:lang w:eastAsia="sv-SE"/>
              </w:rPr>
            </w:pPr>
            <w:r>
              <w:rPr>
                <w:b/>
                <w:bCs/>
                <w:lang w:eastAsia="sv-SE"/>
              </w:rPr>
              <w:t>Action</w:t>
            </w:r>
          </w:p>
        </w:tc>
        <w:tc>
          <w:tcPr>
            <w:tcW w:w="971" w:type="dxa"/>
            <w:tcBorders>
              <w:top w:val="single" w:sz="4" w:space="0" w:color="auto"/>
              <w:left w:val="nil"/>
              <w:bottom w:val="single" w:sz="4" w:space="0" w:color="auto"/>
              <w:right w:val="single" w:sz="4" w:space="0" w:color="auto"/>
            </w:tcBorders>
            <w:vAlign w:val="bottom"/>
          </w:tcPr>
          <w:p w14:paraId="2D6AA2D7" w14:textId="77777777" w:rsidR="009E3F16" w:rsidRDefault="009E3F16">
            <w:pPr>
              <w:rPr>
                <w:b/>
                <w:bCs/>
                <w:lang w:eastAsia="sv-SE"/>
              </w:rPr>
            </w:pPr>
            <w:r>
              <w:rPr>
                <w:b/>
                <w:bCs/>
                <w:lang w:eastAsia="sv-SE"/>
              </w:rPr>
              <w:t>Message</w:t>
            </w:r>
          </w:p>
        </w:tc>
        <w:tc>
          <w:tcPr>
            <w:tcW w:w="1343" w:type="dxa"/>
            <w:tcBorders>
              <w:top w:val="single" w:sz="4" w:space="0" w:color="auto"/>
              <w:left w:val="nil"/>
              <w:bottom w:val="single" w:sz="4" w:space="0" w:color="auto"/>
              <w:right w:val="single" w:sz="4" w:space="0" w:color="auto"/>
            </w:tcBorders>
            <w:vAlign w:val="bottom"/>
          </w:tcPr>
          <w:p w14:paraId="6EF5D90F" w14:textId="77777777" w:rsidR="009E3F16" w:rsidRDefault="009E3F16">
            <w:pPr>
              <w:rPr>
                <w:b/>
                <w:bCs/>
                <w:lang w:eastAsia="sv-SE"/>
              </w:rPr>
            </w:pPr>
            <w:r>
              <w:rPr>
                <w:b/>
                <w:bCs/>
                <w:lang w:eastAsia="sv-SE"/>
              </w:rPr>
              <w:t>Trade Report Trans Type</w:t>
            </w:r>
          </w:p>
        </w:tc>
        <w:tc>
          <w:tcPr>
            <w:tcW w:w="1534" w:type="dxa"/>
            <w:tcBorders>
              <w:top w:val="single" w:sz="4" w:space="0" w:color="auto"/>
              <w:left w:val="nil"/>
              <w:bottom w:val="single" w:sz="4" w:space="0" w:color="auto"/>
              <w:right w:val="single" w:sz="4" w:space="0" w:color="auto"/>
            </w:tcBorders>
            <w:vAlign w:val="bottom"/>
          </w:tcPr>
          <w:p w14:paraId="6895152D" w14:textId="77777777" w:rsidR="009E3F16" w:rsidRDefault="009E3F16">
            <w:pPr>
              <w:rPr>
                <w:b/>
                <w:bCs/>
                <w:lang w:eastAsia="sv-SE"/>
              </w:rPr>
            </w:pPr>
            <w:r>
              <w:rPr>
                <w:b/>
                <w:bCs/>
                <w:lang w:eastAsia="sv-SE"/>
              </w:rPr>
              <w:t>Trade Report Type</w:t>
            </w:r>
          </w:p>
        </w:tc>
        <w:tc>
          <w:tcPr>
            <w:tcW w:w="1725" w:type="dxa"/>
            <w:tcBorders>
              <w:top w:val="single" w:sz="4" w:space="0" w:color="auto"/>
              <w:left w:val="nil"/>
              <w:bottom w:val="single" w:sz="4" w:space="0" w:color="auto"/>
              <w:right w:val="single" w:sz="4" w:space="0" w:color="auto"/>
            </w:tcBorders>
            <w:vAlign w:val="bottom"/>
          </w:tcPr>
          <w:p w14:paraId="3A5A3B96" w14:textId="77777777" w:rsidR="009E3F16" w:rsidRDefault="009E3F16">
            <w:pPr>
              <w:rPr>
                <w:b/>
                <w:bCs/>
                <w:lang w:eastAsia="sv-SE"/>
              </w:rPr>
            </w:pPr>
            <w:r>
              <w:rPr>
                <w:b/>
                <w:bCs/>
                <w:lang w:eastAsia="sv-SE"/>
              </w:rPr>
              <w:t>Trade Handling Instr</w:t>
            </w:r>
          </w:p>
        </w:tc>
        <w:tc>
          <w:tcPr>
            <w:tcW w:w="996" w:type="dxa"/>
            <w:tcBorders>
              <w:top w:val="single" w:sz="4" w:space="0" w:color="auto"/>
              <w:left w:val="nil"/>
              <w:bottom w:val="single" w:sz="4" w:space="0" w:color="auto"/>
              <w:right w:val="single" w:sz="4" w:space="0" w:color="auto"/>
            </w:tcBorders>
            <w:vAlign w:val="bottom"/>
          </w:tcPr>
          <w:p w14:paraId="32ACB3F9" w14:textId="77777777" w:rsidR="009E3F16" w:rsidRDefault="009E3F16">
            <w:pPr>
              <w:rPr>
                <w:b/>
                <w:bCs/>
                <w:lang w:eastAsia="sv-SE"/>
              </w:rPr>
            </w:pPr>
            <w:r>
              <w:rPr>
                <w:b/>
                <w:bCs/>
                <w:lang w:eastAsia="sv-SE"/>
              </w:rPr>
              <w:t>Trade ID</w:t>
            </w:r>
          </w:p>
        </w:tc>
        <w:tc>
          <w:tcPr>
            <w:tcW w:w="1473" w:type="dxa"/>
            <w:tcBorders>
              <w:top w:val="single" w:sz="4" w:space="0" w:color="auto"/>
              <w:left w:val="nil"/>
              <w:bottom w:val="single" w:sz="4" w:space="0" w:color="auto"/>
              <w:right w:val="single" w:sz="4" w:space="0" w:color="auto"/>
            </w:tcBorders>
            <w:vAlign w:val="bottom"/>
          </w:tcPr>
          <w:p w14:paraId="26812010" w14:textId="77777777" w:rsidR="009E3F16" w:rsidRDefault="009E3F16">
            <w:pPr>
              <w:rPr>
                <w:b/>
                <w:bCs/>
                <w:lang w:eastAsia="sv-SE"/>
              </w:rPr>
            </w:pPr>
            <w:r>
              <w:rPr>
                <w:b/>
                <w:bCs/>
                <w:lang w:eastAsia="sv-SE"/>
              </w:rPr>
              <w:t>Trade ReportID (Trade Report Ref ID)</w:t>
            </w:r>
          </w:p>
        </w:tc>
        <w:tc>
          <w:tcPr>
            <w:tcW w:w="2902" w:type="dxa"/>
            <w:tcBorders>
              <w:top w:val="single" w:sz="4" w:space="0" w:color="auto"/>
              <w:left w:val="nil"/>
              <w:bottom w:val="single" w:sz="4" w:space="0" w:color="auto"/>
              <w:right w:val="single" w:sz="4" w:space="0" w:color="auto"/>
            </w:tcBorders>
            <w:vAlign w:val="bottom"/>
          </w:tcPr>
          <w:p w14:paraId="42B7E007" w14:textId="77777777" w:rsidR="009E3F16" w:rsidRDefault="009E3F16">
            <w:pPr>
              <w:rPr>
                <w:b/>
                <w:bCs/>
                <w:lang w:eastAsia="sv-SE"/>
              </w:rPr>
            </w:pPr>
            <w:r>
              <w:rPr>
                <w:b/>
                <w:bCs/>
                <w:lang w:eastAsia="sv-SE"/>
              </w:rPr>
              <w:t>Comment</w:t>
            </w:r>
          </w:p>
        </w:tc>
      </w:tr>
      <w:tr w:rsidR="009E3F16" w14:paraId="24F24BE2" w14:textId="77777777">
        <w:tblPrEx>
          <w:tblW w:w="13665" w:type="dxa"/>
          <w:tblInd w:w="55" w:type="dxa"/>
          <w:tblCellMar>
            <w:left w:w="70" w:type="dxa"/>
            <w:right w:w="70" w:type="dxa"/>
          </w:tblCellMar>
          <w:tblLook w:val="0000" w:firstRow="0" w:lastRow="0" w:firstColumn="0" w:lastColumn="0" w:noHBand="0" w:noVBand="0"/>
          <w:tblPrExChange w:id="418"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19" w:author="Administrator" w:date="2011-08-18T10:53:00Z">
            <w:trPr>
              <w:gridAfter w:val="0"/>
              <w:trHeight w:val="510"/>
            </w:trPr>
          </w:trPrChange>
        </w:trPr>
        <w:tc>
          <w:tcPr>
            <w:tcW w:w="594" w:type="dxa"/>
            <w:tcBorders>
              <w:top w:val="dashed" w:sz="4" w:space="0" w:color="969696"/>
              <w:left w:val="single" w:sz="4" w:space="0" w:color="auto"/>
              <w:bottom w:val="dashed" w:sz="4" w:space="0" w:color="969696"/>
              <w:right w:val="single" w:sz="4" w:space="0" w:color="auto"/>
            </w:tcBorders>
            <w:tcPrChange w:id="420" w:author="Administrator" w:date="2011-08-18T10:53:00Z">
              <w:tcPr>
                <w:tcW w:w="594" w:type="dxa"/>
                <w:gridSpan w:val="2"/>
                <w:tcBorders>
                  <w:top w:val="dashed" w:sz="4" w:space="0" w:color="969696"/>
                  <w:left w:val="single" w:sz="4" w:space="0" w:color="auto"/>
                  <w:bottom w:val="dashed" w:sz="4" w:space="0" w:color="969696"/>
                  <w:right w:val="single" w:sz="4" w:space="0" w:color="auto"/>
                </w:tcBorders>
                <w:shd w:val="clear" w:color="auto" w:fill="auto"/>
              </w:tcPr>
            </w:tcPrChange>
          </w:tcPr>
          <w:p w14:paraId="404A8373" w14:textId="77777777" w:rsidR="009E3F16" w:rsidRDefault="009E3F16">
            <w:pPr>
              <w:rPr>
                <w:b/>
                <w:bCs/>
                <w:lang w:eastAsia="sv-SE"/>
              </w:rPr>
            </w:pPr>
            <w:r>
              <w:rPr>
                <w:b/>
                <w:bCs/>
                <w:lang w:eastAsia="sv-SE"/>
              </w:rPr>
              <w:t>1</w:t>
            </w:r>
          </w:p>
        </w:tc>
        <w:tc>
          <w:tcPr>
            <w:tcW w:w="13071" w:type="dxa"/>
            <w:gridSpan w:val="8"/>
            <w:tcBorders>
              <w:top w:val="dashed" w:sz="4" w:space="0" w:color="969696"/>
              <w:left w:val="nil"/>
              <w:bottom w:val="dashed" w:sz="4" w:space="0" w:color="969696"/>
              <w:right w:val="single" w:sz="4" w:space="0" w:color="auto"/>
            </w:tcBorders>
            <w:tcPrChange w:id="421" w:author="Administrator" w:date="2011-08-18T10:53:00Z">
              <w:tcPr>
                <w:tcW w:w="13071" w:type="dxa"/>
                <w:gridSpan w:val="9"/>
                <w:tcBorders>
                  <w:top w:val="dashed" w:sz="4" w:space="0" w:color="969696"/>
                  <w:left w:val="nil"/>
                  <w:bottom w:val="dashed" w:sz="4" w:space="0" w:color="969696"/>
                  <w:right w:val="single" w:sz="4" w:space="0" w:color="auto"/>
                </w:tcBorders>
                <w:shd w:val="clear" w:color="auto" w:fill="auto"/>
              </w:tcPr>
            </w:tcPrChange>
          </w:tcPr>
          <w:p w14:paraId="05A1A2E1" w14:textId="77777777" w:rsidR="009E3F16" w:rsidRDefault="009E3F16">
            <w:pPr>
              <w:rPr>
                <w:b/>
                <w:bCs/>
                <w:lang w:eastAsia="sv-SE"/>
              </w:rPr>
            </w:pPr>
            <w:r>
              <w:rPr>
                <w:b/>
                <w:bCs/>
                <w:lang w:eastAsia="sv-SE"/>
              </w:rPr>
              <w:t>Initiator requests (main flow from initiator to marketplace)</w:t>
            </w:r>
          </w:p>
        </w:tc>
      </w:tr>
      <w:tr w:rsidR="00C90C98" w14:paraId="79B40D09" w14:textId="77777777">
        <w:trPr>
          <w:trHeight w:val="510"/>
        </w:trPr>
        <w:tc>
          <w:tcPr>
            <w:tcW w:w="594" w:type="dxa"/>
            <w:tcBorders>
              <w:top w:val="nil"/>
              <w:left w:val="single" w:sz="4" w:space="0" w:color="auto"/>
              <w:bottom w:val="dashed" w:sz="4" w:space="0" w:color="969696"/>
              <w:right w:val="single" w:sz="4" w:space="0" w:color="auto"/>
            </w:tcBorders>
          </w:tcPr>
          <w:p w14:paraId="7E55F524" w14:textId="77777777" w:rsidR="009E3F16" w:rsidRDefault="009E3F16">
            <w:pPr>
              <w:rPr>
                <w:lang w:eastAsia="sv-SE"/>
              </w:rPr>
            </w:pPr>
            <w:r>
              <w:rPr>
                <w:lang w:eastAsia="sv-SE"/>
              </w:rPr>
              <w:t>1.1</w:t>
            </w:r>
          </w:p>
        </w:tc>
        <w:tc>
          <w:tcPr>
            <w:tcW w:w="2127" w:type="dxa"/>
            <w:tcBorders>
              <w:top w:val="nil"/>
              <w:left w:val="nil"/>
              <w:bottom w:val="dashed" w:sz="4" w:space="0" w:color="969696"/>
              <w:right w:val="single" w:sz="4" w:space="0" w:color="auto"/>
            </w:tcBorders>
          </w:tcPr>
          <w:p w14:paraId="42AA5054" w14:textId="77777777" w:rsidR="009E3F16" w:rsidRDefault="009E3F16">
            <w:pPr>
              <w:rPr>
                <w:lang w:eastAsia="sv-SE"/>
              </w:rPr>
            </w:pPr>
            <w:r>
              <w:rPr>
                <w:lang w:eastAsia="sv-SE"/>
              </w:rPr>
              <w:t>Enter new report</w:t>
            </w:r>
          </w:p>
        </w:tc>
        <w:tc>
          <w:tcPr>
            <w:tcW w:w="971" w:type="dxa"/>
            <w:tcBorders>
              <w:top w:val="nil"/>
              <w:left w:val="nil"/>
              <w:bottom w:val="dashed" w:sz="4" w:space="0" w:color="969696"/>
              <w:right w:val="single" w:sz="4" w:space="0" w:color="auto"/>
            </w:tcBorders>
          </w:tcPr>
          <w:p w14:paraId="1AD86FDF" w14:textId="77777777" w:rsidR="009E3F16" w:rsidRDefault="009E3F16">
            <w:pPr>
              <w:rPr>
                <w:lang w:eastAsia="sv-SE"/>
              </w:rPr>
            </w:pPr>
            <w:r>
              <w:rPr>
                <w:lang w:eastAsia="sv-SE"/>
              </w:rPr>
              <w:t>TCR</w:t>
            </w:r>
          </w:p>
        </w:tc>
        <w:tc>
          <w:tcPr>
            <w:tcW w:w="1343" w:type="dxa"/>
            <w:tcBorders>
              <w:top w:val="nil"/>
              <w:left w:val="nil"/>
              <w:bottom w:val="dashed" w:sz="4" w:space="0" w:color="969696"/>
              <w:right w:val="single" w:sz="4" w:space="0" w:color="auto"/>
            </w:tcBorders>
          </w:tcPr>
          <w:p w14:paraId="7C48912E" w14:textId="77777777" w:rsidR="009E3F16" w:rsidRDefault="009E3F16">
            <w:pPr>
              <w:rPr>
                <w:lang w:eastAsia="sv-SE"/>
              </w:rPr>
            </w:pPr>
            <w:r>
              <w:rPr>
                <w:lang w:eastAsia="sv-SE"/>
              </w:rPr>
              <w:t>New (0)</w:t>
            </w:r>
          </w:p>
        </w:tc>
        <w:tc>
          <w:tcPr>
            <w:tcW w:w="1534" w:type="dxa"/>
            <w:tcBorders>
              <w:top w:val="nil"/>
              <w:left w:val="nil"/>
              <w:bottom w:val="dashed" w:sz="4" w:space="0" w:color="969696"/>
              <w:right w:val="single" w:sz="4" w:space="0" w:color="auto"/>
            </w:tcBorders>
          </w:tcPr>
          <w:p w14:paraId="06F68362" w14:textId="77777777" w:rsidR="009E3F16" w:rsidRDefault="009E3F16">
            <w:pPr>
              <w:rPr>
                <w:lang w:eastAsia="sv-SE"/>
              </w:rPr>
            </w:pPr>
            <w:r>
              <w:rPr>
                <w:lang w:eastAsia="sv-SE"/>
              </w:rPr>
              <w:t>Submit (0)</w:t>
            </w:r>
          </w:p>
        </w:tc>
        <w:tc>
          <w:tcPr>
            <w:tcW w:w="1725" w:type="dxa"/>
            <w:tcBorders>
              <w:top w:val="nil"/>
              <w:left w:val="nil"/>
              <w:bottom w:val="dashed" w:sz="4" w:space="0" w:color="969696"/>
              <w:right w:val="single" w:sz="4" w:space="0" w:color="auto"/>
            </w:tcBorders>
          </w:tcPr>
          <w:p w14:paraId="3A1AE8D8" w14:textId="77777777" w:rsidR="009E3F16" w:rsidRDefault="009E3F16">
            <w:pPr>
              <w:rPr>
                <w:lang w:eastAsia="sv-SE"/>
              </w:rPr>
            </w:pPr>
            <w:r>
              <w:rPr>
                <w:lang w:eastAsia="sv-SE"/>
              </w:rPr>
              <w:t>One-Party Report for Pass-Thru (3)</w:t>
            </w:r>
          </w:p>
        </w:tc>
        <w:tc>
          <w:tcPr>
            <w:tcW w:w="996" w:type="dxa"/>
            <w:tcBorders>
              <w:top w:val="nil"/>
              <w:left w:val="nil"/>
              <w:bottom w:val="dashed" w:sz="4" w:space="0" w:color="969696"/>
              <w:right w:val="single" w:sz="4" w:space="0" w:color="auto"/>
            </w:tcBorders>
          </w:tcPr>
          <w:p w14:paraId="356380AF" w14:textId="77777777" w:rsidR="009E3F16" w:rsidRDefault="009E3F16">
            <w:pPr>
              <w:rPr>
                <w:lang w:eastAsia="sv-SE"/>
              </w:rPr>
            </w:pPr>
            <w:r>
              <w:rPr>
                <w:lang w:eastAsia="sv-SE"/>
              </w:rPr>
              <w:t>N/A</w:t>
            </w:r>
          </w:p>
        </w:tc>
        <w:tc>
          <w:tcPr>
            <w:tcW w:w="1473" w:type="dxa"/>
            <w:tcBorders>
              <w:top w:val="nil"/>
              <w:left w:val="nil"/>
              <w:bottom w:val="dashed" w:sz="4" w:space="0" w:color="969696"/>
              <w:right w:val="single" w:sz="4" w:space="0" w:color="auto"/>
            </w:tcBorders>
          </w:tcPr>
          <w:p w14:paraId="454C87B9" w14:textId="77777777" w:rsidR="009E3F16" w:rsidRDefault="009E3F16">
            <w:pPr>
              <w:rPr>
                <w:lang w:eastAsia="sv-SE"/>
              </w:rPr>
            </w:pPr>
            <w:r>
              <w:rPr>
                <w:lang w:eastAsia="sv-SE"/>
              </w:rPr>
              <w:t>New</w:t>
            </w:r>
          </w:p>
          <w:p w14:paraId="23FFAF5B" w14:textId="77777777" w:rsidR="009E3F16" w:rsidRDefault="009E3F16">
            <w:pPr>
              <w:rPr>
                <w:lang w:eastAsia="sv-SE"/>
              </w:rPr>
            </w:pPr>
            <w:r>
              <w:rPr>
                <w:lang w:eastAsia="sv-SE"/>
              </w:rPr>
              <w:t>(N/A)</w:t>
            </w:r>
          </w:p>
        </w:tc>
        <w:tc>
          <w:tcPr>
            <w:tcW w:w="2902" w:type="dxa"/>
            <w:tcBorders>
              <w:top w:val="nil"/>
              <w:left w:val="nil"/>
              <w:bottom w:val="dashed" w:sz="4" w:space="0" w:color="969696"/>
              <w:right w:val="single" w:sz="4" w:space="0" w:color="auto"/>
            </w:tcBorders>
          </w:tcPr>
          <w:p w14:paraId="22F70629" w14:textId="77777777" w:rsidR="009E3F16" w:rsidRDefault="009E3F16">
            <w:pPr>
              <w:rPr>
                <w:lang w:eastAsia="sv-SE"/>
              </w:rPr>
            </w:pPr>
            <w:r>
              <w:rPr>
                <w:lang w:eastAsia="sv-SE"/>
              </w:rPr>
              <w:t>Starts a process involving a counterparty response</w:t>
            </w:r>
          </w:p>
        </w:tc>
      </w:tr>
      <w:tr w:rsidR="00C90C98" w14:paraId="67842DDE" w14:textId="77777777">
        <w:trPr>
          <w:trHeight w:val="510"/>
        </w:trPr>
        <w:tc>
          <w:tcPr>
            <w:tcW w:w="594" w:type="dxa"/>
            <w:tcBorders>
              <w:top w:val="nil"/>
              <w:left w:val="single" w:sz="4" w:space="0" w:color="auto"/>
              <w:bottom w:val="dashed" w:sz="4" w:space="0" w:color="969696"/>
              <w:right w:val="single" w:sz="4" w:space="0" w:color="auto"/>
            </w:tcBorders>
          </w:tcPr>
          <w:p w14:paraId="0B6510AD" w14:textId="77777777" w:rsidR="009E3F16" w:rsidRDefault="009E3F16">
            <w:pPr>
              <w:rPr>
                <w:color w:val="C0C0C0"/>
                <w:lang w:eastAsia="sv-SE"/>
              </w:rPr>
            </w:pPr>
            <w:r>
              <w:rPr>
                <w:color w:val="C0C0C0"/>
                <w:lang w:eastAsia="sv-SE"/>
              </w:rPr>
              <w:t>1.2</w:t>
            </w:r>
          </w:p>
        </w:tc>
        <w:tc>
          <w:tcPr>
            <w:tcW w:w="2127" w:type="dxa"/>
            <w:tcBorders>
              <w:top w:val="nil"/>
              <w:left w:val="nil"/>
              <w:bottom w:val="dashed" w:sz="4" w:space="0" w:color="969696"/>
              <w:right w:val="single" w:sz="4" w:space="0" w:color="auto"/>
            </w:tcBorders>
          </w:tcPr>
          <w:p w14:paraId="3F3D80CF" w14:textId="77777777" w:rsidR="009E3F16" w:rsidRDefault="009E3F16">
            <w:pPr>
              <w:rPr>
                <w:color w:val="C0C0C0"/>
                <w:lang w:eastAsia="sv-SE"/>
              </w:rPr>
            </w:pPr>
            <w:r>
              <w:rPr>
                <w:color w:val="C0C0C0"/>
                <w:lang w:eastAsia="sv-SE"/>
              </w:rPr>
              <w:t>Update earlier report</w:t>
            </w:r>
          </w:p>
        </w:tc>
        <w:tc>
          <w:tcPr>
            <w:tcW w:w="971" w:type="dxa"/>
            <w:tcBorders>
              <w:top w:val="nil"/>
              <w:left w:val="nil"/>
              <w:bottom w:val="dashed" w:sz="4" w:space="0" w:color="969696"/>
              <w:right w:val="single" w:sz="4" w:space="0" w:color="auto"/>
            </w:tcBorders>
          </w:tcPr>
          <w:p w14:paraId="35835560" w14:textId="77777777" w:rsidR="009E3F16" w:rsidRDefault="009E3F16">
            <w:pPr>
              <w:rPr>
                <w:color w:val="C0C0C0"/>
                <w:lang w:eastAsia="sv-SE"/>
              </w:rPr>
            </w:pPr>
            <w:r>
              <w:rPr>
                <w:color w:val="C0C0C0"/>
                <w:lang w:eastAsia="sv-SE"/>
              </w:rPr>
              <w:t>TCR</w:t>
            </w:r>
          </w:p>
        </w:tc>
        <w:tc>
          <w:tcPr>
            <w:tcW w:w="1343" w:type="dxa"/>
            <w:tcBorders>
              <w:top w:val="nil"/>
              <w:left w:val="nil"/>
              <w:bottom w:val="dashed" w:sz="4" w:space="0" w:color="969696"/>
              <w:right w:val="single" w:sz="4" w:space="0" w:color="auto"/>
            </w:tcBorders>
          </w:tcPr>
          <w:p w14:paraId="0A6F04FE" w14:textId="77777777" w:rsidR="009E3F16" w:rsidRDefault="009E3F16">
            <w:pPr>
              <w:rPr>
                <w:color w:val="C0C0C0"/>
                <w:lang w:eastAsia="sv-SE"/>
              </w:rPr>
            </w:pPr>
            <w:r>
              <w:rPr>
                <w:color w:val="C0C0C0"/>
                <w:lang w:eastAsia="sv-SE"/>
              </w:rPr>
              <w:t>Replace (2)</w:t>
            </w:r>
          </w:p>
        </w:tc>
        <w:tc>
          <w:tcPr>
            <w:tcW w:w="1534" w:type="dxa"/>
            <w:tcBorders>
              <w:top w:val="nil"/>
              <w:left w:val="nil"/>
              <w:bottom w:val="dashed" w:sz="4" w:space="0" w:color="969696"/>
              <w:right w:val="single" w:sz="4" w:space="0" w:color="auto"/>
            </w:tcBorders>
          </w:tcPr>
          <w:p w14:paraId="601F31D4" w14:textId="77777777" w:rsidR="009E3F16" w:rsidRDefault="009E3F16">
            <w:pPr>
              <w:rPr>
                <w:color w:val="C0C0C0"/>
                <w:lang w:eastAsia="sv-SE"/>
              </w:rPr>
            </w:pPr>
            <w:r>
              <w:rPr>
                <w:color w:val="C0C0C0"/>
                <w:lang w:eastAsia="sv-SE"/>
              </w:rPr>
              <w:t>Submit (0)</w:t>
            </w:r>
          </w:p>
        </w:tc>
        <w:tc>
          <w:tcPr>
            <w:tcW w:w="1725" w:type="dxa"/>
            <w:tcBorders>
              <w:top w:val="nil"/>
              <w:left w:val="nil"/>
              <w:bottom w:val="dashed" w:sz="4" w:space="0" w:color="969696"/>
              <w:right w:val="single" w:sz="4" w:space="0" w:color="auto"/>
            </w:tcBorders>
          </w:tcPr>
          <w:p w14:paraId="27C77CA4" w14:textId="77777777" w:rsidR="009E3F16" w:rsidRDefault="009E3F16">
            <w:pPr>
              <w:rPr>
                <w:color w:val="C0C0C0"/>
                <w:lang w:eastAsia="sv-SE"/>
              </w:rPr>
            </w:pPr>
            <w:r>
              <w:rPr>
                <w:color w:val="C0C0C0"/>
                <w:lang w:eastAsia="sv-SE"/>
              </w:rPr>
              <w:t>One-Party Report for Pass-Thru (3)</w:t>
            </w:r>
          </w:p>
        </w:tc>
        <w:tc>
          <w:tcPr>
            <w:tcW w:w="996" w:type="dxa"/>
            <w:tcBorders>
              <w:top w:val="nil"/>
              <w:left w:val="nil"/>
              <w:bottom w:val="dashed" w:sz="4" w:space="0" w:color="969696"/>
              <w:right w:val="single" w:sz="4" w:space="0" w:color="auto"/>
            </w:tcBorders>
          </w:tcPr>
          <w:p w14:paraId="2B056543" w14:textId="77777777" w:rsidR="009E3F16" w:rsidRDefault="009E3F16">
            <w:pPr>
              <w:rPr>
                <w:color w:val="C0C0C0"/>
                <w:lang w:eastAsia="sv-SE"/>
              </w:rPr>
            </w:pPr>
            <w:r>
              <w:rPr>
                <w:color w:val="C0C0C0"/>
                <w:lang w:eastAsia="sv-SE"/>
              </w:rPr>
              <w:t>Optionally filled</w:t>
            </w:r>
          </w:p>
        </w:tc>
        <w:tc>
          <w:tcPr>
            <w:tcW w:w="1473" w:type="dxa"/>
            <w:tcBorders>
              <w:top w:val="nil"/>
              <w:left w:val="nil"/>
              <w:bottom w:val="dashed" w:sz="4" w:space="0" w:color="969696"/>
              <w:right w:val="single" w:sz="4" w:space="0" w:color="auto"/>
            </w:tcBorders>
          </w:tcPr>
          <w:p w14:paraId="090A9256" w14:textId="77777777" w:rsidR="009E3F16" w:rsidRDefault="009E3F16">
            <w:pPr>
              <w:rPr>
                <w:color w:val="C0C0C0"/>
                <w:lang w:eastAsia="sv-SE"/>
              </w:rPr>
            </w:pPr>
            <w:r>
              <w:rPr>
                <w:color w:val="C0C0C0"/>
                <w:lang w:eastAsia="sv-SE"/>
              </w:rPr>
              <w:t>New</w:t>
            </w:r>
          </w:p>
          <w:p w14:paraId="759C9C4B" w14:textId="77777777" w:rsidR="009E3F16" w:rsidRDefault="009E3F16">
            <w:pPr>
              <w:rPr>
                <w:color w:val="C0C0C0"/>
                <w:lang w:eastAsia="sv-SE"/>
              </w:rPr>
            </w:pPr>
            <w:r>
              <w:rPr>
                <w:color w:val="C0C0C0"/>
                <w:lang w:eastAsia="sv-SE"/>
              </w:rPr>
              <w:t>(Initiator’s previous)</w:t>
            </w:r>
          </w:p>
        </w:tc>
        <w:tc>
          <w:tcPr>
            <w:tcW w:w="2902" w:type="dxa"/>
            <w:tcBorders>
              <w:top w:val="nil"/>
              <w:left w:val="nil"/>
              <w:bottom w:val="dashed" w:sz="4" w:space="0" w:color="969696"/>
              <w:right w:val="single" w:sz="4" w:space="0" w:color="auto"/>
            </w:tcBorders>
          </w:tcPr>
          <w:p w14:paraId="1424EC26" w14:textId="77777777" w:rsidR="009E3F16" w:rsidRDefault="009E3F16">
            <w:pPr>
              <w:rPr>
                <w:color w:val="C0C0C0"/>
                <w:lang w:eastAsia="sv-SE"/>
              </w:rPr>
            </w:pPr>
            <w:r>
              <w:rPr>
                <w:color w:val="C0C0C0"/>
                <w:lang w:eastAsia="sv-SE"/>
              </w:rPr>
              <w:t> </w:t>
            </w:r>
          </w:p>
        </w:tc>
      </w:tr>
      <w:tr w:rsidR="00C90C98" w14:paraId="476ED80F" w14:textId="77777777">
        <w:trPr>
          <w:trHeight w:val="510"/>
        </w:trPr>
        <w:tc>
          <w:tcPr>
            <w:tcW w:w="594" w:type="dxa"/>
            <w:tcBorders>
              <w:top w:val="nil"/>
              <w:left w:val="single" w:sz="4" w:space="0" w:color="auto"/>
              <w:bottom w:val="dashed" w:sz="4" w:space="0" w:color="969696"/>
              <w:right w:val="single" w:sz="4" w:space="0" w:color="auto"/>
            </w:tcBorders>
          </w:tcPr>
          <w:p w14:paraId="54E0831A" w14:textId="77777777" w:rsidR="009E3F16" w:rsidRDefault="009E3F16">
            <w:pPr>
              <w:rPr>
                <w:lang w:eastAsia="sv-SE"/>
              </w:rPr>
            </w:pPr>
            <w:r>
              <w:rPr>
                <w:lang w:eastAsia="sv-SE"/>
              </w:rPr>
              <w:t>1.3</w:t>
            </w:r>
          </w:p>
        </w:tc>
        <w:tc>
          <w:tcPr>
            <w:tcW w:w="2127" w:type="dxa"/>
            <w:tcBorders>
              <w:top w:val="nil"/>
              <w:left w:val="nil"/>
              <w:bottom w:val="dashed" w:sz="4" w:space="0" w:color="969696"/>
              <w:right w:val="single" w:sz="4" w:space="0" w:color="auto"/>
            </w:tcBorders>
          </w:tcPr>
          <w:p w14:paraId="44125409" w14:textId="77777777" w:rsidR="009E3F16" w:rsidRDefault="009E3F16">
            <w:pPr>
              <w:rPr>
                <w:lang w:eastAsia="sv-SE"/>
              </w:rPr>
            </w:pPr>
            <w:r>
              <w:rPr>
                <w:lang w:eastAsia="sv-SE"/>
              </w:rPr>
              <w:t>Cancel earlier report</w:t>
            </w:r>
          </w:p>
        </w:tc>
        <w:tc>
          <w:tcPr>
            <w:tcW w:w="971" w:type="dxa"/>
            <w:tcBorders>
              <w:top w:val="nil"/>
              <w:left w:val="nil"/>
              <w:bottom w:val="dashed" w:sz="4" w:space="0" w:color="969696"/>
              <w:right w:val="single" w:sz="4" w:space="0" w:color="auto"/>
            </w:tcBorders>
          </w:tcPr>
          <w:p w14:paraId="0E2EC413" w14:textId="77777777" w:rsidR="009E3F16" w:rsidRDefault="009E3F16">
            <w:pPr>
              <w:rPr>
                <w:lang w:eastAsia="sv-SE"/>
              </w:rPr>
            </w:pPr>
            <w:r>
              <w:rPr>
                <w:lang w:eastAsia="sv-SE"/>
              </w:rPr>
              <w:t>TCR</w:t>
            </w:r>
          </w:p>
        </w:tc>
        <w:tc>
          <w:tcPr>
            <w:tcW w:w="1343" w:type="dxa"/>
            <w:tcBorders>
              <w:top w:val="nil"/>
              <w:left w:val="nil"/>
              <w:bottom w:val="dashed" w:sz="4" w:space="0" w:color="969696"/>
              <w:right w:val="single" w:sz="4" w:space="0" w:color="auto"/>
            </w:tcBorders>
          </w:tcPr>
          <w:p w14:paraId="3324C879" w14:textId="77777777" w:rsidR="009E3F16" w:rsidRDefault="009E3F16">
            <w:pPr>
              <w:rPr>
                <w:lang w:eastAsia="sv-SE"/>
              </w:rPr>
            </w:pPr>
            <w:r>
              <w:rPr>
                <w:lang w:eastAsia="sv-SE"/>
              </w:rPr>
              <w:t>Cancel (1)</w:t>
            </w:r>
          </w:p>
        </w:tc>
        <w:tc>
          <w:tcPr>
            <w:tcW w:w="1534" w:type="dxa"/>
            <w:tcBorders>
              <w:top w:val="nil"/>
              <w:left w:val="nil"/>
              <w:bottom w:val="dashed" w:sz="4" w:space="0" w:color="969696"/>
              <w:right w:val="single" w:sz="4" w:space="0" w:color="auto"/>
            </w:tcBorders>
          </w:tcPr>
          <w:p w14:paraId="252B8CF2" w14:textId="77777777" w:rsidR="009E3F16" w:rsidRDefault="009E3F16">
            <w:pPr>
              <w:rPr>
                <w:lang w:eastAsia="sv-SE"/>
              </w:rPr>
            </w:pPr>
            <w:r>
              <w:rPr>
                <w:lang w:eastAsia="sv-SE"/>
              </w:rPr>
              <w:t>Submit (0)</w:t>
            </w:r>
          </w:p>
        </w:tc>
        <w:tc>
          <w:tcPr>
            <w:tcW w:w="1725" w:type="dxa"/>
            <w:tcBorders>
              <w:top w:val="nil"/>
              <w:left w:val="nil"/>
              <w:bottom w:val="dashed" w:sz="4" w:space="0" w:color="969696"/>
              <w:right w:val="single" w:sz="4" w:space="0" w:color="auto"/>
            </w:tcBorders>
          </w:tcPr>
          <w:p w14:paraId="12CAE23B" w14:textId="77777777" w:rsidR="009E3F16" w:rsidRDefault="009E3F16">
            <w:pPr>
              <w:rPr>
                <w:lang w:eastAsia="sv-SE"/>
              </w:rPr>
            </w:pPr>
            <w:r>
              <w:rPr>
                <w:lang w:eastAsia="sv-SE"/>
              </w:rPr>
              <w:t>One-Party Report for Pass-Thru (3)</w:t>
            </w:r>
          </w:p>
        </w:tc>
        <w:tc>
          <w:tcPr>
            <w:tcW w:w="996" w:type="dxa"/>
            <w:tcBorders>
              <w:top w:val="nil"/>
              <w:left w:val="nil"/>
              <w:bottom w:val="dashed" w:sz="4" w:space="0" w:color="969696"/>
              <w:right w:val="single" w:sz="4" w:space="0" w:color="auto"/>
            </w:tcBorders>
          </w:tcPr>
          <w:p w14:paraId="0C559B66" w14:textId="77777777" w:rsidR="009E3F16" w:rsidRDefault="009E3F16">
            <w:pPr>
              <w:rPr>
                <w:lang w:eastAsia="sv-SE"/>
              </w:rPr>
            </w:pPr>
            <w:r>
              <w:rPr>
                <w:lang w:eastAsia="sv-SE"/>
              </w:rPr>
              <w:t>Optionally filled</w:t>
            </w:r>
          </w:p>
        </w:tc>
        <w:tc>
          <w:tcPr>
            <w:tcW w:w="1473" w:type="dxa"/>
            <w:tcBorders>
              <w:top w:val="nil"/>
              <w:left w:val="nil"/>
              <w:bottom w:val="dashed" w:sz="4" w:space="0" w:color="969696"/>
              <w:right w:val="single" w:sz="4" w:space="0" w:color="auto"/>
            </w:tcBorders>
          </w:tcPr>
          <w:p w14:paraId="4B3740BE" w14:textId="77777777" w:rsidR="009E3F16" w:rsidRDefault="009E3F16">
            <w:pPr>
              <w:rPr>
                <w:lang w:eastAsia="sv-SE"/>
              </w:rPr>
            </w:pPr>
            <w:r>
              <w:rPr>
                <w:lang w:eastAsia="sv-SE"/>
              </w:rPr>
              <w:t>New</w:t>
            </w:r>
          </w:p>
          <w:p w14:paraId="21BB84B4" w14:textId="77777777" w:rsidR="009E3F16" w:rsidRDefault="009E3F16">
            <w:pPr>
              <w:rPr>
                <w:lang w:eastAsia="sv-SE"/>
              </w:rPr>
            </w:pPr>
            <w:r>
              <w:rPr>
                <w:lang w:eastAsia="sv-SE"/>
              </w:rPr>
              <w:t>(Initiator’s previous)</w:t>
            </w:r>
          </w:p>
        </w:tc>
        <w:tc>
          <w:tcPr>
            <w:tcW w:w="2902" w:type="dxa"/>
            <w:tcBorders>
              <w:top w:val="nil"/>
              <w:left w:val="nil"/>
              <w:bottom w:val="dashed" w:sz="4" w:space="0" w:color="969696"/>
              <w:right w:val="single" w:sz="4" w:space="0" w:color="auto"/>
            </w:tcBorders>
          </w:tcPr>
          <w:p w14:paraId="31DEB267" w14:textId="77777777" w:rsidR="009E3F16" w:rsidRDefault="009E3F16">
            <w:pPr>
              <w:rPr>
                <w:lang w:eastAsia="sv-SE"/>
              </w:rPr>
            </w:pPr>
            <w:r>
              <w:rPr>
                <w:lang w:eastAsia="sv-SE"/>
              </w:rPr>
              <w:t>Cancel request may be submitted using TradeID if provided by marketplace on initial Ack in which case the pre-final trade entity is being canceled. Otherwise, TradeReportRefID must be used to cancel the initial request.</w:t>
            </w:r>
          </w:p>
        </w:tc>
      </w:tr>
      <w:tr w:rsidR="00C90C98" w14:paraId="0CE2AB31" w14:textId="77777777">
        <w:trPr>
          <w:trHeight w:val="1020"/>
        </w:trPr>
        <w:tc>
          <w:tcPr>
            <w:tcW w:w="594" w:type="dxa"/>
            <w:tcBorders>
              <w:top w:val="nil"/>
              <w:left w:val="single" w:sz="4" w:space="0" w:color="auto"/>
              <w:bottom w:val="dashed" w:sz="4" w:space="0" w:color="969696"/>
              <w:right w:val="single" w:sz="4" w:space="0" w:color="auto"/>
            </w:tcBorders>
          </w:tcPr>
          <w:p w14:paraId="02638B99" w14:textId="77777777" w:rsidR="009E3F16" w:rsidRDefault="009E3F16">
            <w:pPr>
              <w:rPr>
                <w:lang w:eastAsia="sv-SE"/>
              </w:rPr>
            </w:pPr>
            <w:r>
              <w:rPr>
                <w:lang w:eastAsia="sv-SE"/>
              </w:rPr>
              <w:t>1.4</w:t>
            </w:r>
          </w:p>
        </w:tc>
        <w:tc>
          <w:tcPr>
            <w:tcW w:w="2127" w:type="dxa"/>
            <w:tcBorders>
              <w:top w:val="nil"/>
              <w:left w:val="nil"/>
              <w:bottom w:val="dashed" w:sz="4" w:space="0" w:color="969696"/>
              <w:right w:val="single" w:sz="4" w:space="0" w:color="auto"/>
            </w:tcBorders>
          </w:tcPr>
          <w:p w14:paraId="3FEF1F62" w14:textId="77777777" w:rsidR="009E3F16" w:rsidRDefault="009E3F16">
            <w:pPr>
              <w:rPr>
                <w:lang w:eastAsia="sv-SE"/>
              </w:rPr>
            </w:pPr>
            <w:r>
              <w:rPr>
                <w:lang w:eastAsia="sv-SE"/>
              </w:rPr>
              <w:t>Acknowledgement from marketplace</w:t>
            </w:r>
          </w:p>
        </w:tc>
        <w:tc>
          <w:tcPr>
            <w:tcW w:w="971" w:type="dxa"/>
            <w:tcBorders>
              <w:top w:val="nil"/>
              <w:left w:val="nil"/>
              <w:bottom w:val="dashed" w:sz="4" w:space="0" w:color="969696"/>
              <w:right w:val="single" w:sz="4" w:space="0" w:color="auto"/>
            </w:tcBorders>
          </w:tcPr>
          <w:p w14:paraId="5393D249" w14:textId="77777777" w:rsidR="009E3F16" w:rsidRDefault="009E3F16">
            <w:pPr>
              <w:rPr>
                <w:lang w:eastAsia="sv-SE"/>
              </w:rPr>
            </w:pPr>
            <w:r>
              <w:rPr>
                <w:lang w:eastAsia="sv-SE"/>
              </w:rPr>
              <w:t>TCR Ack</w:t>
            </w:r>
          </w:p>
        </w:tc>
        <w:tc>
          <w:tcPr>
            <w:tcW w:w="1343" w:type="dxa"/>
            <w:tcBorders>
              <w:top w:val="nil"/>
              <w:left w:val="nil"/>
              <w:bottom w:val="dashed" w:sz="4" w:space="0" w:color="969696"/>
              <w:right w:val="single" w:sz="4" w:space="0" w:color="auto"/>
            </w:tcBorders>
          </w:tcPr>
          <w:p w14:paraId="68F729A3" w14:textId="77777777" w:rsidR="009E3F16" w:rsidRDefault="009E3F16">
            <w:pPr>
              <w:rPr>
                <w:lang w:eastAsia="sv-SE"/>
              </w:rPr>
            </w:pPr>
            <w:r>
              <w:rPr>
                <w:lang w:eastAsia="sv-SE"/>
              </w:rPr>
              <w:t>New (0),</w:t>
            </w:r>
            <w:r>
              <w:rPr>
                <w:lang w:eastAsia="sv-SE"/>
              </w:rPr>
              <w:br/>
              <w:t>Cancel (1) or</w:t>
            </w:r>
            <w:r>
              <w:rPr>
                <w:lang w:eastAsia="sv-SE"/>
              </w:rPr>
              <w:br/>
              <w:t>Replace (2)</w:t>
            </w:r>
          </w:p>
        </w:tc>
        <w:tc>
          <w:tcPr>
            <w:tcW w:w="1534" w:type="dxa"/>
            <w:tcBorders>
              <w:top w:val="nil"/>
              <w:left w:val="nil"/>
              <w:bottom w:val="dashed" w:sz="4" w:space="0" w:color="969696"/>
              <w:right w:val="single" w:sz="4" w:space="0" w:color="auto"/>
            </w:tcBorders>
          </w:tcPr>
          <w:p w14:paraId="6D053A5D" w14:textId="77777777" w:rsidR="009E3F16" w:rsidRDefault="009E3F16">
            <w:pPr>
              <w:rPr>
                <w:lang w:eastAsia="sv-SE"/>
              </w:rPr>
            </w:pPr>
            <w:r>
              <w:rPr>
                <w:lang w:eastAsia="sv-SE"/>
              </w:rPr>
              <w:t>Initiators</w:t>
            </w:r>
          </w:p>
        </w:tc>
        <w:tc>
          <w:tcPr>
            <w:tcW w:w="1725" w:type="dxa"/>
            <w:tcBorders>
              <w:top w:val="nil"/>
              <w:left w:val="nil"/>
              <w:bottom w:val="dashed" w:sz="4" w:space="0" w:color="969696"/>
              <w:right w:val="single" w:sz="4" w:space="0" w:color="auto"/>
            </w:tcBorders>
          </w:tcPr>
          <w:p w14:paraId="7C9CEE0E" w14:textId="77777777" w:rsidR="009E3F16" w:rsidRDefault="009E3F16">
            <w:pPr>
              <w:rPr>
                <w:lang w:eastAsia="sv-SE"/>
              </w:rPr>
            </w:pPr>
            <w:r>
              <w:rPr>
                <w:lang w:eastAsia="sv-SE"/>
              </w:rPr>
              <w:t>One-Party Report for Pass-Thru (3)</w:t>
            </w:r>
          </w:p>
        </w:tc>
        <w:tc>
          <w:tcPr>
            <w:tcW w:w="996" w:type="dxa"/>
            <w:tcBorders>
              <w:top w:val="nil"/>
              <w:left w:val="nil"/>
              <w:bottom w:val="dashed" w:sz="4" w:space="0" w:color="969696"/>
              <w:right w:val="single" w:sz="4" w:space="0" w:color="auto"/>
            </w:tcBorders>
          </w:tcPr>
          <w:p w14:paraId="2B657B0F" w14:textId="77777777" w:rsidR="009E3F16" w:rsidRDefault="009E3F16">
            <w:pPr>
              <w:rPr>
                <w:lang w:eastAsia="sv-SE"/>
              </w:rPr>
            </w:pPr>
            <w:r>
              <w:rPr>
                <w:lang w:eastAsia="sv-SE"/>
              </w:rPr>
              <w:t>Optionally filled</w:t>
            </w:r>
          </w:p>
        </w:tc>
        <w:tc>
          <w:tcPr>
            <w:tcW w:w="1473" w:type="dxa"/>
            <w:tcBorders>
              <w:top w:val="nil"/>
              <w:left w:val="nil"/>
              <w:bottom w:val="dashed" w:sz="4" w:space="0" w:color="969696"/>
              <w:right w:val="single" w:sz="4" w:space="0" w:color="auto"/>
            </w:tcBorders>
          </w:tcPr>
          <w:p w14:paraId="6F2EBE8C" w14:textId="77777777" w:rsidR="009E3F16" w:rsidRDefault="009E3F16">
            <w:pPr>
              <w:rPr>
                <w:lang w:eastAsia="sv-SE"/>
              </w:rPr>
            </w:pPr>
            <w:r>
              <w:rPr>
                <w:lang w:eastAsia="sv-SE"/>
              </w:rPr>
              <w:t>Initiator’s (Initiator’s)</w:t>
            </w:r>
          </w:p>
        </w:tc>
        <w:tc>
          <w:tcPr>
            <w:tcW w:w="2902" w:type="dxa"/>
            <w:tcBorders>
              <w:top w:val="nil"/>
              <w:left w:val="nil"/>
              <w:bottom w:val="dashed" w:sz="4" w:space="0" w:color="969696"/>
              <w:right w:val="single" w:sz="4" w:space="0" w:color="auto"/>
            </w:tcBorders>
          </w:tcPr>
          <w:p w14:paraId="6F50E15D" w14:textId="77777777" w:rsidR="009E3F16" w:rsidRDefault="009E3F16">
            <w:pPr>
              <w:rPr>
                <w:lang w:eastAsia="sv-SE"/>
              </w:rPr>
            </w:pPr>
            <w:r>
              <w:rPr>
                <w:lang w:eastAsia="sv-SE"/>
              </w:rPr>
              <w:t>Optional. If ack message is used for One-Party Reports.</w:t>
            </w:r>
          </w:p>
        </w:tc>
      </w:tr>
      <w:tr w:rsidR="00C90C98" w14:paraId="6947F3EF" w14:textId="77777777">
        <w:trPr>
          <w:trHeight w:val="765"/>
        </w:trPr>
        <w:tc>
          <w:tcPr>
            <w:tcW w:w="594" w:type="dxa"/>
            <w:tcBorders>
              <w:top w:val="nil"/>
              <w:left w:val="single" w:sz="4" w:space="0" w:color="auto"/>
              <w:bottom w:val="dashed" w:sz="4" w:space="0" w:color="969696"/>
              <w:right w:val="single" w:sz="4" w:space="0" w:color="auto"/>
            </w:tcBorders>
          </w:tcPr>
          <w:p w14:paraId="6ECE3AC2" w14:textId="77777777" w:rsidR="009E3F16" w:rsidRDefault="009E3F16">
            <w:pPr>
              <w:rPr>
                <w:lang w:eastAsia="sv-SE"/>
              </w:rPr>
            </w:pPr>
            <w:r>
              <w:rPr>
                <w:lang w:eastAsia="sv-SE"/>
              </w:rPr>
              <w:t>1.5</w:t>
            </w:r>
          </w:p>
        </w:tc>
        <w:tc>
          <w:tcPr>
            <w:tcW w:w="2127" w:type="dxa"/>
            <w:tcBorders>
              <w:top w:val="nil"/>
              <w:left w:val="nil"/>
              <w:bottom w:val="dashed" w:sz="4" w:space="0" w:color="969696"/>
              <w:right w:val="single" w:sz="4" w:space="0" w:color="auto"/>
            </w:tcBorders>
          </w:tcPr>
          <w:p w14:paraId="78B11B03" w14:textId="77777777" w:rsidR="009E3F16" w:rsidRDefault="009E3F16">
            <w:pPr>
              <w:rPr>
                <w:lang w:eastAsia="sv-SE"/>
              </w:rPr>
            </w:pPr>
            <w:r>
              <w:rPr>
                <w:lang w:eastAsia="sv-SE"/>
              </w:rPr>
              <w:t>Reject from marketplace</w:t>
            </w:r>
          </w:p>
        </w:tc>
        <w:tc>
          <w:tcPr>
            <w:tcW w:w="971" w:type="dxa"/>
            <w:tcBorders>
              <w:top w:val="nil"/>
              <w:left w:val="nil"/>
              <w:bottom w:val="dashed" w:sz="4" w:space="0" w:color="969696"/>
              <w:right w:val="single" w:sz="4" w:space="0" w:color="auto"/>
            </w:tcBorders>
          </w:tcPr>
          <w:p w14:paraId="3D6629B7" w14:textId="77777777" w:rsidR="009E3F16" w:rsidRDefault="009E3F16">
            <w:pPr>
              <w:rPr>
                <w:lang w:eastAsia="sv-SE"/>
              </w:rPr>
            </w:pPr>
            <w:r>
              <w:rPr>
                <w:lang w:eastAsia="sv-SE"/>
              </w:rPr>
              <w:t>TCR Ack</w:t>
            </w:r>
          </w:p>
        </w:tc>
        <w:tc>
          <w:tcPr>
            <w:tcW w:w="1343" w:type="dxa"/>
            <w:tcBorders>
              <w:top w:val="nil"/>
              <w:left w:val="nil"/>
              <w:bottom w:val="dashed" w:sz="4" w:space="0" w:color="969696"/>
              <w:right w:val="single" w:sz="4" w:space="0" w:color="auto"/>
            </w:tcBorders>
          </w:tcPr>
          <w:p w14:paraId="135B336A" w14:textId="77777777" w:rsidR="009E3F16" w:rsidRDefault="009E3F16">
            <w:pPr>
              <w:rPr>
                <w:lang w:eastAsia="sv-SE"/>
              </w:rPr>
            </w:pPr>
            <w:r>
              <w:rPr>
                <w:lang w:eastAsia="sv-SE"/>
              </w:rPr>
              <w:t>New (0),</w:t>
            </w:r>
            <w:r>
              <w:rPr>
                <w:lang w:eastAsia="sv-SE"/>
              </w:rPr>
              <w:br/>
              <w:t>Cancel (1) or</w:t>
            </w:r>
            <w:r>
              <w:rPr>
                <w:lang w:eastAsia="sv-SE"/>
              </w:rPr>
              <w:br/>
              <w:t>Replace (2)</w:t>
            </w:r>
          </w:p>
        </w:tc>
        <w:tc>
          <w:tcPr>
            <w:tcW w:w="1534" w:type="dxa"/>
            <w:tcBorders>
              <w:top w:val="nil"/>
              <w:left w:val="nil"/>
              <w:bottom w:val="dashed" w:sz="4" w:space="0" w:color="969696"/>
              <w:right w:val="single" w:sz="4" w:space="0" w:color="auto"/>
            </w:tcBorders>
          </w:tcPr>
          <w:p w14:paraId="2CD02C7F" w14:textId="77777777" w:rsidR="009E3F16" w:rsidRDefault="009E3F16">
            <w:pPr>
              <w:rPr>
                <w:lang w:eastAsia="sv-SE"/>
              </w:rPr>
            </w:pPr>
            <w:r>
              <w:rPr>
                <w:lang w:eastAsia="sv-SE"/>
              </w:rPr>
              <w:t>Initiators</w:t>
            </w:r>
          </w:p>
        </w:tc>
        <w:tc>
          <w:tcPr>
            <w:tcW w:w="1725" w:type="dxa"/>
            <w:tcBorders>
              <w:top w:val="nil"/>
              <w:left w:val="nil"/>
              <w:bottom w:val="dashed" w:sz="4" w:space="0" w:color="969696"/>
              <w:right w:val="single" w:sz="4" w:space="0" w:color="auto"/>
            </w:tcBorders>
          </w:tcPr>
          <w:p w14:paraId="4947C673" w14:textId="77777777" w:rsidR="009E3F16" w:rsidRDefault="009E3F16">
            <w:pPr>
              <w:rPr>
                <w:lang w:eastAsia="sv-SE"/>
              </w:rPr>
            </w:pPr>
            <w:r>
              <w:rPr>
                <w:lang w:eastAsia="sv-SE"/>
              </w:rPr>
              <w:t>One-Party Report for Pass-Thru (3)</w:t>
            </w:r>
          </w:p>
        </w:tc>
        <w:tc>
          <w:tcPr>
            <w:tcW w:w="996" w:type="dxa"/>
            <w:tcBorders>
              <w:top w:val="nil"/>
              <w:left w:val="nil"/>
              <w:bottom w:val="dashed" w:sz="4" w:space="0" w:color="969696"/>
              <w:right w:val="single" w:sz="4" w:space="0" w:color="auto"/>
            </w:tcBorders>
          </w:tcPr>
          <w:p w14:paraId="6194FA19" w14:textId="77777777" w:rsidR="009E3F16" w:rsidRDefault="009E3F16">
            <w:pPr>
              <w:rPr>
                <w:lang w:eastAsia="sv-SE"/>
              </w:rPr>
            </w:pPr>
            <w:r>
              <w:rPr>
                <w:lang w:eastAsia="sv-SE"/>
              </w:rPr>
              <w:t>Optionally filled</w:t>
            </w:r>
          </w:p>
        </w:tc>
        <w:tc>
          <w:tcPr>
            <w:tcW w:w="1473" w:type="dxa"/>
            <w:tcBorders>
              <w:top w:val="nil"/>
              <w:left w:val="nil"/>
              <w:bottom w:val="dashed" w:sz="4" w:space="0" w:color="969696"/>
              <w:right w:val="single" w:sz="4" w:space="0" w:color="auto"/>
            </w:tcBorders>
          </w:tcPr>
          <w:p w14:paraId="2B4B867F" w14:textId="77777777" w:rsidR="009E3F16" w:rsidRDefault="009E3F16">
            <w:pPr>
              <w:rPr>
                <w:lang w:eastAsia="sv-SE"/>
              </w:rPr>
            </w:pPr>
            <w:r>
              <w:rPr>
                <w:lang w:eastAsia="sv-SE"/>
              </w:rPr>
              <w:t>Initiator’s (Initiator’s)</w:t>
            </w:r>
          </w:p>
        </w:tc>
        <w:tc>
          <w:tcPr>
            <w:tcW w:w="2902" w:type="dxa"/>
            <w:tcBorders>
              <w:top w:val="nil"/>
              <w:left w:val="nil"/>
              <w:bottom w:val="dashed" w:sz="4" w:space="0" w:color="969696"/>
              <w:right w:val="single" w:sz="4" w:space="0" w:color="auto"/>
            </w:tcBorders>
          </w:tcPr>
          <w:p w14:paraId="0B7381D1" w14:textId="77777777" w:rsidR="009E3F16" w:rsidRDefault="009E3F16">
            <w:pPr>
              <w:rPr>
                <w:lang w:eastAsia="sv-SE"/>
              </w:rPr>
            </w:pPr>
            <w:r>
              <w:rPr>
                <w:lang w:eastAsia="sv-SE"/>
              </w:rPr>
              <w:t>TradeReportRejectReason is specified.</w:t>
            </w:r>
          </w:p>
        </w:tc>
      </w:tr>
      <w:tr w:rsidR="009E3F16" w14:paraId="001B6F10" w14:textId="77777777">
        <w:tblPrEx>
          <w:tblW w:w="13665" w:type="dxa"/>
          <w:tblInd w:w="55" w:type="dxa"/>
          <w:tblCellMar>
            <w:left w:w="70" w:type="dxa"/>
            <w:right w:w="70" w:type="dxa"/>
          </w:tblCellMar>
          <w:tblLook w:val="0000" w:firstRow="0" w:lastRow="0" w:firstColumn="0" w:lastColumn="0" w:noHBand="0" w:noVBand="0"/>
          <w:tblPrExChange w:id="422"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255"/>
          <w:trPrChange w:id="423" w:author="Administrator" w:date="2011-08-18T10:53:00Z">
            <w:trPr>
              <w:gridAfter w:val="0"/>
              <w:trHeight w:val="255"/>
            </w:trPr>
          </w:trPrChange>
        </w:trPr>
        <w:tc>
          <w:tcPr>
            <w:tcW w:w="594" w:type="dxa"/>
            <w:tcBorders>
              <w:top w:val="nil"/>
              <w:left w:val="single" w:sz="4" w:space="0" w:color="auto"/>
              <w:bottom w:val="dashed" w:sz="4" w:space="0" w:color="969696"/>
              <w:right w:val="single" w:sz="4" w:space="0" w:color="auto"/>
            </w:tcBorders>
            <w:tcPrChange w:id="424" w:author="Administrator" w:date="2011-08-18T10:53:00Z">
              <w:tcPr>
                <w:tcW w:w="594" w:type="dxa"/>
                <w:gridSpan w:val="2"/>
                <w:tcBorders>
                  <w:top w:val="nil"/>
                  <w:left w:val="single" w:sz="4" w:space="0" w:color="auto"/>
                  <w:bottom w:val="dashed" w:sz="4" w:space="0" w:color="969696"/>
                  <w:right w:val="single" w:sz="4" w:space="0" w:color="auto"/>
                </w:tcBorders>
                <w:shd w:val="clear" w:color="auto" w:fill="auto"/>
              </w:tcPr>
            </w:tcPrChange>
          </w:tcPr>
          <w:p w14:paraId="0865FCD5" w14:textId="77777777" w:rsidR="009E3F16" w:rsidRDefault="009E3F16">
            <w:pPr>
              <w:rPr>
                <w:b/>
                <w:bCs/>
                <w:lang w:eastAsia="sv-SE"/>
              </w:rPr>
            </w:pPr>
            <w:r>
              <w:rPr>
                <w:b/>
                <w:bCs/>
                <w:lang w:eastAsia="sv-SE"/>
              </w:rPr>
              <w:t>2</w:t>
            </w:r>
          </w:p>
        </w:tc>
        <w:tc>
          <w:tcPr>
            <w:tcW w:w="13071" w:type="dxa"/>
            <w:gridSpan w:val="8"/>
            <w:tcBorders>
              <w:top w:val="nil"/>
              <w:left w:val="nil"/>
              <w:bottom w:val="dashed" w:sz="4" w:space="0" w:color="969696"/>
              <w:right w:val="single" w:sz="4" w:space="0" w:color="auto"/>
            </w:tcBorders>
            <w:tcPrChange w:id="425" w:author="Administrator" w:date="2011-08-18T10:53:00Z">
              <w:tcPr>
                <w:tcW w:w="13071" w:type="dxa"/>
                <w:gridSpan w:val="9"/>
                <w:tcBorders>
                  <w:top w:val="nil"/>
                  <w:left w:val="nil"/>
                  <w:bottom w:val="dashed" w:sz="4" w:space="0" w:color="969696"/>
                  <w:right w:val="single" w:sz="4" w:space="0" w:color="auto"/>
                </w:tcBorders>
                <w:shd w:val="clear" w:color="auto" w:fill="auto"/>
              </w:tcPr>
            </w:tcPrChange>
          </w:tcPr>
          <w:p w14:paraId="4BA12529" w14:textId="77777777" w:rsidR="009E3F16" w:rsidRDefault="009E3F16">
            <w:pPr>
              <w:rPr>
                <w:b/>
                <w:bCs/>
                <w:lang w:eastAsia="sv-SE"/>
              </w:rPr>
            </w:pPr>
            <w:r>
              <w:rPr>
                <w:b/>
                <w:bCs/>
                <w:lang w:eastAsia="sv-SE"/>
              </w:rPr>
              <w:t>Counterparty responses (bi-directional flow)</w:t>
            </w:r>
          </w:p>
        </w:tc>
      </w:tr>
      <w:tr w:rsidR="00C90C98" w14:paraId="42AED567" w14:textId="77777777">
        <w:trPr>
          <w:trHeight w:val="765"/>
        </w:trPr>
        <w:tc>
          <w:tcPr>
            <w:tcW w:w="594" w:type="dxa"/>
            <w:tcBorders>
              <w:top w:val="nil"/>
              <w:left w:val="single" w:sz="4" w:space="0" w:color="auto"/>
              <w:bottom w:val="dashed" w:sz="4" w:space="0" w:color="969696"/>
              <w:right w:val="single" w:sz="4" w:space="0" w:color="auto"/>
            </w:tcBorders>
          </w:tcPr>
          <w:p w14:paraId="37807222" w14:textId="77777777" w:rsidR="009E3F16" w:rsidRDefault="009E3F16">
            <w:pPr>
              <w:rPr>
                <w:lang w:eastAsia="sv-SE"/>
              </w:rPr>
            </w:pPr>
            <w:r>
              <w:rPr>
                <w:lang w:eastAsia="sv-SE"/>
              </w:rPr>
              <w:t>2.1</w:t>
            </w:r>
          </w:p>
        </w:tc>
        <w:tc>
          <w:tcPr>
            <w:tcW w:w="2127" w:type="dxa"/>
            <w:tcBorders>
              <w:top w:val="nil"/>
              <w:left w:val="nil"/>
              <w:bottom w:val="dashed" w:sz="4" w:space="0" w:color="969696"/>
              <w:right w:val="single" w:sz="4" w:space="0" w:color="auto"/>
            </w:tcBorders>
          </w:tcPr>
          <w:p w14:paraId="55A75A78" w14:textId="77777777" w:rsidR="009E3F16" w:rsidRDefault="009E3F16">
            <w:pPr>
              <w:rPr>
                <w:lang w:eastAsia="sv-SE"/>
              </w:rPr>
            </w:pPr>
            <w:r>
              <w:rPr>
                <w:lang w:eastAsia="sv-SE"/>
              </w:rPr>
              <w:t>Marketplace forward of initiators “New” report (Alleged)</w:t>
            </w:r>
          </w:p>
        </w:tc>
        <w:tc>
          <w:tcPr>
            <w:tcW w:w="971" w:type="dxa"/>
            <w:tcBorders>
              <w:top w:val="nil"/>
              <w:left w:val="nil"/>
              <w:bottom w:val="dashed" w:sz="4" w:space="0" w:color="969696"/>
              <w:right w:val="single" w:sz="4" w:space="0" w:color="auto"/>
            </w:tcBorders>
          </w:tcPr>
          <w:p w14:paraId="104686D6" w14:textId="77777777" w:rsidR="009E3F16" w:rsidRDefault="009E3F16">
            <w:pPr>
              <w:rPr>
                <w:lang w:eastAsia="sv-SE"/>
              </w:rPr>
            </w:pPr>
            <w:r>
              <w:rPr>
                <w:lang w:eastAsia="sv-SE"/>
              </w:rPr>
              <w:t>TCR</w:t>
            </w:r>
          </w:p>
        </w:tc>
        <w:tc>
          <w:tcPr>
            <w:tcW w:w="1343" w:type="dxa"/>
            <w:tcBorders>
              <w:top w:val="nil"/>
              <w:left w:val="nil"/>
              <w:bottom w:val="dashed" w:sz="4" w:space="0" w:color="969696"/>
              <w:right w:val="single" w:sz="4" w:space="0" w:color="auto"/>
            </w:tcBorders>
          </w:tcPr>
          <w:p w14:paraId="7CAF8007" w14:textId="77777777" w:rsidR="009E3F16" w:rsidRDefault="009E3F16">
            <w:pPr>
              <w:rPr>
                <w:lang w:eastAsia="sv-SE"/>
              </w:rPr>
            </w:pPr>
            <w:r>
              <w:rPr>
                <w:lang w:eastAsia="sv-SE"/>
              </w:rPr>
              <w:t>New (0)</w:t>
            </w:r>
          </w:p>
        </w:tc>
        <w:tc>
          <w:tcPr>
            <w:tcW w:w="1534" w:type="dxa"/>
            <w:tcBorders>
              <w:top w:val="nil"/>
              <w:left w:val="nil"/>
              <w:bottom w:val="dashed" w:sz="4" w:space="0" w:color="969696"/>
              <w:right w:val="single" w:sz="4" w:space="0" w:color="auto"/>
            </w:tcBorders>
          </w:tcPr>
          <w:p w14:paraId="73CF86E6" w14:textId="77777777" w:rsidR="009E3F16" w:rsidRDefault="009E3F16">
            <w:pPr>
              <w:rPr>
                <w:lang w:eastAsia="sv-SE"/>
              </w:rPr>
            </w:pPr>
            <w:r>
              <w:rPr>
                <w:lang w:eastAsia="sv-SE"/>
              </w:rPr>
              <w:t>Alleged New (tbd) or Alleged (1)</w:t>
            </w:r>
          </w:p>
        </w:tc>
        <w:tc>
          <w:tcPr>
            <w:tcW w:w="1725" w:type="dxa"/>
            <w:tcBorders>
              <w:top w:val="nil"/>
              <w:left w:val="nil"/>
              <w:bottom w:val="dashed" w:sz="4" w:space="0" w:color="969696"/>
              <w:right w:val="single" w:sz="4" w:space="0" w:color="auto"/>
            </w:tcBorders>
          </w:tcPr>
          <w:p w14:paraId="7B771738" w14:textId="77777777" w:rsidR="009E3F16" w:rsidRDefault="009E3F16">
            <w:pPr>
              <w:rPr>
                <w:lang w:eastAsia="sv-SE"/>
              </w:rPr>
            </w:pPr>
            <w:r>
              <w:rPr>
                <w:lang w:eastAsia="sv-SE"/>
              </w:rPr>
              <w:t>One-Party Report for Pass-Thru (3)</w:t>
            </w:r>
          </w:p>
        </w:tc>
        <w:tc>
          <w:tcPr>
            <w:tcW w:w="996" w:type="dxa"/>
            <w:tcBorders>
              <w:top w:val="nil"/>
              <w:left w:val="nil"/>
              <w:bottom w:val="dashed" w:sz="4" w:space="0" w:color="969696"/>
              <w:right w:val="single" w:sz="4" w:space="0" w:color="auto"/>
            </w:tcBorders>
          </w:tcPr>
          <w:p w14:paraId="22C2AE51" w14:textId="77777777" w:rsidR="009E3F16" w:rsidRDefault="009E3F16">
            <w:pPr>
              <w:rPr>
                <w:lang w:eastAsia="sv-SE"/>
              </w:rPr>
            </w:pPr>
            <w:r>
              <w:rPr>
                <w:lang w:eastAsia="sv-SE"/>
              </w:rPr>
              <w:t>Optionally filled</w:t>
            </w:r>
          </w:p>
        </w:tc>
        <w:tc>
          <w:tcPr>
            <w:tcW w:w="1473" w:type="dxa"/>
            <w:tcBorders>
              <w:top w:val="nil"/>
              <w:left w:val="nil"/>
              <w:bottom w:val="dashed" w:sz="4" w:space="0" w:color="969696"/>
              <w:right w:val="single" w:sz="4" w:space="0" w:color="auto"/>
            </w:tcBorders>
          </w:tcPr>
          <w:p w14:paraId="21A60D5A" w14:textId="77777777" w:rsidR="009E3F16" w:rsidRDefault="009E3F16">
            <w:pPr>
              <w:rPr>
                <w:lang w:eastAsia="sv-SE"/>
              </w:rPr>
            </w:pPr>
            <w:r>
              <w:rPr>
                <w:lang w:eastAsia="sv-SE"/>
              </w:rPr>
              <w:t>New</w:t>
            </w:r>
          </w:p>
          <w:p w14:paraId="7A5B0AD0" w14:textId="77777777" w:rsidR="009E3F16" w:rsidRDefault="009E3F16">
            <w:pPr>
              <w:rPr>
                <w:lang w:eastAsia="sv-SE"/>
              </w:rPr>
            </w:pPr>
            <w:r>
              <w:rPr>
                <w:lang w:eastAsia="sv-SE"/>
              </w:rPr>
              <w:t>(N/A)</w:t>
            </w:r>
          </w:p>
        </w:tc>
        <w:tc>
          <w:tcPr>
            <w:tcW w:w="2902" w:type="dxa"/>
            <w:tcBorders>
              <w:top w:val="nil"/>
              <w:left w:val="nil"/>
              <w:bottom w:val="dashed" w:sz="4" w:space="0" w:color="969696"/>
              <w:right w:val="single" w:sz="4" w:space="0" w:color="auto"/>
            </w:tcBorders>
          </w:tcPr>
          <w:p w14:paraId="11BAB498" w14:textId="77777777" w:rsidR="009E3F16" w:rsidRDefault="009E3F16">
            <w:pPr>
              <w:rPr>
                <w:lang w:eastAsia="sv-SE"/>
              </w:rPr>
            </w:pPr>
          </w:p>
        </w:tc>
      </w:tr>
      <w:tr w:rsidR="00C90C98" w14:paraId="1702B8B2" w14:textId="77777777">
        <w:trPr>
          <w:trHeight w:val="510"/>
        </w:trPr>
        <w:tc>
          <w:tcPr>
            <w:tcW w:w="594" w:type="dxa"/>
            <w:tcBorders>
              <w:top w:val="nil"/>
              <w:left w:val="single" w:sz="4" w:space="0" w:color="auto"/>
              <w:bottom w:val="dashed" w:sz="4" w:space="0" w:color="969696"/>
              <w:right w:val="single" w:sz="4" w:space="0" w:color="auto"/>
            </w:tcBorders>
          </w:tcPr>
          <w:p w14:paraId="483DB45F" w14:textId="77777777" w:rsidR="009E3F16" w:rsidRDefault="009E3F16">
            <w:pPr>
              <w:rPr>
                <w:lang w:eastAsia="sv-SE"/>
              </w:rPr>
            </w:pPr>
            <w:r>
              <w:rPr>
                <w:lang w:eastAsia="sv-SE"/>
              </w:rPr>
              <w:t>2.2</w:t>
            </w:r>
          </w:p>
        </w:tc>
        <w:tc>
          <w:tcPr>
            <w:tcW w:w="2127" w:type="dxa"/>
            <w:tcBorders>
              <w:top w:val="nil"/>
              <w:left w:val="nil"/>
              <w:bottom w:val="dashed" w:sz="4" w:space="0" w:color="969696"/>
              <w:right w:val="single" w:sz="4" w:space="0" w:color="auto"/>
            </w:tcBorders>
          </w:tcPr>
          <w:p w14:paraId="023D8632" w14:textId="77777777" w:rsidR="009E3F16" w:rsidRDefault="009E3F16">
            <w:pPr>
              <w:rPr>
                <w:lang w:eastAsia="sv-SE"/>
              </w:rPr>
            </w:pPr>
            <w:r>
              <w:rPr>
                <w:lang w:eastAsia="sv-SE"/>
              </w:rPr>
              <w:t>Marketplace forward of initiators “Cancel” or “Replace” Report (Alleged)</w:t>
            </w:r>
          </w:p>
        </w:tc>
        <w:tc>
          <w:tcPr>
            <w:tcW w:w="971" w:type="dxa"/>
            <w:tcBorders>
              <w:top w:val="nil"/>
              <w:left w:val="nil"/>
              <w:bottom w:val="dashed" w:sz="4" w:space="0" w:color="969696"/>
              <w:right w:val="single" w:sz="4" w:space="0" w:color="auto"/>
            </w:tcBorders>
          </w:tcPr>
          <w:p w14:paraId="0D51CBF0" w14:textId="77777777" w:rsidR="009E3F16" w:rsidRDefault="009E3F16">
            <w:pPr>
              <w:rPr>
                <w:lang w:eastAsia="sv-SE"/>
              </w:rPr>
            </w:pPr>
            <w:r>
              <w:rPr>
                <w:lang w:eastAsia="sv-SE"/>
              </w:rPr>
              <w:t>TCR</w:t>
            </w:r>
          </w:p>
        </w:tc>
        <w:tc>
          <w:tcPr>
            <w:tcW w:w="1343" w:type="dxa"/>
            <w:tcBorders>
              <w:top w:val="nil"/>
              <w:left w:val="nil"/>
              <w:bottom w:val="dashed" w:sz="4" w:space="0" w:color="969696"/>
              <w:right w:val="single" w:sz="4" w:space="0" w:color="auto"/>
            </w:tcBorders>
          </w:tcPr>
          <w:p w14:paraId="16096A45" w14:textId="77777777" w:rsidR="009E3F16" w:rsidRDefault="009E3F16">
            <w:pPr>
              <w:rPr>
                <w:lang w:eastAsia="sv-SE"/>
              </w:rPr>
            </w:pPr>
            <w:r>
              <w:rPr>
                <w:lang w:eastAsia="sv-SE"/>
              </w:rPr>
              <w:t>Cancel (1) or</w:t>
            </w:r>
            <w:r>
              <w:rPr>
                <w:lang w:eastAsia="sv-SE"/>
              </w:rPr>
              <w:br/>
              <w:t>Replace (2)</w:t>
            </w:r>
          </w:p>
        </w:tc>
        <w:tc>
          <w:tcPr>
            <w:tcW w:w="1534" w:type="dxa"/>
            <w:tcBorders>
              <w:top w:val="nil"/>
              <w:left w:val="nil"/>
              <w:bottom w:val="dashed" w:sz="4" w:space="0" w:color="969696"/>
              <w:right w:val="single" w:sz="4" w:space="0" w:color="auto"/>
            </w:tcBorders>
          </w:tcPr>
          <w:p w14:paraId="023E8665" w14:textId="77777777" w:rsidR="009E3F16" w:rsidRDefault="009E3F16">
            <w:pPr>
              <w:rPr>
                <w:lang w:eastAsia="sv-SE"/>
              </w:rPr>
            </w:pPr>
            <w:r>
              <w:rPr>
                <w:lang w:eastAsia="sv-SE"/>
              </w:rPr>
              <w:t>Alleged New (tbd) or Alleged (1)</w:t>
            </w:r>
          </w:p>
        </w:tc>
        <w:tc>
          <w:tcPr>
            <w:tcW w:w="1725" w:type="dxa"/>
            <w:tcBorders>
              <w:top w:val="nil"/>
              <w:left w:val="nil"/>
              <w:bottom w:val="dashed" w:sz="4" w:space="0" w:color="969696"/>
              <w:right w:val="single" w:sz="4" w:space="0" w:color="auto"/>
            </w:tcBorders>
          </w:tcPr>
          <w:p w14:paraId="33B670CD" w14:textId="77777777" w:rsidR="009E3F16" w:rsidRDefault="009E3F16">
            <w:pPr>
              <w:rPr>
                <w:lang w:eastAsia="sv-SE"/>
              </w:rPr>
            </w:pPr>
            <w:r>
              <w:rPr>
                <w:lang w:eastAsia="sv-SE"/>
              </w:rPr>
              <w:t>One-Party Report for Pass-Thru (3)</w:t>
            </w:r>
          </w:p>
        </w:tc>
        <w:tc>
          <w:tcPr>
            <w:tcW w:w="996" w:type="dxa"/>
            <w:tcBorders>
              <w:top w:val="nil"/>
              <w:left w:val="nil"/>
              <w:bottom w:val="dashed" w:sz="4" w:space="0" w:color="969696"/>
              <w:right w:val="single" w:sz="4" w:space="0" w:color="auto"/>
            </w:tcBorders>
          </w:tcPr>
          <w:p w14:paraId="791228B9" w14:textId="77777777" w:rsidR="009E3F16" w:rsidRDefault="009E3F16">
            <w:pPr>
              <w:rPr>
                <w:lang w:eastAsia="sv-SE"/>
              </w:rPr>
            </w:pPr>
            <w:r>
              <w:rPr>
                <w:lang w:eastAsia="sv-SE"/>
              </w:rPr>
              <w:t>Optionally filled</w:t>
            </w:r>
          </w:p>
        </w:tc>
        <w:tc>
          <w:tcPr>
            <w:tcW w:w="1473" w:type="dxa"/>
            <w:tcBorders>
              <w:top w:val="nil"/>
              <w:left w:val="nil"/>
              <w:bottom w:val="dashed" w:sz="4" w:space="0" w:color="969696"/>
              <w:right w:val="single" w:sz="4" w:space="0" w:color="auto"/>
            </w:tcBorders>
          </w:tcPr>
          <w:p w14:paraId="48B13BE7" w14:textId="77777777" w:rsidR="009E3F16" w:rsidRDefault="009E3F16">
            <w:pPr>
              <w:rPr>
                <w:lang w:eastAsia="sv-SE"/>
              </w:rPr>
            </w:pPr>
            <w:r>
              <w:rPr>
                <w:lang w:eastAsia="sv-SE"/>
              </w:rPr>
              <w:t>New</w:t>
            </w:r>
          </w:p>
          <w:p w14:paraId="5253E45C" w14:textId="77777777" w:rsidR="009E3F16" w:rsidRDefault="009E3F16">
            <w:pPr>
              <w:rPr>
                <w:lang w:eastAsia="sv-SE"/>
              </w:rPr>
            </w:pPr>
            <w:r>
              <w:rPr>
                <w:lang w:eastAsia="sv-SE"/>
              </w:rPr>
              <w:t>(Marketplace previous)</w:t>
            </w:r>
          </w:p>
        </w:tc>
        <w:tc>
          <w:tcPr>
            <w:tcW w:w="2902" w:type="dxa"/>
            <w:tcBorders>
              <w:top w:val="nil"/>
              <w:left w:val="nil"/>
              <w:bottom w:val="dashed" w:sz="4" w:space="0" w:color="969696"/>
              <w:right w:val="single" w:sz="4" w:space="0" w:color="auto"/>
            </w:tcBorders>
          </w:tcPr>
          <w:p w14:paraId="776C7649" w14:textId="77777777" w:rsidR="009E3F16" w:rsidRDefault="009E3F16">
            <w:pPr>
              <w:rPr>
                <w:lang w:eastAsia="sv-SE"/>
              </w:rPr>
            </w:pPr>
          </w:p>
        </w:tc>
      </w:tr>
      <w:tr w:rsidR="00C90C98" w14:paraId="171597BA" w14:textId="77777777">
        <w:trPr>
          <w:trHeight w:val="510"/>
        </w:trPr>
        <w:tc>
          <w:tcPr>
            <w:tcW w:w="594" w:type="dxa"/>
            <w:tcBorders>
              <w:top w:val="nil"/>
              <w:left w:val="single" w:sz="4" w:space="0" w:color="auto"/>
              <w:bottom w:val="dashed" w:sz="4" w:space="0" w:color="969696"/>
              <w:right w:val="single" w:sz="4" w:space="0" w:color="auto"/>
            </w:tcBorders>
          </w:tcPr>
          <w:p w14:paraId="5E7446F9" w14:textId="77777777" w:rsidR="009E3F16" w:rsidRDefault="009E3F16">
            <w:pPr>
              <w:rPr>
                <w:lang w:eastAsia="sv-SE"/>
              </w:rPr>
            </w:pPr>
            <w:r>
              <w:rPr>
                <w:lang w:eastAsia="sv-SE"/>
              </w:rPr>
              <w:t>2.3.</w:t>
            </w:r>
          </w:p>
        </w:tc>
        <w:tc>
          <w:tcPr>
            <w:tcW w:w="2127" w:type="dxa"/>
            <w:tcBorders>
              <w:top w:val="nil"/>
              <w:left w:val="nil"/>
              <w:bottom w:val="dashed" w:sz="4" w:space="0" w:color="969696"/>
              <w:right w:val="single" w:sz="4" w:space="0" w:color="auto"/>
            </w:tcBorders>
          </w:tcPr>
          <w:p w14:paraId="2DD3B525" w14:textId="77777777" w:rsidR="009E3F16" w:rsidRDefault="009E3F16">
            <w:pPr>
              <w:rPr>
                <w:lang w:eastAsia="sv-SE"/>
              </w:rPr>
            </w:pPr>
            <w:r>
              <w:rPr>
                <w:lang w:eastAsia="sv-SE"/>
              </w:rPr>
              <w:t>Accept report (sent to marketplace)</w:t>
            </w:r>
          </w:p>
        </w:tc>
        <w:tc>
          <w:tcPr>
            <w:tcW w:w="971" w:type="dxa"/>
            <w:tcBorders>
              <w:top w:val="nil"/>
              <w:left w:val="nil"/>
              <w:bottom w:val="dashed" w:sz="4" w:space="0" w:color="969696"/>
              <w:right w:val="single" w:sz="4" w:space="0" w:color="auto"/>
            </w:tcBorders>
          </w:tcPr>
          <w:p w14:paraId="2DD91B7E" w14:textId="77777777" w:rsidR="009E3F16" w:rsidRDefault="009E3F16">
            <w:pPr>
              <w:rPr>
                <w:lang w:eastAsia="sv-SE"/>
              </w:rPr>
            </w:pPr>
            <w:r>
              <w:rPr>
                <w:lang w:eastAsia="sv-SE"/>
              </w:rPr>
              <w:t>TCR</w:t>
            </w:r>
          </w:p>
        </w:tc>
        <w:tc>
          <w:tcPr>
            <w:tcW w:w="1343" w:type="dxa"/>
            <w:tcBorders>
              <w:top w:val="nil"/>
              <w:left w:val="nil"/>
              <w:bottom w:val="dashed" w:sz="4" w:space="0" w:color="969696"/>
              <w:right w:val="single" w:sz="4" w:space="0" w:color="auto"/>
            </w:tcBorders>
          </w:tcPr>
          <w:p w14:paraId="7D007C73" w14:textId="77777777" w:rsidR="009E3F16" w:rsidRDefault="009E3F16">
            <w:pPr>
              <w:rPr>
                <w:lang w:eastAsia="sv-SE"/>
              </w:rPr>
            </w:pPr>
            <w:r>
              <w:rPr>
                <w:lang w:eastAsia="sv-SE"/>
              </w:rPr>
              <w:t>Replace (2)</w:t>
            </w:r>
          </w:p>
        </w:tc>
        <w:tc>
          <w:tcPr>
            <w:tcW w:w="1534" w:type="dxa"/>
            <w:tcBorders>
              <w:top w:val="nil"/>
              <w:left w:val="nil"/>
              <w:bottom w:val="dashed" w:sz="4" w:space="0" w:color="969696"/>
              <w:right w:val="single" w:sz="4" w:space="0" w:color="auto"/>
            </w:tcBorders>
          </w:tcPr>
          <w:p w14:paraId="16B33327" w14:textId="77777777" w:rsidR="009E3F16" w:rsidRDefault="009E3F16">
            <w:pPr>
              <w:rPr>
                <w:lang w:eastAsia="sv-SE"/>
              </w:rPr>
            </w:pPr>
            <w:r>
              <w:rPr>
                <w:lang w:eastAsia="sv-SE"/>
              </w:rPr>
              <w:t>Accept (2)</w:t>
            </w:r>
          </w:p>
        </w:tc>
        <w:tc>
          <w:tcPr>
            <w:tcW w:w="1725" w:type="dxa"/>
            <w:tcBorders>
              <w:top w:val="nil"/>
              <w:left w:val="nil"/>
              <w:bottom w:val="dashed" w:sz="4" w:space="0" w:color="969696"/>
              <w:right w:val="single" w:sz="4" w:space="0" w:color="auto"/>
            </w:tcBorders>
          </w:tcPr>
          <w:p w14:paraId="73BE1DE1" w14:textId="77777777" w:rsidR="009E3F16" w:rsidRDefault="009E3F16">
            <w:pPr>
              <w:rPr>
                <w:lang w:eastAsia="sv-SE"/>
              </w:rPr>
            </w:pPr>
            <w:r>
              <w:rPr>
                <w:lang w:eastAsia="sv-SE"/>
              </w:rPr>
              <w:t>One-Party Report for Pass-Thru (3)</w:t>
            </w:r>
          </w:p>
        </w:tc>
        <w:tc>
          <w:tcPr>
            <w:tcW w:w="996" w:type="dxa"/>
            <w:tcBorders>
              <w:top w:val="nil"/>
              <w:left w:val="nil"/>
              <w:bottom w:val="dashed" w:sz="4" w:space="0" w:color="969696"/>
              <w:right w:val="single" w:sz="4" w:space="0" w:color="auto"/>
            </w:tcBorders>
          </w:tcPr>
          <w:p w14:paraId="5F8D4236" w14:textId="77777777" w:rsidR="009E3F16" w:rsidRDefault="009E3F16">
            <w:pPr>
              <w:rPr>
                <w:lang w:eastAsia="sv-SE"/>
              </w:rPr>
            </w:pPr>
            <w:r>
              <w:rPr>
                <w:lang w:eastAsia="sv-SE"/>
              </w:rPr>
              <w:t>Optionally filled</w:t>
            </w:r>
          </w:p>
        </w:tc>
        <w:tc>
          <w:tcPr>
            <w:tcW w:w="1473" w:type="dxa"/>
            <w:tcBorders>
              <w:top w:val="nil"/>
              <w:left w:val="nil"/>
              <w:bottom w:val="dashed" w:sz="4" w:space="0" w:color="969696"/>
              <w:right w:val="single" w:sz="4" w:space="0" w:color="auto"/>
            </w:tcBorders>
          </w:tcPr>
          <w:p w14:paraId="49320D06" w14:textId="77777777" w:rsidR="009E3F16" w:rsidRDefault="009E3F16">
            <w:pPr>
              <w:rPr>
                <w:lang w:eastAsia="sv-SE"/>
              </w:rPr>
            </w:pPr>
            <w:r>
              <w:rPr>
                <w:lang w:eastAsia="sv-SE"/>
              </w:rPr>
              <w:t>New</w:t>
            </w:r>
          </w:p>
          <w:p w14:paraId="202A7F3D" w14:textId="77777777" w:rsidR="009E3F16" w:rsidRDefault="009E3F16">
            <w:pPr>
              <w:rPr>
                <w:lang w:eastAsia="sv-SE"/>
              </w:rPr>
            </w:pPr>
            <w:r>
              <w:rPr>
                <w:lang w:eastAsia="sv-SE"/>
              </w:rPr>
              <w:t>(Marketplace’s)</w:t>
            </w:r>
          </w:p>
        </w:tc>
        <w:tc>
          <w:tcPr>
            <w:tcW w:w="2902" w:type="dxa"/>
            <w:tcBorders>
              <w:top w:val="nil"/>
              <w:left w:val="nil"/>
              <w:bottom w:val="dashed" w:sz="4" w:space="0" w:color="969696"/>
              <w:right w:val="single" w:sz="4" w:space="0" w:color="auto"/>
            </w:tcBorders>
          </w:tcPr>
          <w:p w14:paraId="19601BC2" w14:textId="77777777" w:rsidR="009E3F16" w:rsidRDefault="009E3F16">
            <w:pPr>
              <w:rPr>
                <w:lang w:eastAsia="sv-SE"/>
              </w:rPr>
            </w:pPr>
            <w:r>
              <w:rPr>
                <w:lang w:eastAsia="sv-SE"/>
              </w:rPr>
              <w:t>Counterparty can reference either TradeReportRefID or TradeID if assigned by marketplace</w:t>
            </w:r>
          </w:p>
        </w:tc>
      </w:tr>
      <w:tr w:rsidR="00C90C98" w14:paraId="4C064E5C" w14:textId="77777777">
        <w:trPr>
          <w:trHeight w:val="510"/>
        </w:trPr>
        <w:tc>
          <w:tcPr>
            <w:tcW w:w="594" w:type="dxa"/>
            <w:tcBorders>
              <w:top w:val="nil"/>
              <w:left w:val="single" w:sz="4" w:space="0" w:color="auto"/>
              <w:bottom w:val="dashed" w:sz="4" w:space="0" w:color="969696"/>
              <w:right w:val="single" w:sz="4" w:space="0" w:color="auto"/>
            </w:tcBorders>
          </w:tcPr>
          <w:p w14:paraId="326A8187" w14:textId="77777777" w:rsidR="009E3F16" w:rsidRDefault="009E3F16">
            <w:pPr>
              <w:rPr>
                <w:lang w:eastAsia="sv-SE"/>
              </w:rPr>
            </w:pPr>
            <w:r>
              <w:rPr>
                <w:lang w:eastAsia="sv-SE"/>
              </w:rPr>
              <w:t>2.4</w:t>
            </w:r>
          </w:p>
        </w:tc>
        <w:tc>
          <w:tcPr>
            <w:tcW w:w="2127" w:type="dxa"/>
            <w:tcBorders>
              <w:top w:val="nil"/>
              <w:left w:val="nil"/>
              <w:bottom w:val="dashed" w:sz="4" w:space="0" w:color="969696"/>
              <w:right w:val="single" w:sz="4" w:space="0" w:color="auto"/>
            </w:tcBorders>
          </w:tcPr>
          <w:p w14:paraId="3AF7F268" w14:textId="77777777" w:rsidR="009E3F16" w:rsidRDefault="009E3F16">
            <w:pPr>
              <w:rPr>
                <w:lang w:eastAsia="sv-SE"/>
              </w:rPr>
            </w:pPr>
            <w:r>
              <w:rPr>
                <w:lang w:eastAsia="sv-SE"/>
              </w:rPr>
              <w:t>Decline report (sent to marketplace)</w:t>
            </w:r>
          </w:p>
        </w:tc>
        <w:tc>
          <w:tcPr>
            <w:tcW w:w="971" w:type="dxa"/>
            <w:tcBorders>
              <w:top w:val="nil"/>
              <w:left w:val="nil"/>
              <w:bottom w:val="dashed" w:sz="4" w:space="0" w:color="969696"/>
              <w:right w:val="single" w:sz="4" w:space="0" w:color="auto"/>
            </w:tcBorders>
          </w:tcPr>
          <w:p w14:paraId="551B5BDE" w14:textId="77777777" w:rsidR="009E3F16" w:rsidRDefault="009E3F16">
            <w:pPr>
              <w:rPr>
                <w:lang w:eastAsia="sv-SE"/>
              </w:rPr>
            </w:pPr>
            <w:r>
              <w:rPr>
                <w:lang w:eastAsia="sv-SE"/>
              </w:rPr>
              <w:t>TCR</w:t>
            </w:r>
          </w:p>
        </w:tc>
        <w:tc>
          <w:tcPr>
            <w:tcW w:w="1343" w:type="dxa"/>
            <w:tcBorders>
              <w:top w:val="nil"/>
              <w:left w:val="nil"/>
              <w:bottom w:val="dashed" w:sz="4" w:space="0" w:color="969696"/>
              <w:right w:val="single" w:sz="4" w:space="0" w:color="auto"/>
            </w:tcBorders>
          </w:tcPr>
          <w:p w14:paraId="15A0368F" w14:textId="77777777" w:rsidR="009E3F16" w:rsidRDefault="009E3F16">
            <w:pPr>
              <w:rPr>
                <w:lang w:eastAsia="sv-SE"/>
              </w:rPr>
            </w:pPr>
            <w:r>
              <w:rPr>
                <w:lang w:eastAsia="sv-SE"/>
              </w:rPr>
              <w:t>Replace (2)</w:t>
            </w:r>
          </w:p>
        </w:tc>
        <w:tc>
          <w:tcPr>
            <w:tcW w:w="1534" w:type="dxa"/>
            <w:tcBorders>
              <w:top w:val="nil"/>
              <w:left w:val="nil"/>
              <w:bottom w:val="dashed" w:sz="4" w:space="0" w:color="969696"/>
              <w:right w:val="single" w:sz="4" w:space="0" w:color="auto"/>
            </w:tcBorders>
          </w:tcPr>
          <w:p w14:paraId="3E59B66F" w14:textId="77777777" w:rsidR="009E3F16" w:rsidRDefault="009E3F16">
            <w:pPr>
              <w:rPr>
                <w:lang w:eastAsia="sv-SE"/>
              </w:rPr>
            </w:pPr>
            <w:r>
              <w:rPr>
                <w:lang w:eastAsia="sv-SE"/>
              </w:rPr>
              <w:t>Decline (3)</w:t>
            </w:r>
          </w:p>
        </w:tc>
        <w:tc>
          <w:tcPr>
            <w:tcW w:w="1725" w:type="dxa"/>
            <w:tcBorders>
              <w:top w:val="nil"/>
              <w:left w:val="nil"/>
              <w:bottom w:val="dashed" w:sz="4" w:space="0" w:color="969696"/>
              <w:right w:val="single" w:sz="4" w:space="0" w:color="auto"/>
            </w:tcBorders>
          </w:tcPr>
          <w:p w14:paraId="12B899CB" w14:textId="77777777" w:rsidR="009E3F16" w:rsidRDefault="009E3F16">
            <w:pPr>
              <w:rPr>
                <w:lang w:eastAsia="sv-SE"/>
              </w:rPr>
            </w:pPr>
            <w:r>
              <w:rPr>
                <w:lang w:eastAsia="sv-SE"/>
              </w:rPr>
              <w:t>One-Party Report for Pass-Thru (3)</w:t>
            </w:r>
          </w:p>
        </w:tc>
        <w:tc>
          <w:tcPr>
            <w:tcW w:w="996" w:type="dxa"/>
            <w:tcBorders>
              <w:top w:val="nil"/>
              <w:left w:val="nil"/>
              <w:bottom w:val="dashed" w:sz="4" w:space="0" w:color="969696"/>
              <w:right w:val="single" w:sz="4" w:space="0" w:color="auto"/>
            </w:tcBorders>
          </w:tcPr>
          <w:p w14:paraId="4EF0AF93" w14:textId="77777777" w:rsidR="009E3F16" w:rsidRDefault="009E3F16">
            <w:pPr>
              <w:rPr>
                <w:lang w:eastAsia="sv-SE"/>
              </w:rPr>
            </w:pPr>
            <w:r>
              <w:rPr>
                <w:lang w:eastAsia="sv-SE"/>
              </w:rPr>
              <w:t>Optionally filled</w:t>
            </w:r>
          </w:p>
        </w:tc>
        <w:tc>
          <w:tcPr>
            <w:tcW w:w="1473" w:type="dxa"/>
            <w:tcBorders>
              <w:top w:val="nil"/>
              <w:left w:val="nil"/>
              <w:bottom w:val="dashed" w:sz="4" w:space="0" w:color="969696"/>
              <w:right w:val="single" w:sz="4" w:space="0" w:color="auto"/>
            </w:tcBorders>
          </w:tcPr>
          <w:p w14:paraId="028C8867" w14:textId="77777777" w:rsidR="009E3F16" w:rsidRDefault="009E3F16">
            <w:pPr>
              <w:rPr>
                <w:lang w:eastAsia="sv-SE"/>
              </w:rPr>
            </w:pPr>
            <w:r>
              <w:rPr>
                <w:lang w:eastAsia="sv-SE"/>
              </w:rPr>
              <w:t>New</w:t>
            </w:r>
          </w:p>
          <w:p w14:paraId="64597D68" w14:textId="77777777" w:rsidR="009E3F16" w:rsidRDefault="009E3F16">
            <w:pPr>
              <w:rPr>
                <w:lang w:eastAsia="sv-SE"/>
              </w:rPr>
            </w:pPr>
            <w:r>
              <w:rPr>
                <w:lang w:eastAsia="sv-SE"/>
              </w:rPr>
              <w:t>(Marketplace’s)</w:t>
            </w:r>
          </w:p>
        </w:tc>
        <w:tc>
          <w:tcPr>
            <w:tcW w:w="2902" w:type="dxa"/>
            <w:tcBorders>
              <w:top w:val="nil"/>
              <w:left w:val="nil"/>
              <w:bottom w:val="dashed" w:sz="4" w:space="0" w:color="969696"/>
              <w:right w:val="single" w:sz="4" w:space="0" w:color="auto"/>
            </w:tcBorders>
          </w:tcPr>
          <w:p w14:paraId="582CDC25" w14:textId="77777777" w:rsidR="009E3F16" w:rsidRDefault="009E3F16">
            <w:pPr>
              <w:rPr>
                <w:lang w:eastAsia="sv-SE"/>
              </w:rPr>
            </w:pPr>
            <w:r>
              <w:rPr>
                <w:lang w:eastAsia="sv-SE"/>
              </w:rPr>
              <w:t> - “ -</w:t>
            </w:r>
          </w:p>
        </w:tc>
      </w:tr>
      <w:tr w:rsidR="00C90C98" w14:paraId="4AD6A294" w14:textId="77777777">
        <w:trPr>
          <w:trHeight w:val="510"/>
        </w:trPr>
        <w:tc>
          <w:tcPr>
            <w:tcW w:w="594" w:type="dxa"/>
            <w:tcBorders>
              <w:top w:val="nil"/>
              <w:left w:val="single" w:sz="4" w:space="0" w:color="auto"/>
              <w:bottom w:val="dashed" w:sz="4" w:space="0" w:color="969696"/>
              <w:right w:val="single" w:sz="4" w:space="0" w:color="auto"/>
            </w:tcBorders>
          </w:tcPr>
          <w:p w14:paraId="28F8EDE0" w14:textId="77777777" w:rsidR="009E3F16" w:rsidRDefault="009E3F16">
            <w:pPr>
              <w:rPr>
                <w:lang w:eastAsia="sv-SE"/>
              </w:rPr>
            </w:pPr>
            <w:r>
              <w:rPr>
                <w:lang w:eastAsia="sv-SE"/>
              </w:rPr>
              <w:t>2.5</w:t>
            </w:r>
          </w:p>
        </w:tc>
        <w:tc>
          <w:tcPr>
            <w:tcW w:w="2127" w:type="dxa"/>
            <w:tcBorders>
              <w:top w:val="nil"/>
              <w:left w:val="nil"/>
              <w:bottom w:val="dashed" w:sz="4" w:space="0" w:color="969696"/>
              <w:right w:val="single" w:sz="4" w:space="0" w:color="auto"/>
            </w:tcBorders>
          </w:tcPr>
          <w:p w14:paraId="70CA64AB" w14:textId="77777777" w:rsidR="009E3F16" w:rsidRDefault="009E3F16">
            <w:pPr>
              <w:rPr>
                <w:lang w:eastAsia="sv-SE"/>
              </w:rPr>
            </w:pPr>
            <w:r>
              <w:rPr>
                <w:lang w:eastAsia="sv-SE"/>
              </w:rPr>
              <w:t>Acknowledgement from marketplace</w:t>
            </w:r>
          </w:p>
        </w:tc>
        <w:tc>
          <w:tcPr>
            <w:tcW w:w="971" w:type="dxa"/>
            <w:tcBorders>
              <w:top w:val="nil"/>
              <w:left w:val="nil"/>
              <w:bottom w:val="dashed" w:sz="4" w:space="0" w:color="969696"/>
              <w:right w:val="single" w:sz="4" w:space="0" w:color="auto"/>
            </w:tcBorders>
          </w:tcPr>
          <w:p w14:paraId="1F84DA1A" w14:textId="77777777" w:rsidR="009E3F16" w:rsidRDefault="009E3F16">
            <w:pPr>
              <w:rPr>
                <w:lang w:eastAsia="sv-SE"/>
              </w:rPr>
            </w:pPr>
            <w:r>
              <w:rPr>
                <w:lang w:eastAsia="sv-SE"/>
              </w:rPr>
              <w:t>TCR Ack</w:t>
            </w:r>
          </w:p>
        </w:tc>
        <w:tc>
          <w:tcPr>
            <w:tcW w:w="1343" w:type="dxa"/>
            <w:tcBorders>
              <w:top w:val="nil"/>
              <w:left w:val="nil"/>
              <w:bottom w:val="dashed" w:sz="4" w:space="0" w:color="969696"/>
              <w:right w:val="single" w:sz="4" w:space="0" w:color="auto"/>
            </w:tcBorders>
          </w:tcPr>
          <w:p w14:paraId="46AFD32A" w14:textId="77777777" w:rsidR="009E3F16" w:rsidRDefault="009E3F16">
            <w:pPr>
              <w:rPr>
                <w:lang w:eastAsia="sv-SE"/>
              </w:rPr>
            </w:pPr>
            <w:r>
              <w:rPr>
                <w:lang w:eastAsia="sv-SE"/>
              </w:rPr>
              <w:t>Replace (2)</w:t>
            </w:r>
          </w:p>
        </w:tc>
        <w:tc>
          <w:tcPr>
            <w:tcW w:w="1534" w:type="dxa"/>
            <w:tcBorders>
              <w:top w:val="nil"/>
              <w:left w:val="nil"/>
              <w:bottom w:val="dashed" w:sz="4" w:space="0" w:color="969696"/>
              <w:right w:val="single" w:sz="4" w:space="0" w:color="auto"/>
            </w:tcBorders>
          </w:tcPr>
          <w:p w14:paraId="6244C32E" w14:textId="77777777" w:rsidR="009E3F16" w:rsidRDefault="009E3F16">
            <w:pPr>
              <w:rPr>
                <w:lang w:eastAsia="sv-SE"/>
              </w:rPr>
            </w:pPr>
            <w:r>
              <w:rPr>
                <w:lang w:eastAsia="sv-SE"/>
              </w:rPr>
              <w:t>Accept (2),</w:t>
            </w:r>
            <w:r>
              <w:rPr>
                <w:lang w:eastAsia="sv-SE"/>
              </w:rPr>
              <w:br/>
              <w:t>Decline (3)</w:t>
            </w:r>
          </w:p>
        </w:tc>
        <w:tc>
          <w:tcPr>
            <w:tcW w:w="1725" w:type="dxa"/>
            <w:tcBorders>
              <w:top w:val="nil"/>
              <w:left w:val="nil"/>
              <w:bottom w:val="dashed" w:sz="4" w:space="0" w:color="969696"/>
              <w:right w:val="single" w:sz="4" w:space="0" w:color="auto"/>
            </w:tcBorders>
          </w:tcPr>
          <w:p w14:paraId="03009C26" w14:textId="77777777" w:rsidR="009E3F16" w:rsidRDefault="009E3F16">
            <w:pPr>
              <w:rPr>
                <w:lang w:eastAsia="sv-SE"/>
              </w:rPr>
            </w:pPr>
            <w:r>
              <w:rPr>
                <w:lang w:eastAsia="sv-SE"/>
              </w:rPr>
              <w:t>One-Party Report for Pass-Thru (3)</w:t>
            </w:r>
          </w:p>
        </w:tc>
        <w:tc>
          <w:tcPr>
            <w:tcW w:w="996" w:type="dxa"/>
            <w:tcBorders>
              <w:top w:val="nil"/>
              <w:left w:val="nil"/>
              <w:bottom w:val="dashed" w:sz="4" w:space="0" w:color="969696"/>
              <w:right w:val="single" w:sz="4" w:space="0" w:color="auto"/>
            </w:tcBorders>
          </w:tcPr>
          <w:p w14:paraId="49730883" w14:textId="77777777" w:rsidR="009E3F16" w:rsidRDefault="009E3F16">
            <w:pPr>
              <w:rPr>
                <w:lang w:eastAsia="sv-SE"/>
              </w:rPr>
            </w:pPr>
            <w:r>
              <w:rPr>
                <w:lang w:eastAsia="sv-SE"/>
              </w:rPr>
              <w:t>Optionally filled</w:t>
            </w:r>
          </w:p>
        </w:tc>
        <w:tc>
          <w:tcPr>
            <w:tcW w:w="1473" w:type="dxa"/>
            <w:tcBorders>
              <w:top w:val="nil"/>
              <w:left w:val="nil"/>
              <w:bottom w:val="dashed" w:sz="4" w:space="0" w:color="969696"/>
              <w:right w:val="single" w:sz="4" w:space="0" w:color="auto"/>
            </w:tcBorders>
          </w:tcPr>
          <w:p w14:paraId="5D1A77F6" w14:textId="77777777" w:rsidR="009E3F16" w:rsidRDefault="009E3F16">
            <w:pPr>
              <w:rPr>
                <w:lang w:eastAsia="sv-SE"/>
              </w:rPr>
            </w:pPr>
            <w:r>
              <w:rPr>
                <w:lang w:eastAsia="sv-SE"/>
              </w:rPr>
              <w:t>Counterparty’s (Counterparty’s)</w:t>
            </w:r>
          </w:p>
        </w:tc>
        <w:tc>
          <w:tcPr>
            <w:tcW w:w="2902" w:type="dxa"/>
            <w:tcBorders>
              <w:top w:val="nil"/>
              <w:left w:val="nil"/>
              <w:bottom w:val="dashed" w:sz="4" w:space="0" w:color="969696"/>
              <w:right w:val="single" w:sz="4" w:space="0" w:color="auto"/>
            </w:tcBorders>
          </w:tcPr>
          <w:p w14:paraId="5B78F833" w14:textId="77777777" w:rsidR="009E3F16" w:rsidRDefault="009E3F16">
            <w:pPr>
              <w:rPr>
                <w:lang w:eastAsia="sv-SE"/>
              </w:rPr>
            </w:pPr>
            <w:r>
              <w:rPr>
                <w:lang w:eastAsia="sv-SE"/>
              </w:rPr>
              <w:t> Optional. If ack message is used for One-Party Reports.</w:t>
            </w:r>
          </w:p>
        </w:tc>
      </w:tr>
      <w:tr w:rsidR="00C90C98" w14:paraId="76B12FA6" w14:textId="77777777">
        <w:trPr>
          <w:trHeight w:val="510"/>
        </w:trPr>
        <w:tc>
          <w:tcPr>
            <w:tcW w:w="594" w:type="dxa"/>
            <w:tcBorders>
              <w:top w:val="nil"/>
              <w:left w:val="single" w:sz="4" w:space="0" w:color="auto"/>
              <w:bottom w:val="nil"/>
              <w:right w:val="single" w:sz="4" w:space="0" w:color="auto"/>
            </w:tcBorders>
          </w:tcPr>
          <w:p w14:paraId="2727F0BE" w14:textId="77777777" w:rsidR="009E3F16" w:rsidRDefault="009E3F16">
            <w:pPr>
              <w:rPr>
                <w:lang w:eastAsia="sv-SE"/>
              </w:rPr>
            </w:pPr>
            <w:r>
              <w:rPr>
                <w:lang w:eastAsia="sv-SE"/>
              </w:rPr>
              <w:t>2.6</w:t>
            </w:r>
          </w:p>
        </w:tc>
        <w:tc>
          <w:tcPr>
            <w:tcW w:w="2127" w:type="dxa"/>
            <w:tcBorders>
              <w:top w:val="nil"/>
              <w:left w:val="nil"/>
              <w:bottom w:val="nil"/>
              <w:right w:val="single" w:sz="4" w:space="0" w:color="auto"/>
            </w:tcBorders>
          </w:tcPr>
          <w:p w14:paraId="424B6EDB" w14:textId="77777777" w:rsidR="009E3F16" w:rsidRDefault="009E3F16">
            <w:pPr>
              <w:rPr>
                <w:lang w:eastAsia="sv-SE"/>
              </w:rPr>
            </w:pPr>
            <w:r>
              <w:rPr>
                <w:lang w:eastAsia="sv-SE"/>
              </w:rPr>
              <w:t>Reject from marketplace</w:t>
            </w:r>
          </w:p>
        </w:tc>
        <w:tc>
          <w:tcPr>
            <w:tcW w:w="971" w:type="dxa"/>
            <w:tcBorders>
              <w:top w:val="nil"/>
              <w:left w:val="nil"/>
              <w:bottom w:val="nil"/>
              <w:right w:val="single" w:sz="4" w:space="0" w:color="auto"/>
            </w:tcBorders>
          </w:tcPr>
          <w:p w14:paraId="62E8AC7C" w14:textId="77777777" w:rsidR="009E3F16" w:rsidRDefault="009E3F16">
            <w:pPr>
              <w:rPr>
                <w:lang w:eastAsia="sv-SE"/>
              </w:rPr>
            </w:pPr>
            <w:r>
              <w:rPr>
                <w:lang w:eastAsia="sv-SE"/>
              </w:rPr>
              <w:t>TCR Ack</w:t>
            </w:r>
          </w:p>
        </w:tc>
        <w:tc>
          <w:tcPr>
            <w:tcW w:w="1343" w:type="dxa"/>
            <w:tcBorders>
              <w:top w:val="nil"/>
              <w:left w:val="nil"/>
              <w:bottom w:val="nil"/>
              <w:right w:val="single" w:sz="4" w:space="0" w:color="auto"/>
            </w:tcBorders>
          </w:tcPr>
          <w:p w14:paraId="132E0497" w14:textId="77777777" w:rsidR="009E3F16" w:rsidRDefault="009E3F16">
            <w:pPr>
              <w:rPr>
                <w:lang w:eastAsia="sv-SE"/>
              </w:rPr>
            </w:pPr>
            <w:r>
              <w:rPr>
                <w:lang w:eastAsia="sv-SE"/>
              </w:rPr>
              <w:t>Replace (2)</w:t>
            </w:r>
          </w:p>
        </w:tc>
        <w:tc>
          <w:tcPr>
            <w:tcW w:w="1534" w:type="dxa"/>
            <w:tcBorders>
              <w:top w:val="nil"/>
              <w:left w:val="nil"/>
              <w:bottom w:val="nil"/>
              <w:right w:val="single" w:sz="4" w:space="0" w:color="auto"/>
            </w:tcBorders>
          </w:tcPr>
          <w:p w14:paraId="6772CBC7" w14:textId="77777777" w:rsidR="009E3F16" w:rsidRDefault="009E3F16">
            <w:pPr>
              <w:rPr>
                <w:lang w:eastAsia="sv-SE"/>
              </w:rPr>
            </w:pPr>
            <w:r>
              <w:rPr>
                <w:lang w:eastAsia="sv-SE"/>
              </w:rPr>
              <w:t>Accept (2),</w:t>
            </w:r>
            <w:r>
              <w:rPr>
                <w:lang w:eastAsia="sv-SE"/>
              </w:rPr>
              <w:br/>
              <w:t>Decline (3)</w:t>
            </w:r>
          </w:p>
        </w:tc>
        <w:tc>
          <w:tcPr>
            <w:tcW w:w="1725" w:type="dxa"/>
            <w:tcBorders>
              <w:top w:val="nil"/>
              <w:left w:val="nil"/>
              <w:bottom w:val="nil"/>
              <w:right w:val="single" w:sz="4" w:space="0" w:color="auto"/>
            </w:tcBorders>
          </w:tcPr>
          <w:p w14:paraId="3A00709A" w14:textId="77777777" w:rsidR="009E3F16" w:rsidRDefault="009E3F16">
            <w:pPr>
              <w:rPr>
                <w:lang w:eastAsia="sv-SE"/>
              </w:rPr>
            </w:pPr>
            <w:r>
              <w:rPr>
                <w:lang w:eastAsia="sv-SE"/>
              </w:rPr>
              <w:t>One-Party Report for Pass-Thru (3)</w:t>
            </w:r>
          </w:p>
        </w:tc>
        <w:tc>
          <w:tcPr>
            <w:tcW w:w="996" w:type="dxa"/>
            <w:tcBorders>
              <w:top w:val="nil"/>
              <w:left w:val="nil"/>
              <w:bottom w:val="nil"/>
              <w:right w:val="single" w:sz="4" w:space="0" w:color="auto"/>
            </w:tcBorders>
          </w:tcPr>
          <w:p w14:paraId="3DEC9F95" w14:textId="77777777" w:rsidR="009E3F16" w:rsidRDefault="009E3F16">
            <w:pPr>
              <w:rPr>
                <w:lang w:eastAsia="sv-SE"/>
              </w:rPr>
            </w:pPr>
            <w:r>
              <w:rPr>
                <w:lang w:eastAsia="sv-SE"/>
              </w:rPr>
              <w:t>Optionally filled</w:t>
            </w:r>
          </w:p>
        </w:tc>
        <w:tc>
          <w:tcPr>
            <w:tcW w:w="1473" w:type="dxa"/>
            <w:tcBorders>
              <w:top w:val="nil"/>
              <w:left w:val="nil"/>
              <w:bottom w:val="nil"/>
              <w:right w:val="single" w:sz="4" w:space="0" w:color="auto"/>
            </w:tcBorders>
          </w:tcPr>
          <w:p w14:paraId="39B2F697" w14:textId="77777777" w:rsidR="009E3F16" w:rsidRDefault="009E3F16">
            <w:pPr>
              <w:rPr>
                <w:lang w:eastAsia="sv-SE"/>
              </w:rPr>
            </w:pPr>
            <w:r>
              <w:rPr>
                <w:lang w:eastAsia="sv-SE"/>
              </w:rPr>
              <w:t>Counterparty’s</w:t>
            </w:r>
          </w:p>
          <w:p w14:paraId="21AAC211" w14:textId="77777777" w:rsidR="009E3F16" w:rsidRDefault="009E3F16">
            <w:pPr>
              <w:rPr>
                <w:lang w:eastAsia="sv-SE"/>
              </w:rPr>
            </w:pPr>
            <w:r>
              <w:rPr>
                <w:lang w:eastAsia="sv-SE"/>
              </w:rPr>
              <w:t>(Counterparty’s)</w:t>
            </w:r>
          </w:p>
        </w:tc>
        <w:tc>
          <w:tcPr>
            <w:tcW w:w="2902" w:type="dxa"/>
            <w:tcBorders>
              <w:top w:val="nil"/>
              <w:left w:val="nil"/>
              <w:bottom w:val="nil"/>
              <w:right w:val="single" w:sz="4" w:space="0" w:color="auto"/>
            </w:tcBorders>
          </w:tcPr>
          <w:p w14:paraId="2EE3DD65" w14:textId="77777777" w:rsidR="009E3F16" w:rsidRDefault="009E3F16">
            <w:pPr>
              <w:rPr>
                <w:lang w:eastAsia="sv-SE"/>
              </w:rPr>
            </w:pPr>
            <w:r>
              <w:rPr>
                <w:lang w:eastAsia="sv-SE"/>
              </w:rPr>
              <w:t> TradeReportRejectReason is specified.</w:t>
            </w:r>
          </w:p>
        </w:tc>
      </w:tr>
      <w:tr w:rsidR="009E3F16" w14:paraId="12081BCB" w14:textId="77777777">
        <w:tblPrEx>
          <w:tblW w:w="13665" w:type="dxa"/>
          <w:tblInd w:w="55" w:type="dxa"/>
          <w:tblCellMar>
            <w:left w:w="70" w:type="dxa"/>
            <w:right w:w="70" w:type="dxa"/>
          </w:tblCellMar>
          <w:tblLook w:val="0000" w:firstRow="0" w:lastRow="0" w:firstColumn="0" w:lastColumn="0" w:noHBand="0" w:noVBand="0"/>
          <w:tblPrExChange w:id="426"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27" w:author="Administrator" w:date="2011-08-18T10:53:00Z">
            <w:trPr>
              <w:gridAfter w:val="0"/>
              <w:trHeight w:val="510"/>
            </w:trPr>
          </w:trPrChange>
        </w:trPr>
        <w:tc>
          <w:tcPr>
            <w:tcW w:w="594" w:type="dxa"/>
            <w:tcBorders>
              <w:top w:val="nil"/>
              <w:left w:val="single" w:sz="4" w:space="0" w:color="auto"/>
              <w:bottom w:val="nil"/>
              <w:right w:val="single" w:sz="4" w:space="0" w:color="auto"/>
            </w:tcBorders>
            <w:tcPrChange w:id="428" w:author="Administrator" w:date="2011-08-18T10:53:00Z">
              <w:tcPr>
                <w:tcW w:w="594" w:type="dxa"/>
                <w:gridSpan w:val="2"/>
                <w:tcBorders>
                  <w:top w:val="nil"/>
                  <w:left w:val="single" w:sz="4" w:space="0" w:color="auto"/>
                  <w:bottom w:val="nil"/>
                  <w:right w:val="single" w:sz="4" w:space="0" w:color="auto"/>
                </w:tcBorders>
                <w:shd w:val="clear" w:color="auto" w:fill="auto"/>
              </w:tcPr>
            </w:tcPrChange>
          </w:tcPr>
          <w:p w14:paraId="067DE9D8" w14:textId="77777777" w:rsidR="009E3F16" w:rsidRDefault="009E3F16">
            <w:pPr>
              <w:rPr>
                <w:b/>
                <w:lang w:eastAsia="sv-SE"/>
              </w:rPr>
            </w:pPr>
            <w:r>
              <w:rPr>
                <w:b/>
                <w:lang w:eastAsia="sv-SE"/>
              </w:rPr>
              <w:t>3</w:t>
            </w:r>
          </w:p>
        </w:tc>
        <w:tc>
          <w:tcPr>
            <w:tcW w:w="13071" w:type="dxa"/>
            <w:gridSpan w:val="8"/>
            <w:tcBorders>
              <w:top w:val="nil"/>
              <w:left w:val="nil"/>
              <w:bottom w:val="nil"/>
              <w:right w:val="single" w:sz="4" w:space="0" w:color="auto"/>
            </w:tcBorders>
            <w:tcPrChange w:id="429" w:author="Administrator" w:date="2011-08-18T10:53:00Z">
              <w:tcPr>
                <w:tcW w:w="13071" w:type="dxa"/>
                <w:gridSpan w:val="9"/>
                <w:tcBorders>
                  <w:top w:val="nil"/>
                  <w:left w:val="nil"/>
                  <w:bottom w:val="nil"/>
                  <w:right w:val="single" w:sz="4" w:space="0" w:color="auto"/>
                </w:tcBorders>
                <w:shd w:val="clear" w:color="auto" w:fill="auto"/>
              </w:tcPr>
            </w:tcPrChange>
          </w:tcPr>
          <w:p w14:paraId="2780C4BC" w14:textId="77777777" w:rsidR="009E3F16" w:rsidRDefault="009E3F16">
            <w:pPr>
              <w:rPr>
                <w:b/>
                <w:lang w:eastAsia="sv-SE"/>
              </w:rPr>
            </w:pPr>
            <w:r>
              <w:rPr>
                <w:b/>
                <w:lang w:eastAsia="sv-SE"/>
              </w:rPr>
              <w:t>Marketplace relay of counterparty Decline (flow from marketplace to initiator)</w:t>
            </w:r>
          </w:p>
        </w:tc>
      </w:tr>
      <w:tr w:rsidR="00C90C98" w14:paraId="2DE03D3E" w14:textId="77777777">
        <w:trPr>
          <w:trHeight w:val="510"/>
        </w:trPr>
        <w:tc>
          <w:tcPr>
            <w:tcW w:w="594" w:type="dxa"/>
            <w:tcBorders>
              <w:top w:val="nil"/>
              <w:left w:val="single" w:sz="4" w:space="0" w:color="auto"/>
              <w:bottom w:val="nil"/>
              <w:right w:val="single" w:sz="4" w:space="0" w:color="auto"/>
            </w:tcBorders>
          </w:tcPr>
          <w:p w14:paraId="5C1EF6C3" w14:textId="77777777" w:rsidR="009E3F16" w:rsidRDefault="009E3F16">
            <w:pPr>
              <w:rPr>
                <w:lang w:eastAsia="sv-SE"/>
              </w:rPr>
            </w:pPr>
            <w:r>
              <w:rPr>
                <w:lang w:eastAsia="sv-SE"/>
              </w:rPr>
              <w:t>3.1</w:t>
            </w:r>
          </w:p>
        </w:tc>
        <w:tc>
          <w:tcPr>
            <w:tcW w:w="2127" w:type="dxa"/>
            <w:tcBorders>
              <w:top w:val="nil"/>
              <w:left w:val="nil"/>
              <w:bottom w:val="nil"/>
              <w:right w:val="single" w:sz="4" w:space="0" w:color="auto"/>
            </w:tcBorders>
          </w:tcPr>
          <w:p w14:paraId="2AED83A3" w14:textId="77777777" w:rsidR="009E3F16" w:rsidRDefault="009E3F16">
            <w:pPr>
              <w:rPr>
                <w:lang w:eastAsia="sv-SE"/>
              </w:rPr>
            </w:pPr>
            <w:r>
              <w:rPr>
                <w:lang w:eastAsia="sv-SE"/>
              </w:rPr>
              <w:t>Marketplace cancels the process due to a decline from the counterparty</w:t>
            </w:r>
          </w:p>
        </w:tc>
        <w:tc>
          <w:tcPr>
            <w:tcW w:w="971" w:type="dxa"/>
            <w:tcBorders>
              <w:top w:val="nil"/>
              <w:left w:val="nil"/>
              <w:bottom w:val="nil"/>
              <w:right w:val="single" w:sz="4" w:space="0" w:color="auto"/>
            </w:tcBorders>
          </w:tcPr>
          <w:p w14:paraId="74DFD429" w14:textId="77777777" w:rsidR="009E3F16" w:rsidRDefault="009E3F16">
            <w:pPr>
              <w:rPr>
                <w:lang w:eastAsia="sv-SE"/>
              </w:rPr>
            </w:pPr>
            <w:r>
              <w:rPr>
                <w:lang w:eastAsia="sv-SE"/>
              </w:rPr>
              <w:t>TCR</w:t>
            </w:r>
          </w:p>
        </w:tc>
        <w:tc>
          <w:tcPr>
            <w:tcW w:w="1343" w:type="dxa"/>
            <w:tcBorders>
              <w:top w:val="nil"/>
              <w:left w:val="nil"/>
              <w:bottom w:val="nil"/>
              <w:right w:val="single" w:sz="4" w:space="0" w:color="auto"/>
            </w:tcBorders>
          </w:tcPr>
          <w:p w14:paraId="49DB21D4" w14:textId="77777777" w:rsidR="009E3F16" w:rsidRDefault="009E3F16">
            <w:pPr>
              <w:rPr>
                <w:lang w:eastAsia="sv-SE"/>
              </w:rPr>
            </w:pPr>
            <w:r>
              <w:rPr>
                <w:lang w:eastAsia="sv-SE"/>
              </w:rPr>
              <w:t>Cancel (1)</w:t>
            </w:r>
          </w:p>
        </w:tc>
        <w:tc>
          <w:tcPr>
            <w:tcW w:w="1534" w:type="dxa"/>
            <w:tcBorders>
              <w:top w:val="nil"/>
              <w:left w:val="nil"/>
              <w:bottom w:val="nil"/>
              <w:right w:val="single" w:sz="4" w:space="0" w:color="auto"/>
            </w:tcBorders>
          </w:tcPr>
          <w:p w14:paraId="76ADA272" w14:textId="77777777" w:rsidR="009E3F16" w:rsidRDefault="009E3F16">
            <w:pPr>
              <w:rPr>
                <w:lang w:eastAsia="sv-SE"/>
              </w:rPr>
            </w:pPr>
            <w:r>
              <w:rPr>
                <w:lang w:eastAsia="sv-SE"/>
              </w:rPr>
              <w:t>Decline (3)</w:t>
            </w:r>
          </w:p>
        </w:tc>
        <w:tc>
          <w:tcPr>
            <w:tcW w:w="1725" w:type="dxa"/>
            <w:tcBorders>
              <w:top w:val="nil"/>
              <w:left w:val="nil"/>
              <w:bottom w:val="nil"/>
              <w:right w:val="single" w:sz="4" w:space="0" w:color="auto"/>
            </w:tcBorders>
          </w:tcPr>
          <w:p w14:paraId="7E3DE6D9" w14:textId="77777777" w:rsidR="009E3F16" w:rsidRDefault="009E3F16">
            <w:pPr>
              <w:rPr>
                <w:lang w:eastAsia="sv-SE"/>
              </w:rPr>
            </w:pPr>
            <w:r>
              <w:rPr>
                <w:lang w:eastAsia="sv-SE"/>
              </w:rPr>
              <w:t>One-Party Report for Pass-Thru (3)</w:t>
            </w:r>
          </w:p>
        </w:tc>
        <w:tc>
          <w:tcPr>
            <w:tcW w:w="996" w:type="dxa"/>
            <w:tcBorders>
              <w:top w:val="nil"/>
              <w:left w:val="nil"/>
              <w:bottom w:val="nil"/>
              <w:right w:val="single" w:sz="4" w:space="0" w:color="auto"/>
            </w:tcBorders>
          </w:tcPr>
          <w:p w14:paraId="27CE015A" w14:textId="77777777" w:rsidR="009E3F16" w:rsidRDefault="009E3F16">
            <w:pPr>
              <w:rPr>
                <w:lang w:eastAsia="sv-SE"/>
              </w:rPr>
            </w:pPr>
            <w:r>
              <w:rPr>
                <w:lang w:eastAsia="sv-SE"/>
              </w:rPr>
              <w:t>Optionally filled</w:t>
            </w:r>
          </w:p>
        </w:tc>
        <w:tc>
          <w:tcPr>
            <w:tcW w:w="1473" w:type="dxa"/>
            <w:tcBorders>
              <w:top w:val="nil"/>
              <w:left w:val="nil"/>
              <w:bottom w:val="nil"/>
              <w:right w:val="single" w:sz="4" w:space="0" w:color="auto"/>
            </w:tcBorders>
          </w:tcPr>
          <w:p w14:paraId="2516B08A" w14:textId="77777777" w:rsidR="009E3F16" w:rsidRDefault="009E3F16">
            <w:pPr>
              <w:rPr>
                <w:lang w:eastAsia="sv-SE"/>
              </w:rPr>
            </w:pPr>
            <w:r>
              <w:rPr>
                <w:lang w:eastAsia="sv-SE"/>
              </w:rPr>
              <w:t>New</w:t>
            </w:r>
          </w:p>
          <w:p w14:paraId="727F659D" w14:textId="77777777" w:rsidR="009E3F16" w:rsidRDefault="009E3F16">
            <w:pPr>
              <w:rPr>
                <w:lang w:eastAsia="sv-SE"/>
              </w:rPr>
            </w:pPr>
            <w:r>
              <w:rPr>
                <w:lang w:eastAsia="sv-SE"/>
              </w:rPr>
              <w:t>(Initiator’s)</w:t>
            </w:r>
          </w:p>
        </w:tc>
        <w:tc>
          <w:tcPr>
            <w:tcW w:w="2902" w:type="dxa"/>
            <w:tcBorders>
              <w:top w:val="nil"/>
              <w:left w:val="nil"/>
              <w:bottom w:val="nil"/>
              <w:right w:val="single" w:sz="4" w:space="0" w:color="auto"/>
            </w:tcBorders>
          </w:tcPr>
          <w:p w14:paraId="1C6A1CD1" w14:textId="77777777" w:rsidR="009E3F16" w:rsidRDefault="009E3F16">
            <w:pPr>
              <w:rPr>
                <w:lang w:eastAsia="sv-SE"/>
              </w:rPr>
            </w:pPr>
          </w:p>
        </w:tc>
      </w:tr>
      <w:tr w:rsidR="009E3F16" w14:paraId="77252AA5" w14:textId="77777777">
        <w:tblPrEx>
          <w:tblW w:w="13665" w:type="dxa"/>
          <w:tblInd w:w="55" w:type="dxa"/>
          <w:tblCellMar>
            <w:left w:w="70" w:type="dxa"/>
            <w:right w:w="70" w:type="dxa"/>
          </w:tblCellMar>
          <w:tblLook w:val="0000" w:firstRow="0" w:lastRow="0" w:firstColumn="0" w:lastColumn="0" w:noHBand="0" w:noVBand="0"/>
          <w:tblPrExChange w:id="430"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31" w:author="Administrator" w:date="2011-08-18T10:53:00Z">
            <w:trPr>
              <w:gridAfter w:val="0"/>
              <w:trHeight w:val="510"/>
            </w:trPr>
          </w:trPrChange>
        </w:trPr>
        <w:tc>
          <w:tcPr>
            <w:tcW w:w="594" w:type="dxa"/>
            <w:tcBorders>
              <w:top w:val="nil"/>
              <w:left w:val="single" w:sz="4" w:space="0" w:color="auto"/>
              <w:bottom w:val="nil"/>
              <w:right w:val="single" w:sz="4" w:space="0" w:color="auto"/>
            </w:tcBorders>
            <w:tcPrChange w:id="432" w:author="Administrator" w:date="2011-08-18T10:53:00Z">
              <w:tcPr>
                <w:tcW w:w="594" w:type="dxa"/>
                <w:gridSpan w:val="2"/>
                <w:tcBorders>
                  <w:top w:val="nil"/>
                  <w:left w:val="single" w:sz="4" w:space="0" w:color="auto"/>
                  <w:bottom w:val="nil"/>
                  <w:right w:val="single" w:sz="4" w:space="0" w:color="auto"/>
                </w:tcBorders>
                <w:shd w:val="clear" w:color="auto" w:fill="auto"/>
              </w:tcPr>
            </w:tcPrChange>
          </w:tcPr>
          <w:p w14:paraId="0E9A39A9" w14:textId="77777777" w:rsidR="009E3F16" w:rsidRDefault="009E3F16">
            <w:pPr>
              <w:rPr>
                <w:b/>
                <w:lang w:eastAsia="sv-SE"/>
              </w:rPr>
            </w:pPr>
            <w:r>
              <w:rPr>
                <w:b/>
                <w:lang w:eastAsia="sv-SE"/>
              </w:rPr>
              <w:t>4</w:t>
            </w:r>
          </w:p>
        </w:tc>
        <w:tc>
          <w:tcPr>
            <w:tcW w:w="13071" w:type="dxa"/>
            <w:gridSpan w:val="8"/>
            <w:tcBorders>
              <w:top w:val="nil"/>
              <w:left w:val="nil"/>
              <w:bottom w:val="nil"/>
              <w:right w:val="single" w:sz="4" w:space="0" w:color="auto"/>
            </w:tcBorders>
            <w:tcPrChange w:id="433" w:author="Administrator" w:date="2011-08-18T10:53:00Z">
              <w:tcPr>
                <w:tcW w:w="13071" w:type="dxa"/>
                <w:gridSpan w:val="9"/>
                <w:tcBorders>
                  <w:top w:val="nil"/>
                  <w:left w:val="nil"/>
                  <w:bottom w:val="nil"/>
                  <w:right w:val="single" w:sz="4" w:space="0" w:color="auto"/>
                </w:tcBorders>
                <w:shd w:val="clear" w:color="auto" w:fill="auto"/>
              </w:tcPr>
            </w:tcPrChange>
          </w:tcPr>
          <w:p w14:paraId="4DA2BC78" w14:textId="77777777" w:rsidR="009E3F16" w:rsidRDefault="009E3F16">
            <w:pPr>
              <w:rPr>
                <w:b/>
                <w:lang w:eastAsia="sv-SE"/>
              </w:rPr>
            </w:pPr>
            <w:r>
              <w:rPr>
                <w:b/>
                <w:lang w:eastAsia="sv-SE"/>
              </w:rPr>
              <w:t>Marketplace publication of confirmed trade (flow from marketplace to external actors)</w:t>
            </w:r>
          </w:p>
        </w:tc>
      </w:tr>
      <w:tr w:rsidR="00C90C98" w14:paraId="42B83DBD" w14:textId="77777777">
        <w:trPr>
          <w:trHeight w:val="510"/>
        </w:trPr>
        <w:tc>
          <w:tcPr>
            <w:tcW w:w="594" w:type="dxa"/>
            <w:tcBorders>
              <w:top w:val="nil"/>
              <w:left w:val="single" w:sz="4" w:space="0" w:color="auto"/>
              <w:bottom w:val="nil"/>
              <w:right w:val="single" w:sz="4" w:space="0" w:color="auto"/>
            </w:tcBorders>
          </w:tcPr>
          <w:p w14:paraId="67E20116" w14:textId="77777777" w:rsidR="009E3F16" w:rsidRDefault="009E3F16">
            <w:pPr>
              <w:rPr>
                <w:lang w:eastAsia="sv-SE"/>
              </w:rPr>
            </w:pPr>
            <w:r>
              <w:rPr>
                <w:lang w:eastAsia="sv-SE"/>
              </w:rPr>
              <w:t>4.1</w:t>
            </w:r>
          </w:p>
        </w:tc>
        <w:tc>
          <w:tcPr>
            <w:tcW w:w="2127" w:type="dxa"/>
            <w:tcBorders>
              <w:top w:val="nil"/>
              <w:left w:val="nil"/>
              <w:bottom w:val="nil"/>
              <w:right w:val="single" w:sz="4" w:space="0" w:color="auto"/>
            </w:tcBorders>
          </w:tcPr>
          <w:p w14:paraId="6450A0A7" w14:textId="77777777" w:rsidR="009E3F16" w:rsidRDefault="009E3F16">
            <w:pPr>
              <w:rPr>
                <w:lang w:eastAsia="sv-SE"/>
              </w:rPr>
            </w:pPr>
            <w:r>
              <w:rPr>
                <w:lang w:eastAsia="sv-SE"/>
              </w:rPr>
              <w:t>Publication to the initiator and counterparty</w:t>
            </w:r>
          </w:p>
        </w:tc>
        <w:tc>
          <w:tcPr>
            <w:tcW w:w="971" w:type="dxa"/>
            <w:tcBorders>
              <w:top w:val="nil"/>
              <w:left w:val="nil"/>
              <w:bottom w:val="nil"/>
              <w:right w:val="single" w:sz="4" w:space="0" w:color="auto"/>
            </w:tcBorders>
          </w:tcPr>
          <w:p w14:paraId="04300395" w14:textId="77777777" w:rsidR="009E3F16" w:rsidRDefault="009E3F16">
            <w:pPr>
              <w:rPr>
                <w:lang w:eastAsia="sv-SE"/>
              </w:rPr>
            </w:pPr>
            <w:r>
              <w:rPr>
                <w:lang w:eastAsia="sv-SE"/>
              </w:rPr>
              <w:t>TCR</w:t>
            </w:r>
          </w:p>
        </w:tc>
        <w:tc>
          <w:tcPr>
            <w:tcW w:w="1343" w:type="dxa"/>
            <w:tcBorders>
              <w:top w:val="nil"/>
              <w:left w:val="nil"/>
              <w:bottom w:val="nil"/>
              <w:right w:val="single" w:sz="4" w:space="0" w:color="auto"/>
            </w:tcBorders>
          </w:tcPr>
          <w:p w14:paraId="41062799" w14:textId="77777777" w:rsidR="009E3F16" w:rsidRDefault="009E3F16">
            <w:pPr>
              <w:rPr>
                <w:lang w:eastAsia="sv-SE"/>
              </w:rPr>
            </w:pPr>
            <w:r>
              <w:rPr>
                <w:lang w:eastAsia="sv-SE"/>
              </w:rPr>
              <w:t>Replace (2)</w:t>
            </w:r>
          </w:p>
        </w:tc>
        <w:tc>
          <w:tcPr>
            <w:tcW w:w="1534" w:type="dxa"/>
            <w:tcBorders>
              <w:top w:val="nil"/>
              <w:left w:val="nil"/>
              <w:bottom w:val="nil"/>
              <w:right w:val="single" w:sz="4" w:space="0" w:color="auto"/>
            </w:tcBorders>
          </w:tcPr>
          <w:p w14:paraId="2429E277" w14:textId="77777777" w:rsidR="009E3F16" w:rsidRDefault="009E3F16">
            <w:pPr>
              <w:rPr>
                <w:lang w:eastAsia="sv-SE"/>
              </w:rPr>
            </w:pPr>
            <w:r>
              <w:rPr>
                <w:lang w:eastAsia="sv-SE"/>
              </w:rPr>
              <w:t>Submit (0)</w:t>
            </w:r>
          </w:p>
        </w:tc>
        <w:tc>
          <w:tcPr>
            <w:tcW w:w="1725" w:type="dxa"/>
            <w:tcBorders>
              <w:top w:val="nil"/>
              <w:left w:val="nil"/>
              <w:bottom w:val="nil"/>
              <w:right w:val="single" w:sz="4" w:space="0" w:color="auto"/>
            </w:tcBorders>
          </w:tcPr>
          <w:p w14:paraId="75E1A673" w14:textId="77777777" w:rsidR="009E3F16" w:rsidRDefault="009E3F16">
            <w:pPr>
              <w:rPr>
                <w:lang w:eastAsia="sv-SE"/>
              </w:rPr>
            </w:pPr>
            <w:r>
              <w:rPr>
                <w:lang w:eastAsia="sv-SE"/>
              </w:rPr>
              <w:t>Trade Confirm (0)</w:t>
            </w:r>
          </w:p>
        </w:tc>
        <w:tc>
          <w:tcPr>
            <w:tcW w:w="996" w:type="dxa"/>
            <w:tcBorders>
              <w:top w:val="nil"/>
              <w:left w:val="nil"/>
              <w:bottom w:val="nil"/>
              <w:right w:val="single" w:sz="4" w:space="0" w:color="auto"/>
            </w:tcBorders>
          </w:tcPr>
          <w:p w14:paraId="6CBB84F5" w14:textId="77777777" w:rsidR="009E3F16" w:rsidRDefault="009E3F16">
            <w:pPr>
              <w:rPr>
                <w:lang w:eastAsia="sv-SE"/>
              </w:rPr>
            </w:pPr>
            <w:r>
              <w:rPr>
                <w:lang w:eastAsia="sv-SE"/>
              </w:rPr>
              <w:t>Filled</w:t>
            </w:r>
          </w:p>
        </w:tc>
        <w:tc>
          <w:tcPr>
            <w:tcW w:w="1473" w:type="dxa"/>
            <w:tcBorders>
              <w:top w:val="nil"/>
              <w:left w:val="nil"/>
              <w:bottom w:val="nil"/>
              <w:right w:val="single" w:sz="4" w:space="0" w:color="auto"/>
            </w:tcBorders>
          </w:tcPr>
          <w:p w14:paraId="70E89C85" w14:textId="77777777" w:rsidR="009E3F16" w:rsidRDefault="009E3F16">
            <w:pPr>
              <w:rPr>
                <w:lang w:eastAsia="sv-SE"/>
              </w:rPr>
            </w:pPr>
            <w:r>
              <w:rPr>
                <w:lang w:eastAsia="sv-SE"/>
              </w:rPr>
              <w:t>Reference</w:t>
            </w:r>
          </w:p>
        </w:tc>
        <w:tc>
          <w:tcPr>
            <w:tcW w:w="2902" w:type="dxa"/>
            <w:tcBorders>
              <w:top w:val="nil"/>
              <w:left w:val="nil"/>
              <w:bottom w:val="nil"/>
              <w:right w:val="single" w:sz="4" w:space="0" w:color="auto"/>
            </w:tcBorders>
          </w:tcPr>
          <w:p w14:paraId="26C97B5A" w14:textId="77777777" w:rsidR="009E3F16" w:rsidRDefault="009E3F16">
            <w:pPr>
              <w:rPr>
                <w:lang w:eastAsia="sv-SE"/>
              </w:rPr>
            </w:pPr>
            <w:r>
              <w:rPr>
                <w:lang w:eastAsia="sv-SE"/>
              </w:rPr>
              <w:t>MatchStatus = 0 (Compared, matched or affirmed)</w:t>
            </w:r>
          </w:p>
          <w:p w14:paraId="1A8DE7DE" w14:textId="77777777" w:rsidR="009E3F16" w:rsidRDefault="009E3F16">
            <w:pPr>
              <w:rPr>
                <w:lang w:eastAsia="sv-SE"/>
              </w:rPr>
            </w:pPr>
          </w:p>
          <w:p w14:paraId="5104DDA7" w14:textId="77777777" w:rsidR="009E3F16" w:rsidRDefault="009E3F16">
            <w:pPr>
              <w:rPr>
                <w:lang w:eastAsia="sv-SE"/>
              </w:rPr>
            </w:pPr>
            <w:r>
              <w:rPr>
                <w:lang w:eastAsia="sv-SE"/>
              </w:rPr>
              <w:t>The TradeReportRefID depends on who the receiver is.</w:t>
            </w:r>
          </w:p>
        </w:tc>
      </w:tr>
      <w:tr w:rsidR="00C90C98" w14:paraId="6E606753" w14:textId="77777777">
        <w:trPr>
          <w:trHeight w:val="510"/>
        </w:trPr>
        <w:tc>
          <w:tcPr>
            <w:tcW w:w="594" w:type="dxa"/>
            <w:tcBorders>
              <w:top w:val="nil"/>
              <w:left w:val="single" w:sz="4" w:space="0" w:color="auto"/>
              <w:bottom w:val="single" w:sz="4" w:space="0" w:color="auto"/>
              <w:right w:val="single" w:sz="4" w:space="0" w:color="auto"/>
            </w:tcBorders>
          </w:tcPr>
          <w:p w14:paraId="31254EFB" w14:textId="77777777" w:rsidR="009E3F16" w:rsidRDefault="009E3F16">
            <w:pPr>
              <w:rPr>
                <w:lang w:eastAsia="sv-SE"/>
              </w:rPr>
            </w:pPr>
            <w:r>
              <w:rPr>
                <w:lang w:eastAsia="sv-SE"/>
              </w:rPr>
              <w:t>4.2</w:t>
            </w:r>
          </w:p>
        </w:tc>
        <w:tc>
          <w:tcPr>
            <w:tcW w:w="2127" w:type="dxa"/>
            <w:tcBorders>
              <w:top w:val="nil"/>
              <w:left w:val="nil"/>
              <w:bottom w:val="single" w:sz="4" w:space="0" w:color="auto"/>
              <w:right w:val="single" w:sz="4" w:space="0" w:color="auto"/>
            </w:tcBorders>
          </w:tcPr>
          <w:p w14:paraId="7F53CC6B" w14:textId="77777777" w:rsidR="009E3F16" w:rsidRDefault="009E3F16">
            <w:pPr>
              <w:rPr>
                <w:lang w:eastAsia="sv-SE"/>
              </w:rPr>
            </w:pPr>
            <w:r>
              <w:rPr>
                <w:lang w:eastAsia="sv-SE"/>
              </w:rPr>
              <w:t>Publication to other parties</w:t>
            </w:r>
          </w:p>
        </w:tc>
        <w:tc>
          <w:tcPr>
            <w:tcW w:w="971" w:type="dxa"/>
            <w:tcBorders>
              <w:top w:val="nil"/>
              <w:left w:val="nil"/>
              <w:bottom w:val="single" w:sz="4" w:space="0" w:color="auto"/>
              <w:right w:val="single" w:sz="4" w:space="0" w:color="auto"/>
            </w:tcBorders>
          </w:tcPr>
          <w:p w14:paraId="4CD631E3" w14:textId="77777777" w:rsidR="009E3F16" w:rsidRDefault="009E3F16">
            <w:pPr>
              <w:rPr>
                <w:lang w:eastAsia="sv-SE"/>
              </w:rPr>
            </w:pPr>
            <w:r>
              <w:rPr>
                <w:lang w:eastAsia="sv-SE"/>
              </w:rPr>
              <w:t>TCR</w:t>
            </w:r>
          </w:p>
        </w:tc>
        <w:tc>
          <w:tcPr>
            <w:tcW w:w="1343" w:type="dxa"/>
            <w:tcBorders>
              <w:top w:val="nil"/>
              <w:left w:val="nil"/>
              <w:bottom w:val="single" w:sz="4" w:space="0" w:color="auto"/>
              <w:right w:val="single" w:sz="4" w:space="0" w:color="auto"/>
            </w:tcBorders>
          </w:tcPr>
          <w:p w14:paraId="5044A59C" w14:textId="77777777" w:rsidR="009E3F16" w:rsidRDefault="009E3F16">
            <w:pPr>
              <w:rPr>
                <w:lang w:eastAsia="sv-SE"/>
              </w:rPr>
            </w:pPr>
            <w:r>
              <w:rPr>
                <w:lang w:eastAsia="sv-SE"/>
              </w:rPr>
              <w:t>New (0)</w:t>
            </w:r>
          </w:p>
        </w:tc>
        <w:tc>
          <w:tcPr>
            <w:tcW w:w="1534" w:type="dxa"/>
            <w:tcBorders>
              <w:top w:val="nil"/>
              <w:left w:val="nil"/>
              <w:bottom w:val="single" w:sz="4" w:space="0" w:color="auto"/>
              <w:right w:val="single" w:sz="4" w:space="0" w:color="auto"/>
            </w:tcBorders>
          </w:tcPr>
          <w:p w14:paraId="74922AD5" w14:textId="77777777" w:rsidR="009E3F16" w:rsidRDefault="009E3F16">
            <w:pPr>
              <w:rPr>
                <w:lang w:eastAsia="sv-SE"/>
              </w:rPr>
            </w:pPr>
            <w:r>
              <w:rPr>
                <w:lang w:eastAsia="sv-SE"/>
              </w:rPr>
              <w:t>Submit (0)</w:t>
            </w:r>
          </w:p>
        </w:tc>
        <w:tc>
          <w:tcPr>
            <w:tcW w:w="1725" w:type="dxa"/>
            <w:tcBorders>
              <w:top w:val="nil"/>
              <w:left w:val="nil"/>
              <w:bottom w:val="single" w:sz="4" w:space="0" w:color="auto"/>
              <w:right w:val="single" w:sz="4" w:space="0" w:color="auto"/>
            </w:tcBorders>
          </w:tcPr>
          <w:p w14:paraId="2682336D" w14:textId="77777777" w:rsidR="009E3F16" w:rsidRDefault="009E3F16">
            <w:pPr>
              <w:rPr>
                <w:lang w:eastAsia="sv-SE"/>
              </w:rPr>
            </w:pPr>
            <w:r>
              <w:rPr>
                <w:lang w:eastAsia="sv-SE"/>
              </w:rPr>
              <w:t>Trade Confirm (0)</w:t>
            </w:r>
          </w:p>
        </w:tc>
        <w:tc>
          <w:tcPr>
            <w:tcW w:w="996" w:type="dxa"/>
            <w:tcBorders>
              <w:top w:val="nil"/>
              <w:left w:val="nil"/>
              <w:bottom w:val="single" w:sz="4" w:space="0" w:color="auto"/>
              <w:right w:val="single" w:sz="4" w:space="0" w:color="auto"/>
            </w:tcBorders>
          </w:tcPr>
          <w:p w14:paraId="6BFBB4C9" w14:textId="77777777" w:rsidR="009E3F16" w:rsidRDefault="009E3F16">
            <w:pPr>
              <w:rPr>
                <w:lang w:eastAsia="sv-SE"/>
              </w:rPr>
            </w:pPr>
            <w:r>
              <w:rPr>
                <w:lang w:eastAsia="sv-SE"/>
              </w:rPr>
              <w:t>Filled</w:t>
            </w:r>
          </w:p>
        </w:tc>
        <w:tc>
          <w:tcPr>
            <w:tcW w:w="1473" w:type="dxa"/>
            <w:tcBorders>
              <w:top w:val="nil"/>
              <w:left w:val="nil"/>
              <w:bottom w:val="single" w:sz="4" w:space="0" w:color="auto"/>
              <w:right w:val="single" w:sz="4" w:space="0" w:color="auto"/>
            </w:tcBorders>
          </w:tcPr>
          <w:p w14:paraId="32537B35" w14:textId="77777777" w:rsidR="009E3F16" w:rsidRDefault="009E3F16">
            <w:pPr>
              <w:rPr>
                <w:lang w:eastAsia="sv-SE"/>
              </w:rPr>
            </w:pPr>
            <w:r>
              <w:rPr>
                <w:lang w:eastAsia="sv-SE"/>
              </w:rPr>
              <w:t>N/A</w:t>
            </w:r>
          </w:p>
        </w:tc>
        <w:tc>
          <w:tcPr>
            <w:tcW w:w="2902" w:type="dxa"/>
            <w:tcBorders>
              <w:top w:val="nil"/>
              <w:left w:val="nil"/>
              <w:bottom w:val="single" w:sz="4" w:space="0" w:color="auto"/>
              <w:right w:val="single" w:sz="4" w:space="0" w:color="auto"/>
            </w:tcBorders>
          </w:tcPr>
          <w:p w14:paraId="47AA6137" w14:textId="77777777" w:rsidR="009E3F16" w:rsidRDefault="009E3F16">
            <w:pPr>
              <w:rPr>
                <w:lang w:eastAsia="sv-SE"/>
              </w:rPr>
            </w:pPr>
            <w:r>
              <w:rPr>
                <w:lang w:eastAsia="sv-SE"/>
              </w:rPr>
              <w:t>MatchStatus = 0 (Compared, matched or affirmed)</w:t>
            </w:r>
          </w:p>
        </w:tc>
      </w:tr>
    </w:tbl>
    <w:p w14:paraId="0368CE05" w14:textId="77777777" w:rsidR="009E3F16" w:rsidRDefault="009E3F16">
      <w:pPr>
        <w:pStyle w:val="Heading3"/>
        <w:rPr>
          <w:lang w:eastAsia="sv-SE"/>
        </w:rPr>
      </w:pPr>
      <w:bookmarkStart w:id="434" w:name="_Ref138144216"/>
    </w:p>
    <w:p w14:paraId="66B45AD3" w14:textId="77777777" w:rsidR="009E3F16" w:rsidRDefault="009E3F16">
      <w:pPr>
        <w:pStyle w:val="Heading4"/>
        <w:rPr>
          <w:lang w:eastAsia="sv-SE"/>
        </w:rPr>
      </w:pPr>
      <w:bookmarkStart w:id="435" w:name="_Toc227925148"/>
      <w:r>
        <w:rPr>
          <w:lang w:eastAsia="sv-SE"/>
        </w:rPr>
        <w:t>One-Party Report for Matching</w:t>
      </w:r>
      <w:bookmarkEnd w:id="434"/>
      <w:bookmarkEnd w:id="435"/>
    </w:p>
    <w:tbl>
      <w:tblPr>
        <w:tblW w:w="13665" w:type="dxa"/>
        <w:tblInd w:w="55" w:type="dxa"/>
        <w:tblCellMar>
          <w:left w:w="70" w:type="dxa"/>
          <w:right w:w="70" w:type="dxa"/>
        </w:tblCellMar>
        <w:tblLook w:val="0000" w:firstRow="0" w:lastRow="0" w:firstColumn="0" w:lastColumn="0" w:noHBand="0" w:noVBand="0"/>
      </w:tblPr>
      <w:tblGrid>
        <w:gridCol w:w="594"/>
        <w:gridCol w:w="6"/>
        <w:gridCol w:w="2142"/>
        <w:gridCol w:w="974"/>
        <w:gridCol w:w="1361"/>
        <w:gridCol w:w="1492"/>
        <w:gridCol w:w="64"/>
        <w:gridCol w:w="1750"/>
        <w:gridCol w:w="996"/>
        <w:gridCol w:w="1365"/>
        <w:gridCol w:w="19"/>
        <w:gridCol w:w="2902"/>
        <w:tblGridChange w:id="436">
          <w:tblGrid>
            <w:gridCol w:w="93"/>
            <w:gridCol w:w="501"/>
            <w:gridCol w:w="6"/>
            <w:gridCol w:w="87"/>
            <w:gridCol w:w="6"/>
            <w:gridCol w:w="2142"/>
            <w:gridCol w:w="974"/>
            <w:gridCol w:w="1361"/>
            <w:gridCol w:w="1492"/>
            <w:gridCol w:w="64"/>
            <w:gridCol w:w="1750"/>
            <w:gridCol w:w="996"/>
            <w:gridCol w:w="1365"/>
            <w:gridCol w:w="19"/>
            <w:gridCol w:w="2809"/>
            <w:gridCol w:w="93"/>
          </w:tblGrid>
        </w:tblGridChange>
      </w:tblGrid>
      <w:tr w:rsidR="00C90C98" w14:paraId="149EE70A" w14:textId="77777777">
        <w:trPr>
          <w:trHeight w:val="510"/>
          <w:tblHeader/>
        </w:trPr>
        <w:tc>
          <w:tcPr>
            <w:tcW w:w="600" w:type="dxa"/>
            <w:gridSpan w:val="2"/>
            <w:tcBorders>
              <w:top w:val="single" w:sz="4" w:space="0" w:color="auto"/>
              <w:left w:val="single" w:sz="4" w:space="0" w:color="auto"/>
              <w:bottom w:val="single" w:sz="4" w:space="0" w:color="auto"/>
              <w:right w:val="single" w:sz="4" w:space="0" w:color="auto"/>
            </w:tcBorders>
            <w:vAlign w:val="bottom"/>
          </w:tcPr>
          <w:p w14:paraId="300D35A8" w14:textId="77777777" w:rsidR="009E3F16" w:rsidRDefault="009E3F16">
            <w:pPr>
              <w:rPr>
                <w:b/>
                <w:bCs/>
                <w:lang w:eastAsia="sv-SE"/>
              </w:rPr>
            </w:pPr>
            <w:r>
              <w:rPr>
                <w:b/>
                <w:bCs/>
                <w:lang w:eastAsia="sv-SE"/>
              </w:rPr>
              <w:t> </w:t>
            </w:r>
          </w:p>
        </w:tc>
        <w:tc>
          <w:tcPr>
            <w:tcW w:w="2142" w:type="dxa"/>
            <w:tcBorders>
              <w:top w:val="single" w:sz="4" w:space="0" w:color="auto"/>
              <w:left w:val="nil"/>
              <w:bottom w:val="single" w:sz="4" w:space="0" w:color="auto"/>
              <w:right w:val="single" w:sz="4" w:space="0" w:color="auto"/>
            </w:tcBorders>
            <w:vAlign w:val="bottom"/>
          </w:tcPr>
          <w:p w14:paraId="05D0422E" w14:textId="77777777" w:rsidR="009E3F16" w:rsidRDefault="009E3F16">
            <w:pPr>
              <w:rPr>
                <w:b/>
                <w:bCs/>
                <w:lang w:eastAsia="sv-SE"/>
              </w:rPr>
            </w:pPr>
            <w:r>
              <w:rPr>
                <w:b/>
                <w:bCs/>
                <w:lang w:eastAsia="sv-SE"/>
              </w:rPr>
              <w:t>Action</w:t>
            </w:r>
          </w:p>
        </w:tc>
        <w:tc>
          <w:tcPr>
            <w:tcW w:w="974" w:type="dxa"/>
            <w:tcBorders>
              <w:top w:val="single" w:sz="4" w:space="0" w:color="auto"/>
              <w:left w:val="nil"/>
              <w:bottom w:val="single" w:sz="4" w:space="0" w:color="auto"/>
              <w:right w:val="single" w:sz="4" w:space="0" w:color="auto"/>
            </w:tcBorders>
            <w:vAlign w:val="bottom"/>
          </w:tcPr>
          <w:p w14:paraId="21879184" w14:textId="77777777" w:rsidR="009E3F16" w:rsidRDefault="009E3F16">
            <w:pPr>
              <w:rPr>
                <w:b/>
                <w:bCs/>
                <w:lang w:eastAsia="sv-SE"/>
              </w:rPr>
            </w:pPr>
            <w:r>
              <w:rPr>
                <w:b/>
                <w:bCs/>
                <w:lang w:eastAsia="sv-SE"/>
              </w:rPr>
              <w:t>Message</w:t>
            </w:r>
          </w:p>
        </w:tc>
        <w:tc>
          <w:tcPr>
            <w:tcW w:w="1361" w:type="dxa"/>
            <w:tcBorders>
              <w:top w:val="single" w:sz="4" w:space="0" w:color="auto"/>
              <w:left w:val="nil"/>
              <w:bottom w:val="single" w:sz="4" w:space="0" w:color="auto"/>
              <w:right w:val="single" w:sz="4" w:space="0" w:color="auto"/>
            </w:tcBorders>
            <w:vAlign w:val="bottom"/>
          </w:tcPr>
          <w:p w14:paraId="68E62E45" w14:textId="77777777" w:rsidR="009E3F16" w:rsidRDefault="009E3F16">
            <w:pPr>
              <w:rPr>
                <w:b/>
                <w:bCs/>
                <w:lang w:eastAsia="sv-SE"/>
              </w:rPr>
            </w:pPr>
            <w:r>
              <w:rPr>
                <w:b/>
                <w:bCs/>
                <w:lang w:eastAsia="sv-SE"/>
              </w:rPr>
              <w:t>Trade Report Trans Type</w:t>
            </w:r>
          </w:p>
        </w:tc>
        <w:tc>
          <w:tcPr>
            <w:tcW w:w="1556" w:type="dxa"/>
            <w:gridSpan w:val="2"/>
            <w:tcBorders>
              <w:top w:val="single" w:sz="4" w:space="0" w:color="auto"/>
              <w:left w:val="nil"/>
              <w:bottom w:val="single" w:sz="4" w:space="0" w:color="auto"/>
              <w:right w:val="single" w:sz="4" w:space="0" w:color="auto"/>
            </w:tcBorders>
            <w:vAlign w:val="bottom"/>
          </w:tcPr>
          <w:p w14:paraId="618A0B8B" w14:textId="77777777" w:rsidR="009E3F16" w:rsidRDefault="009E3F16">
            <w:pPr>
              <w:rPr>
                <w:b/>
                <w:bCs/>
                <w:lang w:eastAsia="sv-SE"/>
              </w:rPr>
            </w:pPr>
            <w:r>
              <w:rPr>
                <w:b/>
                <w:bCs/>
                <w:lang w:eastAsia="sv-SE"/>
              </w:rPr>
              <w:t>Trade Report Type</w:t>
            </w:r>
          </w:p>
        </w:tc>
        <w:tc>
          <w:tcPr>
            <w:tcW w:w="1750" w:type="dxa"/>
            <w:tcBorders>
              <w:top w:val="single" w:sz="4" w:space="0" w:color="auto"/>
              <w:left w:val="nil"/>
              <w:bottom w:val="single" w:sz="4" w:space="0" w:color="auto"/>
              <w:right w:val="single" w:sz="4" w:space="0" w:color="auto"/>
            </w:tcBorders>
            <w:vAlign w:val="bottom"/>
          </w:tcPr>
          <w:p w14:paraId="07E9C4B7" w14:textId="77777777" w:rsidR="009E3F16" w:rsidRDefault="009E3F16">
            <w:pPr>
              <w:rPr>
                <w:b/>
                <w:bCs/>
                <w:lang w:eastAsia="sv-SE"/>
              </w:rPr>
            </w:pPr>
            <w:r>
              <w:rPr>
                <w:b/>
                <w:bCs/>
                <w:lang w:eastAsia="sv-SE"/>
              </w:rPr>
              <w:t>Trade Handling Instr</w:t>
            </w:r>
          </w:p>
        </w:tc>
        <w:tc>
          <w:tcPr>
            <w:tcW w:w="996" w:type="dxa"/>
            <w:tcBorders>
              <w:top w:val="single" w:sz="4" w:space="0" w:color="auto"/>
              <w:left w:val="nil"/>
              <w:bottom w:val="single" w:sz="4" w:space="0" w:color="auto"/>
              <w:right w:val="single" w:sz="4" w:space="0" w:color="auto"/>
            </w:tcBorders>
            <w:vAlign w:val="bottom"/>
          </w:tcPr>
          <w:p w14:paraId="2E2C6591" w14:textId="77777777" w:rsidR="009E3F16" w:rsidRDefault="009E3F16">
            <w:pPr>
              <w:rPr>
                <w:b/>
                <w:bCs/>
                <w:lang w:eastAsia="sv-SE"/>
              </w:rPr>
            </w:pPr>
            <w:r>
              <w:rPr>
                <w:b/>
                <w:bCs/>
                <w:lang w:eastAsia="sv-SE"/>
              </w:rPr>
              <w:t>Trade ID</w:t>
            </w:r>
          </w:p>
        </w:tc>
        <w:tc>
          <w:tcPr>
            <w:tcW w:w="1365" w:type="dxa"/>
            <w:tcBorders>
              <w:top w:val="single" w:sz="4" w:space="0" w:color="auto"/>
              <w:left w:val="nil"/>
              <w:bottom w:val="single" w:sz="4" w:space="0" w:color="auto"/>
              <w:right w:val="single" w:sz="4" w:space="0" w:color="auto"/>
            </w:tcBorders>
            <w:vAlign w:val="bottom"/>
          </w:tcPr>
          <w:p w14:paraId="78413148" w14:textId="77777777" w:rsidR="009E3F16" w:rsidRDefault="009E3F16">
            <w:pPr>
              <w:rPr>
                <w:b/>
                <w:bCs/>
                <w:lang w:eastAsia="sv-SE"/>
              </w:rPr>
            </w:pPr>
            <w:r>
              <w:rPr>
                <w:b/>
                <w:bCs/>
                <w:lang w:eastAsia="sv-SE"/>
              </w:rPr>
              <w:t>Trade ReportID (Trade Report Ref ID)</w:t>
            </w:r>
          </w:p>
        </w:tc>
        <w:tc>
          <w:tcPr>
            <w:tcW w:w="2921" w:type="dxa"/>
            <w:gridSpan w:val="2"/>
            <w:tcBorders>
              <w:top w:val="single" w:sz="4" w:space="0" w:color="auto"/>
              <w:left w:val="nil"/>
              <w:bottom w:val="single" w:sz="4" w:space="0" w:color="auto"/>
              <w:right w:val="single" w:sz="4" w:space="0" w:color="auto"/>
            </w:tcBorders>
            <w:vAlign w:val="bottom"/>
          </w:tcPr>
          <w:p w14:paraId="780C8D8A" w14:textId="77777777" w:rsidR="009E3F16" w:rsidRDefault="009E3F16">
            <w:pPr>
              <w:rPr>
                <w:b/>
                <w:bCs/>
                <w:lang w:eastAsia="sv-SE"/>
              </w:rPr>
            </w:pPr>
            <w:r>
              <w:rPr>
                <w:b/>
                <w:bCs/>
                <w:lang w:eastAsia="sv-SE"/>
              </w:rPr>
              <w:t>Comment</w:t>
            </w:r>
          </w:p>
        </w:tc>
      </w:tr>
      <w:tr w:rsidR="009E3F16" w14:paraId="76FA195B" w14:textId="77777777">
        <w:tblPrEx>
          <w:tblW w:w="13665" w:type="dxa"/>
          <w:tblInd w:w="55" w:type="dxa"/>
          <w:tblCellMar>
            <w:left w:w="70" w:type="dxa"/>
            <w:right w:w="70" w:type="dxa"/>
          </w:tblCellMar>
          <w:tblLook w:val="0000" w:firstRow="0" w:lastRow="0" w:firstColumn="0" w:lastColumn="0" w:noHBand="0" w:noVBand="0"/>
          <w:tblPrExChange w:id="437"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38" w:author="Administrator" w:date="2011-08-18T10:53:00Z">
            <w:trPr>
              <w:gridAfter w:val="0"/>
              <w:trHeight w:val="510"/>
            </w:trPr>
          </w:trPrChange>
        </w:trPr>
        <w:tc>
          <w:tcPr>
            <w:tcW w:w="600" w:type="dxa"/>
            <w:gridSpan w:val="2"/>
            <w:tcBorders>
              <w:top w:val="dashed" w:sz="4" w:space="0" w:color="969696"/>
              <w:left w:val="single" w:sz="4" w:space="0" w:color="auto"/>
              <w:bottom w:val="dashed" w:sz="4" w:space="0" w:color="969696"/>
              <w:right w:val="single" w:sz="4" w:space="0" w:color="auto"/>
            </w:tcBorders>
            <w:tcPrChange w:id="439" w:author="Administrator" w:date="2011-08-18T10:53:00Z">
              <w:tcPr>
                <w:tcW w:w="600" w:type="dxa"/>
                <w:gridSpan w:val="3"/>
                <w:tcBorders>
                  <w:top w:val="dashed" w:sz="4" w:space="0" w:color="969696"/>
                  <w:left w:val="single" w:sz="4" w:space="0" w:color="auto"/>
                  <w:bottom w:val="dashed" w:sz="4" w:space="0" w:color="969696"/>
                  <w:right w:val="single" w:sz="4" w:space="0" w:color="auto"/>
                </w:tcBorders>
                <w:shd w:val="clear" w:color="auto" w:fill="auto"/>
              </w:tcPr>
            </w:tcPrChange>
          </w:tcPr>
          <w:p w14:paraId="2F122082" w14:textId="77777777" w:rsidR="009E3F16" w:rsidRDefault="009E3F16">
            <w:pPr>
              <w:rPr>
                <w:b/>
                <w:bCs/>
                <w:lang w:eastAsia="sv-SE"/>
              </w:rPr>
            </w:pPr>
            <w:r>
              <w:rPr>
                <w:b/>
                <w:bCs/>
                <w:lang w:eastAsia="sv-SE"/>
              </w:rPr>
              <w:t>1</w:t>
            </w:r>
          </w:p>
        </w:tc>
        <w:tc>
          <w:tcPr>
            <w:tcW w:w="13065" w:type="dxa"/>
            <w:gridSpan w:val="10"/>
            <w:tcBorders>
              <w:top w:val="dashed" w:sz="4" w:space="0" w:color="969696"/>
              <w:left w:val="nil"/>
              <w:bottom w:val="dashed" w:sz="4" w:space="0" w:color="969696"/>
              <w:right w:val="single" w:sz="4" w:space="0" w:color="auto"/>
            </w:tcBorders>
            <w:tcPrChange w:id="440" w:author="Administrator" w:date="2011-08-18T10:53:00Z">
              <w:tcPr>
                <w:tcW w:w="13065" w:type="dxa"/>
                <w:gridSpan w:val="12"/>
                <w:tcBorders>
                  <w:top w:val="dashed" w:sz="4" w:space="0" w:color="969696"/>
                  <w:left w:val="nil"/>
                  <w:bottom w:val="dashed" w:sz="4" w:space="0" w:color="969696"/>
                  <w:right w:val="single" w:sz="4" w:space="0" w:color="auto"/>
                </w:tcBorders>
                <w:shd w:val="clear" w:color="auto" w:fill="auto"/>
              </w:tcPr>
            </w:tcPrChange>
          </w:tcPr>
          <w:p w14:paraId="6575E5B4" w14:textId="77777777" w:rsidR="009E3F16" w:rsidRDefault="009E3F16">
            <w:pPr>
              <w:rPr>
                <w:b/>
                <w:bCs/>
                <w:lang w:eastAsia="sv-SE"/>
              </w:rPr>
            </w:pPr>
            <w:r>
              <w:rPr>
                <w:b/>
                <w:bCs/>
                <w:lang w:eastAsia="sv-SE"/>
              </w:rPr>
              <w:t>Either side requests (main flow from party to marketplace)</w:t>
            </w:r>
          </w:p>
        </w:tc>
      </w:tr>
      <w:tr w:rsidR="00C90C98" w14:paraId="7721FA03" w14:textId="77777777">
        <w:trPr>
          <w:trHeight w:val="510"/>
        </w:trPr>
        <w:tc>
          <w:tcPr>
            <w:tcW w:w="600" w:type="dxa"/>
            <w:gridSpan w:val="2"/>
            <w:tcBorders>
              <w:top w:val="nil"/>
              <w:left w:val="single" w:sz="4" w:space="0" w:color="auto"/>
              <w:bottom w:val="dashed" w:sz="4" w:space="0" w:color="969696"/>
              <w:right w:val="single" w:sz="4" w:space="0" w:color="auto"/>
            </w:tcBorders>
          </w:tcPr>
          <w:p w14:paraId="73ABB8A2" w14:textId="77777777" w:rsidR="009E3F16" w:rsidRDefault="009E3F16">
            <w:pPr>
              <w:rPr>
                <w:lang w:eastAsia="sv-SE"/>
              </w:rPr>
            </w:pPr>
            <w:r>
              <w:rPr>
                <w:lang w:eastAsia="sv-SE"/>
              </w:rPr>
              <w:t>1.1</w:t>
            </w:r>
          </w:p>
        </w:tc>
        <w:tc>
          <w:tcPr>
            <w:tcW w:w="2142" w:type="dxa"/>
            <w:tcBorders>
              <w:top w:val="nil"/>
              <w:left w:val="nil"/>
              <w:bottom w:val="dashed" w:sz="4" w:space="0" w:color="969696"/>
              <w:right w:val="single" w:sz="4" w:space="0" w:color="auto"/>
            </w:tcBorders>
          </w:tcPr>
          <w:p w14:paraId="1DD7135E" w14:textId="77777777" w:rsidR="009E3F16" w:rsidRDefault="009E3F16">
            <w:pPr>
              <w:rPr>
                <w:lang w:eastAsia="sv-SE"/>
              </w:rPr>
            </w:pPr>
            <w:r>
              <w:rPr>
                <w:lang w:eastAsia="sv-SE"/>
              </w:rPr>
              <w:t>Enter new report</w:t>
            </w:r>
          </w:p>
        </w:tc>
        <w:tc>
          <w:tcPr>
            <w:tcW w:w="974" w:type="dxa"/>
            <w:tcBorders>
              <w:top w:val="nil"/>
              <w:left w:val="nil"/>
              <w:bottom w:val="dashed" w:sz="4" w:space="0" w:color="969696"/>
              <w:right w:val="single" w:sz="4" w:space="0" w:color="auto"/>
            </w:tcBorders>
          </w:tcPr>
          <w:p w14:paraId="5F0EC202" w14:textId="77777777" w:rsidR="009E3F16" w:rsidRDefault="009E3F16">
            <w:pPr>
              <w:rPr>
                <w:lang w:eastAsia="sv-SE"/>
              </w:rPr>
            </w:pPr>
            <w:r>
              <w:rPr>
                <w:lang w:eastAsia="sv-SE"/>
              </w:rPr>
              <w:t>TCR</w:t>
            </w:r>
          </w:p>
        </w:tc>
        <w:tc>
          <w:tcPr>
            <w:tcW w:w="1361" w:type="dxa"/>
            <w:tcBorders>
              <w:top w:val="nil"/>
              <w:left w:val="nil"/>
              <w:bottom w:val="dashed" w:sz="4" w:space="0" w:color="969696"/>
              <w:right w:val="single" w:sz="4" w:space="0" w:color="auto"/>
            </w:tcBorders>
          </w:tcPr>
          <w:p w14:paraId="54359DCB" w14:textId="77777777" w:rsidR="009E3F16" w:rsidRDefault="009E3F16">
            <w:pPr>
              <w:rPr>
                <w:lang w:eastAsia="sv-SE"/>
              </w:rPr>
            </w:pPr>
            <w:r>
              <w:rPr>
                <w:lang w:eastAsia="sv-SE"/>
              </w:rPr>
              <w:t>New (0)</w:t>
            </w:r>
          </w:p>
        </w:tc>
        <w:tc>
          <w:tcPr>
            <w:tcW w:w="1556" w:type="dxa"/>
            <w:gridSpan w:val="2"/>
            <w:tcBorders>
              <w:top w:val="nil"/>
              <w:left w:val="nil"/>
              <w:bottom w:val="dashed" w:sz="4" w:space="0" w:color="969696"/>
              <w:right w:val="single" w:sz="4" w:space="0" w:color="auto"/>
            </w:tcBorders>
          </w:tcPr>
          <w:p w14:paraId="27F35122" w14:textId="77777777" w:rsidR="009E3F16" w:rsidRDefault="009E3F16">
            <w:pPr>
              <w:rPr>
                <w:lang w:eastAsia="sv-SE"/>
              </w:rPr>
            </w:pPr>
            <w:r>
              <w:rPr>
                <w:lang w:eastAsia="sv-SE"/>
              </w:rPr>
              <w:t>Submit (0)</w:t>
            </w:r>
          </w:p>
        </w:tc>
        <w:tc>
          <w:tcPr>
            <w:tcW w:w="1750" w:type="dxa"/>
            <w:tcBorders>
              <w:top w:val="nil"/>
              <w:left w:val="nil"/>
              <w:bottom w:val="dashed" w:sz="4" w:space="0" w:color="969696"/>
              <w:right w:val="single" w:sz="4" w:space="0" w:color="auto"/>
            </w:tcBorders>
          </w:tcPr>
          <w:p w14:paraId="3C7C5DC4" w14:textId="77777777" w:rsidR="009E3F16" w:rsidRDefault="009E3F16">
            <w:pPr>
              <w:rPr>
                <w:lang w:eastAsia="sv-SE"/>
              </w:rPr>
            </w:pPr>
            <w:r>
              <w:rPr>
                <w:lang w:eastAsia="sv-SE"/>
              </w:rPr>
              <w:t>One-Party Report for Matching (2)</w:t>
            </w:r>
          </w:p>
        </w:tc>
        <w:tc>
          <w:tcPr>
            <w:tcW w:w="996" w:type="dxa"/>
            <w:tcBorders>
              <w:top w:val="nil"/>
              <w:left w:val="nil"/>
              <w:bottom w:val="dashed" w:sz="4" w:space="0" w:color="969696"/>
              <w:right w:val="single" w:sz="4" w:space="0" w:color="auto"/>
            </w:tcBorders>
          </w:tcPr>
          <w:p w14:paraId="0A260EEF" w14:textId="77777777" w:rsidR="009E3F16" w:rsidRDefault="009E3F16">
            <w:pPr>
              <w:rPr>
                <w:lang w:eastAsia="sv-SE"/>
              </w:rPr>
            </w:pPr>
            <w:r>
              <w:rPr>
                <w:lang w:eastAsia="sv-SE"/>
              </w:rPr>
              <w:t>N/A</w:t>
            </w:r>
          </w:p>
        </w:tc>
        <w:tc>
          <w:tcPr>
            <w:tcW w:w="1365" w:type="dxa"/>
            <w:tcBorders>
              <w:top w:val="nil"/>
              <w:left w:val="nil"/>
              <w:bottom w:val="dashed" w:sz="4" w:space="0" w:color="969696"/>
              <w:right w:val="single" w:sz="4" w:space="0" w:color="auto"/>
            </w:tcBorders>
          </w:tcPr>
          <w:p w14:paraId="71179B6C" w14:textId="77777777" w:rsidR="009E3F16" w:rsidRDefault="009E3F16">
            <w:pPr>
              <w:rPr>
                <w:lang w:eastAsia="sv-SE"/>
              </w:rPr>
            </w:pPr>
            <w:r>
              <w:rPr>
                <w:lang w:eastAsia="sv-SE"/>
              </w:rPr>
              <w:t>New</w:t>
            </w:r>
          </w:p>
          <w:p w14:paraId="31B26BB5" w14:textId="77777777" w:rsidR="009E3F16" w:rsidRDefault="009E3F16">
            <w:pPr>
              <w:rPr>
                <w:lang w:eastAsia="sv-SE"/>
              </w:rPr>
            </w:pPr>
            <w:r>
              <w:rPr>
                <w:lang w:eastAsia="sv-SE"/>
              </w:rPr>
              <w:t>(N/A)</w:t>
            </w:r>
          </w:p>
        </w:tc>
        <w:tc>
          <w:tcPr>
            <w:tcW w:w="2921" w:type="dxa"/>
            <w:gridSpan w:val="2"/>
            <w:tcBorders>
              <w:top w:val="nil"/>
              <w:left w:val="nil"/>
              <w:bottom w:val="dashed" w:sz="4" w:space="0" w:color="969696"/>
              <w:right w:val="single" w:sz="4" w:space="0" w:color="auto"/>
            </w:tcBorders>
          </w:tcPr>
          <w:p w14:paraId="24DAC0C5" w14:textId="77777777" w:rsidR="009E3F16" w:rsidRDefault="009E3F16">
            <w:pPr>
              <w:rPr>
                <w:lang w:eastAsia="sv-SE"/>
              </w:rPr>
            </w:pPr>
            <w:r>
              <w:rPr>
                <w:lang w:eastAsia="sv-SE"/>
              </w:rPr>
              <w:t>Starts a process involving a counterparty response</w:t>
            </w:r>
          </w:p>
        </w:tc>
      </w:tr>
      <w:tr w:rsidR="00C90C98" w14:paraId="0E23FF41" w14:textId="77777777">
        <w:trPr>
          <w:trHeight w:val="510"/>
        </w:trPr>
        <w:tc>
          <w:tcPr>
            <w:tcW w:w="600" w:type="dxa"/>
            <w:gridSpan w:val="2"/>
            <w:tcBorders>
              <w:top w:val="nil"/>
              <w:left w:val="single" w:sz="4" w:space="0" w:color="auto"/>
              <w:bottom w:val="dashed" w:sz="4" w:space="0" w:color="969696"/>
              <w:right w:val="single" w:sz="4" w:space="0" w:color="auto"/>
            </w:tcBorders>
          </w:tcPr>
          <w:p w14:paraId="6D814AFC" w14:textId="77777777" w:rsidR="009E3F16" w:rsidRDefault="009E3F16">
            <w:pPr>
              <w:rPr>
                <w:color w:val="C0C0C0"/>
                <w:lang w:eastAsia="sv-SE"/>
              </w:rPr>
            </w:pPr>
            <w:r>
              <w:rPr>
                <w:color w:val="C0C0C0"/>
                <w:lang w:eastAsia="sv-SE"/>
              </w:rPr>
              <w:t>1.2</w:t>
            </w:r>
          </w:p>
        </w:tc>
        <w:tc>
          <w:tcPr>
            <w:tcW w:w="2142" w:type="dxa"/>
            <w:tcBorders>
              <w:top w:val="nil"/>
              <w:left w:val="nil"/>
              <w:bottom w:val="dashed" w:sz="4" w:space="0" w:color="969696"/>
              <w:right w:val="single" w:sz="4" w:space="0" w:color="auto"/>
            </w:tcBorders>
          </w:tcPr>
          <w:p w14:paraId="1426962B" w14:textId="77777777" w:rsidR="009E3F16" w:rsidRDefault="009E3F16">
            <w:pPr>
              <w:rPr>
                <w:color w:val="C0C0C0"/>
                <w:lang w:eastAsia="sv-SE"/>
              </w:rPr>
            </w:pPr>
            <w:r>
              <w:rPr>
                <w:color w:val="C0C0C0"/>
                <w:lang w:eastAsia="sv-SE"/>
              </w:rPr>
              <w:t>Update earlier report</w:t>
            </w:r>
          </w:p>
        </w:tc>
        <w:tc>
          <w:tcPr>
            <w:tcW w:w="974" w:type="dxa"/>
            <w:tcBorders>
              <w:top w:val="nil"/>
              <w:left w:val="nil"/>
              <w:bottom w:val="dashed" w:sz="4" w:space="0" w:color="969696"/>
              <w:right w:val="single" w:sz="4" w:space="0" w:color="auto"/>
            </w:tcBorders>
          </w:tcPr>
          <w:p w14:paraId="275BA366" w14:textId="77777777" w:rsidR="009E3F16" w:rsidRDefault="009E3F16">
            <w:pPr>
              <w:rPr>
                <w:color w:val="C0C0C0"/>
                <w:lang w:eastAsia="sv-SE"/>
              </w:rPr>
            </w:pPr>
            <w:r>
              <w:rPr>
                <w:color w:val="C0C0C0"/>
                <w:lang w:eastAsia="sv-SE"/>
              </w:rPr>
              <w:t>TCR</w:t>
            </w:r>
          </w:p>
        </w:tc>
        <w:tc>
          <w:tcPr>
            <w:tcW w:w="1361" w:type="dxa"/>
            <w:tcBorders>
              <w:top w:val="nil"/>
              <w:left w:val="nil"/>
              <w:bottom w:val="dashed" w:sz="4" w:space="0" w:color="969696"/>
              <w:right w:val="single" w:sz="4" w:space="0" w:color="auto"/>
            </w:tcBorders>
          </w:tcPr>
          <w:p w14:paraId="0198473E" w14:textId="77777777" w:rsidR="009E3F16" w:rsidRDefault="009E3F16">
            <w:pPr>
              <w:rPr>
                <w:color w:val="C0C0C0"/>
                <w:lang w:eastAsia="sv-SE"/>
              </w:rPr>
            </w:pPr>
            <w:r>
              <w:rPr>
                <w:color w:val="C0C0C0"/>
                <w:lang w:eastAsia="sv-SE"/>
              </w:rPr>
              <w:t>Replace (2)</w:t>
            </w:r>
          </w:p>
        </w:tc>
        <w:tc>
          <w:tcPr>
            <w:tcW w:w="1556" w:type="dxa"/>
            <w:gridSpan w:val="2"/>
            <w:tcBorders>
              <w:top w:val="nil"/>
              <w:left w:val="nil"/>
              <w:bottom w:val="dashed" w:sz="4" w:space="0" w:color="969696"/>
              <w:right w:val="single" w:sz="4" w:space="0" w:color="auto"/>
            </w:tcBorders>
          </w:tcPr>
          <w:p w14:paraId="49F1B811" w14:textId="77777777" w:rsidR="009E3F16" w:rsidRDefault="009E3F16">
            <w:pPr>
              <w:rPr>
                <w:color w:val="C0C0C0"/>
                <w:lang w:eastAsia="sv-SE"/>
              </w:rPr>
            </w:pPr>
            <w:r>
              <w:rPr>
                <w:color w:val="C0C0C0"/>
                <w:lang w:eastAsia="sv-SE"/>
              </w:rPr>
              <w:t>Submit (0)</w:t>
            </w:r>
          </w:p>
        </w:tc>
        <w:tc>
          <w:tcPr>
            <w:tcW w:w="1750" w:type="dxa"/>
            <w:tcBorders>
              <w:top w:val="nil"/>
              <w:left w:val="nil"/>
              <w:bottom w:val="dashed" w:sz="4" w:space="0" w:color="969696"/>
              <w:right w:val="single" w:sz="4" w:space="0" w:color="auto"/>
            </w:tcBorders>
          </w:tcPr>
          <w:p w14:paraId="592F33E6" w14:textId="77777777" w:rsidR="009E3F16" w:rsidRDefault="009E3F16">
            <w:pPr>
              <w:rPr>
                <w:color w:val="C0C0C0"/>
                <w:lang w:eastAsia="sv-SE"/>
              </w:rPr>
            </w:pPr>
            <w:r>
              <w:rPr>
                <w:color w:val="C0C0C0"/>
                <w:lang w:eastAsia="sv-SE"/>
              </w:rPr>
              <w:t>One-Party Report for Matching (2)</w:t>
            </w:r>
          </w:p>
        </w:tc>
        <w:tc>
          <w:tcPr>
            <w:tcW w:w="996" w:type="dxa"/>
            <w:tcBorders>
              <w:top w:val="nil"/>
              <w:left w:val="nil"/>
              <w:bottom w:val="dashed" w:sz="4" w:space="0" w:color="969696"/>
              <w:right w:val="single" w:sz="4" w:space="0" w:color="auto"/>
            </w:tcBorders>
          </w:tcPr>
          <w:p w14:paraId="02E6EE0D" w14:textId="77777777" w:rsidR="009E3F16" w:rsidRDefault="009E3F16">
            <w:pPr>
              <w:rPr>
                <w:color w:val="C0C0C0"/>
                <w:lang w:eastAsia="sv-SE"/>
              </w:rPr>
            </w:pPr>
            <w:r>
              <w:rPr>
                <w:color w:val="C0C0C0"/>
                <w:lang w:eastAsia="sv-SE"/>
              </w:rPr>
              <w:t>Optionally filled</w:t>
            </w:r>
          </w:p>
        </w:tc>
        <w:tc>
          <w:tcPr>
            <w:tcW w:w="1365" w:type="dxa"/>
            <w:tcBorders>
              <w:top w:val="nil"/>
              <w:left w:val="nil"/>
              <w:bottom w:val="dashed" w:sz="4" w:space="0" w:color="969696"/>
              <w:right w:val="single" w:sz="4" w:space="0" w:color="auto"/>
            </w:tcBorders>
          </w:tcPr>
          <w:p w14:paraId="704726FC" w14:textId="77777777" w:rsidR="009E3F16" w:rsidRDefault="009E3F16">
            <w:pPr>
              <w:rPr>
                <w:color w:val="C0C0C0"/>
                <w:lang w:eastAsia="sv-SE"/>
              </w:rPr>
            </w:pPr>
            <w:r>
              <w:rPr>
                <w:color w:val="C0C0C0"/>
                <w:lang w:eastAsia="sv-SE"/>
              </w:rPr>
              <w:t>New (Initiator’s previous)</w:t>
            </w:r>
          </w:p>
        </w:tc>
        <w:tc>
          <w:tcPr>
            <w:tcW w:w="2921" w:type="dxa"/>
            <w:gridSpan w:val="2"/>
            <w:tcBorders>
              <w:top w:val="nil"/>
              <w:left w:val="nil"/>
              <w:bottom w:val="dashed" w:sz="4" w:space="0" w:color="969696"/>
              <w:right w:val="single" w:sz="4" w:space="0" w:color="auto"/>
            </w:tcBorders>
          </w:tcPr>
          <w:p w14:paraId="74AF8F93" w14:textId="77777777" w:rsidR="009E3F16" w:rsidRDefault="009E3F16">
            <w:pPr>
              <w:rPr>
                <w:color w:val="C0C0C0"/>
                <w:lang w:eastAsia="sv-SE"/>
              </w:rPr>
            </w:pPr>
            <w:r>
              <w:rPr>
                <w:color w:val="C0C0C0"/>
                <w:lang w:eastAsia="sv-SE"/>
              </w:rPr>
              <w:t> </w:t>
            </w:r>
          </w:p>
        </w:tc>
      </w:tr>
      <w:tr w:rsidR="00C90C98" w14:paraId="65A6AA69" w14:textId="77777777">
        <w:trPr>
          <w:trHeight w:val="510"/>
        </w:trPr>
        <w:tc>
          <w:tcPr>
            <w:tcW w:w="600" w:type="dxa"/>
            <w:gridSpan w:val="2"/>
            <w:tcBorders>
              <w:top w:val="nil"/>
              <w:left w:val="single" w:sz="4" w:space="0" w:color="auto"/>
              <w:bottom w:val="dashed" w:sz="4" w:space="0" w:color="969696"/>
              <w:right w:val="single" w:sz="4" w:space="0" w:color="auto"/>
            </w:tcBorders>
          </w:tcPr>
          <w:p w14:paraId="1604160A" w14:textId="77777777" w:rsidR="009E3F16" w:rsidRDefault="009E3F16">
            <w:pPr>
              <w:rPr>
                <w:lang w:eastAsia="sv-SE"/>
              </w:rPr>
            </w:pPr>
            <w:r>
              <w:rPr>
                <w:lang w:eastAsia="sv-SE"/>
              </w:rPr>
              <w:t>1.3</w:t>
            </w:r>
          </w:p>
        </w:tc>
        <w:tc>
          <w:tcPr>
            <w:tcW w:w="2142" w:type="dxa"/>
            <w:tcBorders>
              <w:top w:val="nil"/>
              <w:left w:val="nil"/>
              <w:bottom w:val="dashed" w:sz="4" w:space="0" w:color="969696"/>
              <w:right w:val="single" w:sz="4" w:space="0" w:color="auto"/>
            </w:tcBorders>
          </w:tcPr>
          <w:p w14:paraId="35CE44AA" w14:textId="77777777" w:rsidR="009E3F16" w:rsidRDefault="009E3F16">
            <w:pPr>
              <w:rPr>
                <w:lang w:eastAsia="sv-SE"/>
              </w:rPr>
            </w:pPr>
            <w:r>
              <w:rPr>
                <w:lang w:eastAsia="sv-SE"/>
              </w:rPr>
              <w:t>Cancel earlier report</w:t>
            </w:r>
          </w:p>
        </w:tc>
        <w:tc>
          <w:tcPr>
            <w:tcW w:w="974" w:type="dxa"/>
            <w:tcBorders>
              <w:top w:val="nil"/>
              <w:left w:val="nil"/>
              <w:bottom w:val="dashed" w:sz="4" w:space="0" w:color="969696"/>
              <w:right w:val="single" w:sz="4" w:space="0" w:color="auto"/>
            </w:tcBorders>
          </w:tcPr>
          <w:p w14:paraId="452D0F17" w14:textId="77777777" w:rsidR="009E3F16" w:rsidRDefault="009E3F16">
            <w:pPr>
              <w:rPr>
                <w:lang w:eastAsia="sv-SE"/>
              </w:rPr>
            </w:pPr>
            <w:r>
              <w:rPr>
                <w:lang w:eastAsia="sv-SE"/>
              </w:rPr>
              <w:t>TCR</w:t>
            </w:r>
          </w:p>
        </w:tc>
        <w:tc>
          <w:tcPr>
            <w:tcW w:w="1361" w:type="dxa"/>
            <w:tcBorders>
              <w:top w:val="nil"/>
              <w:left w:val="nil"/>
              <w:bottom w:val="dashed" w:sz="4" w:space="0" w:color="969696"/>
              <w:right w:val="single" w:sz="4" w:space="0" w:color="auto"/>
            </w:tcBorders>
          </w:tcPr>
          <w:p w14:paraId="6CA8BD52" w14:textId="77777777" w:rsidR="009E3F16" w:rsidRDefault="009E3F16">
            <w:pPr>
              <w:rPr>
                <w:lang w:eastAsia="sv-SE"/>
              </w:rPr>
            </w:pPr>
            <w:r>
              <w:rPr>
                <w:lang w:eastAsia="sv-SE"/>
              </w:rPr>
              <w:t>Cancel (1)</w:t>
            </w:r>
          </w:p>
        </w:tc>
        <w:tc>
          <w:tcPr>
            <w:tcW w:w="1556" w:type="dxa"/>
            <w:gridSpan w:val="2"/>
            <w:tcBorders>
              <w:top w:val="nil"/>
              <w:left w:val="nil"/>
              <w:bottom w:val="dashed" w:sz="4" w:space="0" w:color="969696"/>
              <w:right w:val="single" w:sz="4" w:space="0" w:color="auto"/>
            </w:tcBorders>
          </w:tcPr>
          <w:p w14:paraId="2073D612" w14:textId="77777777" w:rsidR="009E3F16" w:rsidRDefault="009E3F16">
            <w:pPr>
              <w:rPr>
                <w:lang w:eastAsia="sv-SE"/>
              </w:rPr>
            </w:pPr>
            <w:r>
              <w:rPr>
                <w:lang w:eastAsia="sv-SE"/>
              </w:rPr>
              <w:t>Submit (0)</w:t>
            </w:r>
          </w:p>
        </w:tc>
        <w:tc>
          <w:tcPr>
            <w:tcW w:w="1750" w:type="dxa"/>
            <w:tcBorders>
              <w:top w:val="nil"/>
              <w:left w:val="nil"/>
              <w:bottom w:val="dashed" w:sz="4" w:space="0" w:color="969696"/>
              <w:right w:val="single" w:sz="4" w:space="0" w:color="auto"/>
            </w:tcBorders>
          </w:tcPr>
          <w:p w14:paraId="16E83DF1" w14:textId="77777777" w:rsidR="009E3F16" w:rsidRDefault="009E3F16">
            <w:pPr>
              <w:rPr>
                <w:lang w:eastAsia="sv-SE"/>
              </w:rPr>
            </w:pPr>
            <w:r>
              <w:rPr>
                <w:lang w:eastAsia="sv-SE"/>
              </w:rPr>
              <w:t>One-Party Report for Matching (2)</w:t>
            </w:r>
          </w:p>
        </w:tc>
        <w:tc>
          <w:tcPr>
            <w:tcW w:w="996" w:type="dxa"/>
            <w:tcBorders>
              <w:top w:val="nil"/>
              <w:left w:val="nil"/>
              <w:bottom w:val="dashed" w:sz="4" w:space="0" w:color="969696"/>
              <w:right w:val="single" w:sz="4" w:space="0" w:color="auto"/>
            </w:tcBorders>
          </w:tcPr>
          <w:p w14:paraId="669D1260" w14:textId="77777777" w:rsidR="009E3F16" w:rsidRDefault="009E3F16">
            <w:pPr>
              <w:rPr>
                <w:lang w:eastAsia="sv-SE"/>
              </w:rPr>
            </w:pPr>
            <w:r>
              <w:rPr>
                <w:lang w:eastAsia="sv-SE"/>
              </w:rPr>
              <w:t>Optionally filled</w:t>
            </w:r>
          </w:p>
        </w:tc>
        <w:tc>
          <w:tcPr>
            <w:tcW w:w="1365" w:type="dxa"/>
            <w:tcBorders>
              <w:top w:val="nil"/>
              <w:left w:val="nil"/>
              <w:bottom w:val="dashed" w:sz="4" w:space="0" w:color="969696"/>
              <w:right w:val="single" w:sz="4" w:space="0" w:color="auto"/>
            </w:tcBorders>
          </w:tcPr>
          <w:p w14:paraId="32D6E62F" w14:textId="77777777" w:rsidR="009E3F16" w:rsidRDefault="009E3F16">
            <w:pPr>
              <w:rPr>
                <w:lang w:eastAsia="sv-SE"/>
              </w:rPr>
            </w:pPr>
            <w:r>
              <w:rPr>
                <w:lang w:eastAsia="sv-SE"/>
              </w:rPr>
              <w:t>New</w:t>
            </w:r>
          </w:p>
          <w:p w14:paraId="794975D5" w14:textId="77777777" w:rsidR="009E3F16" w:rsidRDefault="009E3F16">
            <w:pPr>
              <w:rPr>
                <w:lang w:eastAsia="sv-SE"/>
              </w:rPr>
            </w:pPr>
            <w:r>
              <w:rPr>
                <w:lang w:eastAsia="sv-SE"/>
              </w:rPr>
              <w:t>(</w:t>
            </w:r>
            <w:r>
              <w:rPr>
                <w:color w:val="999999"/>
                <w:lang w:eastAsia="sv-SE"/>
              </w:rPr>
              <w:t>Initiator’s previous</w:t>
            </w:r>
            <w:r>
              <w:rPr>
                <w:lang w:eastAsia="sv-SE"/>
              </w:rPr>
              <w:t>)</w:t>
            </w:r>
          </w:p>
        </w:tc>
        <w:tc>
          <w:tcPr>
            <w:tcW w:w="2921" w:type="dxa"/>
            <w:gridSpan w:val="2"/>
            <w:tcBorders>
              <w:top w:val="nil"/>
              <w:left w:val="nil"/>
              <w:bottom w:val="dashed" w:sz="4" w:space="0" w:color="969696"/>
              <w:right w:val="single" w:sz="4" w:space="0" w:color="auto"/>
            </w:tcBorders>
          </w:tcPr>
          <w:p w14:paraId="123A67A4" w14:textId="77777777" w:rsidR="009E3F16" w:rsidRDefault="009E3F16">
            <w:pPr>
              <w:rPr>
                <w:lang w:eastAsia="sv-SE"/>
              </w:rPr>
            </w:pPr>
            <w:r>
              <w:rPr>
                <w:lang w:eastAsia="sv-SE"/>
              </w:rPr>
              <w:t>Cancel request may be submitted using TradeID if provided by marketplace on initial Ack. Otherwise, TradeReportRefID must be used to reference initial request.</w:t>
            </w:r>
          </w:p>
        </w:tc>
      </w:tr>
      <w:tr w:rsidR="00C90C98" w14:paraId="64E305D2" w14:textId="77777777">
        <w:trPr>
          <w:trHeight w:val="765"/>
        </w:trPr>
        <w:tc>
          <w:tcPr>
            <w:tcW w:w="600" w:type="dxa"/>
            <w:gridSpan w:val="2"/>
            <w:tcBorders>
              <w:top w:val="nil"/>
              <w:left w:val="single" w:sz="4" w:space="0" w:color="auto"/>
              <w:bottom w:val="dashed" w:sz="4" w:space="0" w:color="969696"/>
              <w:right w:val="single" w:sz="4" w:space="0" w:color="auto"/>
            </w:tcBorders>
          </w:tcPr>
          <w:p w14:paraId="45E461F3" w14:textId="77777777" w:rsidR="009E3F16" w:rsidRDefault="009E3F16">
            <w:pPr>
              <w:rPr>
                <w:lang w:eastAsia="sv-SE"/>
              </w:rPr>
            </w:pPr>
            <w:r>
              <w:rPr>
                <w:lang w:eastAsia="sv-SE"/>
              </w:rPr>
              <w:t>1.4</w:t>
            </w:r>
          </w:p>
        </w:tc>
        <w:tc>
          <w:tcPr>
            <w:tcW w:w="2142" w:type="dxa"/>
            <w:tcBorders>
              <w:top w:val="nil"/>
              <w:left w:val="nil"/>
              <w:bottom w:val="dashed" w:sz="4" w:space="0" w:color="969696"/>
              <w:right w:val="single" w:sz="4" w:space="0" w:color="auto"/>
            </w:tcBorders>
          </w:tcPr>
          <w:p w14:paraId="658E7F04" w14:textId="77777777" w:rsidR="009E3F16" w:rsidRDefault="009E3F16">
            <w:pPr>
              <w:rPr>
                <w:lang w:eastAsia="sv-SE"/>
              </w:rPr>
            </w:pPr>
            <w:r>
              <w:rPr>
                <w:lang w:eastAsia="sv-SE"/>
              </w:rPr>
              <w:t>Acknowledgement from marketplace</w:t>
            </w:r>
          </w:p>
        </w:tc>
        <w:tc>
          <w:tcPr>
            <w:tcW w:w="974" w:type="dxa"/>
            <w:tcBorders>
              <w:top w:val="nil"/>
              <w:left w:val="nil"/>
              <w:bottom w:val="dashed" w:sz="4" w:space="0" w:color="969696"/>
              <w:right w:val="single" w:sz="4" w:space="0" w:color="auto"/>
            </w:tcBorders>
          </w:tcPr>
          <w:p w14:paraId="26ABB131" w14:textId="77777777" w:rsidR="009E3F16" w:rsidRDefault="009E3F16">
            <w:pPr>
              <w:rPr>
                <w:lang w:eastAsia="sv-SE"/>
              </w:rPr>
            </w:pPr>
            <w:r>
              <w:rPr>
                <w:lang w:eastAsia="sv-SE"/>
              </w:rPr>
              <w:t>TCR Ack</w:t>
            </w:r>
          </w:p>
        </w:tc>
        <w:tc>
          <w:tcPr>
            <w:tcW w:w="1361" w:type="dxa"/>
            <w:tcBorders>
              <w:top w:val="nil"/>
              <w:left w:val="nil"/>
              <w:bottom w:val="dashed" w:sz="4" w:space="0" w:color="969696"/>
              <w:right w:val="single" w:sz="4" w:space="0" w:color="auto"/>
            </w:tcBorders>
          </w:tcPr>
          <w:p w14:paraId="23B97E7E" w14:textId="77777777" w:rsidR="009E3F16" w:rsidRDefault="009E3F16">
            <w:pPr>
              <w:rPr>
                <w:lang w:eastAsia="sv-SE"/>
              </w:rPr>
            </w:pPr>
            <w:r>
              <w:rPr>
                <w:lang w:eastAsia="sv-SE"/>
              </w:rPr>
              <w:t>New (0),</w:t>
            </w:r>
            <w:r>
              <w:rPr>
                <w:lang w:eastAsia="sv-SE"/>
              </w:rPr>
              <w:br/>
              <w:t>Cancel (1) or</w:t>
            </w:r>
            <w:r>
              <w:rPr>
                <w:lang w:eastAsia="sv-SE"/>
              </w:rPr>
              <w:br/>
              <w:t>Replace (2)</w:t>
            </w:r>
          </w:p>
        </w:tc>
        <w:tc>
          <w:tcPr>
            <w:tcW w:w="1556" w:type="dxa"/>
            <w:gridSpan w:val="2"/>
            <w:tcBorders>
              <w:top w:val="nil"/>
              <w:left w:val="nil"/>
              <w:bottom w:val="dashed" w:sz="4" w:space="0" w:color="969696"/>
              <w:right w:val="single" w:sz="4" w:space="0" w:color="auto"/>
            </w:tcBorders>
          </w:tcPr>
          <w:p w14:paraId="1E366B83" w14:textId="77777777" w:rsidR="009E3F16" w:rsidRDefault="009E3F16">
            <w:pPr>
              <w:rPr>
                <w:lang w:eastAsia="sv-SE"/>
              </w:rPr>
            </w:pPr>
            <w:r>
              <w:rPr>
                <w:lang w:eastAsia="sv-SE"/>
              </w:rPr>
              <w:t>Initiator’s</w:t>
            </w:r>
          </w:p>
        </w:tc>
        <w:tc>
          <w:tcPr>
            <w:tcW w:w="1750" w:type="dxa"/>
            <w:tcBorders>
              <w:top w:val="nil"/>
              <w:left w:val="nil"/>
              <w:bottom w:val="dashed" w:sz="4" w:space="0" w:color="969696"/>
              <w:right w:val="single" w:sz="4" w:space="0" w:color="auto"/>
            </w:tcBorders>
          </w:tcPr>
          <w:p w14:paraId="28C73BDC" w14:textId="77777777" w:rsidR="009E3F16" w:rsidRDefault="009E3F16">
            <w:pPr>
              <w:rPr>
                <w:lang w:eastAsia="sv-SE"/>
              </w:rPr>
            </w:pPr>
            <w:r>
              <w:rPr>
                <w:lang w:eastAsia="sv-SE"/>
              </w:rPr>
              <w:t>One-Party Report for Matching (2)</w:t>
            </w:r>
          </w:p>
        </w:tc>
        <w:tc>
          <w:tcPr>
            <w:tcW w:w="996" w:type="dxa"/>
            <w:tcBorders>
              <w:top w:val="nil"/>
              <w:left w:val="nil"/>
              <w:bottom w:val="dashed" w:sz="4" w:space="0" w:color="969696"/>
              <w:right w:val="single" w:sz="4" w:space="0" w:color="auto"/>
            </w:tcBorders>
          </w:tcPr>
          <w:p w14:paraId="7E503465" w14:textId="77777777" w:rsidR="009E3F16" w:rsidRDefault="009E3F16">
            <w:pPr>
              <w:rPr>
                <w:lang w:eastAsia="sv-SE"/>
              </w:rPr>
            </w:pPr>
            <w:r>
              <w:rPr>
                <w:lang w:eastAsia="sv-SE"/>
              </w:rPr>
              <w:t>Optionally filled</w:t>
            </w:r>
          </w:p>
        </w:tc>
        <w:tc>
          <w:tcPr>
            <w:tcW w:w="1365" w:type="dxa"/>
            <w:tcBorders>
              <w:top w:val="nil"/>
              <w:left w:val="nil"/>
              <w:bottom w:val="dashed" w:sz="4" w:space="0" w:color="969696"/>
              <w:right w:val="single" w:sz="4" w:space="0" w:color="auto"/>
            </w:tcBorders>
          </w:tcPr>
          <w:p w14:paraId="65F6FFD9" w14:textId="77777777" w:rsidR="009E3F16" w:rsidRDefault="009E3F16">
            <w:pPr>
              <w:rPr>
                <w:lang w:eastAsia="sv-SE"/>
              </w:rPr>
            </w:pPr>
            <w:r>
              <w:rPr>
                <w:lang w:eastAsia="sv-SE"/>
              </w:rPr>
              <w:t>Initiator’s (</w:t>
            </w:r>
            <w:r>
              <w:rPr>
                <w:color w:val="999999"/>
                <w:lang w:eastAsia="sv-SE"/>
              </w:rPr>
              <w:t>Initiator’s</w:t>
            </w:r>
            <w:r>
              <w:rPr>
                <w:lang w:eastAsia="sv-SE"/>
              </w:rPr>
              <w:t>)</w:t>
            </w:r>
          </w:p>
        </w:tc>
        <w:tc>
          <w:tcPr>
            <w:tcW w:w="2921" w:type="dxa"/>
            <w:gridSpan w:val="2"/>
            <w:tcBorders>
              <w:top w:val="nil"/>
              <w:left w:val="nil"/>
              <w:bottom w:val="dashed" w:sz="4" w:space="0" w:color="969696"/>
              <w:right w:val="single" w:sz="4" w:space="0" w:color="auto"/>
            </w:tcBorders>
          </w:tcPr>
          <w:p w14:paraId="4FC21D18" w14:textId="77777777" w:rsidR="009E3F16" w:rsidRDefault="009E3F16">
            <w:pPr>
              <w:rPr>
                <w:lang w:eastAsia="sv-SE"/>
              </w:rPr>
            </w:pPr>
            <w:r>
              <w:rPr>
                <w:lang w:eastAsia="sv-SE"/>
              </w:rPr>
              <w:t> Optional. If ack message is used for One-Party Reports.</w:t>
            </w:r>
          </w:p>
        </w:tc>
      </w:tr>
      <w:tr w:rsidR="00C90C98" w14:paraId="4D044203" w14:textId="77777777">
        <w:trPr>
          <w:trHeight w:val="765"/>
        </w:trPr>
        <w:tc>
          <w:tcPr>
            <w:tcW w:w="600" w:type="dxa"/>
            <w:gridSpan w:val="2"/>
            <w:tcBorders>
              <w:top w:val="nil"/>
              <w:left w:val="single" w:sz="4" w:space="0" w:color="auto"/>
              <w:bottom w:val="dashed" w:sz="4" w:space="0" w:color="969696"/>
              <w:right w:val="single" w:sz="4" w:space="0" w:color="auto"/>
            </w:tcBorders>
          </w:tcPr>
          <w:p w14:paraId="74633CE7" w14:textId="77777777" w:rsidR="009E3F16" w:rsidRDefault="009E3F16">
            <w:pPr>
              <w:rPr>
                <w:lang w:eastAsia="sv-SE"/>
              </w:rPr>
            </w:pPr>
            <w:r>
              <w:rPr>
                <w:lang w:eastAsia="sv-SE"/>
              </w:rPr>
              <w:t>1.5</w:t>
            </w:r>
          </w:p>
        </w:tc>
        <w:tc>
          <w:tcPr>
            <w:tcW w:w="2142" w:type="dxa"/>
            <w:tcBorders>
              <w:top w:val="nil"/>
              <w:left w:val="nil"/>
              <w:bottom w:val="dashed" w:sz="4" w:space="0" w:color="969696"/>
              <w:right w:val="single" w:sz="4" w:space="0" w:color="auto"/>
            </w:tcBorders>
          </w:tcPr>
          <w:p w14:paraId="1E244E2D" w14:textId="77777777" w:rsidR="009E3F16" w:rsidRDefault="009E3F16">
            <w:pPr>
              <w:rPr>
                <w:lang w:eastAsia="sv-SE"/>
              </w:rPr>
            </w:pPr>
            <w:r>
              <w:rPr>
                <w:lang w:eastAsia="sv-SE"/>
              </w:rPr>
              <w:t>Reject from marketplace</w:t>
            </w:r>
          </w:p>
        </w:tc>
        <w:tc>
          <w:tcPr>
            <w:tcW w:w="974" w:type="dxa"/>
            <w:tcBorders>
              <w:top w:val="nil"/>
              <w:left w:val="nil"/>
              <w:bottom w:val="dashed" w:sz="4" w:space="0" w:color="969696"/>
              <w:right w:val="single" w:sz="4" w:space="0" w:color="auto"/>
            </w:tcBorders>
          </w:tcPr>
          <w:p w14:paraId="71D7C952" w14:textId="77777777" w:rsidR="009E3F16" w:rsidRDefault="009E3F16">
            <w:pPr>
              <w:rPr>
                <w:lang w:eastAsia="sv-SE"/>
              </w:rPr>
            </w:pPr>
            <w:r>
              <w:rPr>
                <w:lang w:eastAsia="sv-SE"/>
              </w:rPr>
              <w:t>TCR Ack</w:t>
            </w:r>
          </w:p>
        </w:tc>
        <w:tc>
          <w:tcPr>
            <w:tcW w:w="1361" w:type="dxa"/>
            <w:tcBorders>
              <w:top w:val="nil"/>
              <w:left w:val="nil"/>
              <w:bottom w:val="dashed" w:sz="4" w:space="0" w:color="969696"/>
              <w:right w:val="single" w:sz="4" w:space="0" w:color="auto"/>
            </w:tcBorders>
          </w:tcPr>
          <w:p w14:paraId="7E5338BC" w14:textId="77777777" w:rsidR="009E3F16" w:rsidRDefault="009E3F16">
            <w:pPr>
              <w:rPr>
                <w:lang w:eastAsia="sv-SE"/>
              </w:rPr>
            </w:pPr>
            <w:r>
              <w:rPr>
                <w:lang w:eastAsia="sv-SE"/>
              </w:rPr>
              <w:t>New (0),</w:t>
            </w:r>
            <w:r>
              <w:rPr>
                <w:lang w:eastAsia="sv-SE"/>
              </w:rPr>
              <w:br/>
              <w:t>Cancel (1) or</w:t>
            </w:r>
            <w:r>
              <w:rPr>
                <w:lang w:eastAsia="sv-SE"/>
              </w:rPr>
              <w:br/>
              <w:t>Replace (2)</w:t>
            </w:r>
          </w:p>
        </w:tc>
        <w:tc>
          <w:tcPr>
            <w:tcW w:w="1556" w:type="dxa"/>
            <w:gridSpan w:val="2"/>
            <w:tcBorders>
              <w:top w:val="nil"/>
              <w:left w:val="nil"/>
              <w:bottom w:val="dashed" w:sz="4" w:space="0" w:color="969696"/>
              <w:right w:val="single" w:sz="4" w:space="0" w:color="auto"/>
            </w:tcBorders>
          </w:tcPr>
          <w:p w14:paraId="59B47E81" w14:textId="77777777" w:rsidR="009E3F16" w:rsidRDefault="009E3F16">
            <w:pPr>
              <w:rPr>
                <w:lang w:eastAsia="sv-SE"/>
              </w:rPr>
            </w:pPr>
            <w:r>
              <w:rPr>
                <w:lang w:eastAsia="sv-SE"/>
              </w:rPr>
              <w:t>Initiator’s</w:t>
            </w:r>
          </w:p>
        </w:tc>
        <w:tc>
          <w:tcPr>
            <w:tcW w:w="1750" w:type="dxa"/>
            <w:tcBorders>
              <w:top w:val="nil"/>
              <w:left w:val="nil"/>
              <w:bottom w:val="dashed" w:sz="4" w:space="0" w:color="969696"/>
              <w:right w:val="single" w:sz="4" w:space="0" w:color="auto"/>
            </w:tcBorders>
          </w:tcPr>
          <w:p w14:paraId="7C65FE97" w14:textId="77777777" w:rsidR="009E3F16" w:rsidRDefault="009E3F16">
            <w:pPr>
              <w:rPr>
                <w:lang w:eastAsia="sv-SE"/>
              </w:rPr>
            </w:pPr>
            <w:r>
              <w:rPr>
                <w:lang w:eastAsia="sv-SE"/>
              </w:rPr>
              <w:t>One-Party Report for Matching (2)</w:t>
            </w:r>
          </w:p>
        </w:tc>
        <w:tc>
          <w:tcPr>
            <w:tcW w:w="996" w:type="dxa"/>
            <w:tcBorders>
              <w:top w:val="nil"/>
              <w:left w:val="nil"/>
              <w:bottom w:val="dashed" w:sz="4" w:space="0" w:color="969696"/>
              <w:right w:val="single" w:sz="4" w:space="0" w:color="auto"/>
            </w:tcBorders>
          </w:tcPr>
          <w:p w14:paraId="6FE4DDFD" w14:textId="77777777" w:rsidR="009E3F16" w:rsidRDefault="009E3F16">
            <w:pPr>
              <w:rPr>
                <w:lang w:eastAsia="sv-SE"/>
              </w:rPr>
            </w:pPr>
            <w:r>
              <w:rPr>
                <w:lang w:eastAsia="sv-SE"/>
              </w:rPr>
              <w:t>Optionally filled</w:t>
            </w:r>
          </w:p>
        </w:tc>
        <w:tc>
          <w:tcPr>
            <w:tcW w:w="1365" w:type="dxa"/>
            <w:tcBorders>
              <w:top w:val="nil"/>
              <w:left w:val="nil"/>
              <w:bottom w:val="dashed" w:sz="4" w:space="0" w:color="969696"/>
              <w:right w:val="single" w:sz="4" w:space="0" w:color="auto"/>
            </w:tcBorders>
          </w:tcPr>
          <w:p w14:paraId="3A252BEC" w14:textId="77777777" w:rsidR="009E3F16" w:rsidRDefault="009E3F16">
            <w:pPr>
              <w:rPr>
                <w:lang w:eastAsia="sv-SE"/>
              </w:rPr>
            </w:pPr>
            <w:r>
              <w:rPr>
                <w:lang w:eastAsia="sv-SE"/>
              </w:rPr>
              <w:t>Initiator’s (Initiator’s)</w:t>
            </w:r>
          </w:p>
        </w:tc>
        <w:tc>
          <w:tcPr>
            <w:tcW w:w="2921" w:type="dxa"/>
            <w:gridSpan w:val="2"/>
            <w:tcBorders>
              <w:top w:val="nil"/>
              <w:left w:val="nil"/>
              <w:bottom w:val="dashed" w:sz="4" w:space="0" w:color="969696"/>
              <w:right w:val="single" w:sz="4" w:space="0" w:color="auto"/>
            </w:tcBorders>
          </w:tcPr>
          <w:p w14:paraId="3F12BDB3" w14:textId="77777777" w:rsidR="009E3F16" w:rsidRDefault="009E3F16">
            <w:pPr>
              <w:rPr>
                <w:lang w:eastAsia="sv-SE"/>
              </w:rPr>
            </w:pPr>
            <w:r>
              <w:rPr>
                <w:lang w:eastAsia="sv-SE"/>
              </w:rPr>
              <w:t> TradeReportRejectReason is specified.</w:t>
            </w:r>
          </w:p>
        </w:tc>
      </w:tr>
      <w:tr w:rsidR="009E3F16" w14:paraId="7E535333" w14:textId="77777777">
        <w:tblPrEx>
          <w:tblW w:w="13665" w:type="dxa"/>
          <w:tblInd w:w="55" w:type="dxa"/>
          <w:tblCellMar>
            <w:left w:w="70" w:type="dxa"/>
            <w:right w:w="70" w:type="dxa"/>
          </w:tblCellMar>
          <w:tblLook w:val="0000" w:firstRow="0" w:lastRow="0" w:firstColumn="0" w:lastColumn="0" w:noHBand="0" w:noVBand="0"/>
          <w:tblPrExChange w:id="441"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255"/>
          <w:trPrChange w:id="442" w:author="Administrator" w:date="2011-08-18T10:53:00Z">
            <w:trPr>
              <w:gridAfter w:val="0"/>
              <w:trHeight w:val="255"/>
            </w:trPr>
          </w:trPrChange>
        </w:trPr>
        <w:tc>
          <w:tcPr>
            <w:tcW w:w="600" w:type="dxa"/>
            <w:gridSpan w:val="2"/>
            <w:tcBorders>
              <w:top w:val="nil"/>
              <w:left w:val="single" w:sz="4" w:space="0" w:color="auto"/>
              <w:bottom w:val="dashed" w:sz="4" w:space="0" w:color="969696"/>
              <w:right w:val="single" w:sz="4" w:space="0" w:color="auto"/>
            </w:tcBorders>
            <w:tcPrChange w:id="443" w:author="Administrator" w:date="2011-08-18T10:53:00Z">
              <w:tcPr>
                <w:tcW w:w="600" w:type="dxa"/>
                <w:gridSpan w:val="3"/>
                <w:tcBorders>
                  <w:top w:val="nil"/>
                  <w:left w:val="single" w:sz="4" w:space="0" w:color="auto"/>
                  <w:bottom w:val="dashed" w:sz="4" w:space="0" w:color="969696"/>
                  <w:right w:val="single" w:sz="4" w:space="0" w:color="auto"/>
                </w:tcBorders>
                <w:shd w:val="clear" w:color="auto" w:fill="auto"/>
              </w:tcPr>
            </w:tcPrChange>
          </w:tcPr>
          <w:p w14:paraId="37653998" w14:textId="77777777" w:rsidR="009E3F16" w:rsidRDefault="009E3F16">
            <w:pPr>
              <w:rPr>
                <w:b/>
                <w:bCs/>
                <w:lang w:eastAsia="sv-SE"/>
              </w:rPr>
            </w:pPr>
            <w:r>
              <w:rPr>
                <w:b/>
                <w:bCs/>
                <w:lang w:eastAsia="sv-SE"/>
              </w:rPr>
              <w:t>2</w:t>
            </w:r>
          </w:p>
        </w:tc>
        <w:tc>
          <w:tcPr>
            <w:tcW w:w="13065" w:type="dxa"/>
            <w:gridSpan w:val="10"/>
            <w:tcBorders>
              <w:top w:val="nil"/>
              <w:left w:val="nil"/>
              <w:bottom w:val="dashed" w:sz="4" w:space="0" w:color="969696"/>
              <w:right w:val="single" w:sz="4" w:space="0" w:color="auto"/>
            </w:tcBorders>
            <w:tcPrChange w:id="444" w:author="Administrator" w:date="2011-08-18T10:53:00Z">
              <w:tcPr>
                <w:tcW w:w="13065" w:type="dxa"/>
                <w:gridSpan w:val="12"/>
                <w:tcBorders>
                  <w:top w:val="nil"/>
                  <w:left w:val="nil"/>
                  <w:bottom w:val="dashed" w:sz="4" w:space="0" w:color="969696"/>
                  <w:right w:val="single" w:sz="4" w:space="0" w:color="auto"/>
                </w:tcBorders>
                <w:shd w:val="clear" w:color="auto" w:fill="auto"/>
              </w:tcPr>
            </w:tcPrChange>
          </w:tcPr>
          <w:p w14:paraId="415F4127" w14:textId="77777777" w:rsidR="009E3F16" w:rsidRDefault="009E3F16">
            <w:pPr>
              <w:rPr>
                <w:b/>
                <w:bCs/>
                <w:lang w:eastAsia="sv-SE"/>
              </w:rPr>
            </w:pPr>
            <w:r>
              <w:rPr>
                <w:b/>
                <w:bCs/>
                <w:lang w:eastAsia="sv-SE"/>
              </w:rPr>
              <w:t>Optional relay of request to counterparty</w:t>
            </w:r>
          </w:p>
        </w:tc>
      </w:tr>
      <w:tr w:rsidR="00C90C98" w14:paraId="0F05A75C" w14:textId="77777777">
        <w:trPr>
          <w:trHeight w:val="765"/>
        </w:trPr>
        <w:tc>
          <w:tcPr>
            <w:tcW w:w="600" w:type="dxa"/>
            <w:gridSpan w:val="2"/>
            <w:tcBorders>
              <w:top w:val="nil"/>
              <w:left w:val="single" w:sz="4" w:space="0" w:color="auto"/>
              <w:bottom w:val="nil"/>
              <w:right w:val="single" w:sz="4" w:space="0" w:color="auto"/>
            </w:tcBorders>
          </w:tcPr>
          <w:p w14:paraId="5DABCA28" w14:textId="77777777" w:rsidR="009E3F16" w:rsidRDefault="009E3F16">
            <w:pPr>
              <w:rPr>
                <w:lang w:eastAsia="sv-SE"/>
              </w:rPr>
            </w:pPr>
            <w:r>
              <w:rPr>
                <w:lang w:eastAsia="sv-SE"/>
              </w:rPr>
              <w:t>2.1</w:t>
            </w:r>
          </w:p>
        </w:tc>
        <w:tc>
          <w:tcPr>
            <w:tcW w:w="2142" w:type="dxa"/>
            <w:tcBorders>
              <w:top w:val="nil"/>
              <w:left w:val="nil"/>
              <w:bottom w:val="nil"/>
              <w:right w:val="single" w:sz="4" w:space="0" w:color="auto"/>
            </w:tcBorders>
          </w:tcPr>
          <w:p w14:paraId="22773979" w14:textId="77777777" w:rsidR="009E3F16" w:rsidRDefault="009E3F16">
            <w:pPr>
              <w:rPr>
                <w:lang w:eastAsia="sv-SE"/>
              </w:rPr>
            </w:pPr>
            <w:r>
              <w:rPr>
                <w:lang w:eastAsia="sv-SE"/>
              </w:rPr>
              <w:t>Marketplace forward of initiators “New” report (Alleged)</w:t>
            </w:r>
          </w:p>
        </w:tc>
        <w:tc>
          <w:tcPr>
            <w:tcW w:w="974" w:type="dxa"/>
            <w:tcBorders>
              <w:top w:val="nil"/>
              <w:left w:val="nil"/>
              <w:bottom w:val="nil"/>
              <w:right w:val="single" w:sz="4" w:space="0" w:color="auto"/>
            </w:tcBorders>
          </w:tcPr>
          <w:p w14:paraId="52E4A1BC" w14:textId="77777777" w:rsidR="009E3F16" w:rsidRDefault="009E3F16">
            <w:pPr>
              <w:rPr>
                <w:lang w:eastAsia="sv-SE"/>
              </w:rPr>
            </w:pPr>
            <w:r>
              <w:rPr>
                <w:lang w:eastAsia="sv-SE"/>
              </w:rPr>
              <w:t>TCR</w:t>
            </w:r>
          </w:p>
        </w:tc>
        <w:tc>
          <w:tcPr>
            <w:tcW w:w="1361" w:type="dxa"/>
            <w:tcBorders>
              <w:top w:val="nil"/>
              <w:left w:val="nil"/>
              <w:bottom w:val="nil"/>
              <w:right w:val="single" w:sz="4" w:space="0" w:color="auto"/>
            </w:tcBorders>
          </w:tcPr>
          <w:p w14:paraId="281D8DC7" w14:textId="77777777" w:rsidR="009E3F16" w:rsidRDefault="009E3F16">
            <w:pPr>
              <w:rPr>
                <w:lang w:eastAsia="sv-SE"/>
              </w:rPr>
            </w:pPr>
            <w:r>
              <w:rPr>
                <w:lang w:eastAsia="sv-SE"/>
              </w:rPr>
              <w:t>New (0)</w:t>
            </w:r>
          </w:p>
        </w:tc>
        <w:tc>
          <w:tcPr>
            <w:tcW w:w="1556" w:type="dxa"/>
            <w:gridSpan w:val="2"/>
            <w:tcBorders>
              <w:top w:val="nil"/>
              <w:left w:val="nil"/>
              <w:bottom w:val="nil"/>
              <w:right w:val="single" w:sz="4" w:space="0" w:color="auto"/>
            </w:tcBorders>
          </w:tcPr>
          <w:p w14:paraId="10D4D507" w14:textId="77777777" w:rsidR="009E3F16" w:rsidRDefault="009E3F16">
            <w:pPr>
              <w:rPr>
                <w:lang w:eastAsia="sv-SE"/>
              </w:rPr>
            </w:pPr>
            <w:r>
              <w:rPr>
                <w:lang w:eastAsia="sv-SE"/>
              </w:rPr>
              <w:t>Alleged New (tbd) or Alleged (1)</w:t>
            </w:r>
          </w:p>
        </w:tc>
        <w:tc>
          <w:tcPr>
            <w:tcW w:w="1750" w:type="dxa"/>
            <w:tcBorders>
              <w:top w:val="nil"/>
              <w:left w:val="nil"/>
              <w:bottom w:val="nil"/>
              <w:right w:val="single" w:sz="4" w:space="0" w:color="auto"/>
            </w:tcBorders>
          </w:tcPr>
          <w:p w14:paraId="4FFD16D4" w14:textId="77777777" w:rsidR="009E3F16" w:rsidRDefault="009E3F16">
            <w:pPr>
              <w:rPr>
                <w:lang w:eastAsia="sv-SE"/>
              </w:rPr>
            </w:pPr>
            <w:r>
              <w:rPr>
                <w:lang w:eastAsia="sv-SE"/>
              </w:rPr>
              <w:t>One-Party Report for Matching (2)</w:t>
            </w:r>
          </w:p>
        </w:tc>
        <w:tc>
          <w:tcPr>
            <w:tcW w:w="996" w:type="dxa"/>
            <w:tcBorders>
              <w:top w:val="nil"/>
              <w:left w:val="nil"/>
              <w:bottom w:val="nil"/>
              <w:right w:val="single" w:sz="4" w:space="0" w:color="auto"/>
            </w:tcBorders>
          </w:tcPr>
          <w:p w14:paraId="3B61A014" w14:textId="77777777" w:rsidR="009E3F16" w:rsidRDefault="009E3F16">
            <w:pPr>
              <w:rPr>
                <w:lang w:eastAsia="sv-SE"/>
              </w:rPr>
            </w:pPr>
            <w:r>
              <w:rPr>
                <w:lang w:eastAsia="sv-SE"/>
              </w:rPr>
              <w:t>N/A</w:t>
            </w:r>
          </w:p>
        </w:tc>
        <w:tc>
          <w:tcPr>
            <w:tcW w:w="1365" w:type="dxa"/>
            <w:tcBorders>
              <w:top w:val="nil"/>
              <w:left w:val="nil"/>
              <w:bottom w:val="nil"/>
              <w:right w:val="single" w:sz="4" w:space="0" w:color="auto"/>
            </w:tcBorders>
          </w:tcPr>
          <w:p w14:paraId="2B46E9AC" w14:textId="77777777" w:rsidR="009E3F16" w:rsidRDefault="009E3F16">
            <w:pPr>
              <w:rPr>
                <w:lang w:eastAsia="sv-SE"/>
              </w:rPr>
            </w:pPr>
            <w:r>
              <w:rPr>
                <w:lang w:eastAsia="sv-SE"/>
              </w:rPr>
              <w:t>New</w:t>
            </w:r>
          </w:p>
          <w:p w14:paraId="5A7F2D1F" w14:textId="77777777" w:rsidR="009E3F16" w:rsidRDefault="009E3F16">
            <w:pPr>
              <w:rPr>
                <w:lang w:eastAsia="sv-SE"/>
              </w:rPr>
            </w:pPr>
            <w:r>
              <w:rPr>
                <w:lang w:eastAsia="sv-SE"/>
              </w:rPr>
              <w:t>(N/A)</w:t>
            </w:r>
          </w:p>
        </w:tc>
        <w:tc>
          <w:tcPr>
            <w:tcW w:w="2921" w:type="dxa"/>
            <w:gridSpan w:val="2"/>
            <w:tcBorders>
              <w:top w:val="nil"/>
              <w:left w:val="nil"/>
              <w:bottom w:val="nil"/>
              <w:right w:val="single" w:sz="4" w:space="0" w:color="auto"/>
            </w:tcBorders>
          </w:tcPr>
          <w:p w14:paraId="5BF2DC98" w14:textId="77777777" w:rsidR="009E3F16" w:rsidRDefault="009E3F16">
            <w:pPr>
              <w:rPr>
                <w:lang w:eastAsia="sv-SE"/>
              </w:rPr>
            </w:pPr>
          </w:p>
        </w:tc>
      </w:tr>
      <w:tr w:rsidR="00C90C98" w14:paraId="644C0F1B" w14:textId="77777777">
        <w:trPr>
          <w:trHeight w:val="765"/>
        </w:trPr>
        <w:tc>
          <w:tcPr>
            <w:tcW w:w="600" w:type="dxa"/>
            <w:gridSpan w:val="2"/>
            <w:tcBorders>
              <w:top w:val="nil"/>
              <w:left w:val="single" w:sz="4" w:space="0" w:color="auto"/>
              <w:bottom w:val="single" w:sz="4" w:space="0" w:color="auto"/>
              <w:right w:val="single" w:sz="4" w:space="0" w:color="auto"/>
            </w:tcBorders>
          </w:tcPr>
          <w:p w14:paraId="66F23CBA" w14:textId="77777777" w:rsidR="009E3F16" w:rsidRDefault="009E3F16">
            <w:pPr>
              <w:rPr>
                <w:lang w:eastAsia="sv-SE"/>
              </w:rPr>
            </w:pPr>
            <w:r>
              <w:rPr>
                <w:lang w:eastAsia="sv-SE"/>
              </w:rPr>
              <w:t>2.2</w:t>
            </w:r>
          </w:p>
        </w:tc>
        <w:tc>
          <w:tcPr>
            <w:tcW w:w="2142" w:type="dxa"/>
            <w:tcBorders>
              <w:top w:val="nil"/>
              <w:left w:val="nil"/>
              <w:bottom w:val="single" w:sz="4" w:space="0" w:color="auto"/>
              <w:right w:val="single" w:sz="4" w:space="0" w:color="auto"/>
            </w:tcBorders>
          </w:tcPr>
          <w:p w14:paraId="76109045" w14:textId="77777777" w:rsidR="009E3F16" w:rsidRDefault="009E3F16">
            <w:pPr>
              <w:rPr>
                <w:lang w:eastAsia="sv-SE"/>
              </w:rPr>
            </w:pPr>
            <w:r>
              <w:rPr>
                <w:lang w:eastAsia="sv-SE"/>
              </w:rPr>
              <w:t>Marketplace forward of initiators “Cancel” or “ Replace” report (Alleged)</w:t>
            </w:r>
          </w:p>
        </w:tc>
        <w:tc>
          <w:tcPr>
            <w:tcW w:w="974" w:type="dxa"/>
            <w:tcBorders>
              <w:top w:val="nil"/>
              <w:left w:val="nil"/>
              <w:bottom w:val="single" w:sz="4" w:space="0" w:color="auto"/>
              <w:right w:val="single" w:sz="4" w:space="0" w:color="auto"/>
            </w:tcBorders>
          </w:tcPr>
          <w:p w14:paraId="747BAC10" w14:textId="77777777" w:rsidR="009E3F16" w:rsidRDefault="009E3F16">
            <w:pPr>
              <w:rPr>
                <w:lang w:eastAsia="sv-SE"/>
              </w:rPr>
            </w:pPr>
            <w:r>
              <w:rPr>
                <w:lang w:eastAsia="sv-SE"/>
              </w:rPr>
              <w:t>TCR</w:t>
            </w:r>
          </w:p>
        </w:tc>
        <w:tc>
          <w:tcPr>
            <w:tcW w:w="1361" w:type="dxa"/>
            <w:tcBorders>
              <w:top w:val="nil"/>
              <w:left w:val="nil"/>
              <w:bottom w:val="single" w:sz="4" w:space="0" w:color="auto"/>
              <w:right w:val="single" w:sz="4" w:space="0" w:color="auto"/>
            </w:tcBorders>
          </w:tcPr>
          <w:p w14:paraId="4784CB89" w14:textId="77777777" w:rsidR="009E3F16" w:rsidRDefault="009E3F16">
            <w:pPr>
              <w:rPr>
                <w:lang w:eastAsia="sv-SE"/>
              </w:rPr>
            </w:pPr>
            <w:r>
              <w:rPr>
                <w:lang w:eastAsia="sv-SE"/>
              </w:rPr>
              <w:t>Cancel (1) or</w:t>
            </w:r>
            <w:r>
              <w:rPr>
                <w:lang w:eastAsia="sv-SE"/>
              </w:rPr>
              <w:br/>
              <w:t>Replace (2)</w:t>
            </w:r>
          </w:p>
        </w:tc>
        <w:tc>
          <w:tcPr>
            <w:tcW w:w="1556" w:type="dxa"/>
            <w:gridSpan w:val="2"/>
            <w:tcBorders>
              <w:top w:val="nil"/>
              <w:left w:val="nil"/>
              <w:bottom w:val="single" w:sz="4" w:space="0" w:color="auto"/>
              <w:right w:val="single" w:sz="4" w:space="0" w:color="auto"/>
            </w:tcBorders>
          </w:tcPr>
          <w:p w14:paraId="4C812BFF" w14:textId="77777777" w:rsidR="009E3F16" w:rsidRDefault="009E3F16">
            <w:pPr>
              <w:rPr>
                <w:lang w:eastAsia="sv-SE"/>
              </w:rPr>
            </w:pPr>
            <w:r>
              <w:rPr>
                <w:lang w:eastAsia="sv-SE"/>
              </w:rPr>
              <w:t>Alleged New (tbd) or Alleged (1)</w:t>
            </w:r>
          </w:p>
        </w:tc>
        <w:tc>
          <w:tcPr>
            <w:tcW w:w="1750" w:type="dxa"/>
            <w:tcBorders>
              <w:top w:val="nil"/>
              <w:left w:val="nil"/>
              <w:bottom w:val="single" w:sz="4" w:space="0" w:color="auto"/>
              <w:right w:val="single" w:sz="4" w:space="0" w:color="auto"/>
            </w:tcBorders>
          </w:tcPr>
          <w:p w14:paraId="1281BEB0" w14:textId="77777777" w:rsidR="009E3F16" w:rsidRDefault="009E3F16">
            <w:pPr>
              <w:rPr>
                <w:lang w:eastAsia="sv-SE"/>
              </w:rPr>
            </w:pPr>
            <w:r>
              <w:rPr>
                <w:lang w:eastAsia="sv-SE"/>
              </w:rPr>
              <w:t>One-Party Report for Matching (2)</w:t>
            </w:r>
          </w:p>
        </w:tc>
        <w:tc>
          <w:tcPr>
            <w:tcW w:w="996" w:type="dxa"/>
            <w:tcBorders>
              <w:top w:val="nil"/>
              <w:left w:val="nil"/>
              <w:bottom w:val="single" w:sz="4" w:space="0" w:color="auto"/>
              <w:right w:val="single" w:sz="4" w:space="0" w:color="auto"/>
            </w:tcBorders>
          </w:tcPr>
          <w:p w14:paraId="167D32BE" w14:textId="77777777" w:rsidR="009E3F16" w:rsidRDefault="009E3F16">
            <w:pPr>
              <w:rPr>
                <w:lang w:eastAsia="sv-SE"/>
              </w:rPr>
            </w:pPr>
            <w:r>
              <w:rPr>
                <w:lang w:eastAsia="sv-SE"/>
              </w:rPr>
              <w:t>N/A</w:t>
            </w:r>
          </w:p>
        </w:tc>
        <w:tc>
          <w:tcPr>
            <w:tcW w:w="1365" w:type="dxa"/>
            <w:tcBorders>
              <w:top w:val="nil"/>
              <w:left w:val="nil"/>
              <w:bottom w:val="single" w:sz="4" w:space="0" w:color="auto"/>
              <w:right w:val="single" w:sz="4" w:space="0" w:color="auto"/>
            </w:tcBorders>
          </w:tcPr>
          <w:p w14:paraId="5C105D77" w14:textId="77777777" w:rsidR="009E3F16" w:rsidRDefault="009E3F16">
            <w:pPr>
              <w:rPr>
                <w:lang w:eastAsia="sv-SE"/>
              </w:rPr>
            </w:pPr>
            <w:r>
              <w:rPr>
                <w:lang w:eastAsia="sv-SE"/>
              </w:rPr>
              <w:t>New (Marketplace’s</w:t>
            </w:r>
          </w:p>
          <w:p w14:paraId="7ADE9224" w14:textId="77777777" w:rsidR="009E3F16" w:rsidRDefault="009E3F16">
            <w:pPr>
              <w:rPr>
                <w:lang w:eastAsia="sv-SE"/>
              </w:rPr>
            </w:pPr>
            <w:r>
              <w:rPr>
                <w:lang w:eastAsia="sv-SE"/>
              </w:rPr>
              <w:t>Previous)</w:t>
            </w:r>
          </w:p>
        </w:tc>
        <w:tc>
          <w:tcPr>
            <w:tcW w:w="2921" w:type="dxa"/>
            <w:gridSpan w:val="2"/>
            <w:tcBorders>
              <w:top w:val="nil"/>
              <w:left w:val="nil"/>
              <w:bottom w:val="single" w:sz="4" w:space="0" w:color="auto"/>
              <w:right w:val="single" w:sz="4" w:space="0" w:color="auto"/>
            </w:tcBorders>
          </w:tcPr>
          <w:p w14:paraId="47996F35" w14:textId="77777777" w:rsidR="009E3F16" w:rsidRDefault="009E3F16">
            <w:pPr>
              <w:rPr>
                <w:lang w:eastAsia="sv-SE"/>
              </w:rPr>
            </w:pPr>
          </w:p>
        </w:tc>
      </w:tr>
      <w:tr w:rsidR="009E3F16" w14:paraId="1D55E985" w14:textId="77777777">
        <w:tblPrEx>
          <w:tblW w:w="13665" w:type="dxa"/>
          <w:tblInd w:w="55" w:type="dxa"/>
          <w:tblCellMar>
            <w:left w:w="70" w:type="dxa"/>
            <w:right w:w="70" w:type="dxa"/>
          </w:tblCellMar>
          <w:tblLook w:val="0000" w:firstRow="0" w:lastRow="0" w:firstColumn="0" w:lastColumn="0" w:noHBand="0" w:noVBand="0"/>
          <w:tblPrExChange w:id="445"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46" w:author="Administrator" w:date="2011-08-18T10:53:00Z">
            <w:trPr>
              <w:gridAfter w:val="0"/>
              <w:trHeight w:val="510"/>
            </w:trPr>
          </w:trPrChange>
        </w:trPr>
        <w:tc>
          <w:tcPr>
            <w:tcW w:w="594" w:type="dxa"/>
            <w:tcBorders>
              <w:top w:val="nil"/>
              <w:left w:val="single" w:sz="4" w:space="0" w:color="auto"/>
              <w:bottom w:val="nil"/>
              <w:right w:val="single" w:sz="4" w:space="0" w:color="auto"/>
            </w:tcBorders>
            <w:tcPrChange w:id="447" w:author="Administrator" w:date="2011-08-18T10:53:00Z">
              <w:tcPr>
                <w:tcW w:w="594" w:type="dxa"/>
                <w:gridSpan w:val="2"/>
                <w:tcBorders>
                  <w:top w:val="nil"/>
                  <w:left w:val="single" w:sz="4" w:space="0" w:color="auto"/>
                  <w:bottom w:val="nil"/>
                  <w:right w:val="single" w:sz="4" w:space="0" w:color="auto"/>
                </w:tcBorders>
                <w:shd w:val="clear" w:color="auto" w:fill="auto"/>
              </w:tcPr>
            </w:tcPrChange>
          </w:tcPr>
          <w:p w14:paraId="54EC6A41" w14:textId="77777777" w:rsidR="009E3F16" w:rsidRDefault="009E3F16">
            <w:pPr>
              <w:rPr>
                <w:b/>
                <w:lang w:eastAsia="sv-SE"/>
              </w:rPr>
            </w:pPr>
            <w:bookmarkStart w:id="448" w:name="_Ref138145344"/>
            <w:r>
              <w:rPr>
                <w:b/>
                <w:lang w:eastAsia="sv-SE"/>
              </w:rPr>
              <w:t>3</w:t>
            </w:r>
          </w:p>
        </w:tc>
        <w:tc>
          <w:tcPr>
            <w:tcW w:w="13071" w:type="dxa"/>
            <w:gridSpan w:val="11"/>
            <w:tcBorders>
              <w:top w:val="nil"/>
              <w:left w:val="nil"/>
              <w:bottom w:val="nil"/>
              <w:right w:val="single" w:sz="4" w:space="0" w:color="auto"/>
            </w:tcBorders>
            <w:tcPrChange w:id="449" w:author="Administrator" w:date="2011-08-18T10:53:00Z">
              <w:tcPr>
                <w:tcW w:w="13071" w:type="dxa"/>
                <w:gridSpan w:val="13"/>
                <w:tcBorders>
                  <w:top w:val="nil"/>
                  <w:left w:val="nil"/>
                  <w:bottom w:val="nil"/>
                  <w:right w:val="single" w:sz="4" w:space="0" w:color="auto"/>
                </w:tcBorders>
                <w:shd w:val="clear" w:color="auto" w:fill="auto"/>
              </w:tcPr>
            </w:tcPrChange>
          </w:tcPr>
          <w:p w14:paraId="0CB52B97" w14:textId="77777777" w:rsidR="009E3F16" w:rsidRDefault="009E3F16">
            <w:pPr>
              <w:rPr>
                <w:b/>
                <w:lang w:eastAsia="sv-SE"/>
              </w:rPr>
            </w:pPr>
            <w:r>
              <w:rPr>
                <w:b/>
                <w:lang w:eastAsia="sv-SE"/>
              </w:rPr>
              <w:t>Marketplace publication of confirmed trade (flow from marketplace to external actors)</w:t>
            </w:r>
          </w:p>
        </w:tc>
      </w:tr>
      <w:tr w:rsidR="00C90C98" w14:paraId="7D252A6B" w14:textId="77777777">
        <w:trPr>
          <w:trHeight w:val="510"/>
        </w:trPr>
        <w:tc>
          <w:tcPr>
            <w:tcW w:w="594" w:type="dxa"/>
            <w:tcBorders>
              <w:top w:val="nil"/>
              <w:left w:val="single" w:sz="4" w:space="0" w:color="auto"/>
              <w:bottom w:val="nil"/>
              <w:right w:val="single" w:sz="4" w:space="0" w:color="auto"/>
            </w:tcBorders>
          </w:tcPr>
          <w:p w14:paraId="03EC467F" w14:textId="77777777" w:rsidR="009E3F16" w:rsidRDefault="009E3F16">
            <w:pPr>
              <w:rPr>
                <w:lang w:eastAsia="sv-SE"/>
              </w:rPr>
            </w:pPr>
            <w:r>
              <w:rPr>
                <w:lang w:eastAsia="sv-SE"/>
              </w:rPr>
              <w:t>3.1</w:t>
            </w:r>
          </w:p>
        </w:tc>
        <w:tc>
          <w:tcPr>
            <w:tcW w:w="2148" w:type="dxa"/>
            <w:gridSpan w:val="2"/>
            <w:tcBorders>
              <w:top w:val="nil"/>
              <w:left w:val="nil"/>
              <w:bottom w:val="nil"/>
              <w:right w:val="single" w:sz="4" w:space="0" w:color="auto"/>
            </w:tcBorders>
          </w:tcPr>
          <w:p w14:paraId="1A592BF0" w14:textId="77777777" w:rsidR="009E3F16" w:rsidRDefault="009E3F16">
            <w:pPr>
              <w:rPr>
                <w:lang w:eastAsia="sv-SE"/>
              </w:rPr>
            </w:pPr>
            <w:r>
              <w:rPr>
                <w:lang w:eastAsia="sv-SE"/>
              </w:rPr>
              <w:t>Publication to the initiator and counterparty</w:t>
            </w:r>
          </w:p>
        </w:tc>
        <w:tc>
          <w:tcPr>
            <w:tcW w:w="974" w:type="dxa"/>
            <w:tcBorders>
              <w:top w:val="nil"/>
              <w:left w:val="nil"/>
              <w:bottom w:val="nil"/>
              <w:right w:val="single" w:sz="4" w:space="0" w:color="auto"/>
            </w:tcBorders>
          </w:tcPr>
          <w:p w14:paraId="69F759B2" w14:textId="77777777" w:rsidR="009E3F16" w:rsidRDefault="009E3F16">
            <w:pPr>
              <w:rPr>
                <w:lang w:eastAsia="sv-SE"/>
              </w:rPr>
            </w:pPr>
            <w:r>
              <w:rPr>
                <w:lang w:eastAsia="sv-SE"/>
              </w:rPr>
              <w:t>TCR</w:t>
            </w:r>
          </w:p>
        </w:tc>
        <w:tc>
          <w:tcPr>
            <w:tcW w:w="1361" w:type="dxa"/>
            <w:tcBorders>
              <w:top w:val="nil"/>
              <w:left w:val="nil"/>
              <w:bottom w:val="nil"/>
              <w:right w:val="single" w:sz="4" w:space="0" w:color="auto"/>
            </w:tcBorders>
          </w:tcPr>
          <w:p w14:paraId="5138F4C1" w14:textId="77777777" w:rsidR="009E3F16" w:rsidRDefault="009E3F16">
            <w:pPr>
              <w:rPr>
                <w:lang w:eastAsia="sv-SE"/>
              </w:rPr>
            </w:pPr>
            <w:r>
              <w:rPr>
                <w:lang w:eastAsia="sv-SE"/>
              </w:rPr>
              <w:t>Replace (2)</w:t>
            </w:r>
          </w:p>
        </w:tc>
        <w:tc>
          <w:tcPr>
            <w:tcW w:w="1492" w:type="dxa"/>
            <w:tcBorders>
              <w:top w:val="nil"/>
              <w:left w:val="nil"/>
              <w:bottom w:val="nil"/>
              <w:right w:val="single" w:sz="4" w:space="0" w:color="auto"/>
            </w:tcBorders>
          </w:tcPr>
          <w:p w14:paraId="111269F5" w14:textId="77777777" w:rsidR="009E3F16" w:rsidRDefault="009E3F16">
            <w:pPr>
              <w:rPr>
                <w:lang w:eastAsia="sv-SE"/>
              </w:rPr>
            </w:pPr>
            <w:r>
              <w:rPr>
                <w:lang w:eastAsia="sv-SE"/>
              </w:rPr>
              <w:t>Submit (0)</w:t>
            </w:r>
          </w:p>
        </w:tc>
        <w:tc>
          <w:tcPr>
            <w:tcW w:w="1814" w:type="dxa"/>
            <w:gridSpan w:val="2"/>
            <w:tcBorders>
              <w:top w:val="nil"/>
              <w:left w:val="nil"/>
              <w:bottom w:val="nil"/>
              <w:right w:val="single" w:sz="4" w:space="0" w:color="auto"/>
            </w:tcBorders>
          </w:tcPr>
          <w:p w14:paraId="0A778751" w14:textId="77777777" w:rsidR="009E3F16" w:rsidRDefault="009E3F16">
            <w:pPr>
              <w:rPr>
                <w:lang w:eastAsia="sv-SE"/>
              </w:rPr>
            </w:pPr>
            <w:r>
              <w:rPr>
                <w:lang w:eastAsia="sv-SE"/>
              </w:rPr>
              <w:t>Trade Confirm (0)</w:t>
            </w:r>
          </w:p>
        </w:tc>
        <w:tc>
          <w:tcPr>
            <w:tcW w:w="996" w:type="dxa"/>
            <w:tcBorders>
              <w:top w:val="nil"/>
              <w:left w:val="nil"/>
              <w:bottom w:val="nil"/>
              <w:right w:val="single" w:sz="4" w:space="0" w:color="auto"/>
            </w:tcBorders>
          </w:tcPr>
          <w:p w14:paraId="268EE174" w14:textId="77777777" w:rsidR="009E3F16" w:rsidRDefault="009E3F16">
            <w:pPr>
              <w:rPr>
                <w:lang w:eastAsia="sv-SE"/>
              </w:rPr>
            </w:pPr>
            <w:r>
              <w:rPr>
                <w:lang w:eastAsia="sv-SE"/>
              </w:rPr>
              <w:t>Filled</w:t>
            </w:r>
          </w:p>
        </w:tc>
        <w:tc>
          <w:tcPr>
            <w:tcW w:w="1384" w:type="dxa"/>
            <w:gridSpan w:val="2"/>
            <w:tcBorders>
              <w:top w:val="nil"/>
              <w:left w:val="nil"/>
              <w:bottom w:val="nil"/>
              <w:right w:val="single" w:sz="4" w:space="0" w:color="auto"/>
            </w:tcBorders>
          </w:tcPr>
          <w:p w14:paraId="526BED5D" w14:textId="77777777" w:rsidR="009E3F16" w:rsidRDefault="009E3F16">
            <w:pPr>
              <w:rPr>
                <w:lang w:eastAsia="sv-SE"/>
              </w:rPr>
            </w:pPr>
            <w:r>
              <w:rPr>
                <w:lang w:eastAsia="sv-SE"/>
              </w:rPr>
              <w:t>Reference</w:t>
            </w:r>
          </w:p>
        </w:tc>
        <w:tc>
          <w:tcPr>
            <w:tcW w:w="2902" w:type="dxa"/>
            <w:tcBorders>
              <w:top w:val="nil"/>
              <w:left w:val="nil"/>
              <w:bottom w:val="nil"/>
              <w:right w:val="single" w:sz="4" w:space="0" w:color="auto"/>
            </w:tcBorders>
          </w:tcPr>
          <w:p w14:paraId="117DFAE7" w14:textId="77777777" w:rsidR="009E3F16" w:rsidRDefault="009E3F16">
            <w:pPr>
              <w:rPr>
                <w:lang w:eastAsia="sv-SE"/>
              </w:rPr>
            </w:pPr>
            <w:r>
              <w:rPr>
                <w:lang w:eastAsia="sv-SE"/>
              </w:rPr>
              <w:t>MatchStatus = 0 (Compared, matched or affirmed)</w:t>
            </w:r>
          </w:p>
          <w:p w14:paraId="290F3BE6" w14:textId="77777777" w:rsidR="009E3F16" w:rsidRDefault="009E3F16">
            <w:pPr>
              <w:rPr>
                <w:lang w:eastAsia="sv-SE"/>
              </w:rPr>
            </w:pPr>
          </w:p>
          <w:p w14:paraId="4879A113" w14:textId="77777777" w:rsidR="009E3F16" w:rsidRDefault="009E3F16">
            <w:pPr>
              <w:rPr>
                <w:lang w:eastAsia="sv-SE"/>
              </w:rPr>
            </w:pPr>
            <w:r>
              <w:rPr>
                <w:lang w:eastAsia="sv-SE"/>
              </w:rPr>
              <w:t>The TradeReportRefID depends on who the receiver is.</w:t>
            </w:r>
          </w:p>
        </w:tc>
      </w:tr>
      <w:tr w:rsidR="00C90C98" w14:paraId="5A60970F" w14:textId="77777777">
        <w:trPr>
          <w:trHeight w:val="510"/>
        </w:trPr>
        <w:tc>
          <w:tcPr>
            <w:tcW w:w="594" w:type="dxa"/>
            <w:tcBorders>
              <w:top w:val="nil"/>
              <w:left w:val="single" w:sz="4" w:space="0" w:color="auto"/>
              <w:bottom w:val="single" w:sz="4" w:space="0" w:color="auto"/>
              <w:right w:val="single" w:sz="4" w:space="0" w:color="auto"/>
            </w:tcBorders>
          </w:tcPr>
          <w:p w14:paraId="15D946E1" w14:textId="77777777" w:rsidR="009E3F16" w:rsidRDefault="009E3F16">
            <w:pPr>
              <w:rPr>
                <w:lang w:eastAsia="sv-SE"/>
              </w:rPr>
            </w:pPr>
            <w:r>
              <w:rPr>
                <w:lang w:eastAsia="sv-SE"/>
              </w:rPr>
              <w:t>3.2</w:t>
            </w:r>
          </w:p>
        </w:tc>
        <w:tc>
          <w:tcPr>
            <w:tcW w:w="2148" w:type="dxa"/>
            <w:gridSpan w:val="2"/>
            <w:tcBorders>
              <w:top w:val="nil"/>
              <w:left w:val="nil"/>
              <w:bottom w:val="single" w:sz="4" w:space="0" w:color="auto"/>
              <w:right w:val="single" w:sz="4" w:space="0" w:color="auto"/>
            </w:tcBorders>
          </w:tcPr>
          <w:p w14:paraId="4B80F0E4" w14:textId="77777777" w:rsidR="009E3F16" w:rsidRDefault="009E3F16">
            <w:pPr>
              <w:rPr>
                <w:lang w:eastAsia="sv-SE"/>
              </w:rPr>
            </w:pPr>
            <w:r>
              <w:rPr>
                <w:lang w:eastAsia="sv-SE"/>
              </w:rPr>
              <w:t>Publication to other parties</w:t>
            </w:r>
          </w:p>
        </w:tc>
        <w:tc>
          <w:tcPr>
            <w:tcW w:w="974" w:type="dxa"/>
            <w:tcBorders>
              <w:top w:val="nil"/>
              <w:left w:val="nil"/>
              <w:bottom w:val="single" w:sz="4" w:space="0" w:color="auto"/>
              <w:right w:val="single" w:sz="4" w:space="0" w:color="auto"/>
            </w:tcBorders>
          </w:tcPr>
          <w:p w14:paraId="2CA63BC9" w14:textId="77777777" w:rsidR="009E3F16" w:rsidRDefault="009E3F16">
            <w:pPr>
              <w:rPr>
                <w:lang w:eastAsia="sv-SE"/>
              </w:rPr>
            </w:pPr>
            <w:r>
              <w:rPr>
                <w:lang w:eastAsia="sv-SE"/>
              </w:rPr>
              <w:t>TCR</w:t>
            </w:r>
          </w:p>
        </w:tc>
        <w:tc>
          <w:tcPr>
            <w:tcW w:w="1361" w:type="dxa"/>
            <w:tcBorders>
              <w:top w:val="nil"/>
              <w:left w:val="nil"/>
              <w:bottom w:val="single" w:sz="4" w:space="0" w:color="auto"/>
              <w:right w:val="single" w:sz="4" w:space="0" w:color="auto"/>
            </w:tcBorders>
          </w:tcPr>
          <w:p w14:paraId="00506983" w14:textId="77777777" w:rsidR="009E3F16" w:rsidRDefault="009E3F16">
            <w:pPr>
              <w:rPr>
                <w:lang w:eastAsia="sv-SE"/>
              </w:rPr>
            </w:pPr>
            <w:r>
              <w:rPr>
                <w:lang w:eastAsia="sv-SE"/>
              </w:rPr>
              <w:t>New (0)</w:t>
            </w:r>
          </w:p>
        </w:tc>
        <w:tc>
          <w:tcPr>
            <w:tcW w:w="1492" w:type="dxa"/>
            <w:tcBorders>
              <w:top w:val="nil"/>
              <w:left w:val="nil"/>
              <w:bottom w:val="single" w:sz="4" w:space="0" w:color="auto"/>
              <w:right w:val="single" w:sz="4" w:space="0" w:color="auto"/>
            </w:tcBorders>
          </w:tcPr>
          <w:p w14:paraId="27EC71C0" w14:textId="77777777" w:rsidR="009E3F16" w:rsidRDefault="009E3F16">
            <w:pPr>
              <w:rPr>
                <w:lang w:eastAsia="sv-SE"/>
              </w:rPr>
            </w:pPr>
            <w:r>
              <w:rPr>
                <w:lang w:eastAsia="sv-SE"/>
              </w:rPr>
              <w:t>Submit (0)</w:t>
            </w:r>
          </w:p>
        </w:tc>
        <w:tc>
          <w:tcPr>
            <w:tcW w:w="1814" w:type="dxa"/>
            <w:gridSpan w:val="2"/>
            <w:tcBorders>
              <w:top w:val="nil"/>
              <w:left w:val="nil"/>
              <w:bottom w:val="single" w:sz="4" w:space="0" w:color="auto"/>
              <w:right w:val="single" w:sz="4" w:space="0" w:color="auto"/>
            </w:tcBorders>
          </w:tcPr>
          <w:p w14:paraId="34D49E35" w14:textId="77777777" w:rsidR="009E3F16" w:rsidRDefault="009E3F16">
            <w:pPr>
              <w:rPr>
                <w:lang w:eastAsia="sv-SE"/>
              </w:rPr>
            </w:pPr>
            <w:r>
              <w:rPr>
                <w:lang w:eastAsia="sv-SE"/>
              </w:rPr>
              <w:t>Trade Confirm (0)</w:t>
            </w:r>
          </w:p>
        </w:tc>
        <w:tc>
          <w:tcPr>
            <w:tcW w:w="996" w:type="dxa"/>
            <w:tcBorders>
              <w:top w:val="nil"/>
              <w:left w:val="nil"/>
              <w:bottom w:val="single" w:sz="4" w:space="0" w:color="auto"/>
              <w:right w:val="single" w:sz="4" w:space="0" w:color="auto"/>
            </w:tcBorders>
          </w:tcPr>
          <w:p w14:paraId="5BC615BE" w14:textId="77777777" w:rsidR="009E3F16" w:rsidRDefault="009E3F16">
            <w:pPr>
              <w:rPr>
                <w:lang w:eastAsia="sv-SE"/>
              </w:rPr>
            </w:pPr>
            <w:r>
              <w:rPr>
                <w:lang w:eastAsia="sv-SE"/>
              </w:rPr>
              <w:t>Filled</w:t>
            </w:r>
          </w:p>
        </w:tc>
        <w:tc>
          <w:tcPr>
            <w:tcW w:w="1384" w:type="dxa"/>
            <w:gridSpan w:val="2"/>
            <w:tcBorders>
              <w:top w:val="nil"/>
              <w:left w:val="nil"/>
              <w:bottom w:val="single" w:sz="4" w:space="0" w:color="auto"/>
              <w:right w:val="single" w:sz="4" w:space="0" w:color="auto"/>
            </w:tcBorders>
          </w:tcPr>
          <w:p w14:paraId="593D0698" w14:textId="77777777" w:rsidR="009E3F16" w:rsidRDefault="009E3F16">
            <w:pPr>
              <w:rPr>
                <w:lang w:eastAsia="sv-SE"/>
              </w:rPr>
            </w:pPr>
            <w:r>
              <w:rPr>
                <w:lang w:eastAsia="sv-SE"/>
              </w:rPr>
              <w:t>N/A</w:t>
            </w:r>
          </w:p>
        </w:tc>
        <w:tc>
          <w:tcPr>
            <w:tcW w:w="2902" w:type="dxa"/>
            <w:tcBorders>
              <w:top w:val="nil"/>
              <w:left w:val="nil"/>
              <w:bottom w:val="single" w:sz="4" w:space="0" w:color="auto"/>
              <w:right w:val="single" w:sz="4" w:space="0" w:color="auto"/>
            </w:tcBorders>
          </w:tcPr>
          <w:p w14:paraId="1532D6A1" w14:textId="77777777" w:rsidR="009E3F16" w:rsidRDefault="009E3F16">
            <w:pPr>
              <w:rPr>
                <w:lang w:eastAsia="sv-SE"/>
              </w:rPr>
            </w:pPr>
            <w:r>
              <w:rPr>
                <w:lang w:eastAsia="sv-SE"/>
              </w:rPr>
              <w:t>MatchStatus = 0 (Compared, matched or affirmed)</w:t>
            </w:r>
          </w:p>
        </w:tc>
      </w:tr>
    </w:tbl>
    <w:p w14:paraId="468FF99C" w14:textId="77777777" w:rsidR="009E3F16" w:rsidRDefault="009E3F16">
      <w:pPr>
        <w:pStyle w:val="Heading3"/>
        <w:rPr>
          <w:lang w:eastAsia="sv-SE"/>
        </w:rPr>
      </w:pPr>
      <w:bookmarkStart w:id="450" w:name="_Ref139787837"/>
    </w:p>
    <w:p w14:paraId="1C67A360" w14:textId="77777777" w:rsidR="009E3F16" w:rsidRDefault="009E3F16">
      <w:pPr>
        <w:pStyle w:val="Heading4"/>
        <w:rPr>
          <w:lang w:eastAsia="sv-SE"/>
        </w:rPr>
      </w:pPr>
      <w:bookmarkStart w:id="451" w:name="_Toc227925149"/>
      <w:r>
        <w:rPr>
          <w:lang w:eastAsia="sv-SE"/>
        </w:rPr>
        <w:t>Two-Party Report</w:t>
      </w:r>
      <w:bookmarkEnd w:id="448"/>
      <w:bookmarkEnd w:id="450"/>
      <w:bookmarkEnd w:id="451"/>
    </w:p>
    <w:tbl>
      <w:tblPr>
        <w:tblW w:w="13665" w:type="dxa"/>
        <w:tblInd w:w="55" w:type="dxa"/>
        <w:tblCellMar>
          <w:left w:w="70" w:type="dxa"/>
          <w:right w:w="70" w:type="dxa"/>
        </w:tblCellMar>
        <w:tblLook w:val="0000" w:firstRow="0" w:lastRow="0" w:firstColumn="0" w:lastColumn="0" w:noHBand="0" w:noVBand="0"/>
      </w:tblPr>
      <w:tblGrid>
        <w:gridCol w:w="594"/>
        <w:gridCol w:w="6"/>
        <w:gridCol w:w="2142"/>
        <w:gridCol w:w="974"/>
        <w:gridCol w:w="1362"/>
        <w:gridCol w:w="1556"/>
        <w:gridCol w:w="1750"/>
        <w:gridCol w:w="996"/>
        <w:gridCol w:w="1363"/>
        <w:gridCol w:w="2922"/>
        <w:tblGridChange w:id="452">
          <w:tblGrid>
            <w:gridCol w:w="93"/>
            <w:gridCol w:w="501"/>
            <w:gridCol w:w="6"/>
            <w:gridCol w:w="87"/>
            <w:gridCol w:w="6"/>
            <w:gridCol w:w="2142"/>
            <w:gridCol w:w="974"/>
            <w:gridCol w:w="1362"/>
            <w:gridCol w:w="1556"/>
            <w:gridCol w:w="1750"/>
            <w:gridCol w:w="996"/>
            <w:gridCol w:w="1363"/>
            <w:gridCol w:w="2829"/>
            <w:gridCol w:w="93"/>
          </w:tblGrid>
        </w:tblGridChange>
      </w:tblGrid>
      <w:tr w:rsidR="00C90C98" w14:paraId="7B0D4D92" w14:textId="77777777">
        <w:trPr>
          <w:trHeight w:val="510"/>
          <w:tblHeader/>
        </w:trPr>
        <w:tc>
          <w:tcPr>
            <w:tcW w:w="600" w:type="dxa"/>
            <w:gridSpan w:val="2"/>
            <w:tcBorders>
              <w:top w:val="single" w:sz="4" w:space="0" w:color="auto"/>
              <w:left w:val="single" w:sz="4" w:space="0" w:color="auto"/>
              <w:bottom w:val="single" w:sz="4" w:space="0" w:color="auto"/>
              <w:right w:val="single" w:sz="4" w:space="0" w:color="auto"/>
            </w:tcBorders>
            <w:vAlign w:val="bottom"/>
          </w:tcPr>
          <w:p w14:paraId="4EF35B36" w14:textId="77777777" w:rsidR="009E3F16" w:rsidRDefault="009E3F16">
            <w:pPr>
              <w:rPr>
                <w:b/>
                <w:bCs/>
                <w:lang w:eastAsia="sv-SE"/>
              </w:rPr>
            </w:pPr>
            <w:r>
              <w:rPr>
                <w:b/>
                <w:bCs/>
                <w:lang w:eastAsia="sv-SE"/>
              </w:rPr>
              <w:t> </w:t>
            </w:r>
          </w:p>
        </w:tc>
        <w:tc>
          <w:tcPr>
            <w:tcW w:w="2142" w:type="dxa"/>
            <w:tcBorders>
              <w:top w:val="single" w:sz="4" w:space="0" w:color="auto"/>
              <w:left w:val="nil"/>
              <w:bottom w:val="single" w:sz="4" w:space="0" w:color="auto"/>
              <w:right w:val="single" w:sz="4" w:space="0" w:color="auto"/>
            </w:tcBorders>
            <w:vAlign w:val="bottom"/>
          </w:tcPr>
          <w:p w14:paraId="68FF0F71" w14:textId="77777777" w:rsidR="009E3F16" w:rsidRDefault="009E3F16">
            <w:pPr>
              <w:rPr>
                <w:b/>
                <w:bCs/>
                <w:lang w:eastAsia="sv-SE"/>
              </w:rPr>
            </w:pPr>
            <w:r>
              <w:rPr>
                <w:b/>
                <w:bCs/>
                <w:lang w:eastAsia="sv-SE"/>
              </w:rPr>
              <w:t>Action</w:t>
            </w:r>
          </w:p>
        </w:tc>
        <w:tc>
          <w:tcPr>
            <w:tcW w:w="974" w:type="dxa"/>
            <w:tcBorders>
              <w:top w:val="single" w:sz="4" w:space="0" w:color="auto"/>
              <w:left w:val="nil"/>
              <w:bottom w:val="single" w:sz="4" w:space="0" w:color="auto"/>
              <w:right w:val="single" w:sz="4" w:space="0" w:color="auto"/>
            </w:tcBorders>
            <w:vAlign w:val="bottom"/>
          </w:tcPr>
          <w:p w14:paraId="1C004050" w14:textId="77777777" w:rsidR="009E3F16" w:rsidRDefault="009E3F16">
            <w:pPr>
              <w:rPr>
                <w:b/>
                <w:bCs/>
                <w:lang w:eastAsia="sv-SE"/>
              </w:rPr>
            </w:pPr>
            <w:r>
              <w:rPr>
                <w:b/>
                <w:bCs/>
                <w:lang w:eastAsia="sv-SE"/>
              </w:rPr>
              <w:t>Message</w:t>
            </w:r>
          </w:p>
        </w:tc>
        <w:tc>
          <w:tcPr>
            <w:tcW w:w="1362" w:type="dxa"/>
            <w:tcBorders>
              <w:top w:val="single" w:sz="4" w:space="0" w:color="auto"/>
              <w:left w:val="nil"/>
              <w:bottom w:val="single" w:sz="4" w:space="0" w:color="auto"/>
              <w:right w:val="single" w:sz="4" w:space="0" w:color="auto"/>
            </w:tcBorders>
            <w:vAlign w:val="bottom"/>
          </w:tcPr>
          <w:p w14:paraId="50B003DE" w14:textId="77777777" w:rsidR="009E3F16" w:rsidRDefault="009E3F16">
            <w:pPr>
              <w:rPr>
                <w:b/>
                <w:bCs/>
                <w:lang w:eastAsia="sv-SE"/>
              </w:rPr>
            </w:pPr>
            <w:r>
              <w:rPr>
                <w:b/>
                <w:bCs/>
                <w:lang w:eastAsia="sv-SE"/>
              </w:rPr>
              <w:t>Trade Report Trans Type</w:t>
            </w:r>
          </w:p>
        </w:tc>
        <w:tc>
          <w:tcPr>
            <w:tcW w:w="1556" w:type="dxa"/>
            <w:tcBorders>
              <w:top w:val="single" w:sz="4" w:space="0" w:color="auto"/>
              <w:left w:val="nil"/>
              <w:bottom w:val="single" w:sz="4" w:space="0" w:color="auto"/>
              <w:right w:val="single" w:sz="4" w:space="0" w:color="auto"/>
            </w:tcBorders>
            <w:vAlign w:val="bottom"/>
          </w:tcPr>
          <w:p w14:paraId="0B914E71" w14:textId="77777777" w:rsidR="009E3F16" w:rsidRDefault="009E3F16">
            <w:pPr>
              <w:rPr>
                <w:b/>
                <w:bCs/>
                <w:lang w:eastAsia="sv-SE"/>
              </w:rPr>
            </w:pPr>
            <w:r>
              <w:rPr>
                <w:b/>
                <w:bCs/>
                <w:lang w:eastAsia="sv-SE"/>
              </w:rPr>
              <w:t>Trade Report Type</w:t>
            </w:r>
          </w:p>
        </w:tc>
        <w:tc>
          <w:tcPr>
            <w:tcW w:w="1750" w:type="dxa"/>
            <w:tcBorders>
              <w:top w:val="single" w:sz="4" w:space="0" w:color="auto"/>
              <w:left w:val="nil"/>
              <w:bottom w:val="single" w:sz="4" w:space="0" w:color="auto"/>
              <w:right w:val="single" w:sz="4" w:space="0" w:color="auto"/>
            </w:tcBorders>
            <w:vAlign w:val="bottom"/>
          </w:tcPr>
          <w:p w14:paraId="607B0304" w14:textId="77777777" w:rsidR="009E3F16" w:rsidRDefault="009E3F16">
            <w:pPr>
              <w:rPr>
                <w:b/>
                <w:bCs/>
                <w:lang w:eastAsia="sv-SE"/>
              </w:rPr>
            </w:pPr>
            <w:r>
              <w:rPr>
                <w:b/>
                <w:bCs/>
                <w:lang w:eastAsia="sv-SE"/>
              </w:rPr>
              <w:t>Trade Handling Instr</w:t>
            </w:r>
          </w:p>
        </w:tc>
        <w:tc>
          <w:tcPr>
            <w:tcW w:w="996" w:type="dxa"/>
            <w:tcBorders>
              <w:top w:val="single" w:sz="4" w:space="0" w:color="auto"/>
              <w:left w:val="nil"/>
              <w:bottom w:val="single" w:sz="4" w:space="0" w:color="auto"/>
              <w:right w:val="single" w:sz="4" w:space="0" w:color="auto"/>
            </w:tcBorders>
            <w:vAlign w:val="bottom"/>
          </w:tcPr>
          <w:p w14:paraId="6A2F929B" w14:textId="77777777" w:rsidR="009E3F16" w:rsidRDefault="009E3F16">
            <w:pPr>
              <w:rPr>
                <w:b/>
                <w:bCs/>
                <w:lang w:eastAsia="sv-SE"/>
              </w:rPr>
            </w:pPr>
            <w:r>
              <w:rPr>
                <w:b/>
                <w:bCs/>
                <w:lang w:eastAsia="sv-SE"/>
              </w:rPr>
              <w:t>Trade ID</w:t>
            </w:r>
          </w:p>
        </w:tc>
        <w:tc>
          <w:tcPr>
            <w:tcW w:w="1363" w:type="dxa"/>
            <w:tcBorders>
              <w:top w:val="single" w:sz="4" w:space="0" w:color="auto"/>
              <w:left w:val="nil"/>
              <w:bottom w:val="single" w:sz="4" w:space="0" w:color="auto"/>
              <w:right w:val="single" w:sz="4" w:space="0" w:color="auto"/>
            </w:tcBorders>
            <w:vAlign w:val="bottom"/>
          </w:tcPr>
          <w:p w14:paraId="3E184290" w14:textId="77777777" w:rsidR="009E3F16" w:rsidRDefault="009E3F16">
            <w:pPr>
              <w:rPr>
                <w:b/>
                <w:bCs/>
                <w:lang w:eastAsia="sv-SE"/>
              </w:rPr>
            </w:pPr>
            <w:r>
              <w:rPr>
                <w:b/>
                <w:bCs/>
                <w:lang w:eastAsia="sv-SE"/>
              </w:rPr>
              <w:t>Trade ReportID (Trade Report Ref ID)</w:t>
            </w:r>
          </w:p>
        </w:tc>
        <w:tc>
          <w:tcPr>
            <w:tcW w:w="2922" w:type="dxa"/>
            <w:tcBorders>
              <w:top w:val="single" w:sz="4" w:space="0" w:color="auto"/>
              <w:left w:val="nil"/>
              <w:bottom w:val="single" w:sz="4" w:space="0" w:color="auto"/>
              <w:right w:val="single" w:sz="4" w:space="0" w:color="auto"/>
            </w:tcBorders>
            <w:vAlign w:val="bottom"/>
          </w:tcPr>
          <w:p w14:paraId="43BE6AA0" w14:textId="77777777" w:rsidR="009E3F16" w:rsidRDefault="009E3F16">
            <w:pPr>
              <w:rPr>
                <w:b/>
                <w:bCs/>
                <w:lang w:eastAsia="sv-SE"/>
              </w:rPr>
            </w:pPr>
            <w:r>
              <w:rPr>
                <w:b/>
                <w:bCs/>
                <w:lang w:eastAsia="sv-SE"/>
              </w:rPr>
              <w:t>Comment</w:t>
            </w:r>
          </w:p>
        </w:tc>
      </w:tr>
      <w:tr w:rsidR="009E3F16" w14:paraId="25D08A75" w14:textId="77777777">
        <w:tblPrEx>
          <w:tblW w:w="13665" w:type="dxa"/>
          <w:tblInd w:w="55" w:type="dxa"/>
          <w:tblCellMar>
            <w:left w:w="70" w:type="dxa"/>
            <w:right w:w="70" w:type="dxa"/>
          </w:tblCellMar>
          <w:tblLook w:val="0000" w:firstRow="0" w:lastRow="0" w:firstColumn="0" w:lastColumn="0" w:noHBand="0" w:noVBand="0"/>
          <w:tblPrExChange w:id="453"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54" w:author="Administrator" w:date="2011-08-18T10:53:00Z">
            <w:trPr>
              <w:gridAfter w:val="0"/>
              <w:trHeight w:val="510"/>
            </w:trPr>
          </w:trPrChange>
        </w:trPr>
        <w:tc>
          <w:tcPr>
            <w:tcW w:w="600" w:type="dxa"/>
            <w:gridSpan w:val="2"/>
            <w:tcBorders>
              <w:top w:val="dashed" w:sz="4" w:space="0" w:color="969696"/>
              <w:left w:val="single" w:sz="4" w:space="0" w:color="auto"/>
              <w:bottom w:val="dashed" w:sz="4" w:space="0" w:color="969696"/>
              <w:right w:val="single" w:sz="4" w:space="0" w:color="auto"/>
            </w:tcBorders>
            <w:tcPrChange w:id="455" w:author="Administrator" w:date="2011-08-18T10:53:00Z">
              <w:tcPr>
                <w:tcW w:w="600" w:type="dxa"/>
                <w:gridSpan w:val="3"/>
                <w:tcBorders>
                  <w:top w:val="dashed" w:sz="4" w:space="0" w:color="969696"/>
                  <w:left w:val="single" w:sz="4" w:space="0" w:color="auto"/>
                  <w:bottom w:val="dashed" w:sz="4" w:space="0" w:color="969696"/>
                  <w:right w:val="single" w:sz="4" w:space="0" w:color="auto"/>
                </w:tcBorders>
                <w:shd w:val="clear" w:color="auto" w:fill="auto"/>
              </w:tcPr>
            </w:tcPrChange>
          </w:tcPr>
          <w:p w14:paraId="4865C4E3" w14:textId="77777777" w:rsidR="009E3F16" w:rsidRDefault="009E3F16">
            <w:pPr>
              <w:rPr>
                <w:b/>
                <w:bCs/>
                <w:lang w:eastAsia="sv-SE"/>
              </w:rPr>
            </w:pPr>
            <w:r>
              <w:rPr>
                <w:b/>
                <w:bCs/>
                <w:lang w:eastAsia="sv-SE"/>
              </w:rPr>
              <w:t>1</w:t>
            </w:r>
          </w:p>
        </w:tc>
        <w:tc>
          <w:tcPr>
            <w:tcW w:w="13065" w:type="dxa"/>
            <w:gridSpan w:val="8"/>
            <w:tcBorders>
              <w:top w:val="dashed" w:sz="4" w:space="0" w:color="969696"/>
              <w:left w:val="nil"/>
              <w:bottom w:val="dashed" w:sz="4" w:space="0" w:color="969696"/>
              <w:right w:val="single" w:sz="4" w:space="0" w:color="auto"/>
            </w:tcBorders>
            <w:tcPrChange w:id="456" w:author="Administrator" w:date="2011-08-18T10:53:00Z">
              <w:tcPr>
                <w:tcW w:w="13065" w:type="dxa"/>
                <w:gridSpan w:val="10"/>
                <w:tcBorders>
                  <w:top w:val="dashed" w:sz="4" w:space="0" w:color="969696"/>
                  <w:left w:val="nil"/>
                  <w:bottom w:val="dashed" w:sz="4" w:space="0" w:color="969696"/>
                  <w:right w:val="single" w:sz="4" w:space="0" w:color="auto"/>
                </w:tcBorders>
                <w:shd w:val="clear" w:color="auto" w:fill="auto"/>
              </w:tcPr>
            </w:tcPrChange>
          </w:tcPr>
          <w:p w14:paraId="033F1335" w14:textId="77777777" w:rsidR="009E3F16" w:rsidRDefault="009E3F16">
            <w:pPr>
              <w:rPr>
                <w:b/>
                <w:bCs/>
                <w:lang w:eastAsia="sv-SE"/>
              </w:rPr>
            </w:pPr>
            <w:r>
              <w:rPr>
                <w:b/>
                <w:bCs/>
                <w:lang w:eastAsia="sv-SE"/>
              </w:rPr>
              <w:t>Actor requests (main flow from actor to marketplace):</w:t>
            </w:r>
          </w:p>
        </w:tc>
      </w:tr>
      <w:tr w:rsidR="00C90C98" w14:paraId="566E2FD3" w14:textId="77777777">
        <w:trPr>
          <w:trHeight w:val="255"/>
        </w:trPr>
        <w:tc>
          <w:tcPr>
            <w:tcW w:w="600" w:type="dxa"/>
            <w:gridSpan w:val="2"/>
            <w:tcBorders>
              <w:top w:val="nil"/>
              <w:left w:val="single" w:sz="4" w:space="0" w:color="auto"/>
              <w:bottom w:val="dashed" w:sz="4" w:space="0" w:color="969696"/>
              <w:right w:val="single" w:sz="4" w:space="0" w:color="auto"/>
            </w:tcBorders>
          </w:tcPr>
          <w:p w14:paraId="4C5C78CE" w14:textId="77777777" w:rsidR="009E3F16" w:rsidRDefault="009E3F16">
            <w:pPr>
              <w:rPr>
                <w:lang w:eastAsia="sv-SE"/>
              </w:rPr>
            </w:pPr>
            <w:r>
              <w:rPr>
                <w:lang w:eastAsia="sv-SE"/>
              </w:rPr>
              <w:t>1.1</w:t>
            </w:r>
          </w:p>
        </w:tc>
        <w:tc>
          <w:tcPr>
            <w:tcW w:w="2142" w:type="dxa"/>
            <w:tcBorders>
              <w:top w:val="nil"/>
              <w:left w:val="nil"/>
              <w:bottom w:val="dashed" w:sz="4" w:space="0" w:color="969696"/>
              <w:right w:val="single" w:sz="4" w:space="0" w:color="auto"/>
            </w:tcBorders>
          </w:tcPr>
          <w:p w14:paraId="12936090" w14:textId="77777777" w:rsidR="009E3F16" w:rsidRDefault="009E3F16">
            <w:pPr>
              <w:rPr>
                <w:lang w:eastAsia="sv-SE"/>
              </w:rPr>
            </w:pPr>
            <w:r>
              <w:rPr>
                <w:lang w:eastAsia="sv-SE"/>
              </w:rPr>
              <w:t>Enter new report</w:t>
            </w:r>
          </w:p>
        </w:tc>
        <w:tc>
          <w:tcPr>
            <w:tcW w:w="974" w:type="dxa"/>
            <w:tcBorders>
              <w:top w:val="nil"/>
              <w:left w:val="nil"/>
              <w:bottom w:val="dashed" w:sz="4" w:space="0" w:color="969696"/>
              <w:right w:val="single" w:sz="4" w:space="0" w:color="auto"/>
            </w:tcBorders>
          </w:tcPr>
          <w:p w14:paraId="3AEC331A" w14:textId="77777777" w:rsidR="009E3F16" w:rsidRDefault="009E3F16">
            <w:pPr>
              <w:rPr>
                <w:lang w:eastAsia="sv-SE"/>
              </w:rPr>
            </w:pPr>
            <w:r>
              <w:rPr>
                <w:lang w:eastAsia="sv-SE"/>
              </w:rPr>
              <w:t>TCR</w:t>
            </w:r>
          </w:p>
        </w:tc>
        <w:tc>
          <w:tcPr>
            <w:tcW w:w="1362" w:type="dxa"/>
            <w:tcBorders>
              <w:top w:val="nil"/>
              <w:left w:val="nil"/>
              <w:bottom w:val="dashed" w:sz="4" w:space="0" w:color="969696"/>
              <w:right w:val="single" w:sz="4" w:space="0" w:color="auto"/>
            </w:tcBorders>
          </w:tcPr>
          <w:p w14:paraId="12714E88" w14:textId="77777777" w:rsidR="009E3F16" w:rsidRDefault="009E3F16">
            <w:pPr>
              <w:rPr>
                <w:lang w:eastAsia="sv-SE"/>
              </w:rPr>
            </w:pPr>
            <w:r>
              <w:rPr>
                <w:lang w:eastAsia="sv-SE"/>
              </w:rPr>
              <w:t>New (0)</w:t>
            </w:r>
          </w:p>
        </w:tc>
        <w:tc>
          <w:tcPr>
            <w:tcW w:w="1556" w:type="dxa"/>
            <w:tcBorders>
              <w:top w:val="nil"/>
              <w:left w:val="nil"/>
              <w:bottom w:val="dashed" w:sz="4" w:space="0" w:color="969696"/>
              <w:right w:val="single" w:sz="4" w:space="0" w:color="auto"/>
            </w:tcBorders>
          </w:tcPr>
          <w:p w14:paraId="1FDE61F8" w14:textId="77777777" w:rsidR="009E3F16" w:rsidRDefault="009E3F16">
            <w:pPr>
              <w:rPr>
                <w:lang w:eastAsia="sv-SE"/>
              </w:rPr>
            </w:pPr>
            <w:r>
              <w:rPr>
                <w:lang w:eastAsia="sv-SE"/>
              </w:rPr>
              <w:t>Submit (0)</w:t>
            </w:r>
          </w:p>
        </w:tc>
        <w:tc>
          <w:tcPr>
            <w:tcW w:w="1750" w:type="dxa"/>
            <w:tcBorders>
              <w:top w:val="nil"/>
              <w:left w:val="nil"/>
              <w:bottom w:val="dashed" w:sz="4" w:space="0" w:color="969696"/>
              <w:right w:val="single" w:sz="4" w:space="0" w:color="auto"/>
            </w:tcBorders>
          </w:tcPr>
          <w:p w14:paraId="3161212A" w14:textId="77777777" w:rsidR="009E3F16" w:rsidRDefault="009E3F16">
            <w:pPr>
              <w:rPr>
                <w:lang w:eastAsia="sv-SE"/>
              </w:rPr>
            </w:pPr>
            <w:r>
              <w:rPr>
                <w:lang w:eastAsia="sv-SE"/>
              </w:rPr>
              <w:t>Two-Party Report (1)</w:t>
            </w:r>
          </w:p>
        </w:tc>
        <w:tc>
          <w:tcPr>
            <w:tcW w:w="996" w:type="dxa"/>
            <w:tcBorders>
              <w:top w:val="nil"/>
              <w:left w:val="nil"/>
              <w:bottom w:val="dashed" w:sz="4" w:space="0" w:color="969696"/>
              <w:right w:val="single" w:sz="4" w:space="0" w:color="auto"/>
            </w:tcBorders>
          </w:tcPr>
          <w:p w14:paraId="76421954" w14:textId="77777777" w:rsidR="009E3F16" w:rsidRDefault="009E3F16">
            <w:pPr>
              <w:rPr>
                <w:lang w:eastAsia="sv-SE"/>
              </w:rPr>
            </w:pPr>
            <w:r>
              <w:rPr>
                <w:lang w:eastAsia="sv-SE"/>
              </w:rPr>
              <w:t>N/A</w:t>
            </w:r>
          </w:p>
        </w:tc>
        <w:tc>
          <w:tcPr>
            <w:tcW w:w="1363" w:type="dxa"/>
            <w:tcBorders>
              <w:top w:val="nil"/>
              <w:left w:val="nil"/>
              <w:bottom w:val="dashed" w:sz="4" w:space="0" w:color="969696"/>
              <w:right w:val="single" w:sz="4" w:space="0" w:color="auto"/>
            </w:tcBorders>
          </w:tcPr>
          <w:p w14:paraId="60D299E2" w14:textId="77777777" w:rsidR="009E3F16" w:rsidRDefault="009E3F16">
            <w:pPr>
              <w:rPr>
                <w:lang w:eastAsia="sv-SE"/>
              </w:rPr>
            </w:pPr>
            <w:r>
              <w:rPr>
                <w:lang w:eastAsia="sv-SE"/>
              </w:rPr>
              <w:t>New</w:t>
            </w:r>
          </w:p>
          <w:p w14:paraId="0A666260" w14:textId="77777777" w:rsidR="009E3F16" w:rsidRDefault="009E3F16">
            <w:pPr>
              <w:rPr>
                <w:lang w:eastAsia="sv-SE"/>
              </w:rPr>
            </w:pPr>
            <w:r>
              <w:rPr>
                <w:lang w:eastAsia="sv-SE"/>
              </w:rPr>
              <w:t>(N/A)</w:t>
            </w:r>
          </w:p>
        </w:tc>
        <w:tc>
          <w:tcPr>
            <w:tcW w:w="2922" w:type="dxa"/>
            <w:tcBorders>
              <w:top w:val="nil"/>
              <w:left w:val="nil"/>
              <w:bottom w:val="dashed" w:sz="4" w:space="0" w:color="969696"/>
              <w:right w:val="single" w:sz="4" w:space="0" w:color="auto"/>
            </w:tcBorders>
          </w:tcPr>
          <w:p w14:paraId="14D8A63D" w14:textId="77777777" w:rsidR="009E3F16" w:rsidRDefault="009E3F16">
            <w:pPr>
              <w:rPr>
                <w:lang w:eastAsia="sv-SE"/>
              </w:rPr>
            </w:pPr>
            <w:r>
              <w:rPr>
                <w:lang w:eastAsia="sv-SE"/>
              </w:rPr>
              <w:t> </w:t>
            </w:r>
          </w:p>
        </w:tc>
      </w:tr>
      <w:tr w:rsidR="00C90C98" w14:paraId="39437EE0" w14:textId="77777777">
        <w:trPr>
          <w:trHeight w:val="255"/>
        </w:trPr>
        <w:tc>
          <w:tcPr>
            <w:tcW w:w="600" w:type="dxa"/>
            <w:gridSpan w:val="2"/>
            <w:tcBorders>
              <w:top w:val="nil"/>
              <w:left w:val="single" w:sz="4" w:space="0" w:color="auto"/>
              <w:bottom w:val="dashed" w:sz="4" w:space="0" w:color="969696"/>
              <w:right w:val="single" w:sz="4" w:space="0" w:color="auto"/>
            </w:tcBorders>
          </w:tcPr>
          <w:p w14:paraId="5C2D9E4C" w14:textId="77777777" w:rsidR="009E3F16" w:rsidRDefault="009E3F16">
            <w:pPr>
              <w:rPr>
                <w:color w:val="C0C0C0"/>
                <w:lang w:eastAsia="sv-SE"/>
              </w:rPr>
            </w:pPr>
            <w:r>
              <w:rPr>
                <w:color w:val="C0C0C0"/>
                <w:lang w:eastAsia="sv-SE"/>
              </w:rPr>
              <w:t>1.2</w:t>
            </w:r>
          </w:p>
        </w:tc>
        <w:tc>
          <w:tcPr>
            <w:tcW w:w="2142" w:type="dxa"/>
            <w:tcBorders>
              <w:top w:val="nil"/>
              <w:left w:val="nil"/>
              <w:bottom w:val="dashed" w:sz="4" w:space="0" w:color="969696"/>
              <w:right w:val="single" w:sz="4" w:space="0" w:color="auto"/>
            </w:tcBorders>
          </w:tcPr>
          <w:p w14:paraId="5D1EB1FC" w14:textId="77777777" w:rsidR="009E3F16" w:rsidRDefault="009E3F16">
            <w:pPr>
              <w:rPr>
                <w:color w:val="C0C0C0"/>
                <w:lang w:eastAsia="sv-SE"/>
              </w:rPr>
            </w:pPr>
            <w:r>
              <w:rPr>
                <w:color w:val="C0C0C0"/>
                <w:lang w:eastAsia="sv-SE"/>
              </w:rPr>
              <w:t>Update earlier report</w:t>
            </w:r>
          </w:p>
        </w:tc>
        <w:tc>
          <w:tcPr>
            <w:tcW w:w="974" w:type="dxa"/>
            <w:tcBorders>
              <w:top w:val="nil"/>
              <w:left w:val="nil"/>
              <w:bottom w:val="dashed" w:sz="4" w:space="0" w:color="969696"/>
              <w:right w:val="single" w:sz="4" w:space="0" w:color="auto"/>
            </w:tcBorders>
          </w:tcPr>
          <w:p w14:paraId="7D9EEB5B" w14:textId="77777777" w:rsidR="009E3F16" w:rsidRDefault="009E3F16">
            <w:pPr>
              <w:rPr>
                <w:color w:val="C0C0C0"/>
                <w:lang w:eastAsia="sv-SE"/>
              </w:rPr>
            </w:pPr>
            <w:r>
              <w:rPr>
                <w:color w:val="C0C0C0"/>
                <w:lang w:eastAsia="sv-SE"/>
              </w:rPr>
              <w:t>TCR</w:t>
            </w:r>
          </w:p>
        </w:tc>
        <w:tc>
          <w:tcPr>
            <w:tcW w:w="1362" w:type="dxa"/>
            <w:tcBorders>
              <w:top w:val="nil"/>
              <w:left w:val="nil"/>
              <w:bottom w:val="dashed" w:sz="4" w:space="0" w:color="969696"/>
              <w:right w:val="single" w:sz="4" w:space="0" w:color="auto"/>
            </w:tcBorders>
          </w:tcPr>
          <w:p w14:paraId="54B807F4" w14:textId="77777777" w:rsidR="009E3F16" w:rsidRDefault="009E3F16">
            <w:pPr>
              <w:rPr>
                <w:color w:val="C0C0C0"/>
                <w:lang w:eastAsia="sv-SE"/>
              </w:rPr>
            </w:pPr>
            <w:r>
              <w:rPr>
                <w:color w:val="C0C0C0"/>
                <w:lang w:eastAsia="sv-SE"/>
              </w:rPr>
              <w:t>Replace (2)</w:t>
            </w:r>
          </w:p>
        </w:tc>
        <w:tc>
          <w:tcPr>
            <w:tcW w:w="1556" w:type="dxa"/>
            <w:tcBorders>
              <w:top w:val="nil"/>
              <w:left w:val="nil"/>
              <w:bottom w:val="dashed" w:sz="4" w:space="0" w:color="969696"/>
              <w:right w:val="single" w:sz="4" w:space="0" w:color="auto"/>
            </w:tcBorders>
          </w:tcPr>
          <w:p w14:paraId="33160C42" w14:textId="77777777" w:rsidR="009E3F16" w:rsidRDefault="009E3F16">
            <w:pPr>
              <w:rPr>
                <w:color w:val="C0C0C0"/>
                <w:lang w:eastAsia="sv-SE"/>
              </w:rPr>
            </w:pPr>
            <w:r>
              <w:rPr>
                <w:color w:val="C0C0C0"/>
                <w:lang w:eastAsia="sv-SE"/>
              </w:rPr>
              <w:t>Submit (0)</w:t>
            </w:r>
          </w:p>
        </w:tc>
        <w:tc>
          <w:tcPr>
            <w:tcW w:w="1750" w:type="dxa"/>
            <w:tcBorders>
              <w:top w:val="nil"/>
              <w:left w:val="nil"/>
              <w:bottom w:val="dashed" w:sz="4" w:space="0" w:color="969696"/>
              <w:right w:val="single" w:sz="4" w:space="0" w:color="auto"/>
            </w:tcBorders>
          </w:tcPr>
          <w:p w14:paraId="6FE11A0A" w14:textId="77777777" w:rsidR="009E3F16" w:rsidRDefault="009E3F16">
            <w:pPr>
              <w:rPr>
                <w:color w:val="C0C0C0"/>
                <w:lang w:eastAsia="sv-SE"/>
              </w:rPr>
            </w:pPr>
            <w:r>
              <w:rPr>
                <w:color w:val="C0C0C0"/>
                <w:lang w:eastAsia="sv-SE"/>
              </w:rPr>
              <w:t>Two-Party Report (1)</w:t>
            </w:r>
          </w:p>
        </w:tc>
        <w:tc>
          <w:tcPr>
            <w:tcW w:w="996" w:type="dxa"/>
            <w:tcBorders>
              <w:top w:val="nil"/>
              <w:left w:val="nil"/>
              <w:bottom w:val="dashed" w:sz="4" w:space="0" w:color="969696"/>
              <w:right w:val="single" w:sz="4" w:space="0" w:color="auto"/>
            </w:tcBorders>
          </w:tcPr>
          <w:p w14:paraId="29B0D836" w14:textId="77777777" w:rsidR="009E3F16" w:rsidRDefault="009E3F16">
            <w:pPr>
              <w:rPr>
                <w:color w:val="C0C0C0"/>
                <w:lang w:eastAsia="sv-SE"/>
              </w:rPr>
            </w:pPr>
            <w:r>
              <w:rPr>
                <w:color w:val="C0C0C0"/>
                <w:lang w:eastAsia="sv-SE"/>
              </w:rPr>
              <w:t>Optionally filled</w:t>
            </w:r>
          </w:p>
        </w:tc>
        <w:tc>
          <w:tcPr>
            <w:tcW w:w="1363" w:type="dxa"/>
            <w:tcBorders>
              <w:top w:val="nil"/>
              <w:left w:val="nil"/>
              <w:bottom w:val="dashed" w:sz="4" w:space="0" w:color="969696"/>
              <w:right w:val="single" w:sz="4" w:space="0" w:color="auto"/>
            </w:tcBorders>
          </w:tcPr>
          <w:p w14:paraId="00635CB9" w14:textId="77777777" w:rsidR="009E3F16" w:rsidRDefault="009E3F16">
            <w:pPr>
              <w:rPr>
                <w:color w:val="C0C0C0"/>
                <w:lang w:eastAsia="sv-SE"/>
              </w:rPr>
            </w:pPr>
            <w:r>
              <w:rPr>
                <w:color w:val="C0C0C0"/>
                <w:lang w:eastAsia="sv-SE"/>
              </w:rPr>
              <w:t>New</w:t>
            </w:r>
          </w:p>
          <w:p w14:paraId="7EE8D528" w14:textId="77777777" w:rsidR="009E3F16" w:rsidRDefault="009E3F16">
            <w:pPr>
              <w:rPr>
                <w:color w:val="C0C0C0"/>
                <w:lang w:eastAsia="sv-SE"/>
              </w:rPr>
            </w:pPr>
            <w:r>
              <w:rPr>
                <w:color w:val="C0C0C0"/>
                <w:lang w:eastAsia="sv-SE"/>
              </w:rPr>
              <w:t>(Initiator’s previous)</w:t>
            </w:r>
          </w:p>
        </w:tc>
        <w:tc>
          <w:tcPr>
            <w:tcW w:w="2922" w:type="dxa"/>
            <w:tcBorders>
              <w:top w:val="nil"/>
              <w:left w:val="nil"/>
              <w:bottom w:val="dashed" w:sz="4" w:space="0" w:color="969696"/>
              <w:right w:val="single" w:sz="4" w:space="0" w:color="auto"/>
            </w:tcBorders>
          </w:tcPr>
          <w:p w14:paraId="45466953" w14:textId="77777777" w:rsidR="009E3F16" w:rsidRDefault="009E3F16">
            <w:pPr>
              <w:rPr>
                <w:color w:val="C0C0C0"/>
                <w:lang w:eastAsia="sv-SE"/>
              </w:rPr>
            </w:pPr>
            <w:r>
              <w:rPr>
                <w:color w:val="C0C0C0"/>
                <w:lang w:eastAsia="sv-SE"/>
              </w:rPr>
              <w:t> </w:t>
            </w:r>
          </w:p>
        </w:tc>
      </w:tr>
      <w:tr w:rsidR="00C90C98" w14:paraId="70FC1544" w14:textId="77777777">
        <w:trPr>
          <w:trHeight w:val="255"/>
        </w:trPr>
        <w:tc>
          <w:tcPr>
            <w:tcW w:w="600" w:type="dxa"/>
            <w:gridSpan w:val="2"/>
            <w:tcBorders>
              <w:top w:val="nil"/>
              <w:left w:val="single" w:sz="4" w:space="0" w:color="auto"/>
              <w:bottom w:val="dashed" w:sz="4" w:space="0" w:color="969696"/>
              <w:right w:val="single" w:sz="4" w:space="0" w:color="auto"/>
            </w:tcBorders>
          </w:tcPr>
          <w:p w14:paraId="6D673C87" w14:textId="77777777" w:rsidR="009E3F16" w:rsidRDefault="009E3F16">
            <w:pPr>
              <w:rPr>
                <w:lang w:eastAsia="sv-SE"/>
              </w:rPr>
            </w:pPr>
            <w:r>
              <w:rPr>
                <w:lang w:eastAsia="sv-SE"/>
              </w:rPr>
              <w:t>1.3</w:t>
            </w:r>
          </w:p>
        </w:tc>
        <w:tc>
          <w:tcPr>
            <w:tcW w:w="2142" w:type="dxa"/>
            <w:tcBorders>
              <w:top w:val="nil"/>
              <w:left w:val="nil"/>
              <w:bottom w:val="dashed" w:sz="4" w:space="0" w:color="969696"/>
              <w:right w:val="single" w:sz="4" w:space="0" w:color="auto"/>
            </w:tcBorders>
          </w:tcPr>
          <w:p w14:paraId="2C89E920" w14:textId="77777777" w:rsidR="009E3F16" w:rsidRDefault="009E3F16">
            <w:pPr>
              <w:rPr>
                <w:lang w:eastAsia="sv-SE"/>
              </w:rPr>
            </w:pPr>
            <w:r>
              <w:rPr>
                <w:lang w:eastAsia="sv-SE"/>
              </w:rPr>
              <w:t>Cancel earlier report</w:t>
            </w:r>
          </w:p>
        </w:tc>
        <w:tc>
          <w:tcPr>
            <w:tcW w:w="974" w:type="dxa"/>
            <w:tcBorders>
              <w:top w:val="nil"/>
              <w:left w:val="nil"/>
              <w:bottom w:val="dashed" w:sz="4" w:space="0" w:color="969696"/>
              <w:right w:val="single" w:sz="4" w:space="0" w:color="auto"/>
            </w:tcBorders>
          </w:tcPr>
          <w:p w14:paraId="41C1419F" w14:textId="77777777" w:rsidR="009E3F16" w:rsidRDefault="009E3F16">
            <w:pPr>
              <w:rPr>
                <w:lang w:eastAsia="sv-SE"/>
              </w:rPr>
            </w:pPr>
            <w:r>
              <w:rPr>
                <w:lang w:eastAsia="sv-SE"/>
              </w:rPr>
              <w:t>TCR</w:t>
            </w:r>
          </w:p>
        </w:tc>
        <w:tc>
          <w:tcPr>
            <w:tcW w:w="1362" w:type="dxa"/>
            <w:tcBorders>
              <w:top w:val="nil"/>
              <w:left w:val="nil"/>
              <w:bottom w:val="dashed" w:sz="4" w:space="0" w:color="969696"/>
              <w:right w:val="single" w:sz="4" w:space="0" w:color="auto"/>
            </w:tcBorders>
          </w:tcPr>
          <w:p w14:paraId="2DFF582A" w14:textId="77777777" w:rsidR="009E3F16" w:rsidRDefault="009E3F16">
            <w:pPr>
              <w:rPr>
                <w:lang w:eastAsia="sv-SE"/>
              </w:rPr>
            </w:pPr>
            <w:r>
              <w:rPr>
                <w:lang w:eastAsia="sv-SE"/>
              </w:rPr>
              <w:t>Cancel (1)</w:t>
            </w:r>
          </w:p>
        </w:tc>
        <w:tc>
          <w:tcPr>
            <w:tcW w:w="1556" w:type="dxa"/>
            <w:tcBorders>
              <w:top w:val="nil"/>
              <w:left w:val="nil"/>
              <w:bottom w:val="dashed" w:sz="4" w:space="0" w:color="969696"/>
              <w:right w:val="single" w:sz="4" w:space="0" w:color="auto"/>
            </w:tcBorders>
          </w:tcPr>
          <w:p w14:paraId="37E61036" w14:textId="77777777" w:rsidR="009E3F16" w:rsidRDefault="009E3F16">
            <w:pPr>
              <w:rPr>
                <w:lang w:eastAsia="sv-SE"/>
              </w:rPr>
            </w:pPr>
            <w:r>
              <w:rPr>
                <w:lang w:eastAsia="sv-SE"/>
              </w:rPr>
              <w:t>Submit (0)</w:t>
            </w:r>
          </w:p>
        </w:tc>
        <w:tc>
          <w:tcPr>
            <w:tcW w:w="1750" w:type="dxa"/>
            <w:tcBorders>
              <w:top w:val="nil"/>
              <w:left w:val="nil"/>
              <w:bottom w:val="dashed" w:sz="4" w:space="0" w:color="969696"/>
              <w:right w:val="single" w:sz="4" w:space="0" w:color="auto"/>
            </w:tcBorders>
          </w:tcPr>
          <w:p w14:paraId="1008B000" w14:textId="77777777" w:rsidR="009E3F16" w:rsidRDefault="009E3F16">
            <w:pPr>
              <w:rPr>
                <w:lang w:eastAsia="sv-SE"/>
              </w:rPr>
            </w:pPr>
            <w:r>
              <w:rPr>
                <w:lang w:eastAsia="sv-SE"/>
              </w:rPr>
              <w:t>Two-Party Report (1)</w:t>
            </w:r>
          </w:p>
        </w:tc>
        <w:tc>
          <w:tcPr>
            <w:tcW w:w="996" w:type="dxa"/>
            <w:tcBorders>
              <w:top w:val="nil"/>
              <w:left w:val="nil"/>
              <w:bottom w:val="dashed" w:sz="4" w:space="0" w:color="969696"/>
              <w:right w:val="single" w:sz="4" w:space="0" w:color="auto"/>
            </w:tcBorders>
          </w:tcPr>
          <w:p w14:paraId="3854B54F" w14:textId="77777777" w:rsidR="009E3F16" w:rsidRDefault="009E3F16">
            <w:pPr>
              <w:rPr>
                <w:lang w:eastAsia="sv-SE"/>
              </w:rPr>
            </w:pPr>
            <w:r>
              <w:rPr>
                <w:lang w:eastAsia="sv-SE"/>
              </w:rPr>
              <w:t>Optionally filled</w:t>
            </w:r>
          </w:p>
        </w:tc>
        <w:tc>
          <w:tcPr>
            <w:tcW w:w="1363" w:type="dxa"/>
            <w:tcBorders>
              <w:top w:val="nil"/>
              <w:left w:val="nil"/>
              <w:bottom w:val="dashed" w:sz="4" w:space="0" w:color="969696"/>
              <w:right w:val="single" w:sz="4" w:space="0" w:color="auto"/>
            </w:tcBorders>
          </w:tcPr>
          <w:p w14:paraId="24BC7237" w14:textId="77777777" w:rsidR="009E3F16" w:rsidRDefault="009E3F16">
            <w:pPr>
              <w:rPr>
                <w:lang w:eastAsia="sv-SE"/>
              </w:rPr>
            </w:pPr>
            <w:r>
              <w:rPr>
                <w:lang w:eastAsia="sv-SE"/>
              </w:rPr>
              <w:t>New</w:t>
            </w:r>
          </w:p>
          <w:p w14:paraId="6C766BA3" w14:textId="77777777" w:rsidR="009E3F16" w:rsidRDefault="009E3F16">
            <w:pPr>
              <w:rPr>
                <w:lang w:eastAsia="sv-SE"/>
              </w:rPr>
            </w:pPr>
            <w:r>
              <w:rPr>
                <w:lang w:eastAsia="sv-SE"/>
              </w:rPr>
              <w:t>(Initiator’s previous)</w:t>
            </w:r>
          </w:p>
        </w:tc>
        <w:tc>
          <w:tcPr>
            <w:tcW w:w="2922" w:type="dxa"/>
            <w:tcBorders>
              <w:top w:val="nil"/>
              <w:left w:val="nil"/>
              <w:bottom w:val="dashed" w:sz="4" w:space="0" w:color="969696"/>
              <w:right w:val="single" w:sz="4" w:space="0" w:color="auto"/>
            </w:tcBorders>
          </w:tcPr>
          <w:p w14:paraId="160C4D3F" w14:textId="77777777" w:rsidR="009E3F16" w:rsidRDefault="009E3F16">
            <w:pPr>
              <w:rPr>
                <w:lang w:eastAsia="sv-SE"/>
              </w:rPr>
            </w:pPr>
            <w:r>
              <w:rPr>
                <w:lang w:eastAsia="sv-SE"/>
              </w:rPr>
              <w:t>Cancel request may be submitted using TradeID if provided by marketplace on initial Ack. Otherwise, TradeReportRefID must be used to reference initial request.</w:t>
            </w:r>
          </w:p>
        </w:tc>
      </w:tr>
      <w:tr w:rsidR="00C90C98" w14:paraId="1532DBEB" w14:textId="77777777">
        <w:trPr>
          <w:trHeight w:val="255"/>
        </w:trPr>
        <w:tc>
          <w:tcPr>
            <w:tcW w:w="600" w:type="dxa"/>
            <w:gridSpan w:val="2"/>
            <w:tcBorders>
              <w:top w:val="nil"/>
              <w:left w:val="single" w:sz="4" w:space="0" w:color="auto"/>
              <w:bottom w:val="dashed" w:sz="4" w:space="0" w:color="969696"/>
              <w:right w:val="single" w:sz="4" w:space="0" w:color="auto"/>
            </w:tcBorders>
          </w:tcPr>
          <w:p w14:paraId="11C8D86D" w14:textId="77777777" w:rsidR="009E3F16" w:rsidRDefault="009E3F16">
            <w:pPr>
              <w:rPr>
                <w:lang w:eastAsia="sv-SE"/>
              </w:rPr>
            </w:pPr>
            <w:r>
              <w:rPr>
                <w:lang w:eastAsia="sv-SE"/>
              </w:rPr>
              <w:t>1.4</w:t>
            </w:r>
          </w:p>
        </w:tc>
        <w:tc>
          <w:tcPr>
            <w:tcW w:w="2142" w:type="dxa"/>
            <w:tcBorders>
              <w:top w:val="nil"/>
              <w:left w:val="nil"/>
              <w:bottom w:val="dashed" w:sz="4" w:space="0" w:color="969696"/>
              <w:right w:val="single" w:sz="4" w:space="0" w:color="auto"/>
            </w:tcBorders>
          </w:tcPr>
          <w:p w14:paraId="612397DA" w14:textId="77777777" w:rsidR="009E3F16" w:rsidRDefault="009E3F16">
            <w:pPr>
              <w:rPr>
                <w:lang w:eastAsia="sv-SE"/>
              </w:rPr>
            </w:pPr>
            <w:r>
              <w:rPr>
                <w:lang w:eastAsia="sv-SE"/>
              </w:rPr>
              <w:t>Acknowledgement from marketplace</w:t>
            </w:r>
          </w:p>
        </w:tc>
        <w:tc>
          <w:tcPr>
            <w:tcW w:w="974" w:type="dxa"/>
            <w:tcBorders>
              <w:top w:val="nil"/>
              <w:left w:val="nil"/>
              <w:bottom w:val="dashed" w:sz="4" w:space="0" w:color="969696"/>
              <w:right w:val="single" w:sz="4" w:space="0" w:color="auto"/>
            </w:tcBorders>
          </w:tcPr>
          <w:p w14:paraId="2D856043" w14:textId="77777777" w:rsidR="009E3F16" w:rsidRDefault="009E3F16">
            <w:pPr>
              <w:rPr>
                <w:lang w:eastAsia="sv-SE"/>
              </w:rPr>
            </w:pPr>
            <w:r>
              <w:rPr>
                <w:lang w:eastAsia="sv-SE"/>
              </w:rPr>
              <w:t>TCR Ack</w:t>
            </w:r>
          </w:p>
        </w:tc>
        <w:tc>
          <w:tcPr>
            <w:tcW w:w="1362" w:type="dxa"/>
            <w:tcBorders>
              <w:top w:val="nil"/>
              <w:left w:val="nil"/>
              <w:bottom w:val="dashed" w:sz="4" w:space="0" w:color="969696"/>
              <w:right w:val="single" w:sz="4" w:space="0" w:color="auto"/>
            </w:tcBorders>
          </w:tcPr>
          <w:p w14:paraId="70CAAA8D" w14:textId="77777777" w:rsidR="009E3F16" w:rsidRDefault="009E3F16">
            <w:pPr>
              <w:rPr>
                <w:lang w:eastAsia="sv-SE"/>
              </w:rPr>
            </w:pPr>
            <w:r>
              <w:rPr>
                <w:lang w:eastAsia="sv-SE"/>
              </w:rPr>
              <w:t>New (0), Cancel (1), Replace (2)</w:t>
            </w:r>
          </w:p>
        </w:tc>
        <w:tc>
          <w:tcPr>
            <w:tcW w:w="1556" w:type="dxa"/>
            <w:tcBorders>
              <w:top w:val="nil"/>
              <w:left w:val="nil"/>
              <w:bottom w:val="dashed" w:sz="4" w:space="0" w:color="969696"/>
              <w:right w:val="single" w:sz="4" w:space="0" w:color="auto"/>
            </w:tcBorders>
          </w:tcPr>
          <w:p w14:paraId="29FDD69D" w14:textId="77777777" w:rsidR="009E3F16" w:rsidRDefault="009E3F16">
            <w:pPr>
              <w:rPr>
                <w:lang w:eastAsia="sv-SE"/>
              </w:rPr>
            </w:pPr>
            <w:r>
              <w:rPr>
                <w:lang w:eastAsia="sv-SE"/>
              </w:rPr>
              <w:t>Initiator’s</w:t>
            </w:r>
          </w:p>
        </w:tc>
        <w:tc>
          <w:tcPr>
            <w:tcW w:w="1750" w:type="dxa"/>
            <w:tcBorders>
              <w:top w:val="nil"/>
              <w:left w:val="nil"/>
              <w:bottom w:val="dashed" w:sz="4" w:space="0" w:color="969696"/>
              <w:right w:val="single" w:sz="4" w:space="0" w:color="auto"/>
            </w:tcBorders>
          </w:tcPr>
          <w:p w14:paraId="0A1F1463" w14:textId="77777777" w:rsidR="009E3F16" w:rsidRDefault="009E3F16">
            <w:pPr>
              <w:rPr>
                <w:lang w:eastAsia="sv-SE"/>
              </w:rPr>
            </w:pPr>
            <w:r>
              <w:rPr>
                <w:lang w:eastAsia="sv-SE"/>
              </w:rPr>
              <w:t>Two-Party Report (1)</w:t>
            </w:r>
          </w:p>
        </w:tc>
        <w:tc>
          <w:tcPr>
            <w:tcW w:w="996" w:type="dxa"/>
            <w:tcBorders>
              <w:top w:val="nil"/>
              <w:left w:val="nil"/>
              <w:bottom w:val="dashed" w:sz="4" w:space="0" w:color="969696"/>
              <w:right w:val="single" w:sz="4" w:space="0" w:color="auto"/>
            </w:tcBorders>
          </w:tcPr>
          <w:p w14:paraId="655DDB27" w14:textId="77777777" w:rsidR="009E3F16" w:rsidRDefault="009E3F16">
            <w:pPr>
              <w:rPr>
                <w:lang w:eastAsia="sv-SE"/>
              </w:rPr>
            </w:pPr>
            <w:r>
              <w:rPr>
                <w:lang w:eastAsia="sv-SE"/>
              </w:rPr>
              <w:t>Optionally filled</w:t>
            </w:r>
          </w:p>
        </w:tc>
        <w:tc>
          <w:tcPr>
            <w:tcW w:w="1363" w:type="dxa"/>
            <w:tcBorders>
              <w:top w:val="nil"/>
              <w:left w:val="nil"/>
              <w:bottom w:val="dashed" w:sz="4" w:space="0" w:color="969696"/>
              <w:right w:val="single" w:sz="4" w:space="0" w:color="auto"/>
            </w:tcBorders>
          </w:tcPr>
          <w:p w14:paraId="5CAD420E" w14:textId="77777777" w:rsidR="009E3F16" w:rsidRDefault="009E3F16">
            <w:pPr>
              <w:rPr>
                <w:lang w:eastAsia="sv-SE"/>
              </w:rPr>
            </w:pPr>
            <w:r>
              <w:rPr>
                <w:lang w:eastAsia="sv-SE"/>
              </w:rPr>
              <w:t>Initiator’s (Initiator’s)</w:t>
            </w:r>
          </w:p>
        </w:tc>
        <w:tc>
          <w:tcPr>
            <w:tcW w:w="2922" w:type="dxa"/>
            <w:tcBorders>
              <w:top w:val="nil"/>
              <w:left w:val="nil"/>
              <w:bottom w:val="dashed" w:sz="4" w:space="0" w:color="969696"/>
              <w:right w:val="single" w:sz="4" w:space="0" w:color="auto"/>
            </w:tcBorders>
          </w:tcPr>
          <w:p w14:paraId="7DCBF996" w14:textId="77777777" w:rsidR="009E3F16" w:rsidRDefault="009E3F16">
            <w:pPr>
              <w:rPr>
                <w:lang w:eastAsia="sv-SE"/>
              </w:rPr>
            </w:pPr>
            <w:r>
              <w:rPr>
                <w:lang w:eastAsia="sv-SE"/>
              </w:rPr>
              <w:t> Optional. If ack message is used for Two-Party Reports.</w:t>
            </w:r>
          </w:p>
        </w:tc>
      </w:tr>
      <w:tr w:rsidR="00C90C98" w14:paraId="2EA593B3" w14:textId="77777777">
        <w:trPr>
          <w:trHeight w:val="255"/>
        </w:trPr>
        <w:tc>
          <w:tcPr>
            <w:tcW w:w="600" w:type="dxa"/>
            <w:gridSpan w:val="2"/>
            <w:tcBorders>
              <w:top w:val="nil"/>
              <w:left w:val="single" w:sz="4" w:space="0" w:color="auto"/>
              <w:bottom w:val="single" w:sz="4" w:space="0" w:color="auto"/>
              <w:right w:val="single" w:sz="4" w:space="0" w:color="auto"/>
            </w:tcBorders>
          </w:tcPr>
          <w:p w14:paraId="5B2B738D" w14:textId="77777777" w:rsidR="009E3F16" w:rsidRDefault="009E3F16">
            <w:pPr>
              <w:rPr>
                <w:lang w:eastAsia="sv-SE"/>
              </w:rPr>
            </w:pPr>
            <w:r>
              <w:rPr>
                <w:lang w:eastAsia="sv-SE"/>
              </w:rPr>
              <w:t>1.5</w:t>
            </w:r>
          </w:p>
        </w:tc>
        <w:tc>
          <w:tcPr>
            <w:tcW w:w="2142" w:type="dxa"/>
            <w:tcBorders>
              <w:top w:val="nil"/>
              <w:left w:val="nil"/>
              <w:bottom w:val="single" w:sz="4" w:space="0" w:color="auto"/>
              <w:right w:val="single" w:sz="4" w:space="0" w:color="auto"/>
            </w:tcBorders>
          </w:tcPr>
          <w:p w14:paraId="2CFCD65E" w14:textId="77777777" w:rsidR="009E3F16" w:rsidRDefault="009E3F16">
            <w:pPr>
              <w:rPr>
                <w:lang w:eastAsia="sv-SE"/>
              </w:rPr>
            </w:pPr>
            <w:r>
              <w:rPr>
                <w:lang w:eastAsia="sv-SE"/>
              </w:rPr>
              <w:t>Reject from marketplace</w:t>
            </w:r>
          </w:p>
        </w:tc>
        <w:tc>
          <w:tcPr>
            <w:tcW w:w="974" w:type="dxa"/>
            <w:tcBorders>
              <w:top w:val="nil"/>
              <w:left w:val="nil"/>
              <w:bottom w:val="single" w:sz="4" w:space="0" w:color="auto"/>
              <w:right w:val="single" w:sz="4" w:space="0" w:color="auto"/>
            </w:tcBorders>
          </w:tcPr>
          <w:p w14:paraId="7AB8AE6F" w14:textId="77777777" w:rsidR="009E3F16" w:rsidRDefault="009E3F16">
            <w:pPr>
              <w:rPr>
                <w:lang w:eastAsia="sv-SE"/>
              </w:rPr>
            </w:pPr>
            <w:r>
              <w:rPr>
                <w:lang w:eastAsia="sv-SE"/>
              </w:rPr>
              <w:t>TCR Ack</w:t>
            </w:r>
          </w:p>
        </w:tc>
        <w:tc>
          <w:tcPr>
            <w:tcW w:w="1362" w:type="dxa"/>
            <w:tcBorders>
              <w:top w:val="nil"/>
              <w:left w:val="nil"/>
              <w:bottom w:val="single" w:sz="4" w:space="0" w:color="auto"/>
              <w:right w:val="single" w:sz="4" w:space="0" w:color="auto"/>
            </w:tcBorders>
          </w:tcPr>
          <w:p w14:paraId="1A08D3CF" w14:textId="77777777" w:rsidR="009E3F16" w:rsidRDefault="009E3F16">
            <w:pPr>
              <w:rPr>
                <w:lang w:eastAsia="sv-SE"/>
              </w:rPr>
            </w:pPr>
            <w:r>
              <w:rPr>
                <w:lang w:eastAsia="sv-SE"/>
              </w:rPr>
              <w:t>New (0), Cancel (1), Replace (2)</w:t>
            </w:r>
          </w:p>
        </w:tc>
        <w:tc>
          <w:tcPr>
            <w:tcW w:w="1556" w:type="dxa"/>
            <w:tcBorders>
              <w:top w:val="nil"/>
              <w:left w:val="nil"/>
              <w:bottom w:val="single" w:sz="4" w:space="0" w:color="auto"/>
              <w:right w:val="single" w:sz="4" w:space="0" w:color="auto"/>
            </w:tcBorders>
          </w:tcPr>
          <w:p w14:paraId="5FB26CDC" w14:textId="77777777" w:rsidR="009E3F16" w:rsidRDefault="009E3F16">
            <w:pPr>
              <w:rPr>
                <w:lang w:eastAsia="sv-SE"/>
              </w:rPr>
            </w:pPr>
            <w:r>
              <w:rPr>
                <w:lang w:eastAsia="sv-SE"/>
              </w:rPr>
              <w:t>Initiator’s</w:t>
            </w:r>
          </w:p>
        </w:tc>
        <w:tc>
          <w:tcPr>
            <w:tcW w:w="1750" w:type="dxa"/>
            <w:tcBorders>
              <w:top w:val="nil"/>
              <w:left w:val="nil"/>
              <w:bottom w:val="single" w:sz="4" w:space="0" w:color="auto"/>
              <w:right w:val="single" w:sz="4" w:space="0" w:color="auto"/>
            </w:tcBorders>
          </w:tcPr>
          <w:p w14:paraId="5B072AC2" w14:textId="77777777" w:rsidR="009E3F16" w:rsidRDefault="009E3F16">
            <w:pPr>
              <w:rPr>
                <w:lang w:eastAsia="sv-SE"/>
              </w:rPr>
            </w:pPr>
            <w:r>
              <w:rPr>
                <w:lang w:eastAsia="sv-SE"/>
              </w:rPr>
              <w:t>Two-Party Report (1)</w:t>
            </w:r>
          </w:p>
        </w:tc>
        <w:tc>
          <w:tcPr>
            <w:tcW w:w="996" w:type="dxa"/>
            <w:tcBorders>
              <w:top w:val="nil"/>
              <w:left w:val="nil"/>
              <w:bottom w:val="single" w:sz="4" w:space="0" w:color="auto"/>
              <w:right w:val="single" w:sz="4" w:space="0" w:color="auto"/>
            </w:tcBorders>
          </w:tcPr>
          <w:p w14:paraId="3D003177" w14:textId="77777777" w:rsidR="009E3F16" w:rsidRDefault="009E3F16">
            <w:pPr>
              <w:rPr>
                <w:lang w:eastAsia="sv-SE"/>
              </w:rPr>
            </w:pPr>
            <w:r>
              <w:rPr>
                <w:lang w:eastAsia="sv-SE"/>
              </w:rPr>
              <w:t>Optionally filled</w:t>
            </w:r>
          </w:p>
        </w:tc>
        <w:tc>
          <w:tcPr>
            <w:tcW w:w="1363" w:type="dxa"/>
            <w:tcBorders>
              <w:top w:val="nil"/>
              <w:left w:val="nil"/>
              <w:bottom w:val="single" w:sz="4" w:space="0" w:color="auto"/>
              <w:right w:val="single" w:sz="4" w:space="0" w:color="auto"/>
            </w:tcBorders>
          </w:tcPr>
          <w:p w14:paraId="4B7665AA" w14:textId="77777777" w:rsidR="009E3F16" w:rsidRDefault="009E3F16">
            <w:pPr>
              <w:rPr>
                <w:lang w:eastAsia="sv-SE"/>
              </w:rPr>
            </w:pPr>
            <w:r>
              <w:rPr>
                <w:lang w:eastAsia="sv-SE"/>
              </w:rPr>
              <w:t>Initiator’s (Initiator’s)</w:t>
            </w:r>
          </w:p>
        </w:tc>
        <w:tc>
          <w:tcPr>
            <w:tcW w:w="2922" w:type="dxa"/>
            <w:tcBorders>
              <w:top w:val="nil"/>
              <w:left w:val="nil"/>
              <w:bottom w:val="single" w:sz="4" w:space="0" w:color="auto"/>
              <w:right w:val="single" w:sz="4" w:space="0" w:color="auto"/>
            </w:tcBorders>
          </w:tcPr>
          <w:p w14:paraId="182716E2" w14:textId="77777777" w:rsidR="009E3F16" w:rsidRDefault="009E3F16">
            <w:pPr>
              <w:rPr>
                <w:lang w:eastAsia="sv-SE"/>
              </w:rPr>
            </w:pPr>
            <w:r>
              <w:rPr>
                <w:lang w:eastAsia="sv-SE"/>
              </w:rPr>
              <w:t> TradeReportRejectReason is specified.</w:t>
            </w:r>
          </w:p>
        </w:tc>
      </w:tr>
      <w:tr w:rsidR="009E3F16" w14:paraId="13F5E4A5" w14:textId="77777777">
        <w:tblPrEx>
          <w:tblW w:w="13665" w:type="dxa"/>
          <w:tblInd w:w="55" w:type="dxa"/>
          <w:tblCellMar>
            <w:left w:w="70" w:type="dxa"/>
            <w:right w:w="70" w:type="dxa"/>
          </w:tblCellMar>
          <w:tblLook w:val="0000" w:firstRow="0" w:lastRow="0" w:firstColumn="0" w:lastColumn="0" w:noHBand="0" w:noVBand="0"/>
          <w:tblPrExChange w:id="457"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58" w:author="Administrator" w:date="2011-08-18T10:53:00Z">
            <w:trPr>
              <w:gridAfter w:val="0"/>
              <w:trHeight w:val="510"/>
            </w:trPr>
          </w:trPrChange>
        </w:trPr>
        <w:tc>
          <w:tcPr>
            <w:tcW w:w="594" w:type="dxa"/>
            <w:tcBorders>
              <w:top w:val="nil"/>
              <w:left w:val="single" w:sz="4" w:space="0" w:color="auto"/>
              <w:bottom w:val="nil"/>
              <w:right w:val="single" w:sz="4" w:space="0" w:color="auto"/>
            </w:tcBorders>
            <w:tcPrChange w:id="459" w:author="Administrator" w:date="2011-08-18T10:53:00Z">
              <w:tcPr>
                <w:tcW w:w="594" w:type="dxa"/>
                <w:gridSpan w:val="2"/>
                <w:tcBorders>
                  <w:top w:val="nil"/>
                  <w:left w:val="single" w:sz="4" w:space="0" w:color="auto"/>
                  <w:bottom w:val="nil"/>
                  <w:right w:val="single" w:sz="4" w:space="0" w:color="auto"/>
                </w:tcBorders>
                <w:shd w:val="clear" w:color="auto" w:fill="auto"/>
              </w:tcPr>
            </w:tcPrChange>
          </w:tcPr>
          <w:p w14:paraId="21200B54" w14:textId="77777777" w:rsidR="009E3F16" w:rsidRDefault="009E3F16">
            <w:pPr>
              <w:rPr>
                <w:b/>
                <w:lang w:eastAsia="sv-SE"/>
              </w:rPr>
            </w:pPr>
            <w:bookmarkStart w:id="460" w:name="_Ref138145380"/>
            <w:r>
              <w:rPr>
                <w:b/>
                <w:lang w:eastAsia="sv-SE"/>
              </w:rPr>
              <w:t>2</w:t>
            </w:r>
          </w:p>
        </w:tc>
        <w:tc>
          <w:tcPr>
            <w:tcW w:w="13071" w:type="dxa"/>
            <w:gridSpan w:val="9"/>
            <w:tcBorders>
              <w:top w:val="nil"/>
              <w:left w:val="nil"/>
              <w:bottom w:val="nil"/>
              <w:right w:val="single" w:sz="4" w:space="0" w:color="auto"/>
            </w:tcBorders>
            <w:tcPrChange w:id="461" w:author="Administrator" w:date="2011-08-18T10:53:00Z">
              <w:tcPr>
                <w:tcW w:w="13071" w:type="dxa"/>
                <w:gridSpan w:val="11"/>
                <w:tcBorders>
                  <w:top w:val="nil"/>
                  <w:left w:val="nil"/>
                  <w:bottom w:val="nil"/>
                  <w:right w:val="single" w:sz="4" w:space="0" w:color="auto"/>
                </w:tcBorders>
                <w:shd w:val="clear" w:color="auto" w:fill="auto"/>
              </w:tcPr>
            </w:tcPrChange>
          </w:tcPr>
          <w:p w14:paraId="655F4C10" w14:textId="77777777" w:rsidR="009E3F16" w:rsidRDefault="009E3F16">
            <w:pPr>
              <w:rPr>
                <w:b/>
                <w:lang w:eastAsia="sv-SE"/>
              </w:rPr>
            </w:pPr>
            <w:r>
              <w:rPr>
                <w:b/>
                <w:lang w:eastAsia="sv-SE"/>
              </w:rPr>
              <w:t>Marketplace publication of confirmed trade (flow from marketplace to external actors)</w:t>
            </w:r>
          </w:p>
        </w:tc>
      </w:tr>
      <w:tr w:rsidR="00C90C98" w14:paraId="1833A039" w14:textId="77777777">
        <w:trPr>
          <w:trHeight w:val="510"/>
        </w:trPr>
        <w:tc>
          <w:tcPr>
            <w:tcW w:w="594" w:type="dxa"/>
            <w:tcBorders>
              <w:top w:val="nil"/>
              <w:left w:val="single" w:sz="4" w:space="0" w:color="auto"/>
              <w:bottom w:val="nil"/>
              <w:right w:val="single" w:sz="4" w:space="0" w:color="auto"/>
            </w:tcBorders>
          </w:tcPr>
          <w:p w14:paraId="5B5157D2" w14:textId="77777777" w:rsidR="009E3F16" w:rsidRDefault="009E3F16">
            <w:pPr>
              <w:rPr>
                <w:lang w:eastAsia="sv-SE"/>
              </w:rPr>
            </w:pPr>
            <w:r>
              <w:rPr>
                <w:lang w:eastAsia="sv-SE"/>
              </w:rPr>
              <w:t>2.1</w:t>
            </w:r>
          </w:p>
        </w:tc>
        <w:tc>
          <w:tcPr>
            <w:tcW w:w="2148" w:type="dxa"/>
            <w:gridSpan w:val="2"/>
            <w:tcBorders>
              <w:top w:val="nil"/>
              <w:left w:val="nil"/>
              <w:bottom w:val="nil"/>
              <w:right w:val="single" w:sz="4" w:space="0" w:color="auto"/>
            </w:tcBorders>
          </w:tcPr>
          <w:p w14:paraId="5AA2F0E0" w14:textId="77777777" w:rsidR="009E3F16" w:rsidRDefault="009E3F16">
            <w:pPr>
              <w:rPr>
                <w:lang w:eastAsia="sv-SE"/>
              </w:rPr>
            </w:pPr>
            <w:r>
              <w:rPr>
                <w:lang w:eastAsia="sv-SE"/>
              </w:rPr>
              <w:t>Publication to the initiator</w:t>
            </w:r>
          </w:p>
        </w:tc>
        <w:tc>
          <w:tcPr>
            <w:tcW w:w="974" w:type="dxa"/>
            <w:tcBorders>
              <w:top w:val="nil"/>
              <w:left w:val="nil"/>
              <w:bottom w:val="nil"/>
              <w:right w:val="single" w:sz="4" w:space="0" w:color="auto"/>
            </w:tcBorders>
          </w:tcPr>
          <w:p w14:paraId="37FF9632" w14:textId="77777777" w:rsidR="009E3F16" w:rsidRDefault="009E3F16">
            <w:pPr>
              <w:rPr>
                <w:lang w:eastAsia="sv-SE"/>
              </w:rPr>
            </w:pPr>
            <w:r>
              <w:rPr>
                <w:lang w:eastAsia="sv-SE"/>
              </w:rPr>
              <w:t>TCR</w:t>
            </w:r>
          </w:p>
        </w:tc>
        <w:tc>
          <w:tcPr>
            <w:tcW w:w="1362" w:type="dxa"/>
            <w:tcBorders>
              <w:top w:val="nil"/>
              <w:left w:val="nil"/>
              <w:bottom w:val="nil"/>
              <w:right w:val="single" w:sz="4" w:space="0" w:color="auto"/>
            </w:tcBorders>
          </w:tcPr>
          <w:p w14:paraId="6331C751" w14:textId="77777777" w:rsidR="009E3F16" w:rsidRDefault="009E3F16">
            <w:pPr>
              <w:rPr>
                <w:lang w:eastAsia="sv-SE"/>
              </w:rPr>
            </w:pPr>
            <w:r>
              <w:rPr>
                <w:lang w:eastAsia="sv-SE"/>
              </w:rPr>
              <w:t>Replace (2)</w:t>
            </w:r>
          </w:p>
        </w:tc>
        <w:tc>
          <w:tcPr>
            <w:tcW w:w="1556" w:type="dxa"/>
            <w:tcBorders>
              <w:top w:val="nil"/>
              <w:left w:val="nil"/>
              <w:bottom w:val="nil"/>
              <w:right w:val="single" w:sz="4" w:space="0" w:color="auto"/>
            </w:tcBorders>
          </w:tcPr>
          <w:p w14:paraId="07B84F63" w14:textId="77777777" w:rsidR="009E3F16" w:rsidRDefault="009E3F16">
            <w:pPr>
              <w:rPr>
                <w:lang w:eastAsia="sv-SE"/>
              </w:rPr>
            </w:pPr>
            <w:r>
              <w:rPr>
                <w:lang w:eastAsia="sv-SE"/>
              </w:rPr>
              <w:t>Submit (0)</w:t>
            </w:r>
          </w:p>
        </w:tc>
        <w:tc>
          <w:tcPr>
            <w:tcW w:w="1750" w:type="dxa"/>
            <w:tcBorders>
              <w:top w:val="nil"/>
              <w:left w:val="nil"/>
              <w:bottom w:val="nil"/>
              <w:right w:val="single" w:sz="4" w:space="0" w:color="auto"/>
            </w:tcBorders>
          </w:tcPr>
          <w:p w14:paraId="44CA3E17" w14:textId="77777777" w:rsidR="009E3F16" w:rsidRDefault="009E3F16">
            <w:pPr>
              <w:rPr>
                <w:lang w:eastAsia="sv-SE"/>
              </w:rPr>
            </w:pPr>
            <w:r>
              <w:rPr>
                <w:lang w:eastAsia="sv-SE"/>
              </w:rPr>
              <w:t>Trade Confirm (0)</w:t>
            </w:r>
          </w:p>
        </w:tc>
        <w:tc>
          <w:tcPr>
            <w:tcW w:w="996" w:type="dxa"/>
            <w:tcBorders>
              <w:top w:val="nil"/>
              <w:left w:val="nil"/>
              <w:bottom w:val="nil"/>
              <w:right w:val="single" w:sz="4" w:space="0" w:color="auto"/>
            </w:tcBorders>
          </w:tcPr>
          <w:p w14:paraId="1DBCC9E1" w14:textId="77777777" w:rsidR="009E3F16" w:rsidRDefault="009E3F16">
            <w:pPr>
              <w:rPr>
                <w:lang w:eastAsia="sv-SE"/>
              </w:rPr>
            </w:pPr>
            <w:r>
              <w:rPr>
                <w:lang w:eastAsia="sv-SE"/>
              </w:rPr>
              <w:t>Filled</w:t>
            </w:r>
          </w:p>
        </w:tc>
        <w:tc>
          <w:tcPr>
            <w:tcW w:w="1363" w:type="dxa"/>
            <w:tcBorders>
              <w:top w:val="nil"/>
              <w:left w:val="nil"/>
              <w:bottom w:val="nil"/>
              <w:right w:val="single" w:sz="4" w:space="0" w:color="auto"/>
            </w:tcBorders>
          </w:tcPr>
          <w:p w14:paraId="6E998830" w14:textId="77777777" w:rsidR="009E3F16" w:rsidRDefault="009E3F16">
            <w:pPr>
              <w:rPr>
                <w:lang w:eastAsia="sv-SE"/>
              </w:rPr>
            </w:pPr>
            <w:r>
              <w:rPr>
                <w:lang w:eastAsia="sv-SE"/>
              </w:rPr>
              <w:t>Initiator’s</w:t>
            </w:r>
          </w:p>
        </w:tc>
        <w:tc>
          <w:tcPr>
            <w:tcW w:w="2922" w:type="dxa"/>
            <w:tcBorders>
              <w:top w:val="nil"/>
              <w:left w:val="nil"/>
              <w:bottom w:val="nil"/>
              <w:right w:val="single" w:sz="4" w:space="0" w:color="auto"/>
            </w:tcBorders>
          </w:tcPr>
          <w:p w14:paraId="130A9645" w14:textId="77777777" w:rsidR="009E3F16" w:rsidRDefault="009E3F16">
            <w:pPr>
              <w:rPr>
                <w:lang w:eastAsia="sv-SE"/>
              </w:rPr>
            </w:pPr>
            <w:r>
              <w:rPr>
                <w:lang w:eastAsia="sv-SE"/>
              </w:rPr>
              <w:t>MatchStatus = 0 (Compared, matched or affirmed)</w:t>
            </w:r>
          </w:p>
        </w:tc>
      </w:tr>
      <w:tr w:rsidR="00C90C98" w14:paraId="074EFAAA" w14:textId="77777777">
        <w:trPr>
          <w:trHeight w:val="510"/>
        </w:trPr>
        <w:tc>
          <w:tcPr>
            <w:tcW w:w="594" w:type="dxa"/>
            <w:tcBorders>
              <w:top w:val="nil"/>
              <w:left w:val="single" w:sz="4" w:space="0" w:color="auto"/>
              <w:bottom w:val="single" w:sz="4" w:space="0" w:color="auto"/>
              <w:right w:val="single" w:sz="4" w:space="0" w:color="auto"/>
            </w:tcBorders>
          </w:tcPr>
          <w:p w14:paraId="0F96654E" w14:textId="77777777" w:rsidR="009E3F16" w:rsidRDefault="009E3F16">
            <w:pPr>
              <w:rPr>
                <w:lang w:eastAsia="sv-SE"/>
              </w:rPr>
            </w:pPr>
            <w:r>
              <w:rPr>
                <w:lang w:eastAsia="sv-SE"/>
              </w:rPr>
              <w:t>2.2</w:t>
            </w:r>
          </w:p>
        </w:tc>
        <w:tc>
          <w:tcPr>
            <w:tcW w:w="2148" w:type="dxa"/>
            <w:gridSpan w:val="2"/>
            <w:tcBorders>
              <w:top w:val="nil"/>
              <w:left w:val="nil"/>
              <w:bottom w:val="single" w:sz="4" w:space="0" w:color="auto"/>
              <w:right w:val="single" w:sz="4" w:space="0" w:color="auto"/>
            </w:tcBorders>
          </w:tcPr>
          <w:p w14:paraId="17B91676" w14:textId="77777777" w:rsidR="009E3F16" w:rsidRDefault="009E3F16">
            <w:pPr>
              <w:rPr>
                <w:lang w:eastAsia="sv-SE"/>
              </w:rPr>
            </w:pPr>
            <w:r>
              <w:rPr>
                <w:lang w:eastAsia="sv-SE"/>
              </w:rPr>
              <w:t>Publication to other parties</w:t>
            </w:r>
          </w:p>
        </w:tc>
        <w:tc>
          <w:tcPr>
            <w:tcW w:w="974" w:type="dxa"/>
            <w:tcBorders>
              <w:top w:val="nil"/>
              <w:left w:val="nil"/>
              <w:bottom w:val="single" w:sz="4" w:space="0" w:color="auto"/>
              <w:right w:val="single" w:sz="4" w:space="0" w:color="auto"/>
            </w:tcBorders>
          </w:tcPr>
          <w:p w14:paraId="329F7E64" w14:textId="77777777" w:rsidR="009E3F16" w:rsidRDefault="009E3F16">
            <w:pPr>
              <w:rPr>
                <w:lang w:eastAsia="sv-SE"/>
              </w:rPr>
            </w:pPr>
            <w:r>
              <w:rPr>
                <w:lang w:eastAsia="sv-SE"/>
              </w:rPr>
              <w:t>TCR</w:t>
            </w:r>
          </w:p>
        </w:tc>
        <w:tc>
          <w:tcPr>
            <w:tcW w:w="1362" w:type="dxa"/>
            <w:tcBorders>
              <w:top w:val="nil"/>
              <w:left w:val="nil"/>
              <w:bottom w:val="single" w:sz="4" w:space="0" w:color="auto"/>
              <w:right w:val="single" w:sz="4" w:space="0" w:color="auto"/>
            </w:tcBorders>
          </w:tcPr>
          <w:p w14:paraId="2BC08DC8" w14:textId="77777777" w:rsidR="009E3F16" w:rsidRDefault="009E3F16">
            <w:pPr>
              <w:rPr>
                <w:lang w:eastAsia="sv-SE"/>
              </w:rPr>
            </w:pPr>
            <w:r>
              <w:rPr>
                <w:lang w:eastAsia="sv-SE"/>
              </w:rPr>
              <w:t>New (0)</w:t>
            </w:r>
          </w:p>
        </w:tc>
        <w:tc>
          <w:tcPr>
            <w:tcW w:w="1556" w:type="dxa"/>
            <w:tcBorders>
              <w:top w:val="nil"/>
              <w:left w:val="nil"/>
              <w:bottom w:val="single" w:sz="4" w:space="0" w:color="auto"/>
              <w:right w:val="single" w:sz="4" w:space="0" w:color="auto"/>
            </w:tcBorders>
          </w:tcPr>
          <w:p w14:paraId="150C0820" w14:textId="77777777" w:rsidR="009E3F16" w:rsidRDefault="009E3F16">
            <w:pPr>
              <w:rPr>
                <w:lang w:eastAsia="sv-SE"/>
              </w:rPr>
            </w:pPr>
            <w:r>
              <w:rPr>
                <w:lang w:eastAsia="sv-SE"/>
              </w:rPr>
              <w:t>Submit (0)</w:t>
            </w:r>
          </w:p>
        </w:tc>
        <w:tc>
          <w:tcPr>
            <w:tcW w:w="1750" w:type="dxa"/>
            <w:tcBorders>
              <w:top w:val="nil"/>
              <w:left w:val="nil"/>
              <w:bottom w:val="single" w:sz="4" w:space="0" w:color="auto"/>
              <w:right w:val="single" w:sz="4" w:space="0" w:color="auto"/>
            </w:tcBorders>
          </w:tcPr>
          <w:p w14:paraId="09A07EA2" w14:textId="77777777" w:rsidR="009E3F16" w:rsidRDefault="009E3F16">
            <w:pPr>
              <w:rPr>
                <w:lang w:eastAsia="sv-SE"/>
              </w:rPr>
            </w:pPr>
            <w:r>
              <w:rPr>
                <w:lang w:eastAsia="sv-SE"/>
              </w:rPr>
              <w:t>Trade Confirm (0)</w:t>
            </w:r>
          </w:p>
        </w:tc>
        <w:tc>
          <w:tcPr>
            <w:tcW w:w="996" w:type="dxa"/>
            <w:tcBorders>
              <w:top w:val="nil"/>
              <w:left w:val="nil"/>
              <w:bottom w:val="single" w:sz="4" w:space="0" w:color="auto"/>
              <w:right w:val="single" w:sz="4" w:space="0" w:color="auto"/>
            </w:tcBorders>
          </w:tcPr>
          <w:p w14:paraId="6D26B982" w14:textId="77777777" w:rsidR="009E3F16" w:rsidRDefault="009E3F16">
            <w:pPr>
              <w:rPr>
                <w:lang w:eastAsia="sv-SE"/>
              </w:rPr>
            </w:pPr>
            <w:r>
              <w:rPr>
                <w:lang w:eastAsia="sv-SE"/>
              </w:rPr>
              <w:t>Filled</w:t>
            </w:r>
          </w:p>
        </w:tc>
        <w:tc>
          <w:tcPr>
            <w:tcW w:w="1363" w:type="dxa"/>
            <w:tcBorders>
              <w:top w:val="nil"/>
              <w:left w:val="nil"/>
              <w:bottom w:val="single" w:sz="4" w:space="0" w:color="auto"/>
              <w:right w:val="single" w:sz="4" w:space="0" w:color="auto"/>
            </w:tcBorders>
          </w:tcPr>
          <w:p w14:paraId="01A793F6" w14:textId="77777777" w:rsidR="009E3F16" w:rsidRDefault="009E3F16">
            <w:pPr>
              <w:rPr>
                <w:lang w:eastAsia="sv-SE"/>
              </w:rPr>
            </w:pPr>
            <w:r>
              <w:rPr>
                <w:lang w:eastAsia="sv-SE"/>
              </w:rPr>
              <w:t>N/A</w:t>
            </w:r>
          </w:p>
        </w:tc>
        <w:tc>
          <w:tcPr>
            <w:tcW w:w="2922" w:type="dxa"/>
            <w:tcBorders>
              <w:top w:val="nil"/>
              <w:left w:val="nil"/>
              <w:bottom w:val="single" w:sz="4" w:space="0" w:color="auto"/>
              <w:right w:val="single" w:sz="4" w:space="0" w:color="auto"/>
            </w:tcBorders>
          </w:tcPr>
          <w:p w14:paraId="14E3EEDB" w14:textId="77777777" w:rsidR="009E3F16" w:rsidRDefault="009E3F16">
            <w:pPr>
              <w:rPr>
                <w:lang w:eastAsia="sv-SE"/>
              </w:rPr>
            </w:pPr>
            <w:r>
              <w:rPr>
                <w:lang w:eastAsia="sv-SE"/>
              </w:rPr>
              <w:t>MatchStatus = 0 (Compared, matched or affirmed)</w:t>
            </w:r>
          </w:p>
        </w:tc>
      </w:tr>
    </w:tbl>
    <w:p w14:paraId="7BF30616" w14:textId="77777777" w:rsidR="009E3F16" w:rsidRDefault="009E3F16">
      <w:pPr>
        <w:pStyle w:val="Heading3"/>
        <w:rPr>
          <w:lang w:eastAsia="sv-SE"/>
        </w:rPr>
      </w:pPr>
      <w:bookmarkStart w:id="462" w:name="_Ref139787857"/>
    </w:p>
    <w:p w14:paraId="353D76A3" w14:textId="77777777" w:rsidR="009E3F16" w:rsidRDefault="009E3F16">
      <w:pPr>
        <w:pStyle w:val="Heading4"/>
        <w:rPr>
          <w:lang w:eastAsia="sv-SE"/>
        </w:rPr>
      </w:pPr>
      <w:bookmarkStart w:id="463" w:name="_Toc227925150"/>
      <w:r>
        <w:rPr>
          <w:lang w:eastAsia="sv-SE"/>
        </w:rPr>
        <w:t>Reporting of Locked-In Trade to Marketplace</w:t>
      </w:r>
      <w:bookmarkEnd w:id="460"/>
      <w:bookmarkEnd w:id="462"/>
      <w:bookmarkEnd w:id="463"/>
    </w:p>
    <w:tbl>
      <w:tblPr>
        <w:tblW w:w="13665" w:type="dxa"/>
        <w:tblInd w:w="55" w:type="dxa"/>
        <w:tblCellMar>
          <w:left w:w="70" w:type="dxa"/>
          <w:right w:w="70" w:type="dxa"/>
        </w:tblCellMar>
        <w:tblLook w:val="0000" w:firstRow="0" w:lastRow="0" w:firstColumn="0" w:lastColumn="0" w:noHBand="0" w:noVBand="0"/>
      </w:tblPr>
      <w:tblGrid>
        <w:gridCol w:w="598"/>
        <w:gridCol w:w="2147"/>
        <w:gridCol w:w="974"/>
        <w:gridCol w:w="1361"/>
        <w:gridCol w:w="1556"/>
        <w:gridCol w:w="1750"/>
        <w:gridCol w:w="996"/>
        <w:gridCol w:w="1363"/>
        <w:gridCol w:w="2920"/>
        <w:tblGridChange w:id="464">
          <w:tblGrid>
            <w:gridCol w:w="93"/>
            <w:gridCol w:w="505"/>
            <w:gridCol w:w="93"/>
            <w:gridCol w:w="2147"/>
            <w:gridCol w:w="974"/>
            <w:gridCol w:w="1361"/>
            <w:gridCol w:w="1556"/>
            <w:gridCol w:w="1750"/>
            <w:gridCol w:w="996"/>
            <w:gridCol w:w="1363"/>
            <w:gridCol w:w="2827"/>
            <w:gridCol w:w="93"/>
          </w:tblGrid>
        </w:tblGridChange>
      </w:tblGrid>
      <w:tr w:rsidR="00C90C98" w14:paraId="53B52BAE" w14:textId="77777777">
        <w:trPr>
          <w:trHeight w:val="510"/>
        </w:trPr>
        <w:tc>
          <w:tcPr>
            <w:tcW w:w="598" w:type="dxa"/>
            <w:tcBorders>
              <w:top w:val="single" w:sz="4" w:space="0" w:color="auto"/>
              <w:left w:val="single" w:sz="4" w:space="0" w:color="auto"/>
              <w:bottom w:val="single" w:sz="4" w:space="0" w:color="auto"/>
              <w:right w:val="single" w:sz="4" w:space="0" w:color="auto"/>
            </w:tcBorders>
            <w:vAlign w:val="bottom"/>
          </w:tcPr>
          <w:p w14:paraId="11FD1805" w14:textId="77777777" w:rsidR="009E3F16" w:rsidRDefault="009E3F16">
            <w:pPr>
              <w:rPr>
                <w:b/>
                <w:bCs/>
                <w:lang w:eastAsia="sv-SE"/>
              </w:rPr>
            </w:pPr>
            <w:r>
              <w:rPr>
                <w:b/>
                <w:bCs/>
                <w:lang w:eastAsia="sv-SE"/>
              </w:rPr>
              <w:t> </w:t>
            </w:r>
          </w:p>
        </w:tc>
        <w:tc>
          <w:tcPr>
            <w:tcW w:w="2147" w:type="dxa"/>
            <w:tcBorders>
              <w:top w:val="single" w:sz="4" w:space="0" w:color="auto"/>
              <w:left w:val="nil"/>
              <w:bottom w:val="single" w:sz="4" w:space="0" w:color="auto"/>
              <w:right w:val="single" w:sz="4" w:space="0" w:color="auto"/>
            </w:tcBorders>
            <w:vAlign w:val="bottom"/>
          </w:tcPr>
          <w:p w14:paraId="358F3243" w14:textId="77777777" w:rsidR="009E3F16" w:rsidRDefault="009E3F16">
            <w:pPr>
              <w:rPr>
                <w:b/>
                <w:bCs/>
                <w:lang w:eastAsia="sv-SE"/>
              </w:rPr>
            </w:pPr>
            <w:r>
              <w:rPr>
                <w:b/>
                <w:bCs/>
                <w:lang w:eastAsia="sv-SE"/>
              </w:rPr>
              <w:t>Action</w:t>
            </w:r>
          </w:p>
        </w:tc>
        <w:tc>
          <w:tcPr>
            <w:tcW w:w="974" w:type="dxa"/>
            <w:tcBorders>
              <w:top w:val="single" w:sz="4" w:space="0" w:color="auto"/>
              <w:left w:val="nil"/>
              <w:bottom w:val="single" w:sz="4" w:space="0" w:color="auto"/>
              <w:right w:val="single" w:sz="4" w:space="0" w:color="auto"/>
            </w:tcBorders>
            <w:vAlign w:val="bottom"/>
          </w:tcPr>
          <w:p w14:paraId="518801E4" w14:textId="77777777" w:rsidR="009E3F16" w:rsidRDefault="009E3F16">
            <w:pPr>
              <w:rPr>
                <w:b/>
                <w:bCs/>
                <w:lang w:eastAsia="sv-SE"/>
              </w:rPr>
            </w:pPr>
            <w:r>
              <w:rPr>
                <w:b/>
                <w:bCs/>
                <w:lang w:eastAsia="sv-SE"/>
              </w:rPr>
              <w:t>Message</w:t>
            </w:r>
          </w:p>
        </w:tc>
        <w:tc>
          <w:tcPr>
            <w:tcW w:w="1361" w:type="dxa"/>
            <w:tcBorders>
              <w:top w:val="single" w:sz="4" w:space="0" w:color="auto"/>
              <w:left w:val="nil"/>
              <w:bottom w:val="single" w:sz="4" w:space="0" w:color="auto"/>
              <w:right w:val="single" w:sz="4" w:space="0" w:color="auto"/>
            </w:tcBorders>
            <w:vAlign w:val="bottom"/>
          </w:tcPr>
          <w:p w14:paraId="69BD6197" w14:textId="77777777" w:rsidR="009E3F16" w:rsidRDefault="009E3F16">
            <w:pPr>
              <w:rPr>
                <w:b/>
                <w:bCs/>
                <w:lang w:eastAsia="sv-SE"/>
              </w:rPr>
            </w:pPr>
            <w:r>
              <w:rPr>
                <w:b/>
                <w:bCs/>
                <w:lang w:eastAsia="sv-SE"/>
              </w:rPr>
              <w:t>Trade Report Trans Type</w:t>
            </w:r>
          </w:p>
        </w:tc>
        <w:tc>
          <w:tcPr>
            <w:tcW w:w="1556" w:type="dxa"/>
            <w:tcBorders>
              <w:top w:val="single" w:sz="4" w:space="0" w:color="auto"/>
              <w:left w:val="nil"/>
              <w:bottom w:val="single" w:sz="4" w:space="0" w:color="auto"/>
              <w:right w:val="single" w:sz="4" w:space="0" w:color="auto"/>
            </w:tcBorders>
            <w:vAlign w:val="bottom"/>
          </w:tcPr>
          <w:p w14:paraId="2155CEED" w14:textId="77777777" w:rsidR="009E3F16" w:rsidRDefault="009E3F16">
            <w:pPr>
              <w:rPr>
                <w:b/>
                <w:bCs/>
                <w:lang w:eastAsia="sv-SE"/>
              </w:rPr>
            </w:pPr>
            <w:r>
              <w:rPr>
                <w:b/>
                <w:bCs/>
                <w:lang w:eastAsia="sv-SE"/>
              </w:rPr>
              <w:t>Trade Report Type</w:t>
            </w:r>
          </w:p>
        </w:tc>
        <w:tc>
          <w:tcPr>
            <w:tcW w:w="1750" w:type="dxa"/>
            <w:tcBorders>
              <w:top w:val="single" w:sz="4" w:space="0" w:color="auto"/>
              <w:left w:val="nil"/>
              <w:bottom w:val="single" w:sz="4" w:space="0" w:color="auto"/>
              <w:right w:val="single" w:sz="4" w:space="0" w:color="auto"/>
            </w:tcBorders>
            <w:vAlign w:val="bottom"/>
          </w:tcPr>
          <w:p w14:paraId="73F0113E" w14:textId="77777777" w:rsidR="009E3F16" w:rsidRDefault="009E3F16">
            <w:pPr>
              <w:rPr>
                <w:b/>
                <w:bCs/>
                <w:lang w:eastAsia="sv-SE"/>
              </w:rPr>
            </w:pPr>
            <w:r>
              <w:rPr>
                <w:b/>
                <w:bCs/>
                <w:lang w:eastAsia="sv-SE"/>
              </w:rPr>
              <w:t>Trade Handling Instr</w:t>
            </w:r>
          </w:p>
        </w:tc>
        <w:tc>
          <w:tcPr>
            <w:tcW w:w="996" w:type="dxa"/>
            <w:tcBorders>
              <w:top w:val="single" w:sz="4" w:space="0" w:color="auto"/>
              <w:left w:val="nil"/>
              <w:bottom w:val="single" w:sz="4" w:space="0" w:color="auto"/>
              <w:right w:val="single" w:sz="4" w:space="0" w:color="auto"/>
            </w:tcBorders>
            <w:vAlign w:val="bottom"/>
          </w:tcPr>
          <w:p w14:paraId="5BD26BBC" w14:textId="77777777" w:rsidR="009E3F16" w:rsidRDefault="009E3F16">
            <w:pPr>
              <w:rPr>
                <w:b/>
                <w:bCs/>
                <w:lang w:eastAsia="sv-SE"/>
              </w:rPr>
            </w:pPr>
            <w:r>
              <w:rPr>
                <w:b/>
                <w:bCs/>
                <w:lang w:eastAsia="sv-SE"/>
              </w:rPr>
              <w:t>Trade ID</w:t>
            </w:r>
          </w:p>
        </w:tc>
        <w:tc>
          <w:tcPr>
            <w:tcW w:w="1363" w:type="dxa"/>
            <w:tcBorders>
              <w:top w:val="single" w:sz="4" w:space="0" w:color="auto"/>
              <w:left w:val="nil"/>
              <w:bottom w:val="single" w:sz="4" w:space="0" w:color="auto"/>
              <w:right w:val="single" w:sz="4" w:space="0" w:color="auto"/>
            </w:tcBorders>
            <w:vAlign w:val="bottom"/>
          </w:tcPr>
          <w:p w14:paraId="327C0103" w14:textId="77777777" w:rsidR="009E3F16" w:rsidRDefault="009E3F16">
            <w:pPr>
              <w:rPr>
                <w:b/>
                <w:bCs/>
                <w:lang w:eastAsia="sv-SE"/>
              </w:rPr>
            </w:pPr>
            <w:r>
              <w:rPr>
                <w:b/>
                <w:bCs/>
                <w:lang w:eastAsia="sv-SE"/>
              </w:rPr>
              <w:t>Trade ReportID (Trade Report Ref ID)</w:t>
            </w:r>
          </w:p>
        </w:tc>
        <w:tc>
          <w:tcPr>
            <w:tcW w:w="2920" w:type="dxa"/>
            <w:tcBorders>
              <w:top w:val="single" w:sz="4" w:space="0" w:color="auto"/>
              <w:left w:val="nil"/>
              <w:bottom w:val="single" w:sz="4" w:space="0" w:color="auto"/>
              <w:right w:val="single" w:sz="4" w:space="0" w:color="auto"/>
            </w:tcBorders>
            <w:vAlign w:val="bottom"/>
          </w:tcPr>
          <w:p w14:paraId="5A3F9147" w14:textId="77777777" w:rsidR="009E3F16" w:rsidRDefault="009E3F16">
            <w:pPr>
              <w:rPr>
                <w:b/>
                <w:bCs/>
                <w:lang w:eastAsia="sv-SE"/>
              </w:rPr>
            </w:pPr>
            <w:r>
              <w:rPr>
                <w:b/>
                <w:bCs/>
                <w:lang w:eastAsia="sv-SE"/>
              </w:rPr>
              <w:t>Comment</w:t>
            </w:r>
          </w:p>
        </w:tc>
      </w:tr>
      <w:tr w:rsidR="009E3F16" w14:paraId="6BB8039A" w14:textId="77777777">
        <w:tblPrEx>
          <w:tblW w:w="13665" w:type="dxa"/>
          <w:tblInd w:w="55" w:type="dxa"/>
          <w:tblCellMar>
            <w:left w:w="70" w:type="dxa"/>
            <w:right w:w="70" w:type="dxa"/>
          </w:tblCellMar>
          <w:tblLook w:val="0000" w:firstRow="0" w:lastRow="0" w:firstColumn="0" w:lastColumn="0" w:noHBand="0" w:noVBand="0"/>
          <w:tblPrExChange w:id="465"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66" w:author="Administrator" w:date="2011-08-18T10:53:00Z">
            <w:trPr>
              <w:gridAfter w:val="0"/>
              <w:trHeight w:val="510"/>
            </w:trPr>
          </w:trPrChange>
        </w:trPr>
        <w:tc>
          <w:tcPr>
            <w:tcW w:w="598" w:type="dxa"/>
            <w:tcBorders>
              <w:top w:val="dashed" w:sz="4" w:space="0" w:color="969696"/>
              <w:left w:val="single" w:sz="4" w:space="0" w:color="auto"/>
              <w:bottom w:val="dashed" w:sz="4" w:space="0" w:color="969696"/>
              <w:right w:val="single" w:sz="4" w:space="0" w:color="auto"/>
            </w:tcBorders>
            <w:tcPrChange w:id="467" w:author="Administrator" w:date="2011-08-18T10:53:00Z">
              <w:tcPr>
                <w:tcW w:w="598" w:type="dxa"/>
                <w:gridSpan w:val="2"/>
                <w:tcBorders>
                  <w:top w:val="dashed" w:sz="4" w:space="0" w:color="969696"/>
                  <w:left w:val="single" w:sz="4" w:space="0" w:color="auto"/>
                  <w:bottom w:val="dashed" w:sz="4" w:space="0" w:color="969696"/>
                  <w:right w:val="single" w:sz="4" w:space="0" w:color="auto"/>
                </w:tcBorders>
                <w:shd w:val="clear" w:color="auto" w:fill="auto"/>
              </w:tcPr>
            </w:tcPrChange>
          </w:tcPr>
          <w:p w14:paraId="685998B6" w14:textId="77777777" w:rsidR="009E3F16" w:rsidRDefault="009E3F16">
            <w:pPr>
              <w:rPr>
                <w:b/>
                <w:bCs/>
                <w:lang w:eastAsia="sv-SE"/>
              </w:rPr>
            </w:pPr>
            <w:r>
              <w:rPr>
                <w:b/>
                <w:bCs/>
                <w:lang w:eastAsia="sv-SE"/>
              </w:rPr>
              <w:t>1</w:t>
            </w:r>
          </w:p>
        </w:tc>
        <w:tc>
          <w:tcPr>
            <w:tcW w:w="13067" w:type="dxa"/>
            <w:gridSpan w:val="8"/>
            <w:tcBorders>
              <w:top w:val="dashed" w:sz="4" w:space="0" w:color="969696"/>
              <w:left w:val="nil"/>
              <w:bottom w:val="dashed" w:sz="4" w:space="0" w:color="969696"/>
              <w:right w:val="single" w:sz="4" w:space="0" w:color="auto"/>
            </w:tcBorders>
            <w:tcPrChange w:id="468" w:author="Administrator" w:date="2011-08-18T10:53:00Z">
              <w:tcPr>
                <w:tcW w:w="13067" w:type="dxa"/>
                <w:gridSpan w:val="9"/>
                <w:tcBorders>
                  <w:top w:val="dashed" w:sz="4" w:space="0" w:color="969696"/>
                  <w:left w:val="nil"/>
                  <w:bottom w:val="dashed" w:sz="4" w:space="0" w:color="969696"/>
                  <w:right w:val="single" w:sz="4" w:space="0" w:color="auto"/>
                </w:tcBorders>
                <w:shd w:val="clear" w:color="auto" w:fill="auto"/>
              </w:tcPr>
            </w:tcPrChange>
          </w:tcPr>
          <w:p w14:paraId="50446A8A" w14:textId="77777777" w:rsidR="009E3F16" w:rsidRDefault="009E3F16">
            <w:pPr>
              <w:rPr>
                <w:b/>
                <w:bCs/>
                <w:lang w:eastAsia="sv-SE"/>
              </w:rPr>
            </w:pPr>
            <w:r>
              <w:rPr>
                <w:b/>
                <w:bCs/>
                <w:lang w:eastAsia="sv-SE"/>
              </w:rPr>
              <w:t>Actor requests (main flow from actor to marketplace):</w:t>
            </w:r>
          </w:p>
        </w:tc>
      </w:tr>
      <w:tr w:rsidR="00C90C98" w14:paraId="4403E211" w14:textId="77777777">
        <w:trPr>
          <w:trHeight w:val="255"/>
        </w:trPr>
        <w:tc>
          <w:tcPr>
            <w:tcW w:w="598" w:type="dxa"/>
            <w:tcBorders>
              <w:top w:val="nil"/>
              <w:left w:val="single" w:sz="4" w:space="0" w:color="auto"/>
              <w:bottom w:val="dashed" w:sz="4" w:space="0" w:color="969696"/>
              <w:right w:val="single" w:sz="4" w:space="0" w:color="auto"/>
            </w:tcBorders>
          </w:tcPr>
          <w:p w14:paraId="0D6F1220" w14:textId="77777777" w:rsidR="009E3F16" w:rsidRDefault="009E3F16">
            <w:pPr>
              <w:rPr>
                <w:lang w:eastAsia="sv-SE"/>
              </w:rPr>
            </w:pPr>
            <w:r>
              <w:rPr>
                <w:lang w:eastAsia="sv-SE"/>
              </w:rPr>
              <w:t>1.1</w:t>
            </w:r>
          </w:p>
        </w:tc>
        <w:tc>
          <w:tcPr>
            <w:tcW w:w="2147" w:type="dxa"/>
            <w:tcBorders>
              <w:top w:val="nil"/>
              <w:left w:val="nil"/>
              <w:bottom w:val="dashed" w:sz="4" w:space="0" w:color="969696"/>
              <w:right w:val="single" w:sz="4" w:space="0" w:color="auto"/>
            </w:tcBorders>
          </w:tcPr>
          <w:p w14:paraId="79170DBE" w14:textId="77777777" w:rsidR="009E3F16" w:rsidRDefault="009E3F16">
            <w:pPr>
              <w:rPr>
                <w:lang w:eastAsia="sv-SE"/>
              </w:rPr>
            </w:pPr>
            <w:r>
              <w:rPr>
                <w:lang w:eastAsia="sv-SE"/>
              </w:rPr>
              <w:t>Enter new report</w:t>
            </w:r>
          </w:p>
        </w:tc>
        <w:tc>
          <w:tcPr>
            <w:tcW w:w="974" w:type="dxa"/>
            <w:tcBorders>
              <w:top w:val="nil"/>
              <w:left w:val="nil"/>
              <w:bottom w:val="dashed" w:sz="4" w:space="0" w:color="969696"/>
              <w:right w:val="single" w:sz="4" w:space="0" w:color="auto"/>
            </w:tcBorders>
          </w:tcPr>
          <w:p w14:paraId="0477341A" w14:textId="77777777" w:rsidR="009E3F16" w:rsidRDefault="009E3F16">
            <w:pPr>
              <w:rPr>
                <w:lang w:eastAsia="sv-SE"/>
              </w:rPr>
            </w:pPr>
            <w:r>
              <w:rPr>
                <w:lang w:eastAsia="sv-SE"/>
              </w:rPr>
              <w:t>TCR</w:t>
            </w:r>
          </w:p>
        </w:tc>
        <w:tc>
          <w:tcPr>
            <w:tcW w:w="1361" w:type="dxa"/>
            <w:tcBorders>
              <w:top w:val="nil"/>
              <w:left w:val="nil"/>
              <w:bottom w:val="dashed" w:sz="4" w:space="0" w:color="969696"/>
              <w:right w:val="single" w:sz="4" w:space="0" w:color="auto"/>
            </w:tcBorders>
          </w:tcPr>
          <w:p w14:paraId="6C168982" w14:textId="77777777" w:rsidR="009E3F16" w:rsidRDefault="009E3F16">
            <w:pPr>
              <w:rPr>
                <w:lang w:eastAsia="sv-SE"/>
              </w:rPr>
            </w:pPr>
            <w:r>
              <w:rPr>
                <w:lang w:eastAsia="sv-SE"/>
              </w:rPr>
              <w:t>New (0)</w:t>
            </w:r>
          </w:p>
        </w:tc>
        <w:tc>
          <w:tcPr>
            <w:tcW w:w="1556" w:type="dxa"/>
            <w:tcBorders>
              <w:top w:val="nil"/>
              <w:left w:val="nil"/>
              <w:bottom w:val="dashed" w:sz="4" w:space="0" w:color="969696"/>
              <w:right w:val="single" w:sz="4" w:space="0" w:color="auto"/>
            </w:tcBorders>
          </w:tcPr>
          <w:p w14:paraId="37A625AE" w14:textId="77777777" w:rsidR="009E3F16" w:rsidRDefault="009E3F16">
            <w:pPr>
              <w:rPr>
                <w:lang w:eastAsia="sv-SE"/>
              </w:rPr>
            </w:pPr>
            <w:r>
              <w:rPr>
                <w:lang w:eastAsia="sv-SE"/>
              </w:rPr>
              <w:t>Submit (0)</w:t>
            </w:r>
          </w:p>
        </w:tc>
        <w:tc>
          <w:tcPr>
            <w:tcW w:w="1750" w:type="dxa"/>
            <w:tcBorders>
              <w:top w:val="nil"/>
              <w:left w:val="nil"/>
              <w:bottom w:val="dashed" w:sz="4" w:space="0" w:color="969696"/>
              <w:right w:val="single" w:sz="4" w:space="0" w:color="auto"/>
            </w:tcBorders>
          </w:tcPr>
          <w:p w14:paraId="7C005BF3" w14:textId="77777777" w:rsidR="009E3F16" w:rsidRDefault="009E3F16">
            <w:pPr>
              <w:rPr>
                <w:lang w:eastAsia="sv-SE"/>
              </w:rPr>
            </w:pPr>
            <w:r>
              <w:rPr>
                <w:lang w:eastAsia="sv-SE"/>
              </w:rPr>
              <w:t>Trade Confirm (0)</w:t>
            </w:r>
          </w:p>
        </w:tc>
        <w:tc>
          <w:tcPr>
            <w:tcW w:w="996" w:type="dxa"/>
            <w:tcBorders>
              <w:top w:val="nil"/>
              <w:left w:val="nil"/>
              <w:bottom w:val="dashed" w:sz="4" w:space="0" w:color="969696"/>
              <w:right w:val="single" w:sz="4" w:space="0" w:color="auto"/>
            </w:tcBorders>
          </w:tcPr>
          <w:p w14:paraId="34D46E04" w14:textId="77777777" w:rsidR="009E3F16" w:rsidRDefault="009E3F16">
            <w:pPr>
              <w:rPr>
                <w:lang w:eastAsia="sv-SE"/>
              </w:rPr>
            </w:pPr>
            <w:r>
              <w:rPr>
                <w:lang w:eastAsia="sv-SE"/>
              </w:rPr>
              <w:t>N/A</w:t>
            </w:r>
          </w:p>
        </w:tc>
        <w:tc>
          <w:tcPr>
            <w:tcW w:w="1363" w:type="dxa"/>
            <w:tcBorders>
              <w:top w:val="nil"/>
              <w:left w:val="nil"/>
              <w:bottom w:val="dashed" w:sz="4" w:space="0" w:color="969696"/>
              <w:right w:val="single" w:sz="4" w:space="0" w:color="auto"/>
            </w:tcBorders>
          </w:tcPr>
          <w:p w14:paraId="548D694B" w14:textId="77777777" w:rsidR="009E3F16" w:rsidRDefault="009E3F16">
            <w:pPr>
              <w:rPr>
                <w:lang w:eastAsia="sv-SE"/>
              </w:rPr>
            </w:pPr>
            <w:r>
              <w:rPr>
                <w:lang w:eastAsia="sv-SE"/>
              </w:rPr>
              <w:t>New</w:t>
            </w:r>
          </w:p>
          <w:p w14:paraId="500D33EB" w14:textId="77777777" w:rsidR="009E3F16" w:rsidRDefault="009E3F16">
            <w:pPr>
              <w:rPr>
                <w:lang w:eastAsia="sv-SE"/>
              </w:rPr>
            </w:pPr>
            <w:r>
              <w:rPr>
                <w:lang w:eastAsia="sv-SE"/>
              </w:rPr>
              <w:t>(N/A)</w:t>
            </w:r>
          </w:p>
        </w:tc>
        <w:tc>
          <w:tcPr>
            <w:tcW w:w="2920" w:type="dxa"/>
            <w:tcBorders>
              <w:top w:val="nil"/>
              <w:left w:val="nil"/>
              <w:bottom w:val="dashed" w:sz="4" w:space="0" w:color="969696"/>
              <w:right w:val="single" w:sz="4" w:space="0" w:color="auto"/>
            </w:tcBorders>
          </w:tcPr>
          <w:p w14:paraId="258D97C3" w14:textId="77777777" w:rsidR="009E3F16" w:rsidRDefault="009E3F16">
            <w:pPr>
              <w:rPr>
                <w:lang w:eastAsia="sv-SE"/>
              </w:rPr>
            </w:pPr>
            <w:r>
              <w:rPr>
                <w:lang w:eastAsia="sv-SE"/>
              </w:rPr>
              <w:t> </w:t>
            </w:r>
          </w:p>
        </w:tc>
      </w:tr>
      <w:tr w:rsidR="00C90C98" w14:paraId="3CAD1B32" w14:textId="77777777">
        <w:trPr>
          <w:trHeight w:val="255"/>
        </w:trPr>
        <w:tc>
          <w:tcPr>
            <w:tcW w:w="598" w:type="dxa"/>
            <w:tcBorders>
              <w:top w:val="nil"/>
              <w:left w:val="single" w:sz="4" w:space="0" w:color="auto"/>
              <w:bottom w:val="dashed" w:sz="4" w:space="0" w:color="969696"/>
              <w:right w:val="single" w:sz="4" w:space="0" w:color="auto"/>
            </w:tcBorders>
          </w:tcPr>
          <w:p w14:paraId="640471ED" w14:textId="77777777" w:rsidR="009E3F16" w:rsidRDefault="009E3F16">
            <w:pPr>
              <w:rPr>
                <w:color w:val="C0C0C0"/>
                <w:lang w:eastAsia="sv-SE"/>
              </w:rPr>
            </w:pPr>
            <w:r>
              <w:rPr>
                <w:color w:val="C0C0C0"/>
                <w:lang w:eastAsia="sv-SE"/>
              </w:rPr>
              <w:t>1.2</w:t>
            </w:r>
          </w:p>
        </w:tc>
        <w:tc>
          <w:tcPr>
            <w:tcW w:w="2147" w:type="dxa"/>
            <w:tcBorders>
              <w:top w:val="nil"/>
              <w:left w:val="nil"/>
              <w:bottom w:val="dashed" w:sz="4" w:space="0" w:color="969696"/>
              <w:right w:val="single" w:sz="4" w:space="0" w:color="auto"/>
            </w:tcBorders>
          </w:tcPr>
          <w:p w14:paraId="19938371" w14:textId="77777777" w:rsidR="009E3F16" w:rsidRDefault="009E3F16">
            <w:pPr>
              <w:rPr>
                <w:color w:val="C0C0C0"/>
                <w:lang w:eastAsia="sv-SE"/>
              </w:rPr>
            </w:pPr>
            <w:r>
              <w:rPr>
                <w:color w:val="C0C0C0"/>
                <w:lang w:eastAsia="sv-SE"/>
              </w:rPr>
              <w:t>Update earlier report</w:t>
            </w:r>
          </w:p>
        </w:tc>
        <w:tc>
          <w:tcPr>
            <w:tcW w:w="974" w:type="dxa"/>
            <w:tcBorders>
              <w:top w:val="nil"/>
              <w:left w:val="nil"/>
              <w:bottom w:val="dashed" w:sz="4" w:space="0" w:color="969696"/>
              <w:right w:val="single" w:sz="4" w:space="0" w:color="auto"/>
            </w:tcBorders>
          </w:tcPr>
          <w:p w14:paraId="4B264092" w14:textId="77777777" w:rsidR="009E3F16" w:rsidRDefault="009E3F16">
            <w:pPr>
              <w:rPr>
                <w:color w:val="C0C0C0"/>
                <w:lang w:eastAsia="sv-SE"/>
              </w:rPr>
            </w:pPr>
            <w:r>
              <w:rPr>
                <w:color w:val="C0C0C0"/>
                <w:lang w:eastAsia="sv-SE"/>
              </w:rPr>
              <w:t>TCR</w:t>
            </w:r>
          </w:p>
        </w:tc>
        <w:tc>
          <w:tcPr>
            <w:tcW w:w="1361" w:type="dxa"/>
            <w:tcBorders>
              <w:top w:val="nil"/>
              <w:left w:val="nil"/>
              <w:bottom w:val="dashed" w:sz="4" w:space="0" w:color="969696"/>
              <w:right w:val="single" w:sz="4" w:space="0" w:color="auto"/>
            </w:tcBorders>
          </w:tcPr>
          <w:p w14:paraId="1587F590" w14:textId="77777777" w:rsidR="009E3F16" w:rsidRDefault="009E3F16">
            <w:pPr>
              <w:rPr>
                <w:color w:val="C0C0C0"/>
                <w:lang w:eastAsia="sv-SE"/>
              </w:rPr>
            </w:pPr>
            <w:r>
              <w:rPr>
                <w:color w:val="C0C0C0"/>
                <w:lang w:eastAsia="sv-SE"/>
              </w:rPr>
              <w:t>Replace (2)</w:t>
            </w:r>
          </w:p>
        </w:tc>
        <w:tc>
          <w:tcPr>
            <w:tcW w:w="1556" w:type="dxa"/>
            <w:tcBorders>
              <w:top w:val="nil"/>
              <w:left w:val="nil"/>
              <w:bottom w:val="dashed" w:sz="4" w:space="0" w:color="969696"/>
              <w:right w:val="single" w:sz="4" w:space="0" w:color="auto"/>
            </w:tcBorders>
          </w:tcPr>
          <w:p w14:paraId="1BE44498" w14:textId="77777777" w:rsidR="009E3F16" w:rsidRDefault="009E3F16">
            <w:pPr>
              <w:rPr>
                <w:color w:val="C0C0C0"/>
                <w:lang w:eastAsia="sv-SE"/>
              </w:rPr>
            </w:pPr>
            <w:r>
              <w:rPr>
                <w:color w:val="C0C0C0"/>
                <w:lang w:eastAsia="sv-SE"/>
              </w:rPr>
              <w:t>Submit (0)</w:t>
            </w:r>
          </w:p>
        </w:tc>
        <w:tc>
          <w:tcPr>
            <w:tcW w:w="1750" w:type="dxa"/>
            <w:tcBorders>
              <w:top w:val="nil"/>
              <w:left w:val="nil"/>
              <w:bottom w:val="dashed" w:sz="4" w:space="0" w:color="969696"/>
              <w:right w:val="single" w:sz="4" w:space="0" w:color="auto"/>
            </w:tcBorders>
          </w:tcPr>
          <w:p w14:paraId="1F28464D" w14:textId="77777777" w:rsidR="009E3F16" w:rsidRDefault="009E3F16">
            <w:pPr>
              <w:rPr>
                <w:color w:val="C0C0C0"/>
                <w:lang w:eastAsia="sv-SE"/>
              </w:rPr>
            </w:pPr>
            <w:r>
              <w:rPr>
                <w:color w:val="C0C0C0"/>
                <w:lang w:eastAsia="sv-SE"/>
              </w:rPr>
              <w:t>Trade Confirm (0)</w:t>
            </w:r>
          </w:p>
        </w:tc>
        <w:tc>
          <w:tcPr>
            <w:tcW w:w="996" w:type="dxa"/>
            <w:tcBorders>
              <w:top w:val="nil"/>
              <w:left w:val="nil"/>
              <w:bottom w:val="dashed" w:sz="4" w:space="0" w:color="969696"/>
              <w:right w:val="single" w:sz="4" w:space="0" w:color="auto"/>
            </w:tcBorders>
          </w:tcPr>
          <w:p w14:paraId="671DAB99" w14:textId="77777777" w:rsidR="009E3F16" w:rsidRDefault="009E3F16">
            <w:pPr>
              <w:rPr>
                <w:color w:val="C0C0C0"/>
                <w:lang w:eastAsia="sv-SE"/>
              </w:rPr>
            </w:pPr>
            <w:r>
              <w:rPr>
                <w:color w:val="C0C0C0"/>
                <w:lang w:eastAsia="sv-SE"/>
              </w:rPr>
              <w:t>Optionally filled</w:t>
            </w:r>
          </w:p>
        </w:tc>
        <w:tc>
          <w:tcPr>
            <w:tcW w:w="1363" w:type="dxa"/>
            <w:tcBorders>
              <w:top w:val="nil"/>
              <w:left w:val="nil"/>
              <w:bottom w:val="dashed" w:sz="4" w:space="0" w:color="969696"/>
              <w:right w:val="single" w:sz="4" w:space="0" w:color="auto"/>
            </w:tcBorders>
          </w:tcPr>
          <w:p w14:paraId="784CEC30" w14:textId="77777777" w:rsidR="009E3F16" w:rsidRDefault="009E3F16">
            <w:pPr>
              <w:rPr>
                <w:color w:val="C0C0C0"/>
                <w:lang w:eastAsia="sv-SE"/>
              </w:rPr>
            </w:pPr>
            <w:r>
              <w:rPr>
                <w:color w:val="C0C0C0"/>
                <w:lang w:eastAsia="sv-SE"/>
              </w:rPr>
              <w:t>New</w:t>
            </w:r>
          </w:p>
          <w:p w14:paraId="3A0DE4F3" w14:textId="77777777" w:rsidR="009E3F16" w:rsidRDefault="009E3F16">
            <w:pPr>
              <w:rPr>
                <w:color w:val="C0C0C0"/>
                <w:lang w:eastAsia="sv-SE"/>
              </w:rPr>
            </w:pPr>
            <w:r>
              <w:rPr>
                <w:color w:val="C0C0C0"/>
                <w:lang w:eastAsia="sv-SE"/>
              </w:rPr>
              <w:t>(Initiator’s previous)</w:t>
            </w:r>
          </w:p>
        </w:tc>
        <w:tc>
          <w:tcPr>
            <w:tcW w:w="2920" w:type="dxa"/>
            <w:tcBorders>
              <w:top w:val="nil"/>
              <w:left w:val="nil"/>
              <w:bottom w:val="dashed" w:sz="4" w:space="0" w:color="969696"/>
              <w:right w:val="single" w:sz="4" w:space="0" w:color="auto"/>
            </w:tcBorders>
          </w:tcPr>
          <w:p w14:paraId="42150D54" w14:textId="77777777" w:rsidR="009E3F16" w:rsidRDefault="009E3F16">
            <w:pPr>
              <w:rPr>
                <w:color w:val="C0C0C0"/>
                <w:lang w:eastAsia="sv-SE"/>
              </w:rPr>
            </w:pPr>
            <w:r>
              <w:rPr>
                <w:color w:val="C0C0C0"/>
                <w:lang w:eastAsia="sv-SE"/>
              </w:rPr>
              <w:t> </w:t>
            </w:r>
          </w:p>
        </w:tc>
      </w:tr>
      <w:tr w:rsidR="00C90C98" w14:paraId="42FBE5BE" w14:textId="77777777">
        <w:trPr>
          <w:trHeight w:val="255"/>
        </w:trPr>
        <w:tc>
          <w:tcPr>
            <w:tcW w:w="598" w:type="dxa"/>
            <w:tcBorders>
              <w:top w:val="nil"/>
              <w:left w:val="single" w:sz="4" w:space="0" w:color="auto"/>
              <w:bottom w:val="dashed" w:sz="4" w:space="0" w:color="969696"/>
              <w:right w:val="single" w:sz="4" w:space="0" w:color="auto"/>
            </w:tcBorders>
          </w:tcPr>
          <w:p w14:paraId="57F9122C" w14:textId="77777777" w:rsidR="009E3F16" w:rsidRDefault="009E3F16">
            <w:pPr>
              <w:rPr>
                <w:lang w:eastAsia="sv-SE"/>
              </w:rPr>
            </w:pPr>
            <w:r>
              <w:rPr>
                <w:lang w:eastAsia="sv-SE"/>
              </w:rPr>
              <w:t>1.3</w:t>
            </w:r>
          </w:p>
        </w:tc>
        <w:tc>
          <w:tcPr>
            <w:tcW w:w="2147" w:type="dxa"/>
            <w:tcBorders>
              <w:top w:val="nil"/>
              <w:left w:val="nil"/>
              <w:bottom w:val="dashed" w:sz="4" w:space="0" w:color="969696"/>
              <w:right w:val="single" w:sz="4" w:space="0" w:color="auto"/>
            </w:tcBorders>
          </w:tcPr>
          <w:p w14:paraId="093B06FE" w14:textId="77777777" w:rsidR="009E3F16" w:rsidRDefault="009E3F16">
            <w:pPr>
              <w:rPr>
                <w:lang w:eastAsia="sv-SE"/>
              </w:rPr>
            </w:pPr>
            <w:r>
              <w:rPr>
                <w:lang w:eastAsia="sv-SE"/>
              </w:rPr>
              <w:t>Cancel earlier report</w:t>
            </w:r>
          </w:p>
        </w:tc>
        <w:tc>
          <w:tcPr>
            <w:tcW w:w="974" w:type="dxa"/>
            <w:tcBorders>
              <w:top w:val="nil"/>
              <w:left w:val="nil"/>
              <w:bottom w:val="dashed" w:sz="4" w:space="0" w:color="969696"/>
              <w:right w:val="single" w:sz="4" w:space="0" w:color="auto"/>
            </w:tcBorders>
          </w:tcPr>
          <w:p w14:paraId="3887EC0E" w14:textId="77777777" w:rsidR="009E3F16" w:rsidRDefault="009E3F16">
            <w:pPr>
              <w:rPr>
                <w:lang w:eastAsia="sv-SE"/>
              </w:rPr>
            </w:pPr>
            <w:r>
              <w:rPr>
                <w:lang w:eastAsia="sv-SE"/>
              </w:rPr>
              <w:t>TCR</w:t>
            </w:r>
          </w:p>
        </w:tc>
        <w:tc>
          <w:tcPr>
            <w:tcW w:w="1361" w:type="dxa"/>
            <w:tcBorders>
              <w:top w:val="nil"/>
              <w:left w:val="nil"/>
              <w:bottom w:val="dashed" w:sz="4" w:space="0" w:color="969696"/>
              <w:right w:val="single" w:sz="4" w:space="0" w:color="auto"/>
            </w:tcBorders>
          </w:tcPr>
          <w:p w14:paraId="5177AE40" w14:textId="77777777" w:rsidR="009E3F16" w:rsidRDefault="009E3F16">
            <w:pPr>
              <w:rPr>
                <w:lang w:eastAsia="sv-SE"/>
              </w:rPr>
            </w:pPr>
            <w:r>
              <w:rPr>
                <w:lang w:eastAsia="sv-SE"/>
              </w:rPr>
              <w:t>Cancel (1)</w:t>
            </w:r>
          </w:p>
        </w:tc>
        <w:tc>
          <w:tcPr>
            <w:tcW w:w="1556" w:type="dxa"/>
            <w:tcBorders>
              <w:top w:val="nil"/>
              <w:left w:val="nil"/>
              <w:bottom w:val="dashed" w:sz="4" w:space="0" w:color="969696"/>
              <w:right w:val="single" w:sz="4" w:space="0" w:color="auto"/>
            </w:tcBorders>
          </w:tcPr>
          <w:p w14:paraId="7764ACEE" w14:textId="77777777" w:rsidR="009E3F16" w:rsidRDefault="009E3F16">
            <w:pPr>
              <w:rPr>
                <w:lang w:eastAsia="sv-SE"/>
              </w:rPr>
            </w:pPr>
            <w:r>
              <w:rPr>
                <w:lang w:eastAsia="sv-SE"/>
              </w:rPr>
              <w:t>Submit (0)</w:t>
            </w:r>
          </w:p>
        </w:tc>
        <w:tc>
          <w:tcPr>
            <w:tcW w:w="1750" w:type="dxa"/>
            <w:tcBorders>
              <w:top w:val="nil"/>
              <w:left w:val="nil"/>
              <w:bottom w:val="dashed" w:sz="4" w:space="0" w:color="969696"/>
              <w:right w:val="single" w:sz="4" w:space="0" w:color="auto"/>
            </w:tcBorders>
          </w:tcPr>
          <w:p w14:paraId="6C4B24F0" w14:textId="77777777" w:rsidR="009E3F16" w:rsidRDefault="009E3F16">
            <w:pPr>
              <w:rPr>
                <w:lang w:eastAsia="sv-SE"/>
              </w:rPr>
            </w:pPr>
            <w:r>
              <w:rPr>
                <w:lang w:eastAsia="sv-SE"/>
              </w:rPr>
              <w:t>Trade Confirm (0)</w:t>
            </w:r>
          </w:p>
        </w:tc>
        <w:tc>
          <w:tcPr>
            <w:tcW w:w="996" w:type="dxa"/>
            <w:tcBorders>
              <w:top w:val="nil"/>
              <w:left w:val="nil"/>
              <w:bottom w:val="dashed" w:sz="4" w:space="0" w:color="969696"/>
              <w:right w:val="single" w:sz="4" w:space="0" w:color="auto"/>
            </w:tcBorders>
          </w:tcPr>
          <w:p w14:paraId="19D4FC68" w14:textId="77777777" w:rsidR="009E3F16" w:rsidRDefault="009E3F16">
            <w:pPr>
              <w:rPr>
                <w:lang w:eastAsia="sv-SE"/>
              </w:rPr>
            </w:pPr>
            <w:r>
              <w:rPr>
                <w:lang w:eastAsia="sv-SE"/>
              </w:rPr>
              <w:t>Optionally filled</w:t>
            </w:r>
          </w:p>
        </w:tc>
        <w:tc>
          <w:tcPr>
            <w:tcW w:w="1363" w:type="dxa"/>
            <w:tcBorders>
              <w:top w:val="nil"/>
              <w:left w:val="nil"/>
              <w:bottom w:val="dashed" w:sz="4" w:space="0" w:color="969696"/>
              <w:right w:val="single" w:sz="4" w:space="0" w:color="auto"/>
            </w:tcBorders>
          </w:tcPr>
          <w:p w14:paraId="1AE3E6F1" w14:textId="77777777" w:rsidR="009E3F16" w:rsidRDefault="009E3F16">
            <w:pPr>
              <w:rPr>
                <w:lang w:eastAsia="sv-SE"/>
              </w:rPr>
            </w:pPr>
            <w:r>
              <w:rPr>
                <w:lang w:eastAsia="sv-SE"/>
              </w:rPr>
              <w:t>New</w:t>
            </w:r>
          </w:p>
          <w:p w14:paraId="341F7821" w14:textId="77777777" w:rsidR="009E3F16" w:rsidRDefault="009E3F16">
            <w:pPr>
              <w:rPr>
                <w:lang w:eastAsia="sv-SE"/>
              </w:rPr>
            </w:pPr>
            <w:r>
              <w:rPr>
                <w:lang w:eastAsia="sv-SE"/>
              </w:rPr>
              <w:t>(Initiator’s previous)</w:t>
            </w:r>
          </w:p>
        </w:tc>
        <w:tc>
          <w:tcPr>
            <w:tcW w:w="2920" w:type="dxa"/>
            <w:tcBorders>
              <w:top w:val="nil"/>
              <w:left w:val="nil"/>
              <w:bottom w:val="dashed" w:sz="4" w:space="0" w:color="969696"/>
              <w:right w:val="single" w:sz="4" w:space="0" w:color="auto"/>
            </w:tcBorders>
          </w:tcPr>
          <w:p w14:paraId="365055E4" w14:textId="77777777" w:rsidR="009E3F16" w:rsidRDefault="009E3F16">
            <w:pPr>
              <w:rPr>
                <w:lang w:eastAsia="sv-SE"/>
              </w:rPr>
            </w:pPr>
            <w:r>
              <w:rPr>
                <w:lang w:eastAsia="sv-SE"/>
              </w:rPr>
              <w:t>Cancel request may be submitted using TradeID if provided by marketplace on initial Ack. Otherwise, TradeReportRefID must be used to reference initial request.</w:t>
            </w:r>
          </w:p>
        </w:tc>
      </w:tr>
      <w:tr w:rsidR="00C90C98" w14:paraId="20F791DF" w14:textId="77777777">
        <w:trPr>
          <w:trHeight w:val="255"/>
        </w:trPr>
        <w:tc>
          <w:tcPr>
            <w:tcW w:w="598" w:type="dxa"/>
            <w:tcBorders>
              <w:top w:val="nil"/>
              <w:left w:val="single" w:sz="4" w:space="0" w:color="auto"/>
              <w:bottom w:val="dashed" w:sz="4" w:space="0" w:color="969696"/>
              <w:right w:val="single" w:sz="4" w:space="0" w:color="auto"/>
            </w:tcBorders>
          </w:tcPr>
          <w:p w14:paraId="54A982AA" w14:textId="77777777" w:rsidR="009E3F16" w:rsidRDefault="009E3F16">
            <w:pPr>
              <w:rPr>
                <w:lang w:eastAsia="sv-SE"/>
              </w:rPr>
            </w:pPr>
            <w:r>
              <w:rPr>
                <w:lang w:eastAsia="sv-SE"/>
              </w:rPr>
              <w:t>1.4</w:t>
            </w:r>
          </w:p>
        </w:tc>
        <w:tc>
          <w:tcPr>
            <w:tcW w:w="2147" w:type="dxa"/>
            <w:tcBorders>
              <w:top w:val="nil"/>
              <w:left w:val="nil"/>
              <w:bottom w:val="dashed" w:sz="4" w:space="0" w:color="969696"/>
              <w:right w:val="single" w:sz="4" w:space="0" w:color="auto"/>
            </w:tcBorders>
          </w:tcPr>
          <w:p w14:paraId="06068908" w14:textId="77777777" w:rsidR="009E3F16" w:rsidRDefault="009E3F16">
            <w:pPr>
              <w:rPr>
                <w:lang w:eastAsia="sv-SE"/>
              </w:rPr>
            </w:pPr>
            <w:r>
              <w:rPr>
                <w:lang w:eastAsia="sv-SE"/>
              </w:rPr>
              <w:t>Acknowledgement from marketplace</w:t>
            </w:r>
          </w:p>
        </w:tc>
        <w:tc>
          <w:tcPr>
            <w:tcW w:w="974" w:type="dxa"/>
            <w:tcBorders>
              <w:top w:val="nil"/>
              <w:left w:val="nil"/>
              <w:bottom w:val="dashed" w:sz="4" w:space="0" w:color="969696"/>
              <w:right w:val="single" w:sz="4" w:space="0" w:color="auto"/>
            </w:tcBorders>
          </w:tcPr>
          <w:p w14:paraId="43C3A025" w14:textId="77777777" w:rsidR="009E3F16" w:rsidRDefault="009E3F16">
            <w:pPr>
              <w:rPr>
                <w:lang w:eastAsia="sv-SE"/>
              </w:rPr>
            </w:pPr>
            <w:r>
              <w:rPr>
                <w:lang w:eastAsia="sv-SE"/>
              </w:rPr>
              <w:t>TCR Ack</w:t>
            </w:r>
          </w:p>
        </w:tc>
        <w:tc>
          <w:tcPr>
            <w:tcW w:w="1361" w:type="dxa"/>
            <w:tcBorders>
              <w:top w:val="nil"/>
              <w:left w:val="nil"/>
              <w:bottom w:val="dashed" w:sz="4" w:space="0" w:color="969696"/>
              <w:right w:val="single" w:sz="4" w:space="0" w:color="auto"/>
            </w:tcBorders>
          </w:tcPr>
          <w:p w14:paraId="42E373AC" w14:textId="77777777" w:rsidR="009E3F16" w:rsidRDefault="009E3F16">
            <w:pPr>
              <w:rPr>
                <w:lang w:eastAsia="sv-SE"/>
              </w:rPr>
            </w:pPr>
            <w:r>
              <w:rPr>
                <w:lang w:eastAsia="sv-SE"/>
              </w:rPr>
              <w:t>New (0), Cancel (1), Replace (2)</w:t>
            </w:r>
          </w:p>
        </w:tc>
        <w:tc>
          <w:tcPr>
            <w:tcW w:w="1556" w:type="dxa"/>
            <w:tcBorders>
              <w:top w:val="nil"/>
              <w:left w:val="nil"/>
              <w:bottom w:val="dashed" w:sz="4" w:space="0" w:color="969696"/>
              <w:right w:val="single" w:sz="4" w:space="0" w:color="auto"/>
            </w:tcBorders>
          </w:tcPr>
          <w:p w14:paraId="2AD96B39" w14:textId="77777777" w:rsidR="009E3F16" w:rsidRDefault="009E3F16">
            <w:pPr>
              <w:rPr>
                <w:lang w:eastAsia="sv-SE"/>
              </w:rPr>
            </w:pPr>
            <w:r>
              <w:rPr>
                <w:lang w:eastAsia="sv-SE"/>
              </w:rPr>
              <w:t>Initiator’s</w:t>
            </w:r>
          </w:p>
        </w:tc>
        <w:tc>
          <w:tcPr>
            <w:tcW w:w="1750" w:type="dxa"/>
            <w:tcBorders>
              <w:top w:val="nil"/>
              <w:left w:val="nil"/>
              <w:bottom w:val="dashed" w:sz="4" w:space="0" w:color="969696"/>
              <w:right w:val="single" w:sz="4" w:space="0" w:color="auto"/>
            </w:tcBorders>
          </w:tcPr>
          <w:p w14:paraId="71F32619" w14:textId="77777777" w:rsidR="009E3F16" w:rsidRDefault="009E3F16">
            <w:pPr>
              <w:rPr>
                <w:lang w:eastAsia="sv-SE"/>
              </w:rPr>
            </w:pPr>
            <w:r>
              <w:rPr>
                <w:lang w:eastAsia="sv-SE"/>
              </w:rPr>
              <w:t>Trade Confirm (0)</w:t>
            </w:r>
          </w:p>
        </w:tc>
        <w:tc>
          <w:tcPr>
            <w:tcW w:w="996" w:type="dxa"/>
            <w:tcBorders>
              <w:top w:val="nil"/>
              <w:left w:val="nil"/>
              <w:bottom w:val="dashed" w:sz="4" w:space="0" w:color="969696"/>
              <w:right w:val="single" w:sz="4" w:space="0" w:color="auto"/>
            </w:tcBorders>
          </w:tcPr>
          <w:p w14:paraId="1809765C" w14:textId="77777777" w:rsidR="009E3F16" w:rsidRDefault="009E3F16">
            <w:pPr>
              <w:rPr>
                <w:lang w:eastAsia="sv-SE"/>
              </w:rPr>
            </w:pPr>
            <w:r>
              <w:rPr>
                <w:lang w:eastAsia="sv-SE"/>
              </w:rPr>
              <w:t>Optionally filled</w:t>
            </w:r>
          </w:p>
        </w:tc>
        <w:tc>
          <w:tcPr>
            <w:tcW w:w="1363" w:type="dxa"/>
            <w:tcBorders>
              <w:top w:val="nil"/>
              <w:left w:val="nil"/>
              <w:bottom w:val="dashed" w:sz="4" w:space="0" w:color="969696"/>
              <w:right w:val="single" w:sz="4" w:space="0" w:color="auto"/>
            </w:tcBorders>
          </w:tcPr>
          <w:p w14:paraId="3E0E62D7" w14:textId="77777777" w:rsidR="009E3F16" w:rsidRDefault="009E3F16">
            <w:pPr>
              <w:rPr>
                <w:lang w:eastAsia="sv-SE"/>
              </w:rPr>
            </w:pPr>
            <w:r>
              <w:rPr>
                <w:lang w:eastAsia="sv-SE"/>
              </w:rPr>
              <w:t>Initiator’s (Initiator’s)</w:t>
            </w:r>
          </w:p>
        </w:tc>
        <w:tc>
          <w:tcPr>
            <w:tcW w:w="2920" w:type="dxa"/>
            <w:tcBorders>
              <w:top w:val="nil"/>
              <w:left w:val="nil"/>
              <w:bottom w:val="dashed" w:sz="4" w:space="0" w:color="969696"/>
              <w:right w:val="single" w:sz="4" w:space="0" w:color="auto"/>
            </w:tcBorders>
          </w:tcPr>
          <w:p w14:paraId="48F2AD85" w14:textId="77777777" w:rsidR="009E3F16" w:rsidRDefault="009E3F16">
            <w:pPr>
              <w:rPr>
                <w:lang w:eastAsia="sv-SE"/>
              </w:rPr>
            </w:pPr>
            <w:r>
              <w:rPr>
                <w:lang w:eastAsia="sv-SE"/>
              </w:rPr>
              <w:t> Optional. If ack message is used for Locked-In Reports.</w:t>
            </w:r>
          </w:p>
        </w:tc>
      </w:tr>
      <w:tr w:rsidR="00C90C98" w14:paraId="7B026EFD" w14:textId="77777777">
        <w:trPr>
          <w:trHeight w:val="255"/>
        </w:trPr>
        <w:tc>
          <w:tcPr>
            <w:tcW w:w="598" w:type="dxa"/>
            <w:tcBorders>
              <w:top w:val="nil"/>
              <w:left w:val="single" w:sz="4" w:space="0" w:color="auto"/>
              <w:bottom w:val="single" w:sz="4" w:space="0" w:color="auto"/>
              <w:right w:val="single" w:sz="4" w:space="0" w:color="auto"/>
            </w:tcBorders>
          </w:tcPr>
          <w:p w14:paraId="54A3E796" w14:textId="77777777" w:rsidR="009E3F16" w:rsidRDefault="009E3F16">
            <w:pPr>
              <w:rPr>
                <w:lang w:eastAsia="sv-SE"/>
              </w:rPr>
            </w:pPr>
            <w:r>
              <w:rPr>
                <w:lang w:eastAsia="sv-SE"/>
              </w:rPr>
              <w:t>1.5</w:t>
            </w:r>
          </w:p>
        </w:tc>
        <w:tc>
          <w:tcPr>
            <w:tcW w:w="2147" w:type="dxa"/>
            <w:tcBorders>
              <w:top w:val="nil"/>
              <w:left w:val="nil"/>
              <w:bottom w:val="single" w:sz="4" w:space="0" w:color="auto"/>
              <w:right w:val="single" w:sz="4" w:space="0" w:color="auto"/>
            </w:tcBorders>
          </w:tcPr>
          <w:p w14:paraId="2EF83B96" w14:textId="77777777" w:rsidR="009E3F16" w:rsidRDefault="009E3F16">
            <w:pPr>
              <w:rPr>
                <w:lang w:eastAsia="sv-SE"/>
              </w:rPr>
            </w:pPr>
            <w:r>
              <w:rPr>
                <w:lang w:eastAsia="sv-SE"/>
              </w:rPr>
              <w:t>Reject from marketplace</w:t>
            </w:r>
          </w:p>
        </w:tc>
        <w:tc>
          <w:tcPr>
            <w:tcW w:w="974" w:type="dxa"/>
            <w:tcBorders>
              <w:top w:val="nil"/>
              <w:left w:val="nil"/>
              <w:bottom w:val="single" w:sz="4" w:space="0" w:color="auto"/>
              <w:right w:val="single" w:sz="4" w:space="0" w:color="auto"/>
            </w:tcBorders>
          </w:tcPr>
          <w:p w14:paraId="0412B805" w14:textId="77777777" w:rsidR="009E3F16" w:rsidRDefault="009E3F16">
            <w:pPr>
              <w:rPr>
                <w:lang w:eastAsia="sv-SE"/>
              </w:rPr>
            </w:pPr>
            <w:r>
              <w:rPr>
                <w:lang w:eastAsia="sv-SE"/>
              </w:rPr>
              <w:t>TCR Ack</w:t>
            </w:r>
          </w:p>
        </w:tc>
        <w:tc>
          <w:tcPr>
            <w:tcW w:w="1361" w:type="dxa"/>
            <w:tcBorders>
              <w:top w:val="nil"/>
              <w:left w:val="nil"/>
              <w:bottom w:val="single" w:sz="4" w:space="0" w:color="auto"/>
              <w:right w:val="single" w:sz="4" w:space="0" w:color="auto"/>
            </w:tcBorders>
          </w:tcPr>
          <w:p w14:paraId="5D2A5914" w14:textId="77777777" w:rsidR="009E3F16" w:rsidRDefault="009E3F16">
            <w:pPr>
              <w:rPr>
                <w:lang w:eastAsia="sv-SE"/>
              </w:rPr>
            </w:pPr>
            <w:r>
              <w:rPr>
                <w:lang w:eastAsia="sv-SE"/>
              </w:rPr>
              <w:t>New (0), Cancel (1), Replace (2)</w:t>
            </w:r>
          </w:p>
        </w:tc>
        <w:tc>
          <w:tcPr>
            <w:tcW w:w="1556" w:type="dxa"/>
            <w:tcBorders>
              <w:top w:val="nil"/>
              <w:left w:val="nil"/>
              <w:bottom w:val="single" w:sz="4" w:space="0" w:color="auto"/>
              <w:right w:val="single" w:sz="4" w:space="0" w:color="auto"/>
            </w:tcBorders>
          </w:tcPr>
          <w:p w14:paraId="3CA8361F" w14:textId="77777777" w:rsidR="009E3F16" w:rsidRDefault="009E3F16">
            <w:pPr>
              <w:rPr>
                <w:lang w:eastAsia="sv-SE"/>
              </w:rPr>
            </w:pPr>
            <w:r>
              <w:rPr>
                <w:lang w:eastAsia="sv-SE"/>
              </w:rPr>
              <w:t>Initiator’s</w:t>
            </w:r>
          </w:p>
        </w:tc>
        <w:tc>
          <w:tcPr>
            <w:tcW w:w="1750" w:type="dxa"/>
            <w:tcBorders>
              <w:top w:val="nil"/>
              <w:left w:val="nil"/>
              <w:bottom w:val="single" w:sz="4" w:space="0" w:color="auto"/>
              <w:right w:val="single" w:sz="4" w:space="0" w:color="auto"/>
            </w:tcBorders>
          </w:tcPr>
          <w:p w14:paraId="1C3125A5" w14:textId="77777777" w:rsidR="009E3F16" w:rsidRDefault="009E3F16">
            <w:pPr>
              <w:rPr>
                <w:lang w:eastAsia="sv-SE"/>
              </w:rPr>
            </w:pPr>
            <w:r>
              <w:rPr>
                <w:lang w:eastAsia="sv-SE"/>
              </w:rPr>
              <w:t>Trade Confirm (0)</w:t>
            </w:r>
          </w:p>
        </w:tc>
        <w:tc>
          <w:tcPr>
            <w:tcW w:w="996" w:type="dxa"/>
            <w:tcBorders>
              <w:top w:val="nil"/>
              <w:left w:val="nil"/>
              <w:bottom w:val="single" w:sz="4" w:space="0" w:color="auto"/>
              <w:right w:val="single" w:sz="4" w:space="0" w:color="auto"/>
            </w:tcBorders>
          </w:tcPr>
          <w:p w14:paraId="247DF160" w14:textId="77777777" w:rsidR="009E3F16" w:rsidRDefault="009E3F16">
            <w:pPr>
              <w:rPr>
                <w:lang w:eastAsia="sv-SE"/>
              </w:rPr>
            </w:pPr>
            <w:r>
              <w:rPr>
                <w:lang w:eastAsia="sv-SE"/>
              </w:rPr>
              <w:t>Optionally filled</w:t>
            </w:r>
          </w:p>
        </w:tc>
        <w:tc>
          <w:tcPr>
            <w:tcW w:w="1363" w:type="dxa"/>
            <w:tcBorders>
              <w:top w:val="nil"/>
              <w:left w:val="nil"/>
              <w:bottom w:val="single" w:sz="4" w:space="0" w:color="auto"/>
              <w:right w:val="single" w:sz="4" w:space="0" w:color="auto"/>
            </w:tcBorders>
          </w:tcPr>
          <w:p w14:paraId="0EA1BFD4" w14:textId="77777777" w:rsidR="009E3F16" w:rsidRDefault="009E3F16">
            <w:pPr>
              <w:rPr>
                <w:lang w:eastAsia="sv-SE"/>
              </w:rPr>
            </w:pPr>
            <w:r>
              <w:rPr>
                <w:lang w:eastAsia="sv-SE"/>
              </w:rPr>
              <w:t>Initiator’s (Initiator’s)</w:t>
            </w:r>
          </w:p>
        </w:tc>
        <w:tc>
          <w:tcPr>
            <w:tcW w:w="2920" w:type="dxa"/>
            <w:tcBorders>
              <w:top w:val="nil"/>
              <w:left w:val="nil"/>
              <w:bottom w:val="single" w:sz="4" w:space="0" w:color="auto"/>
              <w:right w:val="single" w:sz="4" w:space="0" w:color="auto"/>
            </w:tcBorders>
          </w:tcPr>
          <w:p w14:paraId="6E48D439" w14:textId="77777777" w:rsidR="009E3F16" w:rsidRDefault="009E3F16">
            <w:pPr>
              <w:rPr>
                <w:lang w:eastAsia="sv-SE"/>
              </w:rPr>
            </w:pPr>
            <w:r>
              <w:rPr>
                <w:lang w:eastAsia="sv-SE"/>
              </w:rPr>
              <w:t> </w:t>
            </w:r>
          </w:p>
        </w:tc>
      </w:tr>
      <w:tr w:rsidR="009E3F16" w14:paraId="6436E188" w14:textId="77777777">
        <w:tblPrEx>
          <w:tblW w:w="13665" w:type="dxa"/>
          <w:tblInd w:w="55" w:type="dxa"/>
          <w:tblCellMar>
            <w:left w:w="70" w:type="dxa"/>
            <w:right w:w="70" w:type="dxa"/>
          </w:tblCellMar>
          <w:tblLook w:val="0000" w:firstRow="0" w:lastRow="0" w:firstColumn="0" w:lastColumn="0" w:noHBand="0" w:noVBand="0"/>
          <w:tblPrExChange w:id="469"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70" w:author="Administrator" w:date="2011-08-18T10:53:00Z">
            <w:trPr>
              <w:gridAfter w:val="0"/>
              <w:trHeight w:val="510"/>
            </w:trPr>
          </w:trPrChange>
        </w:trPr>
        <w:tc>
          <w:tcPr>
            <w:tcW w:w="598" w:type="dxa"/>
            <w:tcBorders>
              <w:top w:val="nil"/>
              <w:left w:val="single" w:sz="4" w:space="0" w:color="auto"/>
              <w:bottom w:val="nil"/>
              <w:right w:val="single" w:sz="4" w:space="0" w:color="auto"/>
            </w:tcBorders>
            <w:tcPrChange w:id="471" w:author="Administrator" w:date="2011-08-18T10:53:00Z">
              <w:tcPr>
                <w:tcW w:w="598" w:type="dxa"/>
                <w:gridSpan w:val="2"/>
                <w:tcBorders>
                  <w:top w:val="nil"/>
                  <w:left w:val="single" w:sz="4" w:space="0" w:color="auto"/>
                  <w:bottom w:val="nil"/>
                  <w:right w:val="single" w:sz="4" w:space="0" w:color="auto"/>
                </w:tcBorders>
                <w:shd w:val="clear" w:color="auto" w:fill="auto"/>
              </w:tcPr>
            </w:tcPrChange>
          </w:tcPr>
          <w:p w14:paraId="2768C97C" w14:textId="77777777" w:rsidR="009E3F16" w:rsidRDefault="009E3F16">
            <w:pPr>
              <w:rPr>
                <w:b/>
                <w:lang w:eastAsia="sv-SE"/>
              </w:rPr>
            </w:pPr>
            <w:r>
              <w:rPr>
                <w:b/>
                <w:lang w:eastAsia="sv-SE"/>
              </w:rPr>
              <w:t>2</w:t>
            </w:r>
          </w:p>
        </w:tc>
        <w:tc>
          <w:tcPr>
            <w:tcW w:w="13067" w:type="dxa"/>
            <w:gridSpan w:val="8"/>
            <w:tcBorders>
              <w:top w:val="nil"/>
              <w:left w:val="nil"/>
              <w:bottom w:val="nil"/>
              <w:right w:val="single" w:sz="4" w:space="0" w:color="auto"/>
            </w:tcBorders>
            <w:tcPrChange w:id="472" w:author="Administrator" w:date="2011-08-18T10:53:00Z">
              <w:tcPr>
                <w:tcW w:w="13067" w:type="dxa"/>
                <w:gridSpan w:val="9"/>
                <w:tcBorders>
                  <w:top w:val="nil"/>
                  <w:left w:val="nil"/>
                  <w:bottom w:val="nil"/>
                  <w:right w:val="single" w:sz="4" w:space="0" w:color="auto"/>
                </w:tcBorders>
                <w:shd w:val="clear" w:color="auto" w:fill="auto"/>
              </w:tcPr>
            </w:tcPrChange>
          </w:tcPr>
          <w:p w14:paraId="7A067156" w14:textId="77777777" w:rsidR="009E3F16" w:rsidRDefault="009E3F16">
            <w:pPr>
              <w:rPr>
                <w:b/>
                <w:lang w:eastAsia="sv-SE"/>
              </w:rPr>
            </w:pPr>
            <w:r>
              <w:rPr>
                <w:b/>
                <w:lang w:eastAsia="sv-SE"/>
              </w:rPr>
              <w:t>Marketplace publication of confirmed trade (flow from marketplace to external actors)</w:t>
            </w:r>
          </w:p>
        </w:tc>
      </w:tr>
      <w:tr w:rsidR="00C90C98" w14:paraId="6142AF86" w14:textId="77777777">
        <w:trPr>
          <w:trHeight w:val="510"/>
        </w:trPr>
        <w:tc>
          <w:tcPr>
            <w:tcW w:w="598" w:type="dxa"/>
            <w:tcBorders>
              <w:top w:val="nil"/>
              <w:left w:val="single" w:sz="4" w:space="0" w:color="auto"/>
              <w:bottom w:val="nil"/>
              <w:right w:val="single" w:sz="4" w:space="0" w:color="auto"/>
            </w:tcBorders>
          </w:tcPr>
          <w:p w14:paraId="287710D3" w14:textId="77777777" w:rsidR="009E3F16" w:rsidRDefault="009E3F16">
            <w:pPr>
              <w:rPr>
                <w:lang w:eastAsia="sv-SE"/>
              </w:rPr>
            </w:pPr>
            <w:r>
              <w:rPr>
                <w:lang w:eastAsia="sv-SE"/>
              </w:rPr>
              <w:t>2.1</w:t>
            </w:r>
          </w:p>
        </w:tc>
        <w:tc>
          <w:tcPr>
            <w:tcW w:w="2147" w:type="dxa"/>
            <w:tcBorders>
              <w:top w:val="nil"/>
              <w:left w:val="nil"/>
              <w:bottom w:val="nil"/>
              <w:right w:val="single" w:sz="4" w:space="0" w:color="auto"/>
            </w:tcBorders>
          </w:tcPr>
          <w:p w14:paraId="7ACD3023" w14:textId="77777777" w:rsidR="009E3F16" w:rsidRDefault="009E3F16">
            <w:pPr>
              <w:rPr>
                <w:lang w:eastAsia="sv-SE"/>
              </w:rPr>
            </w:pPr>
            <w:r>
              <w:rPr>
                <w:lang w:eastAsia="sv-SE"/>
              </w:rPr>
              <w:t>Publication to the initiator</w:t>
            </w:r>
          </w:p>
        </w:tc>
        <w:tc>
          <w:tcPr>
            <w:tcW w:w="974" w:type="dxa"/>
            <w:tcBorders>
              <w:top w:val="nil"/>
              <w:left w:val="nil"/>
              <w:bottom w:val="nil"/>
              <w:right w:val="single" w:sz="4" w:space="0" w:color="auto"/>
            </w:tcBorders>
          </w:tcPr>
          <w:p w14:paraId="2CBCA57A" w14:textId="77777777" w:rsidR="009E3F16" w:rsidRDefault="009E3F16">
            <w:pPr>
              <w:rPr>
                <w:lang w:eastAsia="sv-SE"/>
              </w:rPr>
            </w:pPr>
            <w:r>
              <w:rPr>
                <w:lang w:eastAsia="sv-SE"/>
              </w:rPr>
              <w:t>TCR</w:t>
            </w:r>
          </w:p>
        </w:tc>
        <w:tc>
          <w:tcPr>
            <w:tcW w:w="1361" w:type="dxa"/>
            <w:tcBorders>
              <w:top w:val="nil"/>
              <w:left w:val="nil"/>
              <w:bottom w:val="nil"/>
              <w:right w:val="single" w:sz="4" w:space="0" w:color="auto"/>
            </w:tcBorders>
          </w:tcPr>
          <w:p w14:paraId="5C250F69" w14:textId="77777777" w:rsidR="009E3F16" w:rsidRDefault="009E3F16">
            <w:pPr>
              <w:rPr>
                <w:lang w:eastAsia="sv-SE"/>
              </w:rPr>
            </w:pPr>
            <w:r>
              <w:rPr>
                <w:lang w:eastAsia="sv-SE"/>
              </w:rPr>
              <w:t>Replace (2)</w:t>
            </w:r>
          </w:p>
        </w:tc>
        <w:tc>
          <w:tcPr>
            <w:tcW w:w="1556" w:type="dxa"/>
            <w:tcBorders>
              <w:top w:val="nil"/>
              <w:left w:val="nil"/>
              <w:bottom w:val="nil"/>
              <w:right w:val="single" w:sz="4" w:space="0" w:color="auto"/>
            </w:tcBorders>
          </w:tcPr>
          <w:p w14:paraId="14CD2409" w14:textId="77777777" w:rsidR="009E3F16" w:rsidRDefault="009E3F16">
            <w:pPr>
              <w:rPr>
                <w:lang w:eastAsia="sv-SE"/>
              </w:rPr>
            </w:pPr>
            <w:r>
              <w:rPr>
                <w:lang w:eastAsia="sv-SE"/>
              </w:rPr>
              <w:t>Submit (0)</w:t>
            </w:r>
          </w:p>
        </w:tc>
        <w:tc>
          <w:tcPr>
            <w:tcW w:w="1750" w:type="dxa"/>
            <w:tcBorders>
              <w:top w:val="nil"/>
              <w:left w:val="nil"/>
              <w:bottom w:val="nil"/>
              <w:right w:val="single" w:sz="4" w:space="0" w:color="auto"/>
            </w:tcBorders>
          </w:tcPr>
          <w:p w14:paraId="1CEC2E89" w14:textId="77777777" w:rsidR="009E3F16" w:rsidRDefault="009E3F16">
            <w:pPr>
              <w:rPr>
                <w:lang w:eastAsia="sv-SE"/>
              </w:rPr>
            </w:pPr>
            <w:r>
              <w:rPr>
                <w:lang w:eastAsia="sv-SE"/>
              </w:rPr>
              <w:t>Trade Confirm (0)</w:t>
            </w:r>
          </w:p>
        </w:tc>
        <w:tc>
          <w:tcPr>
            <w:tcW w:w="996" w:type="dxa"/>
            <w:tcBorders>
              <w:top w:val="nil"/>
              <w:left w:val="nil"/>
              <w:bottom w:val="nil"/>
              <w:right w:val="single" w:sz="4" w:space="0" w:color="auto"/>
            </w:tcBorders>
          </w:tcPr>
          <w:p w14:paraId="2BC1F944" w14:textId="77777777" w:rsidR="009E3F16" w:rsidRDefault="009E3F16">
            <w:pPr>
              <w:rPr>
                <w:lang w:eastAsia="sv-SE"/>
              </w:rPr>
            </w:pPr>
            <w:r>
              <w:rPr>
                <w:lang w:eastAsia="sv-SE"/>
              </w:rPr>
              <w:t>Filled</w:t>
            </w:r>
          </w:p>
        </w:tc>
        <w:tc>
          <w:tcPr>
            <w:tcW w:w="1363" w:type="dxa"/>
            <w:tcBorders>
              <w:top w:val="nil"/>
              <w:left w:val="nil"/>
              <w:bottom w:val="nil"/>
              <w:right w:val="single" w:sz="4" w:space="0" w:color="auto"/>
            </w:tcBorders>
          </w:tcPr>
          <w:p w14:paraId="4B8461B8" w14:textId="77777777" w:rsidR="009E3F16" w:rsidRDefault="009E3F16">
            <w:pPr>
              <w:rPr>
                <w:lang w:eastAsia="sv-SE"/>
              </w:rPr>
            </w:pPr>
            <w:r>
              <w:rPr>
                <w:lang w:eastAsia="sv-SE"/>
              </w:rPr>
              <w:t>Initiator’s</w:t>
            </w:r>
          </w:p>
        </w:tc>
        <w:tc>
          <w:tcPr>
            <w:tcW w:w="2920" w:type="dxa"/>
            <w:tcBorders>
              <w:top w:val="nil"/>
              <w:left w:val="nil"/>
              <w:bottom w:val="nil"/>
              <w:right w:val="single" w:sz="4" w:space="0" w:color="auto"/>
            </w:tcBorders>
          </w:tcPr>
          <w:p w14:paraId="30A5BCA4" w14:textId="77777777" w:rsidR="009E3F16" w:rsidRDefault="009E3F16">
            <w:pPr>
              <w:rPr>
                <w:lang w:eastAsia="sv-SE"/>
              </w:rPr>
            </w:pPr>
            <w:r>
              <w:rPr>
                <w:lang w:eastAsia="sv-SE"/>
              </w:rPr>
              <w:t>MatchStatus = 0 (Compared, matched or affirmed)</w:t>
            </w:r>
          </w:p>
        </w:tc>
      </w:tr>
      <w:tr w:rsidR="00C90C98" w14:paraId="6B30BB5E" w14:textId="77777777">
        <w:trPr>
          <w:trHeight w:val="510"/>
        </w:trPr>
        <w:tc>
          <w:tcPr>
            <w:tcW w:w="598" w:type="dxa"/>
            <w:tcBorders>
              <w:top w:val="nil"/>
              <w:left w:val="single" w:sz="4" w:space="0" w:color="auto"/>
              <w:bottom w:val="single" w:sz="4" w:space="0" w:color="auto"/>
              <w:right w:val="single" w:sz="4" w:space="0" w:color="auto"/>
            </w:tcBorders>
          </w:tcPr>
          <w:p w14:paraId="5654A09D" w14:textId="77777777" w:rsidR="009E3F16" w:rsidRDefault="009E3F16">
            <w:pPr>
              <w:rPr>
                <w:lang w:eastAsia="sv-SE"/>
              </w:rPr>
            </w:pPr>
            <w:r>
              <w:rPr>
                <w:lang w:eastAsia="sv-SE"/>
              </w:rPr>
              <w:t>2.2</w:t>
            </w:r>
          </w:p>
        </w:tc>
        <w:tc>
          <w:tcPr>
            <w:tcW w:w="2147" w:type="dxa"/>
            <w:tcBorders>
              <w:top w:val="nil"/>
              <w:left w:val="nil"/>
              <w:bottom w:val="single" w:sz="4" w:space="0" w:color="auto"/>
              <w:right w:val="single" w:sz="4" w:space="0" w:color="auto"/>
            </w:tcBorders>
          </w:tcPr>
          <w:p w14:paraId="07A28752" w14:textId="77777777" w:rsidR="009E3F16" w:rsidRDefault="009E3F16">
            <w:pPr>
              <w:rPr>
                <w:lang w:eastAsia="sv-SE"/>
              </w:rPr>
            </w:pPr>
            <w:r>
              <w:rPr>
                <w:lang w:eastAsia="sv-SE"/>
              </w:rPr>
              <w:t>Publication to other parties</w:t>
            </w:r>
          </w:p>
        </w:tc>
        <w:tc>
          <w:tcPr>
            <w:tcW w:w="974" w:type="dxa"/>
            <w:tcBorders>
              <w:top w:val="nil"/>
              <w:left w:val="nil"/>
              <w:bottom w:val="single" w:sz="4" w:space="0" w:color="auto"/>
              <w:right w:val="single" w:sz="4" w:space="0" w:color="auto"/>
            </w:tcBorders>
          </w:tcPr>
          <w:p w14:paraId="012E17EE" w14:textId="77777777" w:rsidR="009E3F16" w:rsidRDefault="009E3F16">
            <w:pPr>
              <w:rPr>
                <w:lang w:eastAsia="sv-SE"/>
              </w:rPr>
            </w:pPr>
            <w:r>
              <w:rPr>
                <w:lang w:eastAsia="sv-SE"/>
              </w:rPr>
              <w:t>TCR</w:t>
            </w:r>
          </w:p>
        </w:tc>
        <w:tc>
          <w:tcPr>
            <w:tcW w:w="1361" w:type="dxa"/>
            <w:tcBorders>
              <w:top w:val="nil"/>
              <w:left w:val="nil"/>
              <w:bottom w:val="single" w:sz="4" w:space="0" w:color="auto"/>
              <w:right w:val="single" w:sz="4" w:space="0" w:color="auto"/>
            </w:tcBorders>
          </w:tcPr>
          <w:p w14:paraId="6058AF58" w14:textId="77777777" w:rsidR="009E3F16" w:rsidRDefault="009E3F16">
            <w:pPr>
              <w:rPr>
                <w:lang w:eastAsia="sv-SE"/>
              </w:rPr>
            </w:pPr>
            <w:r>
              <w:rPr>
                <w:lang w:eastAsia="sv-SE"/>
              </w:rPr>
              <w:t>New (0)</w:t>
            </w:r>
          </w:p>
        </w:tc>
        <w:tc>
          <w:tcPr>
            <w:tcW w:w="1556" w:type="dxa"/>
            <w:tcBorders>
              <w:top w:val="nil"/>
              <w:left w:val="nil"/>
              <w:bottom w:val="single" w:sz="4" w:space="0" w:color="auto"/>
              <w:right w:val="single" w:sz="4" w:space="0" w:color="auto"/>
            </w:tcBorders>
          </w:tcPr>
          <w:p w14:paraId="454BB16A" w14:textId="77777777" w:rsidR="009E3F16" w:rsidRDefault="009E3F16">
            <w:pPr>
              <w:rPr>
                <w:lang w:eastAsia="sv-SE"/>
              </w:rPr>
            </w:pPr>
            <w:r>
              <w:rPr>
                <w:lang w:eastAsia="sv-SE"/>
              </w:rPr>
              <w:t>Submit (0)</w:t>
            </w:r>
          </w:p>
        </w:tc>
        <w:tc>
          <w:tcPr>
            <w:tcW w:w="1750" w:type="dxa"/>
            <w:tcBorders>
              <w:top w:val="nil"/>
              <w:left w:val="nil"/>
              <w:bottom w:val="single" w:sz="4" w:space="0" w:color="auto"/>
              <w:right w:val="single" w:sz="4" w:space="0" w:color="auto"/>
            </w:tcBorders>
          </w:tcPr>
          <w:p w14:paraId="03E20AC6" w14:textId="77777777" w:rsidR="009E3F16" w:rsidRDefault="009E3F16">
            <w:pPr>
              <w:rPr>
                <w:lang w:eastAsia="sv-SE"/>
              </w:rPr>
            </w:pPr>
            <w:r>
              <w:rPr>
                <w:lang w:eastAsia="sv-SE"/>
              </w:rPr>
              <w:t>Trade Confirm (0)</w:t>
            </w:r>
          </w:p>
        </w:tc>
        <w:tc>
          <w:tcPr>
            <w:tcW w:w="996" w:type="dxa"/>
            <w:tcBorders>
              <w:top w:val="nil"/>
              <w:left w:val="nil"/>
              <w:bottom w:val="single" w:sz="4" w:space="0" w:color="auto"/>
              <w:right w:val="single" w:sz="4" w:space="0" w:color="auto"/>
            </w:tcBorders>
          </w:tcPr>
          <w:p w14:paraId="11C40A8D" w14:textId="77777777" w:rsidR="009E3F16" w:rsidRDefault="009E3F16">
            <w:pPr>
              <w:rPr>
                <w:lang w:eastAsia="sv-SE"/>
              </w:rPr>
            </w:pPr>
            <w:r>
              <w:rPr>
                <w:lang w:eastAsia="sv-SE"/>
              </w:rPr>
              <w:t>Filled</w:t>
            </w:r>
          </w:p>
        </w:tc>
        <w:tc>
          <w:tcPr>
            <w:tcW w:w="1363" w:type="dxa"/>
            <w:tcBorders>
              <w:top w:val="nil"/>
              <w:left w:val="nil"/>
              <w:bottom w:val="single" w:sz="4" w:space="0" w:color="auto"/>
              <w:right w:val="single" w:sz="4" w:space="0" w:color="auto"/>
            </w:tcBorders>
          </w:tcPr>
          <w:p w14:paraId="28D574AD" w14:textId="77777777" w:rsidR="009E3F16" w:rsidRDefault="009E3F16">
            <w:pPr>
              <w:rPr>
                <w:lang w:eastAsia="sv-SE"/>
              </w:rPr>
            </w:pPr>
            <w:r>
              <w:rPr>
                <w:lang w:eastAsia="sv-SE"/>
              </w:rPr>
              <w:t>N/A</w:t>
            </w:r>
          </w:p>
        </w:tc>
        <w:tc>
          <w:tcPr>
            <w:tcW w:w="2920" w:type="dxa"/>
            <w:tcBorders>
              <w:top w:val="nil"/>
              <w:left w:val="nil"/>
              <w:bottom w:val="single" w:sz="4" w:space="0" w:color="auto"/>
              <w:right w:val="single" w:sz="4" w:space="0" w:color="auto"/>
            </w:tcBorders>
          </w:tcPr>
          <w:p w14:paraId="1FE9E631" w14:textId="77777777" w:rsidR="009E3F16" w:rsidRDefault="009E3F16">
            <w:pPr>
              <w:rPr>
                <w:lang w:eastAsia="sv-SE"/>
              </w:rPr>
            </w:pPr>
            <w:r>
              <w:rPr>
                <w:lang w:eastAsia="sv-SE"/>
              </w:rPr>
              <w:t>MatchStatus = 0 (Compared, matched or affirmed)</w:t>
            </w:r>
          </w:p>
        </w:tc>
      </w:tr>
    </w:tbl>
    <w:p w14:paraId="4790EF9F" w14:textId="77777777" w:rsidR="009E3F16" w:rsidRDefault="009E3F16">
      <w:pPr>
        <w:pStyle w:val="Heading3"/>
        <w:keepNext/>
        <w:keepLines/>
        <w:numPr>
          <w:ilvl w:val="2"/>
          <w:numId w:val="0"/>
        </w:numPr>
        <w:tabs>
          <w:tab w:val="num" w:pos="1224"/>
        </w:tabs>
        <w:spacing w:before="240" w:after="60" w:line="220" w:lineRule="exact"/>
        <w:ind w:left="1224" w:hanging="504"/>
        <w:jc w:val="left"/>
        <w:rPr>
          <w:lang w:eastAsia="sv-SE"/>
        </w:rPr>
      </w:pPr>
      <w:bookmarkStart w:id="473" w:name="_Toc142602766"/>
    </w:p>
    <w:p w14:paraId="1E4584F3" w14:textId="77777777" w:rsidR="009E3F16" w:rsidRDefault="009E3F16">
      <w:pPr>
        <w:pStyle w:val="Heading3"/>
        <w:keepNext/>
        <w:keepLines/>
        <w:numPr>
          <w:ilvl w:val="2"/>
          <w:numId w:val="0"/>
        </w:numPr>
        <w:tabs>
          <w:tab w:val="num" w:pos="1224"/>
        </w:tabs>
        <w:spacing w:before="240" w:after="60" w:line="220" w:lineRule="exact"/>
        <w:ind w:left="1224" w:hanging="504"/>
        <w:jc w:val="left"/>
        <w:rPr>
          <w:lang w:eastAsia="sv-SE"/>
        </w:rPr>
      </w:pPr>
      <w:r>
        <w:rPr>
          <w:lang w:eastAsia="sv-SE"/>
        </w:rPr>
        <w:br w:type="page"/>
      </w:r>
      <w:bookmarkStart w:id="474" w:name="_Toc227925151"/>
      <w:r>
        <w:rPr>
          <w:lang w:eastAsia="sv-SE"/>
        </w:rPr>
        <w:t>Requesting the Marketplace to Cancel a Trade</w:t>
      </w:r>
      <w:bookmarkEnd w:id="473"/>
      <w:bookmarkEnd w:id="474"/>
    </w:p>
    <w:p w14:paraId="6C0A1E1D" w14:textId="77777777" w:rsidR="009E3F16" w:rsidRDefault="009E3F16">
      <w:pPr>
        <w:pStyle w:val="Heading4"/>
        <w:keepNext/>
        <w:keepLines/>
        <w:numPr>
          <w:ilvl w:val="3"/>
          <w:numId w:val="0"/>
        </w:numPr>
        <w:tabs>
          <w:tab w:val="num" w:pos="1800"/>
        </w:tabs>
        <w:spacing w:before="240" w:after="60" w:line="220" w:lineRule="exact"/>
        <w:ind w:left="1728" w:hanging="648"/>
        <w:jc w:val="left"/>
        <w:rPr>
          <w:lang w:eastAsia="sv-SE"/>
        </w:rPr>
      </w:pPr>
      <w:bookmarkStart w:id="475" w:name="_Ref138218468"/>
      <w:bookmarkStart w:id="476" w:name="_Toc227925152"/>
      <w:r>
        <w:rPr>
          <w:lang w:eastAsia="sv-SE"/>
        </w:rPr>
        <w:t>Trade Cancel - One-Party Report for Pass-Thru</w:t>
      </w:r>
      <w:bookmarkEnd w:id="475"/>
      <w:bookmarkEnd w:id="476"/>
    </w:p>
    <w:tbl>
      <w:tblPr>
        <w:tblW w:w="13665" w:type="dxa"/>
        <w:tblInd w:w="55" w:type="dxa"/>
        <w:tblLayout w:type="fixed"/>
        <w:tblCellMar>
          <w:left w:w="70" w:type="dxa"/>
          <w:right w:w="70" w:type="dxa"/>
        </w:tblCellMar>
        <w:tblLook w:val="0000" w:firstRow="0" w:lastRow="0" w:firstColumn="0" w:lastColumn="0" w:noHBand="0" w:noVBand="0"/>
      </w:tblPr>
      <w:tblGrid>
        <w:gridCol w:w="597"/>
        <w:gridCol w:w="2126"/>
        <w:gridCol w:w="20"/>
        <w:gridCol w:w="951"/>
        <w:gridCol w:w="23"/>
        <w:gridCol w:w="1323"/>
        <w:gridCol w:w="40"/>
        <w:gridCol w:w="1498"/>
        <w:gridCol w:w="60"/>
        <w:gridCol w:w="1748"/>
        <w:gridCol w:w="7"/>
        <w:gridCol w:w="976"/>
        <w:gridCol w:w="12"/>
        <w:gridCol w:w="1361"/>
        <w:gridCol w:w="7"/>
        <w:gridCol w:w="2916"/>
        <w:tblGridChange w:id="477">
          <w:tblGrid>
            <w:gridCol w:w="93"/>
            <w:gridCol w:w="504"/>
            <w:gridCol w:w="93"/>
            <w:gridCol w:w="2126"/>
            <w:gridCol w:w="20"/>
            <w:gridCol w:w="951"/>
            <w:gridCol w:w="23"/>
            <w:gridCol w:w="1323"/>
            <w:gridCol w:w="40"/>
            <w:gridCol w:w="1498"/>
            <w:gridCol w:w="60"/>
            <w:gridCol w:w="1748"/>
            <w:gridCol w:w="7"/>
            <w:gridCol w:w="976"/>
            <w:gridCol w:w="12"/>
            <w:gridCol w:w="1361"/>
            <w:gridCol w:w="7"/>
            <w:gridCol w:w="2823"/>
            <w:gridCol w:w="93"/>
          </w:tblGrid>
        </w:tblGridChange>
      </w:tblGrid>
      <w:tr w:rsidR="00C90C98" w14:paraId="19AC09D0" w14:textId="77777777">
        <w:trPr>
          <w:trHeight w:val="510"/>
          <w:tblHeader/>
        </w:trPr>
        <w:tc>
          <w:tcPr>
            <w:tcW w:w="597" w:type="dxa"/>
            <w:tcBorders>
              <w:top w:val="single" w:sz="4" w:space="0" w:color="auto"/>
              <w:left w:val="single" w:sz="4" w:space="0" w:color="auto"/>
              <w:bottom w:val="single" w:sz="4" w:space="0" w:color="auto"/>
              <w:right w:val="single" w:sz="4" w:space="0" w:color="auto"/>
            </w:tcBorders>
            <w:vAlign w:val="bottom"/>
          </w:tcPr>
          <w:p w14:paraId="5B323572" w14:textId="77777777" w:rsidR="009E3F16" w:rsidRDefault="009E3F16">
            <w:pPr>
              <w:rPr>
                <w:b/>
                <w:bCs/>
                <w:lang w:eastAsia="sv-SE"/>
              </w:rPr>
            </w:pPr>
            <w:r>
              <w:rPr>
                <w:b/>
                <w:bCs/>
                <w:lang w:eastAsia="sv-SE"/>
              </w:rPr>
              <w:t> </w:t>
            </w:r>
          </w:p>
        </w:tc>
        <w:tc>
          <w:tcPr>
            <w:tcW w:w="2146" w:type="dxa"/>
            <w:gridSpan w:val="2"/>
            <w:tcBorders>
              <w:top w:val="single" w:sz="4" w:space="0" w:color="auto"/>
              <w:left w:val="nil"/>
              <w:bottom w:val="single" w:sz="4" w:space="0" w:color="auto"/>
              <w:right w:val="single" w:sz="4" w:space="0" w:color="auto"/>
            </w:tcBorders>
            <w:vAlign w:val="bottom"/>
          </w:tcPr>
          <w:p w14:paraId="30393A72" w14:textId="77777777" w:rsidR="009E3F16" w:rsidRDefault="009E3F16">
            <w:pPr>
              <w:rPr>
                <w:b/>
                <w:bCs/>
                <w:lang w:eastAsia="sv-SE"/>
              </w:rPr>
            </w:pPr>
            <w:r>
              <w:rPr>
                <w:b/>
                <w:bCs/>
                <w:lang w:eastAsia="sv-SE"/>
              </w:rPr>
              <w:t>Action</w:t>
            </w:r>
          </w:p>
        </w:tc>
        <w:tc>
          <w:tcPr>
            <w:tcW w:w="974" w:type="dxa"/>
            <w:gridSpan w:val="2"/>
            <w:tcBorders>
              <w:top w:val="single" w:sz="4" w:space="0" w:color="auto"/>
              <w:left w:val="nil"/>
              <w:bottom w:val="single" w:sz="4" w:space="0" w:color="auto"/>
              <w:right w:val="single" w:sz="4" w:space="0" w:color="auto"/>
            </w:tcBorders>
            <w:vAlign w:val="bottom"/>
          </w:tcPr>
          <w:p w14:paraId="1E83EDB3" w14:textId="77777777" w:rsidR="009E3F16" w:rsidRDefault="009E3F16">
            <w:pPr>
              <w:rPr>
                <w:b/>
                <w:bCs/>
                <w:lang w:eastAsia="sv-SE"/>
              </w:rPr>
            </w:pPr>
            <w:r>
              <w:rPr>
                <w:b/>
                <w:bCs/>
                <w:lang w:eastAsia="sv-SE"/>
              </w:rPr>
              <w:t>Message</w:t>
            </w:r>
          </w:p>
        </w:tc>
        <w:tc>
          <w:tcPr>
            <w:tcW w:w="1363" w:type="dxa"/>
            <w:gridSpan w:val="2"/>
            <w:tcBorders>
              <w:top w:val="single" w:sz="4" w:space="0" w:color="auto"/>
              <w:left w:val="nil"/>
              <w:bottom w:val="single" w:sz="4" w:space="0" w:color="auto"/>
              <w:right w:val="single" w:sz="4" w:space="0" w:color="auto"/>
            </w:tcBorders>
            <w:vAlign w:val="bottom"/>
          </w:tcPr>
          <w:p w14:paraId="4642AE0A" w14:textId="77777777" w:rsidR="009E3F16" w:rsidRDefault="009E3F16">
            <w:pPr>
              <w:rPr>
                <w:b/>
                <w:bCs/>
                <w:lang w:eastAsia="sv-SE"/>
              </w:rPr>
            </w:pPr>
            <w:r>
              <w:rPr>
                <w:b/>
                <w:bCs/>
                <w:lang w:eastAsia="sv-SE"/>
              </w:rPr>
              <w:t>Trade Report Trans Type</w:t>
            </w:r>
          </w:p>
        </w:tc>
        <w:tc>
          <w:tcPr>
            <w:tcW w:w="1558" w:type="dxa"/>
            <w:gridSpan w:val="2"/>
            <w:tcBorders>
              <w:top w:val="single" w:sz="4" w:space="0" w:color="auto"/>
              <w:left w:val="nil"/>
              <w:bottom w:val="single" w:sz="4" w:space="0" w:color="auto"/>
              <w:right w:val="single" w:sz="4" w:space="0" w:color="auto"/>
            </w:tcBorders>
            <w:vAlign w:val="bottom"/>
          </w:tcPr>
          <w:p w14:paraId="071B9073" w14:textId="77777777" w:rsidR="009E3F16" w:rsidRDefault="009E3F16">
            <w:pPr>
              <w:rPr>
                <w:b/>
                <w:bCs/>
                <w:lang w:eastAsia="sv-SE"/>
              </w:rPr>
            </w:pPr>
            <w:r>
              <w:rPr>
                <w:b/>
                <w:bCs/>
                <w:lang w:eastAsia="sv-SE"/>
              </w:rPr>
              <w:t>Trade Report Type</w:t>
            </w:r>
          </w:p>
        </w:tc>
        <w:tc>
          <w:tcPr>
            <w:tcW w:w="1755" w:type="dxa"/>
            <w:gridSpan w:val="2"/>
            <w:tcBorders>
              <w:top w:val="single" w:sz="4" w:space="0" w:color="auto"/>
              <w:left w:val="nil"/>
              <w:bottom w:val="single" w:sz="4" w:space="0" w:color="auto"/>
              <w:right w:val="single" w:sz="4" w:space="0" w:color="auto"/>
            </w:tcBorders>
            <w:vAlign w:val="bottom"/>
          </w:tcPr>
          <w:p w14:paraId="478144F3" w14:textId="77777777" w:rsidR="009E3F16" w:rsidRDefault="009E3F16">
            <w:pPr>
              <w:rPr>
                <w:b/>
                <w:bCs/>
                <w:lang w:eastAsia="sv-SE"/>
              </w:rPr>
            </w:pPr>
            <w:r>
              <w:rPr>
                <w:b/>
                <w:bCs/>
                <w:lang w:eastAsia="sv-SE"/>
              </w:rPr>
              <w:t>Trade Handling Instr</w:t>
            </w:r>
          </w:p>
        </w:tc>
        <w:tc>
          <w:tcPr>
            <w:tcW w:w="976" w:type="dxa"/>
            <w:tcBorders>
              <w:top w:val="single" w:sz="4" w:space="0" w:color="auto"/>
              <w:left w:val="nil"/>
              <w:bottom w:val="single" w:sz="4" w:space="0" w:color="auto"/>
              <w:right w:val="single" w:sz="4" w:space="0" w:color="auto"/>
            </w:tcBorders>
            <w:vAlign w:val="bottom"/>
          </w:tcPr>
          <w:p w14:paraId="453EE875" w14:textId="77777777" w:rsidR="009E3F16" w:rsidRDefault="009E3F16">
            <w:pPr>
              <w:rPr>
                <w:b/>
                <w:bCs/>
                <w:lang w:eastAsia="sv-SE"/>
              </w:rPr>
            </w:pPr>
            <w:r>
              <w:rPr>
                <w:b/>
                <w:bCs/>
                <w:lang w:eastAsia="sv-SE"/>
              </w:rPr>
              <w:t>Trade ID</w:t>
            </w:r>
          </w:p>
        </w:tc>
        <w:tc>
          <w:tcPr>
            <w:tcW w:w="1373" w:type="dxa"/>
            <w:gridSpan w:val="2"/>
            <w:tcBorders>
              <w:top w:val="single" w:sz="4" w:space="0" w:color="auto"/>
              <w:left w:val="nil"/>
              <w:bottom w:val="single" w:sz="4" w:space="0" w:color="auto"/>
              <w:right w:val="single" w:sz="4" w:space="0" w:color="auto"/>
            </w:tcBorders>
            <w:vAlign w:val="bottom"/>
          </w:tcPr>
          <w:p w14:paraId="1968A39A" w14:textId="77777777" w:rsidR="009E3F16" w:rsidRDefault="009E3F16">
            <w:pPr>
              <w:rPr>
                <w:b/>
                <w:bCs/>
                <w:lang w:eastAsia="sv-SE"/>
              </w:rPr>
            </w:pPr>
            <w:r>
              <w:rPr>
                <w:b/>
                <w:bCs/>
                <w:lang w:eastAsia="sv-SE"/>
              </w:rPr>
              <w:t>Trade ReportID (Trade Report Ref ID)</w:t>
            </w:r>
          </w:p>
        </w:tc>
        <w:tc>
          <w:tcPr>
            <w:tcW w:w="2923" w:type="dxa"/>
            <w:gridSpan w:val="2"/>
            <w:tcBorders>
              <w:top w:val="single" w:sz="4" w:space="0" w:color="auto"/>
              <w:left w:val="nil"/>
              <w:bottom w:val="single" w:sz="4" w:space="0" w:color="auto"/>
              <w:right w:val="single" w:sz="4" w:space="0" w:color="auto"/>
            </w:tcBorders>
            <w:vAlign w:val="bottom"/>
          </w:tcPr>
          <w:p w14:paraId="5E590F47" w14:textId="77777777" w:rsidR="009E3F16" w:rsidRDefault="009E3F16">
            <w:pPr>
              <w:rPr>
                <w:b/>
                <w:bCs/>
                <w:lang w:eastAsia="sv-SE"/>
              </w:rPr>
            </w:pPr>
            <w:r>
              <w:rPr>
                <w:b/>
                <w:bCs/>
                <w:lang w:eastAsia="sv-SE"/>
              </w:rPr>
              <w:t>Comment</w:t>
            </w:r>
          </w:p>
        </w:tc>
      </w:tr>
      <w:tr w:rsidR="009E3F16" w14:paraId="6C36C2F7" w14:textId="77777777">
        <w:tblPrEx>
          <w:tblW w:w="13665" w:type="dxa"/>
          <w:tblInd w:w="55" w:type="dxa"/>
          <w:tblLayout w:type="fixed"/>
          <w:tblCellMar>
            <w:left w:w="70" w:type="dxa"/>
            <w:right w:w="70" w:type="dxa"/>
          </w:tblCellMar>
          <w:tblLook w:val="0000" w:firstRow="0" w:lastRow="0" w:firstColumn="0" w:lastColumn="0" w:noHBand="0" w:noVBand="0"/>
          <w:tblPrExChange w:id="478"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479" w:author="Administrator" w:date="2011-08-18T10:53:00Z">
            <w:trPr>
              <w:gridAfter w:val="0"/>
              <w:trHeight w:val="510"/>
            </w:trPr>
          </w:trPrChange>
        </w:trPr>
        <w:tc>
          <w:tcPr>
            <w:tcW w:w="597" w:type="dxa"/>
            <w:tcBorders>
              <w:top w:val="dashed" w:sz="4" w:space="0" w:color="969696"/>
              <w:left w:val="single" w:sz="4" w:space="0" w:color="auto"/>
              <w:bottom w:val="dashed" w:sz="4" w:space="0" w:color="969696"/>
              <w:right w:val="single" w:sz="4" w:space="0" w:color="auto"/>
            </w:tcBorders>
            <w:tcPrChange w:id="480" w:author="Administrator" w:date="2011-08-18T10:53:00Z">
              <w:tcPr>
                <w:tcW w:w="597" w:type="dxa"/>
                <w:gridSpan w:val="2"/>
                <w:tcBorders>
                  <w:top w:val="dashed" w:sz="4" w:space="0" w:color="969696"/>
                  <w:left w:val="single" w:sz="4" w:space="0" w:color="auto"/>
                  <w:bottom w:val="dashed" w:sz="4" w:space="0" w:color="969696"/>
                  <w:right w:val="single" w:sz="4" w:space="0" w:color="auto"/>
                </w:tcBorders>
                <w:shd w:val="clear" w:color="auto" w:fill="auto"/>
              </w:tcPr>
            </w:tcPrChange>
          </w:tcPr>
          <w:p w14:paraId="78011D11" w14:textId="77777777" w:rsidR="009E3F16" w:rsidRDefault="009E3F16">
            <w:pPr>
              <w:rPr>
                <w:b/>
                <w:bCs/>
                <w:lang w:eastAsia="sv-SE"/>
              </w:rPr>
            </w:pPr>
            <w:r>
              <w:rPr>
                <w:b/>
                <w:bCs/>
                <w:lang w:eastAsia="sv-SE"/>
              </w:rPr>
              <w:t>1</w:t>
            </w:r>
          </w:p>
        </w:tc>
        <w:tc>
          <w:tcPr>
            <w:tcW w:w="13068" w:type="dxa"/>
            <w:gridSpan w:val="15"/>
            <w:tcBorders>
              <w:top w:val="dashed" w:sz="4" w:space="0" w:color="969696"/>
              <w:left w:val="nil"/>
              <w:bottom w:val="dashed" w:sz="4" w:space="0" w:color="969696"/>
              <w:right w:val="single" w:sz="4" w:space="0" w:color="auto"/>
            </w:tcBorders>
            <w:tcPrChange w:id="481" w:author="Administrator" w:date="2011-08-18T10:53:00Z">
              <w:tcPr>
                <w:tcW w:w="13068" w:type="dxa"/>
                <w:gridSpan w:val="16"/>
                <w:tcBorders>
                  <w:top w:val="dashed" w:sz="4" w:space="0" w:color="969696"/>
                  <w:left w:val="nil"/>
                  <w:bottom w:val="dashed" w:sz="4" w:space="0" w:color="969696"/>
                  <w:right w:val="single" w:sz="4" w:space="0" w:color="auto"/>
                </w:tcBorders>
                <w:shd w:val="clear" w:color="auto" w:fill="auto"/>
              </w:tcPr>
            </w:tcPrChange>
          </w:tcPr>
          <w:p w14:paraId="5DC51155" w14:textId="77777777" w:rsidR="009E3F16" w:rsidRDefault="009E3F16">
            <w:pPr>
              <w:rPr>
                <w:b/>
                <w:bCs/>
                <w:lang w:eastAsia="sv-SE"/>
              </w:rPr>
            </w:pPr>
            <w:r>
              <w:rPr>
                <w:b/>
                <w:bCs/>
                <w:lang w:eastAsia="sv-SE"/>
              </w:rPr>
              <w:t>Initiator requests (main flow from initiator to marketplace):</w:t>
            </w:r>
          </w:p>
        </w:tc>
      </w:tr>
      <w:tr w:rsidR="00C90C98" w14:paraId="0CF897C6" w14:textId="77777777">
        <w:trPr>
          <w:trHeight w:val="1530"/>
        </w:trPr>
        <w:tc>
          <w:tcPr>
            <w:tcW w:w="597" w:type="dxa"/>
            <w:tcBorders>
              <w:top w:val="nil"/>
              <w:left w:val="single" w:sz="4" w:space="0" w:color="auto"/>
              <w:bottom w:val="dashed" w:sz="4" w:space="0" w:color="969696"/>
              <w:right w:val="single" w:sz="4" w:space="0" w:color="auto"/>
            </w:tcBorders>
          </w:tcPr>
          <w:p w14:paraId="0BE27CD0" w14:textId="77777777" w:rsidR="009E3F16" w:rsidRDefault="009E3F16">
            <w:pPr>
              <w:rPr>
                <w:lang w:eastAsia="sv-SE"/>
              </w:rPr>
            </w:pPr>
            <w:r>
              <w:rPr>
                <w:lang w:eastAsia="sv-SE"/>
              </w:rPr>
              <w:t>1.1</w:t>
            </w:r>
          </w:p>
        </w:tc>
        <w:tc>
          <w:tcPr>
            <w:tcW w:w="2146" w:type="dxa"/>
            <w:gridSpan w:val="2"/>
            <w:tcBorders>
              <w:top w:val="nil"/>
              <w:left w:val="nil"/>
              <w:bottom w:val="dashed" w:sz="4" w:space="0" w:color="969696"/>
              <w:right w:val="single" w:sz="4" w:space="0" w:color="auto"/>
            </w:tcBorders>
          </w:tcPr>
          <w:p w14:paraId="0ADAED71" w14:textId="77777777" w:rsidR="009E3F16" w:rsidRDefault="009E3F16">
            <w:pPr>
              <w:rPr>
                <w:lang w:eastAsia="sv-SE"/>
              </w:rPr>
            </w:pPr>
            <w:r>
              <w:rPr>
                <w:lang w:eastAsia="sv-SE"/>
              </w:rPr>
              <w:t>Enter request to cancel trade</w:t>
            </w:r>
          </w:p>
        </w:tc>
        <w:tc>
          <w:tcPr>
            <w:tcW w:w="974" w:type="dxa"/>
            <w:gridSpan w:val="2"/>
            <w:tcBorders>
              <w:top w:val="nil"/>
              <w:left w:val="nil"/>
              <w:bottom w:val="dashed" w:sz="4" w:space="0" w:color="969696"/>
              <w:right w:val="single" w:sz="4" w:space="0" w:color="auto"/>
            </w:tcBorders>
          </w:tcPr>
          <w:p w14:paraId="0BD3AC2B" w14:textId="77777777" w:rsidR="009E3F16" w:rsidRDefault="009E3F16">
            <w:pPr>
              <w:rPr>
                <w:lang w:eastAsia="sv-SE"/>
              </w:rPr>
            </w:pPr>
            <w:r>
              <w:rPr>
                <w:lang w:eastAsia="sv-SE"/>
              </w:rPr>
              <w:t>TCR</w:t>
            </w:r>
          </w:p>
        </w:tc>
        <w:tc>
          <w:tcPr>
            <w:tcW w:w="1363" w:type="dxa"/>
            <w:gridSpan w:val="2"/>
            <w:tcBorders>
              <w:top w:val="nil"/>
              <w:left w:val="nil"/>
              <w:bottom w:val="dashed" w:sz="4" w:space="0" w:color="969696"/>
              <w:right w:val="single" w:sz="4" w:space="0" w:color="auto"/>
            </w:tcBorders>
          </w:tcPr>
          <w:p w14:paraId="5280B63A" w14:textId="77777777" w:rsidR="009E3F16" w:rsidRDefault="009E3F16">
            <w:pPr>
              <w:rPr>
                <w:lang w:eastAsia="sv-SE"/>
              </w:rPr>
            </w:pPr>
            <w:r>
              <w:rPr>
                <w:lang w:eastAsia="sv-SE"/>
              </w:rPr>
              <w:t>New (0)</w:t>
            </w:r>
          </w:p>
        </w:tc>
        <w:tc>
          <w:tcPr>
            <w:tcW w:w="1558" w:type="dxa"/>
            <w:gridSpan w:val="2"/>
            <w:tcBorders>
              <w:top w:val="nil"/>
              <w:left w:val="nil"/>
              <w:bottom w:val="dashed" w:sz="4" w:space="0" w:color="969696"/>
              <w:right w:val="single" w:sz="4" w:space="0" w:color="auto"/>
            </w:tcBorders>
          </w:tcPr>
          <w:p w14:paraId="2EDBA949" w14:textId="77777777" w:rsidR="009E3F16" w:rsidRDefault="009E3F16">
            <w:pPr>
              <w:rPr>
                <w:lang w:eastAsia="sv-SE"/>
              </w:rPr>
            </w:pPr>
            <w:r>
              <w:rPr>
                <w:lang w:eastAsia="sv-SE"/>
              </w:rPr>
              <w:t>Trade Report Cancel (6),</w:t>
            </w:r>
            <w:r>
              <w:rPr>
                <w:lang w:eastAsia="sv-SE"/>
              </w:rPr>
              <w:br/>
              <w:t>(Locked In) Trade Break (7)</w:t>
            </w:r>
          </w:p>
        </w:tc>
        <w:tc>
          <w:tcPr>
            <w:tcW w:w="1755" w:type="dxa"/>
            <w:gridSpan w:val="2"/>
            <w:tcBorders>
              <w:top w:val="nil"/>
              <w:left w:val="nil"/>
              <w:bottom w:val="dashed" w:sz="4" w:space="0" w:color="969696"/>
              <w:right w:val="single" w:sz="4" w:space="0" w:color="auto"/>
            </w:tcBorders>
          </w:tcPr>
          <w:p w14:paraId="3BFA23AC" w14:textId="77777777" w:rsidR="009E3F16" w:rsidRDefault="009E3F16">
            <w:pPr>
              <w:rPr>
                <w:lang w:eastAsia="sv-SE"/>
              </w:rPr>
            </w:pPr>
            <w:r>
              <w:rPr>
                <w:lang w:eastAsia="sv-SE"/>
              </w:rPr>
              <w:t>One-Party Report for Pass-Thru (3)</w:t>
            </w:r>
          </w:p>
        </w:tc>
        <w:tc>
          <w:tcPr>
            <w:tcW w:w="976" w:type="dxa"/>
            <w:tcBorders>
              <w:top w:val="nil"/>
              <w:left w:val="nil"/>
              <w:bottom w:val="dashed" w:sz="4" w:space="0" w:color="969696"/>
              <w:right w:val="single" w:sz="4" w:space="0" w:color="auto"/>
            </w:tcBorders>
          </w:tcPr>
          <w:p w14:paraId="06374246" w14:textId="77777777" w:rsidR="009E3F16" w:rsidRDefault="009E3F16">
            <w:pPr>
              <w:rPr>
                <w:lang w:eastAsia="sv-SE"/>
              </w:rPr>
            </w:pPr>
            <w:r>
              <w:rPr>
                <w:lang w:eastAsia="sv-SE"/>
              </w:rPr>
              <w:t>Market-place issued</w:t>
            </w:r>
          </w:p>
        </w:tc>
        <w:tc>
          <w:tcPr>
            <w:tcW w:w="1373" w:type="dxa"/>
            <w:gridSpan w:val="2"/>
            <w:tcBorders>
              <w:top w:val="nil"/>
              <w:left w:val="nil"/>
              <w:bottom w:val="dashed" w:sz="4" w:space="0" w:color="969696"/>
              <w:right w:val="single" w:sz="4" w:space="0" w:color="auto"/>
            </w:tcBorders>
          </w:tcPr>
          <w:p w14:paraId="10F6212B" w14:textId="77777777" w:rsidR="009E3F16" w:rsidRDefault="009E3F16">
            <w:pPr>
              <w:rPr>
                <w:lang w:eastAsia="sv-SE"/>
              </w:rPr>
            </w:pPr>
            <w:r>
              <w:rPr>
                <w:lang w:eastAsia="sv-SE"/>
              </w:rPr>
              <w:t>New</w:t>
            </w:r>
          </w:p>
          <w:p w14:paraId="4D6328C4" w14:textId="77777777" w:rsidR="009E3F16" w:rsidRDefault="009E3F16">
            <w:pPr>
              <w:rPr>
                <w:lang w:eastAsia="sv-SE"/>
              </w:rPr>
            </w:pPr>
            <w:r>
              <w:rPr>
                <w:lang w:eastAsia="sv-SE"/>
              </w:rPr>
              <w:t>(N/A)</w:t>
            </w:r>
          </w:p>
        </w:tc>
        <w:tc>
          <w:tcPr>
            <w:tcW w:w="2923" w:type="dxa"/>
            <w:gridSpan w:val="2"/>
            <w:tcBorders>
              <w:top w:val="nil"/>
              <w:left w:val="nil"/>
              <w:bottom w:val="dashed" w:sz="4" w:space="0" w:color="969696"/>
              <w:right w:val="single" w:sz="4" w:space="0" w:color="auto"/>
            </w:tcBorders>
          </w:tcPr>
          <w:p w14:paraId="701FBF3E" w14:textId="77777777" w:rsidR="009E3F16" w:rsidRDefault="009E3F16">
            <w:pPr>
              <w:rPr>
                <w:lang w:eastAsia="sv-SE"/>
              </w:rPr>
            </w:pPr>
            <w:r>
              <w:rPr>
                <w:lang w:eastAsia="sv-SE"/>
              </w:rPr>
              <w:t>Note: The TradeReportType depends on the type of Cancellation (Submit can be used when the other two types are not distinguished). Also note that "Release" and "Reversal" may be relevant (t.b.d.) - or are those for the marketplace to decide?</w:t>
            </w:r>
          </w:p>
        </w:tc>
      </w:tr>
      <w:tr w:rsidR="00C90C98" w14:paraId="46D7C2D6" w14:textId="77777777">
        <w:trPr>
          <w:trHeight w:val="1275"/>
        </w:trPr>
        <w:tc>
          <w:tcPr>
            <w:tcW w:w="597" w:type="dxa"/>
            <w:tcBorders>
              <w:top w:val="nil"/>
              <w:left w:val="single" w:sz="4" w:space="0" w:color="auto"/>
              <w:bottom w:val="dashed" w:sz="4" w:space="0" w:color="969696"/>
              <w:right w:val="single" w:sz="4" w:space="0" w:color="auto"/>
            </w:tcBorders>
          </w:tcPr>
          <w:p w14:paraId="37E35049" w14:textId="77777777" w:rsidR="009E3F16" w:rsidRDefault="009E3F16">
            <w:pPr>
              <w:rPr>
                <w:color w:val="C0C0C0"/>
                <w:lang w:eastAsia="sv-SE"/>
              </w:rPr>
            </w:pPr>
            <w:r>
              <w:rPr>
                <w:color w:val="C0C0C0"/>
                <w:lang w:eastAsia="sv-SE"/>
              </w:rPr>
              <w:t>1.2</w:t>
            </w:r>
          </w:p>
        </w:tc>
        <w:tc>
          <w:tcPr>
            <w:tcW w:w="2146" w:type="dxa"/>
            <w:gridSpan w:val="2"/>
            <w:tcBorders>
              <w:top w:val="nil"/>
              <w:left w:val="nil"/>
              <w:bottom w:val="dashed" w:sz="4" w:space="0" w:color="969696"/>
              <w:right w:val="single" w:sz="4" w:space="0" w:color="auto"/>
            </w:tcBorders>
          </w:tcPr>
          <w:p w14:paraId="268BD3B1" w14:textId="77777777" w:rsidR="009E3F16" w:rsidRDefault="009E3F16">
            <w:pPr>
              <w:rPr>
                <w:color w:val="C0C0C0"/>
                <w:lang w:eastAsia="sv-SE"/>
              </w:rPr>
            </w:pPr>
            <w:r>
              <w:rPr>
                <w:color w:val="C0C0C0"/>
                <w:lang w:eastAsia="sv-SE"/>
              </w:rPr>
              <w:t>Update earlier request</w:t>
            </w:r>
          </w:p>
        </w:tc>
        <w:tc>
          <w:tcPr>
            <w:tcW w:w="974" w:type="dxa"/>
            <w:gridSpan w:val="2"/>
            <w:tcBorders>
              <w:top w:val="nil"/>
              <w:left w:val="nil"/>
              <w:bottom w:val="dashed" w:sz="4" w:space="0" w:color="969696"/>
              <w:right w:val="single" w:sz="4" w:space="0" w:color="auto"/>
            </w:tcBorders>
          </w:tcPr>
          <w:p w14:paraId="5D44F89A" w14:textId="77777777" w:rsidR="009E3F16" w:rsidRDefault="009E3F16">
            <w:pPr>
              <w:rPr>
                <w:color w:val="C0C0C0"/>
                <w:lang w:eastAsia="sv-SE"/>
              </w:rPr>
            </w:pPr>
            <w:r>
              <w:rPr>
                <w:color w:val="C0C0C0"/>
                <w:lang w:eastAsia="sv-SE"/>
              </w:rPr>
              <w:t>TCR</w:t>
            </w:r>
          </w:p>
        </w:tc>
        <w:tc>
          <w:tcPr>
            <w:tcW w:w="1363" w:type="dxa"/>
            <w:gridSpan w:val="2"/>
            <w:tcBorders>
              <w:top w:val="nil"/>
              <w:left w:val="nil"/>
              <w:bottom w:val="dashed" w:sz="4" w:space="0" w:color="969696"/>
              <w:right w:val="single" w:sz="4" w:space="0" w:color="auto"/>
            </w:tcBorders>
          </w:tcPr>
          <w:p w14:paraId="3A021AD7" w14:textId="77777777" w:rsidR="009E3F16" w:rsidRDefault="009E3F16">
            <w:pPr>
              <w:rPr>
                <w:color w:val="C0C0C0"/>
                <w:lang w:eastAsia="sv-SE"/>
              </w:rPr>
            </w:pPr>
            <w:r>
              <w:rPr>
                <w:color w:val="C0C0C0"/>
                <w:lang w:eastAsia="sv-SE"/>
              </w:rPr>
              <w:t>Replace (2)</w:t>
            </w:r>
          </w:p>
        </w:tc>
        <w:tc>
          <w:tcPr>
            <w:tcW w:w="1558" w:type="dxa"/>
            <w:gridSpan w:val="2"/>
            <w:tcBorders>
              <w:top w:val="nil"/>
              <w:left w:val="nil"/>
              <w:bottom w:val="dashed" w:sz="4" w:space="0" w:color="969696"/>
              <w:right w:val="single" w:sz="4" w:space="0" w:color="auto"/>
            </w:tcBorders>
          </w:tcPr>
          <w:p w14:paraId="7DCC7D59" w14:textId="77777777" w:rsidR="009E3F16" w:rsidRDefault="009E3F16">
            <w:pPr>
              <w:rPr>
                <w:color w:val="C0C0C0"/>
                <w:lang w:eastAsia="sv-SE"/>
              </w:rPr>
            </w:pPr>
            <w:r>
              <w:rPr>
                <w:color w:val="C0C0C0"/>
                <w:lang w:eastAsia="sv-SE"/>
              </w:rPr>
              <w:t>Trade Report Cancel (6),</w:t>
            </w:r>
          </w:p>
          <w:p w14:paraId="28F1B7F8" w14:textId="77777777" w:rsidR="009E3F16" w:rsidRDefault="009E3F16">
            <w:pPr>
              <w:rPr>
                <w:color w:val="C0C0C0"/>
                <w:lang w:eastAsia="sv-SE"/>
              </w:rPr>
            </w:pPr>
            <w:r>
              <w:rPr>
                <w:color w:val="C0C0C0"/>
                <w:lang w:eastAsia="sv-SE"/>
              </w:rPr>
              <w:t>(Locked In) Trade Break (7)</w:t>
            </w:r>
          </w:p>
        </w:tc>
        <w:tc>
          <w:tcPr>
            <w:tcW w:w="1755" w:type="dxa"/>
            <w:gridSpan w:val="2"/>
            <w:tcBorders>
              <w:top w:val="nil"/>
              <w:left w:val="nil"/>
              <w:bottom w:val="dashed" w:sz="4" w:space="0" w:color="969696"/>
              <w:right w:val="single" w:sz="4" w:space="0" w:color="auto"/>
            </w:tcBorders>
          </w:tcPr>
          <w:p w14:paraId="5C2B69A7" w14:textId="77777777" w:rsidR="009E3F16" w:rsidRDefault="009E3F16">
            <w:pPr>
              <w:rPr>
                <w:color w:val="C0C0C0"/>
                <w:lang w:eastAsia="sv-SE"/>
              </w:rPr>
            </w:pPr>
            <w:r>
              <w:rPr>
                <w:color w:val="C0C0C0"/>
                <w:lang w:eastAsia="sv-SE"/>
              </w:rPr>
              <w:t>One-Party Report for Pass-Thru (3)</w:t>
            </w:r>
          </w:p>
        </w:tc>
        <w:tc>
          <w:tcPr>
            <w:tcW w:w="976" w:type="dxa"/>
            <w:tcBorders>
              <w:top w:val="nil"/>
              <w:left w:val="nil"/>
              <w:bottom w:val="dashed" w:sz="4" w:space="0" w:color="969696"/>
              <w:right w:val="single" w:sz="4" w:space="0" w:color="auto"/>
            </w:tcBorders>
          </w:tcPr>
          <w:p w14:paraId="08810D3A" w14:textId="77777777" w:rsidR="009E3F16" w:rsidRDefault="009E3F16">
            <w:pPr>
              <w:rPr>
                <w:color w:val="C0C0C0"/>
                <w:lang w:eastAsia="sv-SE"/>
              </w:rPr>
            </w:pPr>
            <w:r>
              <w:rPr>
                <w:color w:val="C0C0C0"/>
                <w:lang w:eastAsia="sv-SE"/>
              </w:rPr>
              <w:t>Market-place issued (optional)</w:t>
            </w:r>
          </w:p>
        </w:tc>
        <w:tc>
          <w:tcPr>
            <w:tcW w:w="1373" w:type="dxa"/>
            <w:gridSpan w:val="2"/>
            <w:tcBorders>
              <w:top w:val="nil"/>
              <w:left w:val="nil"/>
              <w:bottom w:val="dashed" w:sz="4" w:space="0" w:color="969696"/>
              <w:right w:val="single" w:sz="4" w:space="0" w:color="auto"/>
            </w:tcBorders>
          </w:tcPr>
          <w:p w14:paraId="59E53094" w14:textId="77777777" w:rsidR="009E3F16" w:rsidRDefault="009E3F16">
            <w:pPr>
              <w:rPr>
                <w:color w:val="C0C0C0"/>
                <w:lang w:eastAsia="sv-SE"/>
              </w:rPr>
            </w:pPr>
            <w:r>
              <w:rPr>
                <w:color w:val="C0C0C0"/>
                <w:lang w:eastAsia="sv-SE"/>
              </w:rPr>
              <w:t>New</w:t>
            </w:r>
          </w:p>
          <w:p w14:paraId="488574AF" w14:textId="77777777" w:rsidR="009E3F16" w:rsidRDefault="009E3F16">
            <w:pPr>
              <w:rPr>
                <w:color w:val="C0C0C0"/>
                <w:lang w:eastAsia="sv-SE"/>
              </w:rPr>
            </w:pPr>
            <w:r>
              <w:rPr>
                <w:color w:val="C0C0C0"/>
                <w:lang w:eastAsia="sv-SE"/>
              </w:rPr>
              <w:t>(Initiator’s previous)</w:t>
            </w:r>
          </w:p>
        </w:tc>
        <w:tc>
          <w:tcPr>
            <w:tcW w:w="2923" w:type="dxa"/>
            <w:gridSpan w:val="2"/>
            <w:tcBorders>
              <w:top w:val="nil"/>
              <w:left w:val="nil"/>
              <w:bottom w:val="dashed" w:sz="4" w:space="0" w:color="969696"/>
              <w:right w:val="single" w:sz="4" w:space="0" w:color="auto"/>
            </w:tcBorders>
          </w:tcPr>
          <w:p w14:paraId="42DA2C06" w14:textId="77777777" w:rsidR="009E3F16" w:rsidRDefault="009E3F16">
            <w:pPr>
              <w:rPr>
                <w:color w:val="C0C0C0"/>
                <w:lang w:eastAsia="sv-SE"/>
              </w:rPr>
            </w:pPr>
          </w:p>
        </w:tc>
      </w:tr>
      <w:tr w:rsidR="00C90C98" w14:paraId="1F0B563B" w14:textId="77777777">
        <w:trPr>
          <w:trHeight w:val="1275"/>
        </w:trPr>
        <w:tc>
          <w:tcPr>
            <w:tcW w:w="597" w:type="dxa"/>
            <w:tcBorders>
              <w:top w:val="nil"/>
              <w:left w:val="single" w:sz="4" w:space="0" w:color="auto"/>
              <w:bottom w:val="dashed" w:sz="4" w:space="0" w:color="969696"/>
              <w:right w:val="single" w:sz="4" w:space="0" w:color="auto"/>
            </w:tcBorders>
          </w:tcPr>
          <w:p w14:paraId="5E5A71B8" w14:textId="77777777" w:rsidR="009E3F16" w:rsidRDefault="009E3F16">
            <w:pPr>
              <w:rPr>
                <w:lang w:eastAsia="sv-SE"/>
              </w:rPr>
            </w:pPr>
            <w:r>
              <w:rPr>
                <w:lang w:eastAsia="sv-SE"/>
              </w:rPr>
              <w:t>1.3</w:t>
            </w:r>
          </w:p>
        </w:tc>
        <w:tc>
          <w:tcPr>
            <w:tcW w:w="2146" w:type="dxa"/>
            <w:gridSpan w:val="2"/>
            <w:tcBorders>
              <w:top w:val="nil"/>
              <w:left w:val="nil"/>
              <w:bottom w:val="dashed" w:sz="4" w:space="0" w:color="969696"/>
              <w:right w:val="single" w:sz="4" w:space="0" w:color="auto"/>
            </w:tcBorders>
          </w:tcPr>
          <w:p w14:paraId="4EC981D9" w14:textId="77777777" w:rsidR="009E3F16" w:rsidRDefault="009E3F16">
            <w:pPr>
              <w:rPr>
                <w:lang w:eastAsia="sv-SE"/>
              </w:rPr>
            </w:pPr>
            <w:r>
              <w:rPr>
                <w:lang w:eastAsia="sv-SE"/>
              </w:rPr>
              <w:t>Cancel earlier request</w:t>
            </w:r>
          </w:p>
        </w:tc>
        <w:tc>
          <w:tcPr>
            <w:tcW w:w="974" w:type="dxa"/>
            <w:gridSpan w:val="2"/>
            <w:tcBorders>
              <w:top w:val="nil"/>
              <w:left w:val="nil"/>
              <w:bottom w:val="dashed" w:sz="4" w:space="0" w:color="969696"/>
              <w:right w:val="single" w:sz="4" w:space="0" w:color="auto"/>
            </w:tcBorders>
          </w:tcPr>
          <w:p w14:paraId="23875227" w14:textId="77777777" w:rsidR="009E3F16" w:rsidRDefault="009E3F16">
            <w:pPr>
              <w:rPr>
                <w:lang w:eastAsia="sv-SE"/>
              </w:rPr>
            </w:pPr>
            <w:r>
              <w:rPr>
                <w:lang w:eastAsia="sv-SE"/>
              </w:rPr>
              <w:t>TCR</w:t>
            </w:r>
          </w:p>
        </w:tc>
        <w:tc>
          <w:tcPr>
            <w:tcW w:w="1363" w:type="dxa"/>
            <w:gridSpan w:val="2"/>
            <w:tcBorders>
              <w:top w:val="nil"/>
              <w:left w:val="nil"/>
              <w:bottom w:val="dashed" w:sz="4" w:space="0" w:color="969696"/>
              <w:right w:val="single" w:sz="4" w:space="0" w:color="auto"/>
            </w:tcBorders>
          </w:tcPr>
          <w:p w14:paraId="1967605C" w14:textId="77777777" w:rsidR="009E3F16" w:rsidRDefault="009E3F16">
            <w:pPr>
              <w:rPr>
                <w:lang w:eastAsia="sv-SE"/>
              </w:rPr>
            </w:pPr>
            <w:r>
              <w:rPr>
                <w:lang w:eastAsia="sv-SE"/>
              </w:rPr>
              <w:t>Cancel (1)</w:t>
            </w:r>
          </w:p>
        </w:tc>
        <w:tc>
          <w:tcPr>
            <w:tcW w:w="1558" w:type="dxa"/>
            <w:gridSpan w:val="2"/>
            <w:tcBorders>
              <w:top w:val="nil"/>
              <w:left w:val="nil"/>
              <w:bottom w:val="dashed" w:sz="4" w:space="0" w:color="969696"/>
              <w:right w:val="single" w:sz="4" w:space="0" w:color="auto"/>
            </w:tcBorders>
          </w:tcPr>
          <w:p w14:paraId="2DE87A1F" w14:textId="77777777" w:rsidR="009E3F16" w:rsidRDefault="009E3F16">
            <w:pPr>
              <w:rPr>
                <w:lang w:eastAsia="sv-SE"/>
              </w:rPr>
            </w:pPr>
            <w:r>
              <w:rPr>
                <w:lang w:eastAsia="sv-SE"/>
              </w:rPr>
              <w:t>Trade Report Cancel (6),</w:t>
            </w:r>
            <w:r>
              <w:rPr>
                <w:lang w:eastAsia="sv-SE"/>
              </w:rPr>
              <w:br/>
              <w:t>(Locked In) Trade Break (7)</w:t>
            </w:r>
          </w:p>
        </w:tc>
        <w:tc>
          <w:tcPr>
            <w:tcW w:w="1755" w:type="dxa"/>
            <w:gridSpan w:val="2"/>
            <w:tcBorders>
              <w:top w:val="nil"/>
              <w:left w:val="nil"/>
              <w:bottom w:val="dashed" w:sz="4" w:space="0" w:color="969696"/>
              <w:right w:val="single" w:sz="4" w:space="0" w:color="auto"/>
            </w:tcBorders>
          </w:tcPr>
          <w:p w14:paraId="4AA1C2CA" w14:textId="77777777" w:rsidR="009E3F16" w:rsidRDefault="009E3F16">
            <w:pPr>
              <w:rPr>
                <w:lang w:eastAsia="sv-SE"/>
              </w:rPr>
            </w:pPr>
            <w:r>
              <w:rPr>
                <w:lang w:eastAsia="sv-SE"/>
              </w:rPr>
              <w:t>One-Party Report for Pass-Thru (3)</w:t>
            </w:r>
          </w:p>
        </w:tc>
        <w:tc>
          <w:tcPr>
            <w:tcW w:w="976" w:type="dxa"/>
            <w:tcBorders>
              <w:top w:val="nil"/>
              <w:left w:val="nil"/>
              <w:bottom w:val="dashed" w:sz="4" w:space="0" w:color="969696"/>
              <w:right w:val="single" w:sz="4" w:space="0" w:color="auto"/>
            </w:tcBorders>
          </w:tcPr>
          <w:p w14:paraId="3ABA9CD2" w14:textId="77777777" w:rsidR="009E3F16" w:rsidRDefault="009E3F16">
            <w:pPr>
              <w:rPr>
                <w:lang w:eastAsia="sv-SE"/>
              </w:rPr>
            </w:pPr>
            <w:r>
              <w:rPr>
                <w:lang w:eastAsia="sv-SE"/>
              </w:rPr>
              <w:t>Market-place issued (optional)</w:t>
            </w:r>
          </w:p>
        </w:tc>
        <w:tc>
          <w:tcPr>
            <w:tcW w:w="1373" w:type="dxa"/>
            <w:gridSpan w:val="2"/>
            <w:tcBorders>
              <w:top w:val="nil"/>
              <w:left w:val="nil"/>
              <w:bottom w:val="dashed" w:sz="4" w:space="0" w:color="969696"/>
              <w:right w:val="single" w:sz="4" w:space="0" w:color="auto"/>
            </w:tcBorders>
          </w:tcPr>
          <w:p w14:paraId="241EEB2C" w14:textId="77777777" w:rsidR="009E3F16" w:rsidRDefault="009E3F16">
            <w:pPr>
              <w:rPr>
                <w:lang w:eastAsia="sv-SE"/>
              </w:rPr>
            </w:pPr>
            <w:r>
              <w:rPr>
                <w:lang w:eastAsia="sv-SE"/>
              </w:rPr>
              <w:t>New</w:t>
            </w:r>
          </w:p>
          <w:p w14:paraId="5130CA61" w14:textId="77777777" w:rsidR="009E3F16" w:rsidRDefault="009E3F16">
            <w:pPr>
              <w:rPr>
                <w:lang w:eastAsia="sv-SE"/>
              </w:rPr>
            </w:pPr>
            <w:r>
              <w:rPr>
                <w:lang w:eastAsia="sv-SE"/>
              </w:rPr>
              <w:t>(Initiator’s previous)</w:t>
            </w:r>
          </w:p>
        </w:tc>
        <w:tc>
          <w:tcPr>
            <w:tcW w:w="2923" w:type="dxa"/>
            <w:gridSpan w:val="2"/>
            <w:tcBorders>
              <w:top w:val="nil"/>
              <w:left w:val="nil"/>
              <w:bottom w:val="dashed" w:sz="4" w:space="0" w:color="969696"/>
              <w:right w:val="single" w:sz="4" w:space="0" w:color="auto"/>
            </w:tcBorders>
          </w:tcPr>
          <w:p w14:paraId="57D0CB72" w14:textId="77777777" w:rsidR="009E3F16" w:rsidRDefault="009E3F16">
            <w:pPr>
              <w:rPr>
                <w:lang w:eastAsia="sv-SE"/>
              </w:rPr>
            </w:pPr>
            <w:r>
              <w:rPr>
                <w:lang w:eastAsia="sv-SE"/>
              </w:rPr>
              <w:t>Always applied to prior request, and never to the trade entity itself.,</w:t>
            </w:r>
          </w:p>
          <w:p w14:paraId="0019B6F3" w14:textId="77777777" w:rsidR="009E3F16" w:rsidRDefault="009E3F16">
            <w:pPr>
              <w:rPr>
                <w:lang w:eastAsia="sv-SE"/>
              </w:rPr>
            </w:pPr>
          </w:p>
          <w:p w14:paraId="758C3648" w14:textId="77777777" w:rsidR="009E3F16" w:rsidRDefault="009E3F16">
            <w:pPr>
              <w:rPr>
                <w:lang w:eastAsia="sv-SE"/>
              </w:rPr>
            </w:pPr>
            <w:r>
              <w:rPr>
                <w:lang w:eastAsia="sv-SE"/>
              </w:rPr>
              <w:t>When the TradeID is used for reference (and not the TradeReprotRefID), the presence of TradeReportType = 6 or 7 indicates that this is a request to cancel a prior Break or Amend request on a confirmed trade</w:t>
            </w:r>
          </w:p>
        </w:tc>
      </w:tr>
      <w:tr w:rsidR="00C90C98" w14:paraId="2265600D" w14:textId="77777777">
        <w:trPr>
          <w:trHeight w:val="1275"/>
        </w:trPr>
        <w:tc>
          <w:tcPr>
            <w:tcW w:w="597" w:type="dxa"/>
            <w:tcBorders>
              <w:top w:val="nil"/>
              <w:left w:val="single" w:sz="4" w:space="0" w:color="auto"/>
              <w:bottom w:val="dashed" w:sz="4" w:space="0" w:color="969696"/>
              <w:right w:val="single" w:sz="4" w:space="0" w:color="auto"/>
            </w:tcBorders>
          </w:tcPr>
          <w:p w14:paraId="10F7D01B" w14:textId="77777777" w:rsidR="009E3F16" w:rsidRDefault="009E3F16">
            <w:pPr>
              <w:rPr>
                <w:lang w:eastAsia="sv-SE"/>
              </w:rPr>
            </w:pPr>
            <w:r>
              <w:rPr>
                <w:lang w:eastAsia="sv-SE"/>
              </w:rPr>
              <w:t>1.4</w:t>
            </w:r>
          </w:p>
        </w:tc>
        <w:tc>
          <w:tcPr>
            <w:tcW w:w="2146" w:type="dxa"/>
            <w:gridSpan w:val="2"/>
            <w:tcBorders>
              <w:top w:val="nil"/>
              <w:left w:val="nil"/>
              <w:bottom w:val="dashed" w:sz="4" w:space="0" w:color="969696"/>
              <w:right w:val="single" w:sz="4" w:space="0" w:color="auto"/>
            </w:tcBorders>
          </w:tcPr>
          <w:p w14:paraId="0DF757E8" w14:textId="77777777" w:rsidR="009E3F16" w:rsidRDefault="009E3F16">
            <w:pPr>
              <w:rPr>
                <w:lang w:eastAsia="sv-SE"/>
              </w:rPr>
            </w:pPr>
            <w:r>
              <w:rPr>
                <w:lang w:eastAsia="sv-SE"/>
              </w:rPr>
              <w:t>Acknowledgement from marketplace</w:t>
            </w:r>
          </w:p>
        </w:tc>
        <w:tc>
          <w:tcPr>
            <w:tcW w:w="974" w:type="dxa"/>
            <w:gridSpan w:val="2"/>
            <w:tcBorders>
              <w:top w:val="nil"/>
              <w:left w:val="nil"/>
              <w:bottom w:val="dashed" w:sz="4" w:space="0" w:color="969696"/>
              <w:right w:val="single" w:sz="4" w:space="0" w:color="auto"/>
            </w:tcBorders>
          </w:tcPr>
          <w:p w14:paraId="64F40651" w14:textId="77777777" w:rsidR="009E3F16" w:rsidRDefault="009E3F16">
            <w:pPr>
              <w:rPr>
                <w:lang w:eastAsia="sv-SE"/>
              </w:rPr>
            </w:pPr>
            <w:r>
              <w:rPr>
                <w:lang w:eastAsia="sv-SE"/>
              </w:rPr>
              <w:t>TCR Ack</w:t>
            </w:r>
          </w:p>
        </w:tc>
        <w:tc>
          <w:tcPr>
            <w:tcW w:w="1363" w:type="dxa"/>
            <w:gridSpan w:val="2"/>
            <w:tcBorders>
              <w:top w:val="nil"/>
              <w:left w:val="nil"/>
              <w:bottom w:val="dashed" w:sz="4" w:space="0" w:color="969696"/>
              <w:right w:val="single" w:sz="4" w:space="0" w:color="auto"/>
            </w:tcBorders>
          </w:tcPr>
          <w:p w14:paraId="00A3439F" w14:textId="77777777" w:rsidR="009E3F16" w:rsidRDefault="009E3F16">
            <w:pPr>
              <w:rPr>
                <w:lang w:eastAsia="sv-SE"/>
              </w:rPr>
            </w:pPr>
            <w:r>
              <w:rPr>
                <w:lang w:eastAsia="sv-SE"/>
              </w:rPr>
              <w:t>New (0);</w:t>
            </w:r>
          </w:p>
          <w:p w14:paraId="1265D759" w14:textId="77777777" w:rsidR="009E3F16" w:rsidRDefault="009E3F16">
            <w:pPr>
              <w:rPr>
                <w:lang w:eastAsia="sv-SE"/>
              </w:rPr>
            </w:pPr>
            <w:r>
              <w:rPr>
                <w:lang w:eastAsia="sv-SE"/>
              </w:rPr>
              <w:t>Cancel (1);</w:t>
            </w:r>
          </w:p>
          <w:p w14:paraId="680327BB" w14:textId="77777777" w:rsidR="009E3F16" w:rsidRDefault="009E3F16">
            <w:pPr>
              <w:rPr>
                <w:lang w:eastAsia="sv-SE"/>
              </w:rPr>
            </w:pPr>
            <w:r>
              <w:rPr>
                <w:lang w:eastAsia="sv-SE"/>
              </w:rPr>
              <w:t>Replace (2)</w:t>
            </w:r>
          </w:p>
        </w:tc>
        <w:tc>
          <w:tcPr>
            <w:tcW w:w="1558" w:type="dxa"/>
            <w:gridSpan w:val="2"/>
            <w:tcBorders>
              <w:top w:val="nil"/>
              <w:left w:val="nil"/>
              <w:bottom w:val="dashed" w:sz="4" w:space="0" w:color="969696"/>
              <w:right w:val="single" w:sz="4" w:space="0" w:color="auto"/>
            </w:tcBorders>
          </w:tcPr>
          <w:p w14:paraId="5C181154" w14:textId="77777777" w:rsidR="009E3F16" w:rsidRDefault="009E3F16">
            <w:pPr>
              <w:rPr>
                <w:lang w:eastAsia="sv-SE"/>
              </w:rPr>
            </w:pPr>
            <w:r>
              <w:rPr>
                <w:lang w:eastAsia="sv-SE"/>
              </w:rPr>
              <w:t>Trade Report Cancel (6),</w:t>
            </w:r>
            <w:r>
              <w:rPr>
                <w:lang w:eastAsia="sv-SE"/>
              </w:rPr>
              <w:br/>
              <w:t>(Locked In) Trade Break (7)</w:t>
            </w:r>
          </w:p>
        </w:tc>
        <w:tc>
          <w:tcPr>
            <w:tcW w:w="1755" w:type="dxa"/>
            <w:gridSpan w:val="2"/>
            <w:tcBorders>
              <w:top w:val="nil"/>
              <w:left w:val="nil"/>
              <w:bottom w:val="dashed" w:sz="4" w:space="0" w:color="969696"/>
              <w:right w:val="single" w:sz="4" w:space="0" w:color="auto"/>
            </w:tcBorders>
          </w:tcPr>
          <w:p w14:paraId="225DA453" w14:textId="77777777" w:rsidR="009E3F16" w:rsidRDefault="009E3F16">
            <w:pPr>
              <w:rPr>
                <w:lang w:eastAsia="sv-SE"/>
              </w:rPr>
            </w:pPr>
            <w:r>
              <w:rPr>
                <w:lang w:eastAsia="sv-SE"/>
              </w:rPr>
              <w:t>One-Party Report for Pass-Thru (3)</w:t>
            </w:r>
          </w:p>
        </w:tc>
        <w:tc>
          <w:tcPr>
            <w:tcW w:w="976" w:type="dxa"/>
            <w:tcBorders>
              <w:top w:val="nil"/>
              <w:left w:val="nil"/>
              <w:bottom w:val="dashed" w:sz="4" w:space="0" w:color="969696"/>
              <w:right w:val="single" w:sz="4" w:space="0" w:color="auto"/>
            </w:tcBorders>
          </w:tcPr>
          <w:p w14:paraId="7D75D1B3" w14:textId="77777777" w:rsidR="009E3F16" w:rsidRDefault="009E3F16">
            <w:pPr>
              <w:rPr>
                <w:lang w:eastAsia="sv-SE"/>
              </w:rPr>
            </w:pPr>
            <w:r>
              <w:rPr>
                <w:lang w:eastAsia="sv-SE"/>
              </w:rPr>
              <w:t>Initiator’s</w:t>
            </w:r>
          </w:p>
        </w:tc>
        <w:tc>
          <w:tcPr>
            <w:tcW w:w="1373" w:type="dxa"/>
            <w:gridSpan w:val="2"/>
            <w:tcBorders>
              <w:top w:val="nil"/>
              <w:left w:val="nil"/>
              <w:bottom w:val="dashed" w:sz="4" w:space="0" w:color="969696"/>
              <w:right w:val="single" w:sz="4" w:space="0" w:color="auto"/>
            </w:tcBorders>
          </w:tcPr>
          <w:p w14:paraId="2BFAC028" w14:textId="77777777" w:rsidR="009E3F16" w:rsidRDefault="009E3F16">
            <w:pPr>
              <w:rPr>
                <w:lang w:eastAsia="sv-SE"/>
              </w:rPr>
            </w:pPr>
            <w:r>
              <w:rPr>
                <w:lang w:eastAsia="sv-SE"/>
              </w:rPr>
              <w:t>Initiator’s (Initiator’s)</w:t>
            </w:r>
          </w:p>
        </w:tc>
        <w:tc>
          <w:tcPr>
            <w:tcW w:w="2923" w:type="dxa"/>
            <w:gridSpan w:val="2"/>
            <w:tcBorders>
              <w:top w:val="nil"/>
              <w:left w:val="nil"/>
              <w:bottom w:val="dashed" w:sz="4" w:space="0" w:color="969696"/>
              <w:right w:val="single" w:sz="4" w:space="0" w:color="auto"/>
            </w:tcBorders>
          </w:tcPr>
          <w:p w14:paraId="4DAA8962" w14:textId="77777777" w:rsidR="009E3F16" w:rsidRDefault="009E3F16">
            <w:pPr>
              <w:rPr>
                <w:lang w:eastAsia="sv-SE"/>
              </w:rPr>
            </w:pPr>
            <w:r>
              <w:rPr>
                <w:lang w:eastAsia="sv-SE"/>
              </w:rPr>
              <w:t> Optional. If ack message is used for One-Party Reports.</w:t>
            </w:r>
          </w:p>
        </w:tc>
      </w:tr>
      <w:tr w:rsidR="00C90C98" w14:paraId="54F43093" w14:textId="77777777">
        <w:trPr>
          <w:trHeight w:val="1275"/>
        </w:trPr>
        <w:tc>
          <w:tcPr>
            <w:tcW w:w="597" w:type="dxa"/>
            <w:tcBorders>
              <w:top w:val="nil"/>
              <w:left w:val="single" w:sz="4" w:space="0" w:color="auto"/>
              <w:bottom w:val="dashed" w:sz="4" w:space="0" w:color="969696"/>
              <w:right w:val="single" w:sz="4" w:space="0" w:color="auto"/>
            </w:tcBorders>
          </w:tcPr>
          <w:p w14:paraId="26229855" w14:textId="77777777" w:rsidR="009E3F16" w:rsidRDefault="009E3F16">
            <w:pPr>
              <w:rPr>
                <w:lang w:eastAsia="sv-SE"/>
              </w:rPr>
            </w:pPr>
            <w:r>
              <w:rPr>
                <w:lang w:eastAsia="sv-SE"/>
              </w:rPr>
              <w:t>1.5</w:t>
            </w:r>
          </w:p>
        </w:tc>
        <w:tc>
          <w:tcPr>
            <w:tcW w:w="2146" w:type="dxa"/>
            <w:gridSpan w:val="2"/>
            <w:tcBorders>
              <w:top w:val="nil"/>
              <w:left w:val="nil"/>
              <w:bottom w:val="dashed" w:sz="4" w:space="0" w:color="969696"/>
              <w:right w:val="single" w:sz="4" w:space="0" w:color="auto"/>
            </w:tcBorders>
          </w:tcPr>
          <w:p w14:paraId="183AC4E8" w14:textId="77777777" w:rsidR="009E3F16" w:rsidRDefault="009E3F16">
            <w:pPr>
              <w:rPr>
                <w:lang w:eastAsia="sv-SE"/>
              </w:rPr>
            </w:pPr>
            <w:r>
              <w:rPr>
                <w:lang w:eastAsia="sv-SE"/>
              </w:rPr>
              <w:t>Reject from marketplace</w:t>
            </w:r>
          </w:p>
        </w:tc>
        <w:tc>
          <w:tcPr>
            <w:tcW w:w="974" w:type="dxa"/>
            <w:gridSpan w:val="2"/>
            <w:tcBorders>
              <w:top w:val="nil"/>
              <w:left w:val="nil"/>
              <w:bottom w:val="dashed" w:sz="4" w:space="0" w:color="969696"/>
              <w:right w:val="single" w:sz="4" w:space="0" w:color="auto"/>
            </w:tcBorders>
          </w:tcPr>
          <w:p w14:paraId="21A0AB76" w14:textId="77777777" w:rsidR="009E3F16" w:rsidRDefault="009E3F16">
            <w:pPr>
              <w:rPr>
                <w:lang w:eastAsia="sv-SE"/>
              </w:rPr>
            </w:pPr>
            <w:r>
              <w:rPr>
                <w:lang w:eastAsia="sv-SE"/>
              </w:rPr>
              <w:t>TCR Ack</w:t>
            </w:r>
          </w:p>
        </w:tc>
        <w:tc>
          <w:tcPr>
            <w:tcW w:w="1363" w:type="dxa"/>
            <w:gridSpan w:val="2"/>
            <w:tcBorders>
              <w:top w:val="nil"/>
              <w:left w:val="nil"/>
              <w:bottom w:val="dashed" w:sz="4" w:space="0" w:color="969696"/>
              <w:right w:val="single" w:sz="4" w:space="0" w:color="auto"/>
            </w:tcBorders>
          </w:tcPr>
          <w:p w14:paraId="2BDE83AB" w14:textId="77777777" w:rsidR="009E3F16" w:rsidRDefault="009E3F16">
            <w:pPr>
              <w:rPr>
                <w:lang w:eastAsia="sv-SE"/>
              </w:rPr>
            </w:pPr>
            <w:r>
              <w:rPr>
                <w:lang w:eastAsia="sv-SE"/>
              </w:rPr>
              <w:t>New (0) ;</w:t>
            </w:r>
          </w:p>
          <w:p w14:paraId="126DFAA2" w14:textId="77777777" w:rsidR="009E3F16" w:rsidRDefault="009E3F16">
            <w:pPr>
              <w:rPr>
                <w:lang w:eastAsia="sv-SE"/>
              </w:rPr>
            </w:pPr>
            <w:r>
              <w:rPr>
                <w:lang w:eastAsia="sv-SE"/>
              </w:rPr>
              <w:t>Cancel (1);</w:t>
            </w:r>
          </w:p>
          <w:p w14:paraId="2034E595" w14:textId="77777777" w:rsidR="009E3F16" w:rsidRDefault="009E3F16">
            <w:pPr>
              <w:rPr>
                <w:lang w:eastAsia="sv-SE"/>
              </w:rPr>
            </w:pPr>
            <w:r>
              <w:rPr>
                <w:lang w:eastAsia="sv-SE"/>
              </w:rPr>
              <w:t>Replace (2)</w:t>
            </w:r>
          </w:p>
        </w:tc>
        <w:tc>
          <w:tcPr>
            <w:tcW w:w="1558" w:type="dxa"/>
            <w:gridSpan w:val="2"/>
            <w:tcBorders>
              <w:top w:val="nil"/>
              <w:left w:val="nil"/>
              <w:bottom w:val="dashed" w:sz="4" w:space="0" w:color="969696"/>
              <w:right w:val="single" w:sz="4" w:space="0" w:color="auto"/>
            </w:tcBorders>
          </w:tcPr>
          <w:p w14:paraId="2858389B" w14:textId="77777777" w:rsidR="009E3F16" w:rsidRDefault="009E3F16">
            <w:pPr>
              <w:rPr>
                <w:lang w:eastAsia="sv-SE"/>
              </w:rPr>
            </w:pPr>
            <w:r>
              <w:rPr>
                <w:lang w:eastAsia="sv-SE"/>
              </w:rPr>
              <w:t>Trade Report Cancel (6),</w:t>
            </w:r>
            <w:r>
              <w:rPr>
                <w:lang w:eastAsia="sv-SE"/>
              </w:rPr>
              <w:br/>
              <w:t>(Locked In) Trade Break (7)</w:t>
            </w:r>
          </w:p>
        </w:tc>
        <w:tc>
          <w:tcPr>
            <w:tcW w:w="1755" w:type="dxa"/>
            <w:gridSpan w:val="2"/>
            <w:tcBorders>
              <w:top w:val="nil"/>
              <w:left w:val="nil"/>
              <w:bottom w:val="dashed" w:sz="4" w:space="0" w:color="969696"/>
              <w:right w:val="single" w:sz="4" w:space="0" w:color="auto"/>
            </w:tcBorders>
          </w:tcPr>
          <w:p w14:paraId="5B8063FB" w14:textId="77777777" w:rsidR="009E3F16" w:rsidRDefault="009E3F16">
            <w:pPr>
              <w:rPr>
                <w:lang w:eastAsia="sv-SE"/>
              </w:rPr>
            </w:pPr>
            <w:r>
              <w:rPr>
                <w:lang w:eastAsia="sv-SE"/>
              </w:rPr>
              <w:t>One-Party Report for Pass-Thru (3)</w:t>
            </w:r>
          </w:p>
        </w:tc>
        <w:tc>
          <w:tcPr>
            <w:tcW w:w="976" w:type="dxa"/>
            <w:tcBorders>
              <w:top w:val="nil"/>
              <w:left w:val="nil"/>
              <w:bottom w:val="dashed" w:sz="4" w:space="0" w:color="969696"/>
              <w:right w:val="single" w:sz="4" w:space="0" w:color="auto"/>
            </w:tcBorders>
          </w:tcPr>
          <w:p w14:paraId="67886D92" w14:textId="77777777" w:rsidR="009E3F16" w:rsidRDefault="009E3F16">
            <w:pPr>
              <w:rPr>
                <w:lang w:eastAsia="sv-SE"/>
              </w:rPr>
            </w:pPr>
            <w:r>
              <w:rPr>
                <w:lang w:eastAsia="sv-SE"/>
              </w:rPr>
              <w:t>Initiator’s</w:t>
            </w:r>
          </w:p>
        </w:tc>
        <w:tc>
          <w:tcPr>
            <w:tcW w:w="1373" w:type="dxa"/>
            <w:gridSpan w:val="2"/>
            <w:tcBorders>
              <w:top w:val="nil"/>
              <w:left w:val="nil"/>
              <w:bottom w:val="dashed" w:sz="4" w:space="0" w:color="969696"/>
              <w:right w:val="single" w:sz="4" w:space="0" w:color="auto"/>
            </w:tcBorders>
          </w:tcPr>
          <w:p w14:paraId="77E06EA0" w14:textId="77777777" w:rsidR="009E3F16" w:rsidRDefault="009E3F16">
            <w:pPr>
              <w:rPr>
                <w:lang w:eastAsia="sv-SE"/>
              </w:rPr>
            </w:pPr>
            <w:r>
              <w:rPr>
                <w:lang w:eastAsia="sv-SE"/>
              </w:rPr>
              <w:t>Initiator’s (Initiator’s)</w:t>
            </w:r>
          </w:p>
        </w:tc>
        <w:tc>
          <w:tcPr>
            <w:tcW w:w="2923" w:type="dxa"/>
            <w:gridSpan w:val="2"/>
            <w:tcBorders>
              <w:top w:val="nil"/>
              <w:left w:val="nil"/>
              <w:bottom w:val="dashed" w:sz="4" w:space="0" w:color="969696"/>
              <w:right w:val="single" w:sz="4" w:space="0" w:color="auto"/>
            </w:tcBorders>
          </w:tcPr>
          <w:p w14:paraId="7800E23D" w14:textId="77777777" w:rsidR="009E3F16" w:rsidRDefault="009E3F16">
            <w:pPr>
              <w:rPr>
                <w:lang w:eastAsia="sv-SE"/>
              </w:rPr>
            </w:pPr>
            <w:r>
              <w:rPr>
                <w:lang w:eastAsia="sv-SE"/>
              </w:rPr>
              <w:t> </w:t>
            </w:r>
          </w:p>
        </w:tc>
      </w:tr>
      <w:tr w:rsidR="009E3F16" w14:paraId="21BEE000" w14:textId="77777777">
        <w:tblPrEx>
          <w:tblW w:w="13665" w:type="dxa"/>
          <w:tblInd w:w="55" w:type="dxa"/>
          <w:tblLayout w:type="fixed"/>
          <w:tblCellMar>
            <w:left w:w="70" w:type="dxa"/>
            <w:right w:w="70" w:type="dxa"/>
          </w:tblCellMar>
          <w:tblLook w:val="0000" w:firstRow="0" w:lastRow="0" w:firstColumn="0" w:lastColumn="0" w:noHBand="0" w:noVBand="0"/>
          <w:tblPrExChange w:id="482"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255"/>
          <w:trPrChange w:id="483" w:author="Administrator" w:date="2011-08-18T10:53:00Z">
            <w:trPr>
              <w:gridAfter w:val="0"/>
              <w:trHeight w:val="255"/>
            </w:trPr>
          </w:trPrChange>
        </w:trPr>
        <w:tc>
          <w:tcPr>
            <w:tcW w:w="597" w:type="dxa"/>
            <w:tcBorders>
              <w:top w:val="nil"/>
              <w:left w:val="single" w:sz="4" w:space="0" w:color="auto"/>
              <w:bottom w:val="dashed" w:sz="4" w:space="0" w:color="969696"/>
              <w:right w:val="single" w:sz="4" w:space="0" w:color="auto"/>
            </w:tcBorders>
            <w:tcPrChange w:id="484" w:author="Administrator" w:date="2011-08-18T10:53:00Z">
              <w:tcPr>
                <w:tcW w:w="597" w:type="dxa"/>
                <w:gridSpan w:val="2"/>
                <w:tcBorders>
                  <w:top w:val="nil"/>
                  <w:left w:val="single" w:sz="4" w:space="0" w:color="auto"/>
                  <w:bottom w:val="dashed" w:sz="4" w:space="0" w:color="969696"/>
                  <w:right w:val="single" w:sz="4" w:space="0" w:color="auto"/>
                </w:tcBorders>
                <w:shd w:val="clear" w:color="auto" w:fill="auto"/>
              </w:tcPr>
            </w:tcPrChange>
          </w:tcPr>
          <w:p w14:paraId="36F85F54" w14:textId="77777777" w:rsidR="009E3F16" w:rsidRDefault="009E3F16">
            <w:pPr>
              <w:rPr>
                <w:b/>
                <w:bCs/>
                <w:lang w:eastAsia="sv-SE"/>
              </w:rPr>
            </w:pPr>
            <w:r>
              <w:rPr>
                <w:b/>
                <w:bCs/>
                <w:lang w:eastAsia="sv-SE"/>
              </w:rPr>
              <w:t>2</w:t>
            </w:r>
          </w:p>
        </w:tc>
        <w:tc>
          <w:tcPr>
            <w:tcW w:w="13068" w:type="dxa"/>
            <w:gridSpan w:val="15"/>
            <w:tcBorders>
              <w:top w:val="nil"/>
              <w:left w:val="nil"/>
              <w:bottom w:val="dashed" w:sz="4" w:space="0" w:color="969696"/>
              <w:right w:val="single" w:sz="4" w:space="0" w:color="auto"/>
            </w:tcBorders>
            <w:tcPrChange w:id="485" w:author="Administrator" w:date="2011-08-18T10:53:00Z">
              <w:tcPr>
                <w:tcW w:w="13068" w:type="dxa"/>
                <w:gridSpan w:val="16"/>
                <w:tcBorders>
                  <w:top w:val="nil"/>
                  <w:left w:val="nil"/>
                  <w:bottom w:val="dashed" w:sz="4" w:space="0" w:color="969696"/>
                  <w:right w:val="single" w:sz="4" w:space="0" w:color="auto"/>
                </w:tcBorders>
                <w:shd w:val="clear" w:color="auto" w:fill="auto"/>
              </w:tcPr>
            </w:tcPrChange>
          </w:tcPr>
          <w:p w14:paraId="716DF0E1" w14:textId="77777777" w:rsidR="009E3F16" w:rsidRDefault="009E3F16">
            <w:pPr>
              <w:rPr>
                <w:b/>
                <w:bCs/>
                <w:lang w:eastAsia="sv-SE"/>
              </w:rPr>
            </w:pPr>
            <w:r>
              <w:rPr>
                <w:b/>
                <w:bCs/>
                <w:lang w:eastAsia="sv-SE"/>
              </w:rPr>
              <w:t>Counterparty responses (bi-directional flow):</w:t>
            </w:r>
          </w:p>
        </w:tc>
      </w:tr>
      <w:tr w:rsidR="00C90C98" w14:paraId="04D5DD4C" w14:textId="77777777">
        <w:trPr>
          <w:trHeight w:val="765"/>
        </w:trPr>
        <w:tc>
          <w:tcPr>
            <w:tcW w:w="597" w:type="dxa"/>
            <w:tcBorders>
              <w:top w:val="nil"/>
              <w:left w:val="single" w:sz="4" w:space="0" w:color="auto"/>
              <w:bottom w:val="dashed" w:sz="4" w:space="0" w:color="969696"/>
              <w:right w:val="single" w:sz="4" w:space="0" w:color="auto"/>
            </w:tcBorders>
          </w:tcPr>
          <w:p w14:paraId="32A42802" w14:textId="77777777" w:rsidR="009E3F16" w:rsidRDefault="009E3F16">
            <w:pPr>
              <w:rPr>
                <w:lang w:eastAsia="sv-SE"/>
              </w:rPr>
            </w:pPr>
            <w:r>
              <w:rPr>
                <w:lang w:eastAsia="sv-SE"/>
              </w:rPr>
              <w:t>2.1</w:t>
            </w:r>
          </w:p>
        </w:tc>
        <w:tc>
          <w:tcPr>
            <w:tcW w:w="2146" w:type="dxa"/>
            <w:gridSpan w:val="2"/>
            <w:tcBorders>
              <w:top w:val="nil"/>
              <w:left w:val="nil"/>
              <w:bottom w:val="dashed" w:sz="4" w:space="0" w:color="969696"/>
              <w:right w:val="single" w:sz="4" w:space="0" w:color="auto"/>
            </w:tcBorders>
          </w:tcPr>
          <w:p w14:paraId="5E9F9D8E" w14:textId="77777777" w:rsidR="009E3F16" w:rsidRDefault="009E3F16">
            <w:pPr>
              <w:rPr>
                <w:lang w:eastAsia="sv-SE"/>
              </w:rPr>
            </w:pPr>
            <w:r>
              <w:rPr>
                <w:lang w:eastAsia="sv-SE"/>
              </w:rPr>
              <w:t>Marketplace forward of initiators “New” cancellation request</w:t>
            </w:r>
          </w:p>
        </w:tc>
        <w:tc>
          <w:tcPr>
            <w:tcW w:w="974" w:type="dxa"/>
            <w:gridSpan w:val="2"/>
            <w:tcBorders>
              <w:top w:val="nil"/>
              <w:left w:val="nil"/>
              <w:bottom w:val="dashed" w:sz="4" w:space="0" w:color="969696"/>
              <w:right w:val="single" w:sz="4" w:space="0" w:color="auto"/>
            </w:tcBorders>
          </w:tcPr>
          <w:p w14:paraId="2C6C3FB5" w14:textId="77777777" w:rsidR="009E3F16" w:rsidRDefault="009E3F16">
            <w:pPr>
              <w:rPr>
                <w:lang w:eastAsia="sv-SE"/>
              </w:rPr>
            </w:pPr>
            <w:r>
              <w:rPr>
                <w:lang w:eastAsia="sv-SE"/>
              </w:rPr>
              <w:t>TCR</w:t>
            </w:r>
          </w:p>
        </w:tc>
        <w:tc>
          <w:tcPr>
            <w:tcW w:w="1363" w:type="dxa"/>
            <w:gridSpan w:val="2"/>
            <w:tcBorders>
              <w:top w:val="nil"/>
              <w:left w:val="nil"/>
              <w:bottom w:val="dashed" w:sz="4" w:space="0" w:color="969696"/>
              <w:right w:val="single" w:sz="4" w:space="0" w:color="auto"/>
            </w:tcBorders>
          </w:tcPr>
          <w:p w14:paraId="4FD4C48A" w14:textId="77777777" w:rsidR="009E3F16" w:rsidRDefault="009E3F16">
            <w:pPr>
              <w:rPr>
                <w:lang w:eastAsia="sv-SE"/>
              </w:rPr>
            </w:pPr>
            <w:r>
              <w:rPr>
                <w:lang w:eastAsia="sv-SE"/>
              </w:rPr>
              <w:t>New (0)</w:t>
            </w:r>
          </w:p>
        </w:tc>
        <w:tc>
          <w:tcPr>
            <w:tcW w:w="1558" w:type="dxa"/>
            <w:gridSpan w:val="2"/>
            <w:tcBorders>
              <w:top w:val="nil"/>
              <w:left w:val="nil"/>
              <w:bottom w:val="dashed" w:sz="4" w:space="0" w:color="969696"/>
              <w:right w:val="single" w:sz="4" w:space="0" w:color="auto"/>
            </w:tcBorders>
          </w:tcPr>
          <w:p w14:paraId="3084CE68" w14:textId="77777777" w:rsidR="009E3F16" w:rsidRDefault="009E3F16">
            <w:pPr>
              <w:rPr>
                <w:lang w:eastAsia="sv-SE"/>
              </w:rPr>
            </w:pPr>
            <w:r>
              <w:rPr>
                <w:lang w:eastAsia="sv-SE"/>
              </w:rPr>
              <w:t>Alleged Trade Report Cancel (tbd);</w:t>
            </w:r>
          </w:p>
          <w:p w14:paraId="71EF3150" w14:textId="77777777" w:rsidR="009E3F16" w:rsidRDefault="009E3F16">
            <w:pPr>
              <w:rPr>
                <w:lang w:eastAsia="sv-SE"/>
              </w:rPr>
            </w:pPr>
            <w:r>
              <w:rPr>
                <w:lang w:eastAsia="sv-SE"/>
              </w:rPr>
              <w:t>Alleged (Locked In) Trade Break (tbd)</w:t>
            </w:r>
          </w:p>
        </w:tc>
        <w:tc>
          <w:tcPr>
            <w:tcW w:w="1755" w:type="dxa"/>
            <w:gridSpan w:val="2"/>
            <w:tcBorders>
              <w:top w:val="nil"/>
              <w:left w:val="nil"/>
              <w:bottom w:val="dashed" w:sz="4" w:space="0" w:color="969696"/>
              <w:right w:val="single" w:sz="4" w:space="0" w:color="auto"/>
            </w:tcBorders>
          </w:tcPr>
          <w:p w14:paraId="0043B97C" w14:textId="77777777" w:rsidR="009E3F16" w:rsidRDefault="009E3F16">
            <w:pPr>
              <w:rPr>
                <w:lang w:eastAsia="sv-SE"/>
              </w:rPr>
            </w:pPr>
            <w:r>
              <w:rPr>
                <w:lang w:eastAsia="sv-SE"/>
              </w:rPr>
              <w:t>One-Party Report for Pass-Thru (3)</w:t>
            </w:r>
          </w:p>
        </w:tc>
        <w:tc>
          <w:tcPr>
            <w:tcW w:w="976" w:type="dxa"/>
            <w:tcBorders>
              <w:top w:val="nil"/>
              <w:left w:val="nil"/>
              <w:bottom w:val="dashed" w:sz="4" w:space="0" w:color="969696"/>
              <w:right w:val="single" w:sz="4" w:space="0" w:color="auto"/>
            </w:tcBorders>
          </w:tcPr>
          <w:p w14:paraId="412F816B" w14:textId="77777777" w:rsidR="009E3F16" w:rsidRDefault="009E3F16">
            <w:pPr>
              <w:rPr>
                <w:lang w:eastAsia="sv-SE"/>
              </w:rPr>
            </w:pPr>
            <w:r>
              <w:rPr>
                <w:lang w:eastAsia="sv-SE"/>
              </w:rPr>
              <w:t>Initiator’s</w:t>
            </w:r>
          </w:p>
        </w:tc>
        <w:tc>
          <w:tcPr>
            <w:tcW w:w="1373" w:type="dxa"/>
            <w:gridSpan w:val="2"/>
            <w:tcBorders>
              <w:top w:val="nil"/>
              <w:left w:val="nil"/>
              <w:bottom w:val="dashed" w:sz="4" w:space="0" w:color="969696"/>
              <w:right w:val="single" w:sz="4" w:space="0" w:color="auto"/>
            </w:tcBorders>
          </w:tcPr>
          <w:p w14:paraId="5684C8A1" w14:textId="77777777" w:rsidR="009E3F16" w:rsidRDefault="009E3F16">
            <w:pPr>
              <w:rPr>
                <w:lang w:eastAsia="sv-SE"/>
              </w:rPr>
            </w:pPr>
            <w:r>
              <w:rPr>
                <w:lang w:eastAsia="sv-SE"/>
              </w:rPr>
              <w:t>New</w:t>
            </w:r>
          </w:p>
          <w:p w14:paraId="3F1199C9" w14:textId="77777777" w:rsidR="009E3F16" w:rsidRDefault="009E3F16">
            <w:pPr>
              <w:rPr>
                <w:lang w:eastAsia="sv-SE"/>
              </w:rPr>
            </w:pPr>
            <w:r>
              <w:rPr>
                <w:lang w:eastAsia="sv-SE"/>
              </w:rPr>
              <w:t>(N/A)</w:t>
            </w:r>
          </w:p>
        </w:tc>
        <w:tc>
          <w:tcPr>
            <w:tcW w:w="2923" w:type="dxa"/>
            <w:gridSpan w:val="2"/>
            <w:tcBorders>
              <w:top w:val="nil"/>
              <w:left w:val="nil"/>
              <w:bottom w:val="dashed" w:sz="4" w:space="0" w:color="969696"/>
              <w:right w:val="single" w:sz="4" w:space="0" w:color="auto"/>
            </w:tcBorders>
          </w:tcPr>
          <w:p w14:paraId="214590EF" w14:textId="77777777" w:rsidR="009E3F16" w:rsidRDefault="009E3F16">
            <w:pPr>
              <w:rPr>
                <w:lang w:eastAsia="sv-SE"/>
              </w:rPr>
            </w:pPr>
          </w:p>
        </w:tc>
      </w:tr>
      <w:tr w:rsidR="00C90C98" w14:paraId="7F3167BD" w14:textId="77777777">
        <w:trPr>
          <w:trHeight w:val="510"/>
        </w:trPr>
        <w:tc>
          <w:tcPr>
            <w:tcW w:w="597" w:type="dxa"/>
            <w:tcBorders>
              <w:top w:val="nil"/>
              <w:left w:val="single" w:sz="4" w:space="0" w:color="auto"/>
              <w:bottom w:val="dashed" w:sz="4" w:space="0" w:color="969696"/>
              <w:right w:val="single" w:sz="4" w:space="0" w:color="auto"/>
            </w:tcBorders>
          </w:tcPr>
          <w:p w14:paraId="1B975021" w14:textId="77777777" w:rsidR="009E3F16" w:rsidRDefault="009E3F16">
            <w:pPr>
              <w:rPr>
                <w:lang w:eastAsia="sv-SE"/>
              </w:rPr>
            </w:pPr>
            <w:r>
              <w:rPr>
                <w:lang w:eastAsia="sv-SE"/>
              </w:rPr>
              <w:t>2.2</w:t>
            </w:r>
          </w:p>
        </w:tc>
        <w:tc>
          <w:tcPr>
            <w:tcW w:w="2146" w:type="dxa"/>
            <w:gridSpan w:val="2"/>
            <w:tcBorders>
              <w:top w:val="nil"/>
              <w:left w:val="nil"/>
              <w:bottom w:val="dashed" w:sz="4" w:space="0" w:color="969696"/>
              <w:right w:val="single" w:sz="4" w:space="0" w:color="auto"/>
            </w:tcBorders>
          </w:tcPr>
          <w:p w14:paraId="16E9B937" w14:textId="77777777" w:rsidR="009E3F16" w:rsidRDefault="009E3F16">
            <w:pPr>
              <w:rPr>
                <w:lang w:eastAsia="sv-SE"/>
              </w:rPr>
            </w:pPr>
            <w:r>
              <w:rPr>
                <w:lang w:eastAsia="sv-SE"/>
              </w:rPr>
              <w:t>Marketplace forward of initiators “Replace” or “Cancel” cancellation request</w:t>
            </w:r>
          </w:p>
        </w:tc>
        <w:tc>
          <w:tcPr>
            <w:tcW w:w="974" w:type="dxa"/>
            <w:gridSpan w:val="2"/>
            <w:tcBorders>
              <w:top w:val="nil"/>
              <w:left w:val="nil"/>
              <w:bottom w:val="dashed" w:sz="4" w:space="0" w:color="969696"/>
              <w:right w:val="single" w:sz="4" w:space="0" w:color="auto"/>
            </w:tcBorders>
          </w:tcPr>
          <w:p w14:paraId="1F732170" w14:textId="77777777" w:rsidR="009E3F16" w:rsidRDefault="009E3F16">
            <w:pPr>
              <w:rPr>
                <w:lang w:eastAsia="sv-SE"/>
              </w:rPr>
            </w:pPr>
            <w:r>
              <w:rPr>
                <w:lang w:eastAsia="sv-SE"/>
              </w:rPr>
              <w:t>TCR</w:t>
            </w:r>
          </w:p>
        </w:tc>
        <w:tc>
          <w:tcPr>
            <w:tcW w:w="1363" w:type="dxa"/>
            <w:gridSpan w:val="2"/>
            <w:tcBorders>
              <w:top w:val="nil"/>
              <w:left w:val="nil"/>
              <w:bottom w:val="dashed" w:sz="4" w:space="0" w:color="969696"/>
              <w:right w:val="single" w:sz="4" w:space="0" w:color="auto"/>
            </w:tcBorders>
          </w:tcPr>
          <w:p w14:paraId="1ED690D8" w14:textId="77777777" w:rsidR="009E3F16" w:rsidRDefault="009E3F16">
            <w:pPr>
              <w:rPr>
                <w:lang w:eastAsia="sv-SE"/>
              </w:rPr>
            </w:pPr>
            <w:r>
              <w:rPr>
                <w:lang w:eastAsia="sv-SE"/>
              </w:rPr>
              <w:t>Cancel (1) or Replace (2)</w:t>
            </w:r>
          </w:p>
        </w:tc>
        <w:tc>
          <w:tcPr>
            <w:tcW w:w="1558" w:type="dxa"/>
            <w:gridSpan w:val="2"/>
            <w:tcBorders>
              <w:top w:val="nil"/>
              <w:left w:val="nil"/>
              <w:bottom w:val="dashed" w:sz="4" w:space="0" w:color="969696"/>
              <w:right w:val="single" w:sz="4" w:space="0" w:color="auto"/>
            </w:tcBorders>
          </w:tcPr>
          <w:p w14:paraId="287F6910" w14:textId="77777777" w:rsidR="009E3F16" w:rsidRDefault="009E3F16">
            <w:pPr>
              <w:rPr>
                <w:lang w:eastAsia="sv-SE"/>
              </w:rPr>
            </w:pPr>
            <w:r>
              <w:rPr>
                <w:lang w:eastAsia="sv-SE"/>
              </w:rPr>
              <w:t>Alleged Trade Report Cancel (tbd);</w:t>
            </w:r>
          </w:p>
          <w:p w14:paraId="3AEE664D" w14:textId="77777777" w:rsidR="009E3F16" w:rsidRDefault="009E3F16">
            <w:pPr>
              <w:rPr>
                <w:lang w:eastAsia="sv-SE"/>
              </w:rPr>
            </w:pPr>
            <w:r>
              <w:rPr>
                <w:lang w:eastAsia="sv-SE"/>
              </w:rPr>
              <w:t>Alleged (Locked In) Trade Break (tbd)</w:t>
            </w:r>
          </w:p>
        </w:tc>
        <w:tc>
          <w:tcPr>
            <w:tcW w:w="1755" w:type="dxa"/>
            <w:gridSpan w:val="2"/>
            <w:tcBorders>
              <w:top w:val="nil"/>
              <w:left w:val="nil"/>
              <w:bottom w:val="dashed" w:sz="4" w:space="0" w:color="969696"/>
              <w:right w:val="single" w:sz="4" w:space="0" w:color="auto"/>
            </w:tcBorders>
          </w:tcPr>
          <w:p w14:paraId="66D7697E" w14:textId="77777777" w:rsidR="009E3F16" w:rsidRDefault="009E3F16">
            <w:pPr>
              <w:rPr>
                <w:lang w:eastAsia="sv-SE"/>
              </w:rPr>
            </w:pPr>
            <w:r>
              <w:rPr>
                <w:lang w:eastAsia="sv-SE"/>
              </w:rPr>
              <w:t>One-Party Report for Pass-Thru (3)</w:t>
            </w:r>
          </w:p>
        </w:tc>
        <w:tc>
          <w:tcPr>
            <w:tcW w:w="976" w:type="dxa"/>
            <w:tcBorders>
              <w:top w:val="nil"/>
              <w:left w:val="nil"/>
              <w:bottom w:val="dashed" w:sz="4" w:space="0" w:color="969696"/>
              <w:right w:val="single" w:sz="4" w:space="0" w:color="auto"/>
            </w:tcBorders>
          </w:tcPr>
          <w:p w14:paraId="70F6F896" w14:textId="77777777" w:rsidR="009E3F16" w:rsidRDefault="009E3F16">
            <w:pPr>
              <w:rPr>
                <w:lang w:eastAsia="sv-SE"/>
              </w:rPr>
            </w:pPr>
            <w:r>
              <w:rPr>
                <w:lang w:eastAsia="sv-SE"/>
              </w:rPr>
              <w:t>Initiator’s (optional)</w:t>
            </w:r>
          </w:p>
        </w:tc>
        <w:tc>
          <w:tcPr>
            <w:tcW w:w="1373" w:type="dxa"/>
            <w:gridSpan w:val="2"/>
            <w:tcBorders>
              <w:top w:val="nil"/>
              <w:left w:val="nil"/>
              <w:bottom w:val="dashed" w:sz="4" w:space="0" w:color="969696"/>
              <w:right w:val="single" w:sz="4" w:space="0" w:color="auto"/>
            </w:tcBorders>
          </w:tcPr>
          <w:p w14:paraId="4DAB8F52" w14:textId="77777777" w:rsidR="009E3F16" w:rsidRDefault="009E3F16">
            <w:pPr>
              <w:rPr>
                <w:lang w:eastAsia="sv-SE"/>
              </w:rPr>
            </w:pPr>
            <w:r>
              <w:rPr>
                <w:lang w:eastAsia="sv-SE"/>
              </w:rPr>
              <w:t>New</w:t>
            </w:r>
          </w:p>
          <w:p w14:paraId="49A62E4E" w14:textId="77777777" w:rsidR="009E3F16" w:rsidRDefault="009E3F16">
            <w:pPr>
              <w:rPr>
                <w:lang w:eastAsia="sv-SE"/>
              </w:rPr>
            </w:pPr>
            <w:r>
              <w:rPr>
                <w:lang w:eastAsia="sv-SE"/>
              </w:rPr>
              <w:t>(Marketplace previous)</w:t>
            </w:r>
          </w:p>
        </w:tc>
        <w:tc>
          <w:tcPr>
            <w:tcW w:w="2923" w:type="dxa"/>
            <w:gridSpan w:val="2"/>
            <w:tcBorders>
              <w:top w:val="nil"/>
              <w:left w:val="nil"/>
              <w:bottom w:val="dashed" w:sz="4" w:space="0" w:color="969696"/>
              <w:right w:val="single" w:sz="4" w:space="0" w:color="auto"/>
            </w:tcBorders>
          </w:tcPr>
          <w:p w14:paraId="074B474C" w14:textId="77777777" w:rsidR="009E3F16" w:rsidRDefault="009E3F16">
            <w:pPr>
              <w:rPr>
                <w:lang w:eastAsia="sv-SE"/>
              </w:rPr>
            </w:pPr>
            <w:r>
              <w:rPr>
                <w:lang w:eastAsia="sv-SE"/>
              </w:rPr>
              <w:t>The TradeID is not needed when the request itself is cancelled or replaced!</w:t>
            </w:r>
          </w:p>
          <w:p w14:paraId="6DFAE3BB" w14:textId="77777777" w:rsidR="009E3F16" w:rsidRDefault="009E3F16">
            <w:pPr>
              <w:rPr>
                <w:lang w:eastAsia="sv-SE"/>
              </w:rPr>
            </w:pPr>
          </w:p>
          <w:p w14:paraId="4CFF74D2" w14:textId="77777777" w:rsidR="009E3F16" w:rsidRDefault="009E3F16">
            <w:pPr>
              <w:rPr>
                <w:lang w:eastAsia="sv-SE"/>
              </w:rPr>
            </w:pPr>
            <w:r>
              <w:rPr>
                <w:lang w:eastAsia="sv-SE"/>
              </w:rPr>
              <w:t>When the TradeID is used for reference (and not the TradeReportRefID), TradeReportType is provided to distinguish a cancel request of confirmed trade from a cancel request of an unconfirmed trade</w:t>
            </w:r>
          </w:p>
        </w:tc>
      </w:tr>
      <w:tr w:rsidR="00C90C98" w14:paraId="607FE527" w14:textId="77777777">
        <w:trPr>
          <w:trHeight w:val="510"/>
        </w:trPr>
        <w:tc>
          <w:tcPr>
            <w:tcW w:w="597" w:type="dxa"/>
            <w:tcBorders>
              <w:top w:val="nil"/>
              <w:left w:val="single" w:sz="4" w:space="0" w:color="auto"/>
              <w:bottom w:val="dashed" w:sz="4" w:space="0" w:color="969696"/>
              <w:right w:val="single" w:sz="4" w:space="0" w:color="auto"/>
            </w:tcBorders>
          </w:tcPr>
          <w:p w14:paraId="2565BA7E" w14:textId="77777777" w:rsidR="009E3F16" w:rsidRDefault="009E3F16">
            <w:pPr>
              <w:rPr>
                <w:lang w:eastAsia="sv-SE"/>
              </w:rPr>
            </w:pPr>
            <w:r>
              <w:rPr>
                <w:lang w:eastAsia="sv-SE"/>
              </w:rPr>
              <w:t>2.3</w:t>
            </w:r>
          </w:p>
        </w:tc>
        <w:tc>
          <w:tcPr>
            <w:tcW w:w="2146" w:type="dxa"/>
            <w:gridSpan w:val="2"/>
            <w:tcBorders>
              <w:top w:val="nil"/>
              <w:left w:val="nil"/>
              <w:bottom w:val="dashed" w:sz="4" w:space="0" w:color="969696"/>
              <w:right w:val="single" w:sz="4" w:space="0" w:color="auto"/>
            </w:tcBorders>
          </w:tcPr>
          <w:p w14:paraId="4AB03EED" w14:textId="77777777" w:rsidR="009E3F16" w:rsidRDefault="009E3F16">
            <w:pPr>
              <w:rPr>
                <w:lang w:eastAsia="sv-SE"/>
              </w:rPr>
            </w:pPr>
            <w:r>
              <w:rPr>
                <w:lang w:eastAsia="sv-SE"/>
              </w:rPr>
              <w:t>Accept cancellation (sent to marketplace)</w:t>
            </w:r>
          </w:p>
        </w:tc>
        <w:tc>
          <w:tcPr>
            <w:tcW w:w="974" w:type="dxa"/>
            <w:gridSpan w:val="2"/>
            <w:tcBorders>
              <w:top w:val="nil"/>
              <w:left w:val="nil"/>
              <w:bottom w:val="dashed" w:sz="4" w:space="0" w:color="969696"/>
              <w:right w:val="single" w:sz="4" w:space="0" w:color="auto"/>
            </w:tcBorders>
          </w:tcPr>
          <w:p w14:paraId="666AEB0E" w14:textId="77777777" w:rsidR="009E3F16" w:rsidRDefault="009E3F16">
            <w:pPr>
              <w:rPr>
                <w:lang w:eastAsia="sv-SE"/>
              </w:rPr>
            </w:pPr>
            <w:r>
              <w:rPr>
                <w:lang w:eastAsia="sv-SE"/>
              </w:rPr>
              <w:t>TCR</w:t>
            </w:r>
          </w:p>
        </w:tc>
        <w:tc>
          <w:tcPr>
            <w:tcW w:w="1363" w:type="dxa"/>
            <w:gridSpan w:val="2"/>
            <w:tcBorders>
              <w:top w:val="nil"/>
              <w:left w:val="nil"/>
              <w:bottom w:val="dashed" w:sz="4" w:space="0" w:color="969696"/>
              <w:right w:val="single" w:sz="4" w:space="0" w:color="auto"/>
            </w:tcBorders>
          </w:tcPr>
          <w:p w14:paraId="2EC85393" w14:textId="77777777" w:rsidR="009E3F16" w:rsidRDefault="009E3F16">
            <w:pPr>
              <w:rPr>
                <w:lang w:eastAsia="sv-SE"/>
              </w:rPr>
            </w:pPr>
            <w:r>
              <w:rPr>
                <w:lang w:eastAsia="sv-SE"/>
              </w:rPr>
              <w:t>Replace (2)</w:t>
            </w:r>
          </w:p>
        </w:tc>
        <w:tc>
          <w:tcPr>
            <w:tcW w:w="1558" w:type="dxa"/>
            <w:gridSpan w:val="2"/>
            <w:tcBorders>
              <w:top w:val="nil"/>
              <w:left w:val="nil"/>
              <w:bottom w:val="dashed" w:sz="4" w:space="0" w:color="969696"/>
              <w:right w:val="single" w:sz="4" w:space="0" w:color="auto"/>
            </w:tcBorders>
          </w:tcPr>
          <w:p w14:paraId="563AFFEC" w14:textId="77777777" w:rsidR="009E3F16" w:rsidRDefault="009E3F16">
            <w:pPr>
              <w:rPr>
                <w:lang w:eastAsia="sv-SE"/>
              </w:rPr>
            </w:pPr>
            <w:r>
              <w:rPr>
                <w:lang w:eastAsia="sv-SE"/>
              </w:rPr>
              <w:t>Accept (2)</w:t>
            </w:r>
          </w:p>
        </w:tc>
        <w:tc>
          <w:tcPr>
            <w:tcW w:w="1755" w:type="dxa"/>
            <w:gridSpan w:val="2"/>
            <w:tcBorders>
              <w:top w:val="nil"/>
              <w:left w:val="nil"/>
              <w:bottom w:val="dashed" w:sz="4" w:space="0" w:color="969696"/>
              <w:right w:val="single" w:sz="4" w:space="0" w:color="auto"/>
            </w:tcBorders>
          </w:tcPr>
          <w:p w14:paraId="3078F28D" w14:textId="77777777" w:rsidR="009E3F16" w:rsidRDefault="009E3F16">
            <w:pPr>
              <w:rPr>
                <w:lang w:eastAsia="sv-SE"/>
              </w:rPr>
            </w:pPr>
            <w:r>
              <w:rPr>
                <w:lang w:eastAsia="sv-SE"/>
              </w:rPr>
              <w:t>One-Party Report for Pass-Thru (3)</w:t>
            </w:r>
          </w:p>
        </w:tc>
        <w:tc>
          <w:tcPr>
            <w:tcW w:w="976" w:type="dxa"/>
            <w:tcBorders>
              <w:top w:val="nil"/>
              <w:left w:val="nil"/>
              <w:bottom w:val="dashed" w:sz="4" w:space="0" w:color="969696"/>
              <w:right w:val="single" w:sz="4" w:space="0" w:color="auto"/>
            </w:tcBorders>
          </w:tcPr>
          <w:p w14:paraId="2AFDE1B1" w14:textId="77777777" w:rsidR="009E3F16" w:rsidRDefault="009E3F16">
            <w:pPr>
              <w:rPr>
                <w:lang w:eastAsia="sv-SE"/>
              </w:rPr>
            </w:pPr>
            <w:r>
              <w:rPr>
                <w:lang w:eastAsia="sv-SE"/>
              </w:rPr>
              <w:t>Initiator’s</w:t>
            </w:r>
          </w:p>
        </w:tc>
        <w:tc>
          <w:tcPr>
            <w:tcW w:w="1373" w:type="dxa"/>
            <w:gridSpan w:val="2"/>
            <w:tcBorders>
              <w:top w:val="nil"/>
              <w:left w:val="nil"/>
              <w:bottom w:val="dashed" w:sz="4" w:space="0" w:color="969696"/>
              <w:right w:val="single" w:sz="4" w:space="0" w:color="auto"/>
            </w:tcBorders>
          </w:tcPr>
          <w:p w14:paraId="68C80E4D" w14:textId="77777777" w:rsidR="009E3F16" w:rsidRDefault="009E3F16">
            <w:pPr>
              <w:rPr>
                <w:lang w:eastAsia="sv-SE"/>
              </w:rPr>
            </w:pPr>
            <w:r>
              <w:rPr>
                <w:lang w:eastAsia="sv-SE"/>
              </w:rPr>
              <w:t>New</w:t>
            </w:r>
          </w:p>
          <w:p w14:paraId="5DD9995B" w14:textId="77777777" w:rsidR="009E3F16" w:rsidRDefault="009E3F16">
            <w:pPr>
              <w:rPr>
                <w:lang w:eastAsia="sv-SE"/>
              </w:rPr>
            </w:pPr>
            <w:r>
              <w:rPr>
                <w:lang w:eastAsia="sv-SE"/>
              </w:rPr>
              <w:t>(Marketplace’s)</w:t>
            </w:r>
          </w:p>
        </w:tc>
        <w:tc>
          <w:tcPr>
            <w:tcW w:w="2923" w:type="dxa"/>
            <w:gridSpan w:val="2"/>
            <w:tcBorders>
              <w:top w:val="nil"/>
              <w:left w:val="nil"/>
              <w:bottom w:val="dashed" w:sz="4" w:space="0" w:color="969696"/>
              <w:right w:val="single" w:sz="4" w:space="0" w:color="auto"/>
            </w:tcBorders>
          </w:tcPr>
          <w:p w14:paraId="7FDD1BC9" w14:textId="77777777" w:rsidR="009E3F16" w:rsidRDefault="009E3F16">
            <w:pPr>
              <w:rPr>
                <w:lang w:eastAsia="sv-SE"/>
              </w:rPr>
            </w:pPr>
            <w:r>
              <w:rPr>
                <w:lang w:eastAsia="sv-SE"/>
              </w:rPr>
              <w:t> </w:t>
            </w:r>
          </w:p>
        </w:tc>
      </w:tr>
      <w:tr w:rsidR="00C90C98" w14:paraId="163A9F63" w14:textId="77777777">
        <w:trPr>
          <w:trHeight w:val="510"/>
        </w:trPr>
        <w:tc>
          <w:tcPr>
            <w:tcW w:w="597" w:type="dxa"/>
            <w:tcBorders>
              <w:top w:val="nil"/>
              <w:left w:val="single" w:sz="4" w:space="0" w:color="auto"/>
              <w:bottom w:val="dashed" w:sz="4" w:space="0" w:color="969696"/>
              <w:right w:val="single" w:sz="4" w:space="0" w:color="auto"/>
            </w:tcBorders>
          </w:tcPr>
          <w:p w14:paraId="2587022E" w14:textId="77777777" w:rsidR="009E3F16" w:rsidRDefault="009E3F16">
            <w:pPr>
              <w:rPr>
                <w:lang w:eastAsia="sv-SE"/>
              </w:rPr>
            </w:pPr>
            <w:r>
              <w:rPr>
                <w:lang w:eastAsia="sv-SE"/>
              </w:rPr>
              <w:t>2.4</w:t>
            </w:r>
          </w:p>
        </w:tc>
        <w:tc>
          <w:tcPr>
            <w:tcW w:w="2146" w:type="dxa"/>
            <w:gridSpan w:val="2"/>
            <w:tcBorders>
              <w:top w:val="nil"/>
              <w:left w:val="nil"/>
              <w:bottom w:val="dashed" w:sz="4" w:space="0" w:color="969696"/>
              <w:right w:val="single" w:sz="4" w:space="0" w:color="auto"/>
            </w:tcBorders>
          </w:tcPr>
          <w:p w14:paraId="476B5F99" w14:textId="77777777" w:rsidR="009E3F16" w:rsidRDefault="009E3F16">
            <w:pPr>
              <w:rPr>
                <w:lang w:eastAsia="sv-SE"/>
              </w:rPr>
            </w:pPr>
            <w:r>
              <w:rPr>
                <w:lang w:eastAsia="sv-SE"/>
              </w:rPr>
              <w:t>Decline cancellation (sent to marketplace)</w:t>
            </w:r>
          </w:p>
        </w:tc>
        <w:tc>
          <w:tcPr>
            <w:tcW w:w="974" w:type="dxa"/>
            <w:gridSpan w:val="2"/>
            <w:tcBorders>
              <w:top w:val="nil"/>
              <w:left w:val="nil"/>
              <w:bottom w:val="dashed" w:sz="4" w:space="0" w:color="969696"/>
              <w:right w:val="single" w:sz="4" w:space="0" w:color="auto"/>
            </w:tcBorders>
          </w:tcPr>
          <w:p w14:paraId="7D3F55F5" w14:textId="77777777" w:rsidR="009E3F16" w:rsidRDefault="009E3F16">
            <w:pPr>
              <w:rPr>
                <w:lang w:eastAsia="sv-SE"/>
              </w:rPr>
            </w:pPr>
            <w:r>
              <w:rPr>
                <w:lang w:eastAsia="sv-SE"/>
              </w:rPr>
              <w:t>TCR</w:t>
            </w:r>
          </w:p>
        </w:tc>
        <w:tc>
          <w:tcPr>
            <w:tcW w:w="1363" w:type="dxa"/>
            <w:gridSpan w:val="2"/>
            <w:tcBorders>
              <w:top w:val="nil"/>
              <w:left w:val="nil"/>
              <w:bottom w:val="dashed" w:sz="4" w:space="0" w:color="969696"/>
              <w:right w:val="single" w:sz="4" w:space="0" w:color="auto"/>
            </w:tcBorders>
          </w:tcPr>
          <w:p w14:paraId="01D18EFF" w14:textId="77777777" w:rsidR="009E3F16" w:rsidRDefault="009E3F16">
            <w:pPr>
              <w:rPr>
                <w:lang w:eastAsia="sv-SE"/>
              </w:rPr>
            </w:pPr>
            <w:r>
              <w:rPr>
                <w:lang w:eastAsia="sv-SE"/>
              </w:rPr>
              <w:t>Replace (2)</w:t>
            </w:r>
          </w:p>
        </w:tc>
        <w:tc>
          <w:tcPr>
            <w:tcW w:w="1558" w:type="dxa"/>
            <w:gridSpan w:val="2"/>
            <w:tcBorders>
              <w:top w:val="nil"/>
              <w:left w:val="nil"/>
              <w:bottom w:val="dashed" w:sz="4" w:space="0" w:color="969696"/>
              <w:right w:val="single" w:sz="4" w:space="0" w:color="auto"/>
            </w:tcBorders>
          </w:tcPr>
          <w:p w14:paraId="5F676AD5" w14:textId="77777777" w:rsidR="009E3F16" w:rsidRDefault="009E3F16">
            <w:pPr>
              <w:rPr>
                <w:lang w:eastAsia="sv-SE"/>
              </w:rPr>
            </w:pPr>
            <w:r>
              <w:rPr>
                <w:lang w:eastAsia="sv-SE"/>
              </w:rPr>
              <w:t>Decline (3)</w:t>
            </w:r>
          </w:p>
        </w:tc>
        <w:tc>
          <w:tcPr>
            <w:tcW w:w="1755" w:type="dxa"/>
            <w:gridSpan w:val="2"/>
            <w:tcBorders>
              <w:top w:val="nil"/>
              <w:left w:val="nil"/>
              <w:bottom w:val="dashed" w:sz="4" w:space="0" w:color="969696"/>
              <w:right w:val="single" w:sz="4" w:space="0" w:color="auto"/>
            </w:tcBorders>
          </w:tcPr>
          <w:p w14:paraId="1D7A4EF1" w14:textId="77777777" w:rsidR="009E3F16" w:rsidRDefault="009E3F16">
            <w:pPr>
              <w:rPr>
                <w:lang w:eastAsia="sv-SE"/>
              </w:rPr>
            </w:pPr>
            <w:r>
              <w:rPr>
                <w:lang w:eastAsia="sv-SE"/>
              </w:rPr>
              <w:t>One-Party Report for Pass-Thru (3)</w:t>
            </w:r>
          </w:p>
        </w:tc>
        <w:tc>
          <w:tcPr>
            <w:tcW w:w="976" w:type="dxa"/>
            <w:tcBorders>
              <w:top w:val="nil"/>
              <w:left w:val="nil"/>
              <w:bottom w:val="dashed" w:sz="4" w:space="0" w:color="969696"/>
              <w:right w:val="single" w:sz="4" w:space="0" w:color="auto"/>
            </w:tcBorders>
          </w:tcPr>
          <w:p w14:paraId="78332AB2" w14:textId="77777777" w:rsidR="009E3F16" w:rsidRDefault="009E3F16">
            <w:pPr>
              <w:rPr>
                <w:lang w:eastAsia="sv-SE"/>
              </w:rPr>
            </w:pPr>
            <w:r>
              <w:rPr>
                <w:lang w:eastAsia="sv-SE"/>
              </w:rPr>
              <w:t>Initiator’s</w:t>
            </w:r>
          </w:p>
        </w:tc>
        <w:tc>
          <w:tcPr>
            <w:tcW w:w="1373" w:type="dxa"/>
            <w:gridSpan w:val="2"/>
            <w:tcBorders>
              <w:top w:val="nil"/>
              <w:left w:val="nil"/>
              <w:bottom w:val="dashed" w:sz="4" w:space="0" w:color="969696"/>
              <w:right w:val="single" w:sz="4" w:space="0" w:color="auto"/>
            </w:tcBorders>
          </w:tcPr>
          <w:p w14:paraId="5DF9E2E0" w14:textId="77777777" w:rsidR="009E3F16" w:rsidRDefault="009E3F16">
            <w:pPr>
              <w:rPr>
                <w:lang w:eastAsia="sv-SE"/>
              </w:rPr>
            </w:pPr>
            <w:r>
              <w:rPr>
                <w:lang w:eastAsia="sv-SE"/>
              </w:rPr>
              <w:t>New</w:t>
            </w:r>
          </w:p>
          <w:p w14:paraId="5681A116" w14:textId="77777777" w:rsidR="009E3F16" w:rsidRDefault="009E3F16">
            <w:pPr>
              <w:rPr>
                <w:lang w:eastAsia="sv-SE"/>
              </w:rPr>
            </w:pPr>
            <w:r>
              <w:rPr>
                <w:lang w:eastAsia="sv-SE"/>
              </w:rPr>
              <w:t>(Marketplace’s)</w:t>
            </w:r>
          </w:p>
        </w:tc>
        <w:tc>
          <w:tcPr>
            <w:tcW w:w="2923" w:type="dxa"/>
            <w:gridSpan w:val="2"/>
            <w:tcBorders>
              <w:top w:val="nil"/>
              <w:left w:val="nil"/>
              <w:bottom w:val="dashed" w:sz="4" w:space="0" w:color="969696"/>
              <w:right w:val="single" w:sz="4" w:space="0" w:color="auto"/>
            </w:tcBorders>
          </w:tcPr>
          <w:p w14:paraId="460DB08B" w14:textId="77777777" w:rsidR="009E3F16" w:rsidRDefault="009E3F16">
            <w:pPr>
              <w:rPr>
                <w:lang w:eastAsia="sv-SE"/>
              </w:rPr>
            </w:pPr>
            <w:r>
              <w:rPr>
                <w:lang w:eastAsia="sv-SE"/>
              </w:rPr>
              <w:t> </w:t>
            </w:r>
          </w:p>
        </w:tc>
      </w:tr>
      <w:tr w:rsidR="00C90C98" w14:paraId="1D658FFB" w14:textId="77777777">
        <w:trPr>
          <w:trHeight w:val="510"/>
        </w:trPr>
        <w:tc>
          <w:tcPr>
            <w:tcW w:w="597" w:type="dxa"/>
            <w:tcBorders>
              <w:top w:val="nil"/>
              <w:left w:val="single" w:sz="4" w:space="0" w:color="auto"/>
              <w:bottom w:val="dashed" w:sz="4" w:space="0" w:color="969696"/>
              <w:right w:val="single" w:sz="4" w:space="0" w:color="auto"/>
            </w:tcBorders>
          </w:tcPr>
          <w:p w14:paraId="6201591A" w14:textId="77777777" w:rsidR="009E3F16" w:rsidRDefault="009E3F16">
            <w:pPr>
              <w:rPr>
                <w:lang w:eastAsia="sv-SE"/>
              </w:rPr>
            </w:pPr>
            <w:r>
              <w:rPr>
                <w:lang w:eastAsia="sv-SE"/>
              </w:rPr>
              <w:t>2.5</w:t>
            </w:r>
          </w:p>
        </w:tc>
        <w:tc>
          <w:tcPr>
            <w:tcW w:w="2146" w:type="dxa"/>
            <w:gridSpan w:val="2"/>
            <w:tcBorders>
              <w:top w:val="nil"/>
              <w:left w:val="nil"/>
              <w:bottom w:val="dashed" w:sz="4" w:space="0" w:color="969696"/>
              <w:right w:val="single" w:sz="4" w:space="0" w:color="auto"/>
            </w:tcBorders>
          </w:tcPr>
          <w:p w14:paraId="68C426DD" w14:textId="77777777" w:rsidR="009E3F16" w:rsidRDefault="009E3F16">
            <w:pPr>
              <w:rPr>
                <w:lang w:eastAsia="sv-SE"/>
              </w:rPr>
            </w:pPr>
            <w:r>
              <w:rPr>
                <w:lang w:eastAsia="sv-SE"/>
              </w:rPr>
              <w:t>Acknowledgement from marketplace</w:t>
            </w:r>
          </w:p>
        </w:tc>
        <w:tc>
          <w:tcPr>
            <w:tcW w:w="974" w:type="dxa"/>
            <w:gridSpan w:val="2"/>
            <w:tcBorders>
              <w:top w:val="nil"/>
              <w:left w:val="nil"/>
              <w:bottom w:val="dashed" w:sz="4" w:space="0" w:color="969696"/>
              <w:right w:val="single" w:sz="4" w:space="0" w:color="auto"/>
            </w:tcBorders>
          </w:tcPr>
          <w:p w14:paraId="4813E61E" w14:textId="77777777" w:rsidR="009E3F16" w:rsidRDefault="009E3F16">
            <w:pPr>
              <w:rPr>
                <w:lang w:eastAsia="sv-SE"/>
              </w:rPr>
            </w:pPr>
            <w:r>
              <w:rPr>
                <w:lang w:eastAsia="sv-SE"/>
              </w:rPr>
              <w:t>TCR Ack</w:t>
            </w:r>
          </w:p>
        </w:tc>
        <w:tc>
          <w:tcPr>
            <w:tcW w:w="1363" w:type="dxa"/>
            <w:gridSpan w:val="2"/>
            <w:tcBorders>
              <w:top w:val="nil"/>
              <w:left w:val="nil"/>
              <w:bottom w:val="dashed" w:sz="4" w:space="0" w:color="969696"/>
              <w:right w:val="single" w:sz="4" w:space="0" w:color="auto"/>
            </w:tcBorders>
          </w:tcPr>
          <w:p w14:paraId="3E6FF413" w14:textId="77777777" w:rsidR="009E3F16" w:rsidRDefault="009E3F16">
            <w:pPr>
              <w:rPr>
                <w:lang w:eastAsia="sv-SE"/>
              </w:rPr>
            </w:pPr>
            <w:r>
              <w:rPr>
                <w:lang w:eastAsia="sv-SE"/>
              </w:rPr>
              <w:t>Replace (2)</w:t>
            </w:r>
          </w:p>
        </w:tc>
        <w:tc>
          <w:tcPr>
            <w:tcW w:w="1558" w:type="dxa"/>
            <w:gridSpan w:val="2"/>
            <w:tcBorders>
              <w:top w:val="nil"/>
              <w:left w:val="nil"/>
              <w:bottom w:val="dashed" w:sz="4" w:space="0" w:color="969696"/>
              <w:right w:val="single" w:sz="4" w:space="0" w:color="auto"/>
            </w:tcBorders>
          </w:tcPr>
          <w:p w14:paraId="67F35B4F" w14:textId="77777777" w:rsidR="009E3F16" w:rsidRDefault="009E3F16">
            <w:pPr>
              <w:rPr>
                <w:lang w:eastAsia="sv-SE"/>
              </w:rPr>
            </w:pPr>
            <w:r>
              <w:rPr>
                <w:lang w:eastAsia="sv-SE"/>
              </w:rPr>
              <w:t>Accept (2),</w:t>
            </w:r>
            <w:r>
              <w:rPr>
                <w:lang w:eastAsia="sv-SE"/>
              </w:rPr>
              <w:br/>
              <w:t>Decline (3)</w:t>
            </w:r>
          </w:p>
        </w:tc>
        <w:tc>
          <w:tcPr>
            <w:tcW w:w="1755" w:type="dxa"/>
            <w:gridSpan w:val="2"/>
            <w:tcBorders>
              <w:top w:val="nil"/>
              <w:left w:val="nil"/>
              <w:bottom w:val="dashed" w:sz="4" w:space="0" w:color="969696"/>
              <w:right w:val="single" w:sz="4" w:space="0" w:color="auto"/>
            </w:tcBorders>
          </w:tcPr>
          <w:p w14:paraId="7E02E0CE" w14:textId="77777777" w:rsidR="009E3F16" w:rsidRDefault="009E3F16">
            <w:pPr>
              <w:rPr>
                <w:lang w:eastAsia="sv-SE"/>
              </w:rPr>
            </w:pPr>
            <w:r>
              <w:rPr>
                <w:lang w:eastAsia="sv-SE"/>
              </w:rPr>
              <w:t>One-Party Report for Pass-Thru (3)</w:t>
            </w:r>
          </w:p>
        </w:tc>
        <w:tc>
          <w:tcPr>
            <w:tcW w:w="976" w:type="dxa"/>
            <w:tcBorders>
              <w:top w:val="nil"/>
              <w:left w:val="nil"/>
              <w:bottom w:val="dashed" w:sz="4" w:space="0" w:color="969696"/>
              <w:right w:val="single" w:sz="4" w:space="0" w:color="auto"/>
            </w:tcBorders>
          </w:tcPr>
          <w:p w14:paraId="4F772962" w14:textId="77777777" w:rsidR="009E3F16" w:rsidRDefault="009E3F16">
            <w:pPr>
              <w:rPr>
                <w:lang w:eastAsia="sv-SE"/>
              </w:rPr>
            </w:pPr>
            <w:r>
              <w:rPr>
                <w:lang w:eastAsia="sv-SE"/>
              </w:rPr>
              <w:t>Initiator’s</w:t>
            </w:r>
          </w:p>
        </w:tc>
        <w:tc>
          <w:tcPr>
            <w:tcW w:w="1373" w:type="dxa"/>
            <w:gridSpan w:val="2"/>
            <w:tcBorders>
              <w:top w:val="nil"/>
              <w:left w:val="nil"/>
              <w:bottom w:val="dashed" w:sz="4" w:space="0" w:color="969696"/>
              <w:right w:val="single" w:sz="4" w:space="0" w:color="auto"/>
            </w:tcBorders>
          </w:tcPr>
          <w:p w14:paraId="297B79D5" w14:textId="77777777" w:rsidR="009E3F16" w:rsidRDefault="009E3F16">
            <w:pPr>
              <w:rPr>
                <w:lang w:eastAsia="sv-SE"/>
              </w:rPr>
            </w:pPr>
            <w:r>
              <w:rPr>
                <w:lang w:eastAsia="sv-SE"/>
              </w:rPr>
              <w:t>Counterparty’s (Counterparty’s)</w:t>
            </w:r>
          </w:p>
        </w:tc>
        <w:tc>
          <w:tcPr>
            <w:tcW w:w="2923" w:type="dxa"/>
            <w:gridSpan w:val="2"/>
            <w:tcBorders>
              <w:top w:val="nil"/>
              <w:left w:val="nil"/>
              <w:bottom w:val="dashed" w:sz="4" w:space="0" w:color="969696"/>
              <w:right w:val="single" w:sz="4" w:space="0" w:color="auto"/>
            </w:tcBorders>
          </w:tcPr>
          <w:p w14:paraId="00FDA312" w14:textId="77777777" w:rsidR="009E3F16" w:rsidRDefault="009E3F16">
            <w:pPr>
              <w:rPr>
                <w:lang w:eastAsia="sv-SE"/>
              </w:rPr>
            </w:pPr>
            <w:r>
              <w:rPr>
                <w:lang w:eastAsia="sv-SE"/>
              </w:rPr>
              <w:t> Optional. If ack message is used for One-Party Reports.</w:t>
            </w:r>
          </w:p>
        </w:tc>
      </w:tr>
      <w:tr w:rsidR="00C90C98" w14:paraId="6942FA00" w14:textId="77777777">
        <w:trPr>
          <w:trHeight w:val="510"/>
        </w:trPr>
        <w:tc>
          <w:tcPr>
            <w:tcW w:w="597" w:type="dxa"/>
            <w:tcBorders>
              <w:top w:val="nil"/>
              <w:left w:val="single" w:sz="4" w:space="0" w:color="auto"/>
              <w:bottom w:val="nil"/>
              <w:right w:val="single" w:sz="4" w:space="0" w:color="auto"/>
            </w:tcBorders>
          </w:tcPr>
          <w:p w14:paraId="5C514AA1" w14:textId="77777777" w:rsidR="009E3F16" w:rsidRDefault="009E3F16">
            <w:pPr>
              <w:rPr>
                <w:lang w:eastAsia="sv-SE"/>
              </w:rPr>
            </w:pPr>
            <w:r>
              <w:rPr>
                <w:lang w:eastAsia="sv-SE"/>
              </w:rPr>
              <w:t>2.6</w:t>
            </w:r>
          </w:p>
        </w:tc>
        <w:tc>
          <w:tcPr>
            <w:tcW w:w="2146" w:type="dxa"/>
            <w:gridSpan w:val="2"/>
            <w:tcBorders>
              <w:top w:val="nil"/>
              <w:left w:val="nil"/>
              <w:bottom w:val="nil"/>
              <w:right w:val="single" w:sz="4" w:space="0" w:color="auto"/>
            </w:tcBorders>
          </w:tcPr>
          <w:p w14:paraId="35A8DB8B" w14:textId="77777777" w:rsidR="009E3F16" w:rsidRDefault="009E3F16">
            <w:pPr>
              <w:rPr>
                <w:lang w:eastAsia="sv-SE"/>
              </w:rPr>
            </w:pPr>
            <w:r>
              <w:rPr>
                <w:lang w:eastAsia="sv-SE"/>
              </w:rPr>
              <w:t>Reject from marketplace</w:t>
            </w:r>
          </w:p>
        </w:tc>
        <w:tc>
          <w:tcPr>
            <w:tcW w:w="974" w:type="dxa"/>
            <w:gridSpan w:val="2"/>
            <w:tcBorders>
              <w:top w:val="nil"/>
              <w:left w:val="nil"/>
              <w:bottom w:val="nil"/>
              <w:right w:val="single" w:sz="4" w:space="0" w:color="auto"/>
            </w:tcBorders>
          </w:tcPr>
          <w:p w14:paraId="29FB2596" w14:textId="77777777" w:rsidR="009E3F16" w:rsidRDefault="009E3F16">
            <w:pPr>
              <w:rPr>
                <w:lang w:eastAsia="sv-SE"/>
              </w:rPr>
            </w:pPr>
            <w:r>
              <w:rPr>
                <w:lang w:eastAsia="sv-SE"/>
              </w:rPr>
              <w:t>TCR Ack</w:t>
            </w:r>
          </w:p>
        </w:tc>
        <w:tc>
          <w:tcPr>
            <w:tcW w:w="1363" w:type="dxa"/>
            <w:gridSpan w:val="2"/>
            <w:tcBorders>
              <w:top w:val="nil"/>
              <w:left w:val="nil"/>
              <w:bottom w:val="nil"/>
              <w:right w:val="single" w:sz="4" w:space="0" w:color="auto"/>
            </w:tcBorders>
          </w:tcPr>
          <w:p w14:paraId="22DDA6EA" w14:textId="77777777" w:rsidR="009E3F16" w:rsidRDefault="009E3F16">
            <w:pPr>
              <w:rPr>
                <w:lang w:eastAsia="sv-SE"/>
              </w:rPr>
            </w:pPr>
            <w:r>
              <w:rPr>
                <w:lang w:eastAsia="sv-SE"/>
              </w:rPr>
              <w:t>Replace (2)</w:t>
            </w:r>
          </w:p>
        </w:tc>
        <w:tc>
          <w:tcPr>
            <w:tcW w:w="1558" w:type="dxa"/>
            <w:gridSpan w:val="2"/>
            <w:tcBorders>
              <w:top w:val="nil"/>
              <w:left w:val="nil"/>
              <w:bottom w:val="nil"/>
              <w:right w:val="single" w:sz="4" w:space="0" w:color="auto"/>
            </w:tcBorders>
          </w:tcPr>
          <w:p w14:paraId="2C59140F" w14:textId="77777777" w:rsidR="009E3F16" w:rsidRDefault="009E3F16">
            <w:pPr>
              <w:rPr>
                <w:lang w:eastAsia="sv-SE"/>
              </w:rPr>
            </w:pPr>
            <w:r>
              <w:rPr>
                <w:lang w:eastAsia="sv-SE"/>
              </w:rPr>
              <w:t>Accept (2),</w:t>
            </w:r>
            <w:r>
              <w:rPr>
                <w:lang w:eastAsia="sv-SE"/>
              </w:rPr>
              <w:br/>
              <w:t>Decline (3)</w:t>
            </w:r>
          </w:p>
        </w:tc>
        <w:tc>
          <w:tcPr>
            <w:tcW w:w="1755" w:type="dxa"/>
            <w:gridSpan w:val="2"/>
            <w:tcBorders>
              <w:top w:val="nil"/>
              <w:left w:val="nil"/>
              <w:bottom w:val="nil"/>
              <w:right w:val="single" w:sz="4" w:space="0" w:color="auto"/>
            </w:tcBorders>
          </w:tcPr>
          <w:p w14:paraId="70634E00" w14:textId="77777777" w:rsidR="009E3F16" w:rsidRDefault="009E3F16">
            <w:pPr>
              <w:rPr>
                <w:lang w:eastAsia="sv-SE"/>
              </w:rPr>
            </w:pPr>
            <w:r>
              <w:rPr>
                <w:lang w:eastAsia="sv-SE"/>
              </w:rPr>
              <w:t>One-Party Report for Pass-Thru (3)</w:t>
            </w:r>
          </w:p>
        </w:tc>
        <w:tc>
          <w:tcPr>
            <w:tcW w:w="976" w:type="dxa"/>
            <w:tcBorders>
              <w:top w:val="nil"/>
              <w:left w:val="nil"/>
              <w:bottom w:val="nil"/>
              <w:right w:val="single" w:sz="4" w:space="0" w:color="auto"/>
            </w:tcBorders>
          </w:tcPr>
          <w:p w14:paraId="2CB44BF0" w14:textId="77777777" w:rsidR="009E3F16" w:rsidRDefault="009E3F16">
            <w:pPr>
              <w:rPr>
                <w:lang w:eastAsia="sv-SE"/>
              </w:rPr>
            </w:pPr>
            <w:r>
              <w:rPr>
                <w:lang w:eastAsia="sv-SE"/>
              </w:rPr>
              <w:t>Initiator’s</w:t>
            </w:r>
          </w:p>
        </w:tc>
        <w:tc>
          <w:tcPr>
            <w:tcW w:w="1373" w:type="dxa"/>
            <w:gridSpan w:val="2"/>
            <w:tcBorders>
              <w:top w:val="nil"/>
              <w:left w:val="nil"/>
              <w:bottom w:val="nil"/>
              <w:right w:val="single" w:sz="4" w:space="0" w:color="auto"/>
            </w:tcBorders>
          </w:tcPr>
          <w:p w14:paraId="1BD20C6F" w14:textId="77777777" w:rsidR="009E3F16" w:rsidRDefault="009E3F16">
            <w:pPr>
              <w:rPr>
                <w:lang w:eastAsia="sv-SE"/>
              </w:rPr>
            </w:pPr>
            <w:r>
              <w:rPr>
                <w:lang w:eastAsia="sv-SE"/>
              </w:rPr>
              <w:t>Counterparty’s</w:t>
            </w:r>
          </w:p>
          <w:p w14:paraId="6433B46C" w14:textId="77777777" w:rsidR="009E3F16" w:rsidRDefault="009E3F16">
            <w:pPr>
              <w:rPr>
                <w:lang w:eastAsia="sv-SE"/>
              </w:rPr>
            </w:pPr>
            <w:r>
              <w:rPr>
                <w:lang w:eastAsia="sv-SE"/>
              </w:rPr>
              <w:t>(Counterparty’s)</w:t>
            </w:r>
          </w:p>
        </w:tc>
        <w:tc>
          <w:tcPr>
            <w:tcW w:w="2923" w:type="dxa"/>
            <w:gridSpan w:val="2"/>
            <w:tcBorders>
              <w:top w:val="nil"/>
              <w:left w:val="nil"/>
              <w:bottom w:val="nil"/>
              <w:right w:val="single" w:sz="4" w:space="0" w:color="auto"/>
            </w:tcBorders>
          </w:tcPr>
          <w:p w14:paraId="2E9D729F" w14:textId="77777777" w:rsidR="009E3F16" w:rsidRDefault="009E3F16">
            <w:pPr>
              <w:rPr>
                <w:lang w:eastAsia="sv-SE"/>
              </w:rPr>
            </w:pPr>
            <w:r>
              <w:rPr>
                <w:lang w:eastAsia="sv-SE"/>
              </w:rPr>
              <w:t> </w:t>
            </w:r>
          </w:p>
        </w:tc>
      </w:tr>
      <w:tr w:rsidR="009E3F16" w14:paraId="641B4183" w14:textId="77777777">
        <w:tblPrEx>
          <w:tblW w:w="13665" w:type="dxa"/>
          <w:tblInd w:w="55" w:type="dxa"/>
          <w:tblLayout w:type="fixed"/>
          <w:tblCellMar>
            <w:left w:w="70" w:type="dxa"/>
            <w:right w:w="70" w:type="dxa"/>
          </w:tblCellMar>
          <w:tblLook w:val="0000" w:firstRow="0" w:lastRow="0" w:firstColumn="0" w:lastColumn="0" w:noHBand="0" w:noVBand="0"/>
          <w:tblPrExChange w:id="486"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487" w:author="Administrator" w:date="2011-08-18T10:53:00Z">
            <w:trPr>
              <w:gridAfter w:val="0"/>
              <w:trHeight w:val="510"/>
            </w:trPr>
          </w:trPrChange>
        </w:trPr>
        <w:tc>
          <w:tcPr>
            <w:tcW w:w="597" w:type="dxa"/>
            <w:tcBorders>
              <w:top w:val="nil"/>
              <w:left w:val="single" w:sz="4" w:space="0" w:color="auto"/>
              <w:bottom w:val="nil"/>
              <w:right w:val="single" w:sz="4" w:space="0" w:color="auto"/>
            </w:tcBorders>
            <w:tcPrChange w:id="488" w:author="Administrator" w:date="2011-08-18T10:53:00Z">
              <w:tcPr>
                <w:tcW w:w="597" w:type="dxa"/>
                <w:gridSpan w:val="2"/>
                <w:tcBorders>
                  <w:top w:val="nil"/>
                  <w:left w:val="single" w:sz="4" w:space="0" w:color="auto"/>
                  <w:bottom w:val="nil"/>
                  <w:right w:val="single" w:sz="4" w:space="0" w:color="auto"/>
                </w:tcBorders>
                <w:shd w:val="clear" w:color="auto" w:fill="auto"/>
              </w:tcPr>
            </w:tcPrChange>
          </w:tcPr>
          <w:p w14:paraId="497DD3B3" w14:textId="77777777" w:rsidR="009E3F16" w:rsidRDefault="009E3F16">
            <w:pPr>
              <w:rPr>
                <w:b/>
                <w:lang w:eastAsia="sv-SE"/>
              </w:rPr>
            </w:pPr>
            <w:r>
              <w:rPr>
                <w:b/>
                <w:lang w:eastAsia="sv-SE"/>
              </w:rPr>
              <w:t>3</w:t>
            </w:r>
          </w:p>
        </w:tc>
        <w:tc>
          <w:tcPr>
            <w:tcW w:w="13068" w:type="dxa"/>
            <w:gridSpan w:val="15"/>
            <w:tcBorders>
              <w:top w:val="nil"/>
              <w:left w:val="nil"/>
              <w:bottom w:val="nil"/>
              <w:right w:val="single" w:sz="4" w:space="0" w:color="auto"/>
            </w:tcBorders>
            <w:tcPrChange w:id="489" w:author="Administrator" w:date="2011-08-18T10:53:00Z">
              <w:tcPr>
                <w:tcW w:w="13068" w:type="dxa"/>
                <w:gridSpan w:val="16"/>
                <w:tcBorders>
                  <w:top w:val="nil"/>
                  <w:left w:val="nil"/>
                  <w:bottom w:val="nil"/>
                  <w:right w:val="single" w:sz="4" w:space="0" w:color="auto"/>
                </w:tcBorders>
                <w:shd w:val="clear" w:color="auto" w:fill="auto"/>
              </w:tcPr>
            </w:tcPrChange>
          </w:tcPr>
          <w:p w14:paraId="7B2F63F9" w14:textId="77777777" w:rsidR="009E3F16" w:rsidRDefault="009E3F16">
            <w:pPr>
              <w:rPr>
                <w:b/>
                <w:lang w:eastAsia="sv-SE"/>
              </w:rPr>
            </w:pPr>
            <w:r>
              <w:rPr>
                <w:b/>
                <w:lang w:eastAsia="sv-SE"/>
              </w:rPr>
              <w:t>Marketplace relay of counterparty Decline (flow from marketplace to initiator)</w:t>
            </w:r>
          </w:p>
        </w:tc>
      </w:tr>
      <w:tr w:rsidR="00C90C98" w14:paraId="51297713" w14:textId="77777777">
        <w:trPr>
          <w:trHeight w:val="510"/>
        </w:trPr>
        <w:tc>
          <w:tcPr>
            <w:tcW w:w="597" w:type="dxa"/>
            <w:tcBorders>
              <w:top w:val="nil"/>
              <w:left w:val="single" w:sz="4" w:space="0" w:color="auto"/>
              <w:bottom w:val="single" w:sz="4" w:space="0" w:color="auto"/>
              <w:right w:val="single" w:sz="4" w:space="0" w:color="auto"/>
            </w:tcBorders>
          </w:tcPr>
          <w:p w14:paraId="04AD3AC0" w14:textId="77777777" w:rsidR="009E3F16" w:rsidRDefault="009E3F16">
            <w:pPr>
              <w:rPr>
                <w:lang w:eastAsia="sv-SE"/>
              </w:rPr>
            </w:pPr>
            <w:r>
              <w:rPr>
                <w:lang w:eastAsia="sv-SE"/>
              </w:rPr>
              <w:t>3.1</w:t>
            </w:r>
          </w:p>
        </w:tc>
        <w:tc>
          <w:tcPr>
            <w:tcW w:w="2126" w:type="dxa"/>
            <w:tcBorders>
              <w:top w:val="nil"/>
              <w:left w:val="nil"/>
              <w:bottom w:val="single" w:sz="4" w:space="0" w:color="auto"/>
              <w:right w:val="single" w:sz="4" w:space="0" w:color="auto"/>
            </w:tcBorders>
          </w:tcPr>
          <w:p w14:paraId="04B38A68" w14:textId="77777777" w:rsidR="009E3F16" w:rsidRDefault="009E3F16">
            <w:pPr>
              <w:rPr>
                <w:lang w:eastAsia="sv-SE"/>
              </w:rPr>
            </w:pPr>
            <w:r>
              <w:rPr>
                <w:lang w:eastAsia="sv-SE"/>
              </w:rPr>
              <w:t>Marketplace cancels the process due to a decline from the counterparty</w:t>
            </w:r>
          </w:p>
        </w:tc>
        <w:tc>
          <w:tcPr>
            <w:tcW w:w="971" w:type="dxa"/>
            <w:gridSpan w:val="2"/>
            <w:tcBorders>
              <w:top w:val="nil"/>
              <w:left w:val="nil"/>
              <w:bottom w:val="single" w:sz="4" w:space="0" w:color="auto"/>
              <w:right w:val="single" w:sz="4" w:space="0" w:color="auto"/>
            </w:tcBorders>
          </w:tcPr>
          <w:p w14:paraId="76D16329" w14:textId="77777777" w:rsidR="009E3F16" w:rsidRDefault="009E3F16">
            <w:pPr>
              <w:rPr>
                <w:lang w:eastAsia="sv-SE"/>
              </w:rPr>
            </w:pPr>
            <w:r>
              <w:rPr>
                <w:lang w:eastAsia="sv-SE"/>
              </w:rPr>
              <w:t>TCR</w:t>
            </w:r>
          </w:p>
        </w:tc>
        <w:tc>
          <w:tcPr>
            <w:tcW w:w="1346" w:type="dxa"/>
            <w:gridSpan w:val="2"/>
            <w:tcBorders>
              <w:top w:val="nil"/>
              <w:left w:val="nil"/>
              <w:bottom w:val="single" w:sz="4" w:space="0" w:color="auto"/>
              <w:right w:val="single" w:sz="4" w:space="0" w:color="auto"/>
            </w:tcBorders>
          </w:tcPr>
          <w:p w14:paraId="59D6229D" w14:textId="77777777" w:rsidR="009E3F16" w:rsidRDefault="009E3F16">
            <w:pPr>
              <w:rPr>
                <w:lang w:eastAsia="sv-SE"/>
              </w:rPr>
            </w:pPr>
            <w:r>
              <w:rPr>
                <w:lang w:eastAsia="sv-SE"/>
              </w:rPr>
              <w:t>Cancel (1)</w:t>
            </w:r>
          </w:p>
        </w:tc>
        <w:tc>
          <w:tcPr>
            <w:tcW w:w="1538" w:type="dxa"/>
            <w:gridSpan w:val="2"/>
            <w:tcBorders>
              <w:top w:val="nil"/>
              <w:left w:val="nil"/>
              <w:bottom w:val="single" w:sz="4" w:space="0" w:color="auto"/>
              <w:right w:val="single" w:sz="4" w:space="0" w:color="auto"/>
            </w:tcBorders>
          </w:tcPr>
          <w:p w14:paraId="06FAD1A8" w14:textId="77777777" w:rsidR="009E3F16" w:rsidRDefault="009E3F16">
            <w:pPr>
              <w:rPr>
                <w:lang w:eastAsia="sv-SE"/>
              </w:rPr>
            </w:pPr>
            <w:r>
              <w:rPr>
                <w:lang w:eastAsia="sv-SE"/>
              </w:rPr>
              <w:t>Decline (3)</w:t>
            </w:r>
          </w:p>
        </w:tc>
        <w:tc>
          <w:tcPr>
            <w:tcW w:w="1815" w:type="dxa"/>
            <w:gridSpan w:val="3"/>
            <w:tcBorders>
              <w:top w:val="nil"/>
              <w:left w:val="nil"/>
              <w:bottom w:val="single" w:sz="4" w:space="0" w:color="auto"/>
              <w:right w:val="single" w:sz="4" w:space="0" w:color="auto"/>
            </w:tcBorders>
          </w:tcPr>
          <w:p w14:paraId="5F49CDBB" w14:textId="77777777" w:rsidR="009E3F16" w:rsidRDefault="009E3F16">
            <w:pPr>
              <w:rPr>
                <w:lang w:eastAsia="sv-SE"/>
              </w:rPr>
            </w:pPr>
            <w:r>
              <w:rPr>
                <w:lang w:eastAsia="sv-SE"/>
              </w:rPr>
              <w:t>One-Party Report for Pass-Thru (3)</w:t>
            </w:r>
          </w:p>
        </w:tc>
        <w:tc>
          <w:tcPr>
            <w:tcW w:w="976" w:type="dxa"/>
            <w:tcBorders>
              <w:top w:val="nil"/>
              <w:left w:val="nil"/>
              <w:bottom w:val="single" w:sz="4" w:space="0" w:color="auto"/>
              <w:right w:val="single" w:sz="4" w:space="0" w:color="auto"/>
            </w:tcBorders>
          </w:tcPr>
          <w:p w14:paraId="2D666583" w14:textId="77777777" w:rsidR="009E3F16" w:rsidRDefault="009E3F16">
            <w:pPr>
              <w:rPr>
                <w:lang w:eastAsia="sv-SE"/>
              </w:rPr>
            </w:pPr>
            <w:r>
              <w:rPr>
                <w:lang w:eastAsia="sv-SE"/>
              </w:rPr>
              <w:t>N/A</w:t>
            </w:r>
          </w:p>
        </w:tc>
        <w:tc>
          <w:tcPr>
            <w:tcW w:w="1380" w:type="dxa"/>
            <w:gridSpan w:val="3"/>
            <w:tcBorders>
              <w:top w:val="nil"/>
              <w:left w:val="nil"/>
              <w:bottom w:val="single" w:sz="4" w:space="0" w:color="auto"/>
              <w:right w:val="single" w:sz="4" w:space="0" w:color="auto"/>
            </w:tcBorders>
          </w:tcPr>
          <w:p w14:paraId="4C511F9E" w14:textId="77777777" w:rsidR="009E3F16" w:rsidRDefault="009E3F16">
            <w:pPr>
              <w:rPr>
                <w:lang w:eastAsia="sv-SE"/>
              </w:rPr>
            </w:pPr>
            <w:r>
              <w:rPr>
                <w:lang w:eastAsia="sv-SE"/>
              </w:rPr>
              <w:t>New</w:t>
            </w:r>
          </w:p>
          <w:p w14:paraId="5F36BFBF" w14:textId="77777777" w:rsidR="009E3F16" w:rsidRDefault="009E3F16">
            <w:pPr>
              <w:rPr>
                <w:lang w:eastAsia="sv-SE"/>
              </w:rPr>
            </w:pPr>
            <w:r>
              <w:rPr>
                <w:lang w:eastAsia="sv-SE"/>
              </w:rPr>
              <w:t>(Initiator’s)</w:t>
            </w:r>
          </w:p>
        </w:tc>
        <w:tc>
          <w:tcPr>
            <w:tcW w:w="2916" w:type="dxa"/>
            <w:tcBorders>
              <w:top w:val="nil"/>
              <w:left w:val="nil"/>
              <w:bottom w:val="single" w:sz="4" w:space="0" w:color="auto"/>
              <w:right w:val="single" w:sz="4" w:space="0" w:color="auto"/>
            </w:tcBorders>
          </w:tcPr>
          <w:p w14:paraId="5266E9F0" w14:textId="77777777" w:rsidR="009E3F16" w:rsidRDefault="009E3F16">
            <w:pPr>
              <w:rPr>
                <w:lang w:eastAsia="sv-SE"/>
              </w:rPr>
            </w:pPr>
          </w:p>
        </w:tc>
      </w:tr>
      <w:tr w:rsidR="009E3F16" w14:paraId="1A236494" w14:textId="77777777">
        <w:tblPrEx>
          <w:tblW w:w="13665" w:type="dxa"/>
          <w:tblInd w:w="55" w:type="dxa"/>
          <w:tblLayout w:type="fixed"/>
          <w:tblCellMar>
            <w:left w:w="70" w:type="dxa"/>
            <w:right w:w="70" w:type="dxa"/>
          </w:tblCellMar>
          <w:tblLook w:val="0000" w:firstRow="0" w:lastRow="0" w:firstColumn="0" w:lastColumn="0" w:noHBand="0" w:noVBand="0"/>
          <w:tblPrExChange w:id="490"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491" w:author="Administrator" w:date="2011-08-18T10:53:00Z">
            <w:trPr>
              <w:gridAfter w:val="0"/>
              <w:trHeight w:val="510"/>
            </w:trPr>
          </w:trPrChange>
        </w:trPr>
        <w:tc>
          <w:tcPr>
            <w:tcW w:w="597" w:type="dxa"/>
            <w:tcBorders>
              <w:top w:val="nil"/>
              <w:left w:val="single" w:sz="4" w:space="0" w:color="auto"/>
              <w:bottom w:val="nil"/>
              <w:right w:val="single" w:sz="4" w:space="0" w:color="auto"/>
            </w:tcBorders>
            <w:tcPrChange w:id="492" w:author="Administrator" w:date="2011-08-18T10:53:00Z">
              <w:tcPr>
                <w:tcW w:w="597" w:type="dxa"/>
                <w:gridSpan w:val="2"/>
                <w:tcBorders>
                  <w:top w:val="nil"/>
                  <w:left w:val="single" w:sz="4" w:space="0" w:color="auto"/>
                  <w:bottom w:val="nil"/>
                  <w:right w:val="single" w:sz="4" w:space="0" w:color="auto"/>
                </w:tcBorders>
                <w:shd w:val="clear" w:color="auto" w:fill="auto"/>
              </w:tcPr>
            </w:tcPrChange>
          </w:tcPr>
          <w:p w14:paraId="3EC9FA68" w14:textId="77777777" w:rsidR="009E3F16" w:rsidRDefault="009E3F16">
            <w:pPr>
              <w:rPr>
                <w:b/>
                <w:lang w:eastAsia="sv-SE"/>
              </w:rPr>
            </w:pPr>
            <w:bookmarkStart w:id="493" w:name="_Ref138218546"/>
            <w:r>
              <w:rPr>
                <w:b/>
                <w:lang w:eastAsia="sv-SE"/>
              </w:rPr>
              <w:t>4</w:t>
            </w:r>
          </w:p>
        </w:tc>
        <w:tc>
          <w:tcPr>
            <w:tcW w:w="13068" w:type="dxa"/>
            <w:gridSpan w:val="15"/>
            <w:tcBorders>
              <w:top w:val="nil"/>
              <w:left w:val="nil"/>
              <w:bottom w:val="nil"/>
              <w:right w:val="single" w:sz="4" w:space="0" w:color="auto"/>
            </w:tcBorders>
            <w:tcPrChange w:id="494" w:author="Administrator" w:date="2011-08-18T10:53:00Z">
              <w:tcPr>
                <w:tcW w:w="13068" w:type="dxa"/>
                <w:gridSpan w:val="16"/>
                <w:tcBorders>
                  <w:top w:val="nil"/>
                  <w:left w:val="nil"/>
                  <w:bottom w:val="nil"/>
                  <w:right w:val="single" w:sz="4" w:space="0" w:color="auto"/>
                </w:tcBorders>
                <w:shd w:val="clear" w:color="auto" w:fill="auto"/>
              </w:tcPr>
            </w:tcPrChange>
          </w:tcPr>
          <w:p w14:paraId="65982DD6" w14:textId="77777777" w:rsidR="009E3F16" w:rsidRDefault="009E3F16">
            <w:pPr>
              <w:rPr>
                <w:b/>
                <w:lang w:eastAsia="sv-SE"/>
              </w:rPr>
            </w:pPr>
            <w:r>
              <w:rPr>
                <w:b/>
                <w:lang w:eastAsia="sv-SE"/>
              </w:rPr>
              <w:t>Marketplace publication of confirmed trade bust (flow from marketplace to external actors)</w:t>
            </w:r>
          </w:p>
        </w:tc>
      </w:tr>
      <w:tr w:rsidR="00C90C98" w14:paraId="6E3B49C8" w14:textId="77777777">
        <w:trPr>
          <w:trHeight w:val="510"/>
        </w:trPr>
        <w:tc>
          <w:tcPr>
            <w:tcW w:w="597" w:type="dxa"/>
            <w:tcBorders>
              <w:top w:val="nil"/>
              <w:left w:val="single" w:sz="4" w:space="0" w:color="auto"/>
              <w:bottom w:val="nil"/>
              <w:right w:val="single" w:sz="4" w:space="0" w:color="auto"/>
            </w:tcBorders>
          </w:tcPr>
          <w:p w14:paraId="5AD64294" w14:textId="77777777" w:rsidR="009E3F16" w:rsidRDefault="009E3F16">
            <w:pPr>
              <w:rPr>
                <w:lang w:eastAsia="sv-SE"/>
              </w:rPr>
            </w:pPr>
            <w:r>
              <w:rPr>
                <w:lang w:eastAsia="sv-SE"/>
              </w:rPr>
              <w:t>4.1</w:t>
            </w:r>
          </w:p>
        </w:tc>
        <w:tc>
          <w:tcPr>
            <w:tcW w:w="2146" w:type="dxa"/>
            <w:gridSpan w:val="2"/>
            <w:tcBorders>
              <w:top w:val="nil"/>
              <w:left w:val="nil"/>
              <w:bottom w:val="nil"/>
              <w:right w:val="single" w:sz="4" w:space="0" w:color="auto"/>
            </w:tcBorders>
          </w:tcPr>
          <w:p w14:paraId="68C5062C" w14:textId="77777777" w:rsidR="009E3F16" w:rsidRDefault="009E3F16">
            <w:pPr>
              <w:rPr>
                <w:lang w:eastAsia="sv-SE"/>
              </w:rPr>
            </w:pPr>
            <w:r>
              <w:rPr>
                <w:lang w:eastAsia="sv-SE"/>
              </w:rPr>
              <w:t>Publication to the initiator and counterparty</w:t>
            </w:r>
          </w:p>
        </w:tc>
        <w:tc>
          <w:tcPr>
            <w:tcW w:w="974" w:type="dxa"/>
            <w:gridSpan w:val="2"/>
            <w:tcBorders>
              <w:top w:val="nil"/>
              <w:left w:val="nil"/>
              <w:bottom w:val="nil"/>
              <w:right w:val="single" w:sz="4" w:space="0" w:color="auto"/>
            </w:tcBorders>
          </w:tcPr>
          <w:p w14:paraId="698AC117" w14:textId="77777777" w:rsidR="009E3F16" w:rsidRDefault="009E3F16">
            <w:pPr>
              <w:rPr>
                <w:lang w:eastAsia="sv-SE"/>
              </w:rPr>
            </w:pPr>
            <w:r>
              <w:rPr>
                <w:lang w:eastAsia="sv-SE"/>
              </w:rPr>
              <w:t>TCR</w:t>
            </w:r>
          </w:p>
        </w:tc>
        <w:tc>
          <w:tcPr>
            <w:tcW w:w="1363" w:type="dxa"/>
            <w:gridSpan w:val="2"/>
            <w:tcBorders>
              <w:top w:val="nil"/>
              <w:left w:val="nil"/>
              <w:bottom w:val="nil"/>
              <w:right w:val="single" w:sz="4" w:space="0" w:color="auto"/>
            </w:tcBorders>
          </w:tcPr>
          <w:p w14:paraId="0B1E79E8" w14:textId="77777777" w:rsidR="009E3F16" w:rsidRDefault="009E3F16">
            <w:pPr>
              <w:rPr>
                <w:lang w:eastAsia="sv-SE"/>
              </w:rPr>
            </w:pPr>
            <w:r>
              <w:rPr>
                <w:lang w:eastAsia="sv-SE"/>
              </w:rPr>
              <w:t>Replace (2)</w:t>
            </w:r>
          </w:p>
        </w:tc>
        <w:tc>
          <w:tcPr>
            <w:tcW w:w="1558" w:type="dxa"/>
            <w:gridSpan w:val="2"/>
            <w:tcBorders>
              <w:top w:val="nil"/>
              <w:left w:val="nil"/>
              <w:bottom w:val="nil"/>
              <w:right w:val="single" w:sz="4" w:space="0" w:color="auto"/>
            </w:tcBorders>
          </w:tcPr>
          <w:p w14:paraId="2B3777FF" w14:textId="77777777" w:rsidR="009E3F16" w:rsidRDefault="009E3F16">
            <w:pPr>
              <w:rPr>
                <w:lang w:eastAsia="sv-SE"/>
              </w:rPr>
            </w:pPr>
            <w:r>
              <w:rPr>
                <w:lang w:eastAsia="sv-SE"/>
              </w:rPr>
              <w:t>Trade Report Cancel (6),</w:t>
            </w:r>
            <w:r>
              <w:rPr>
                <w:lang w:eastAsia="sv-SE"/>
              </w:rPr>
              <w:br/>
              <w:t>(Locked In) Trade Break (7)</w:t>
            </w:r>
          </w:p>
        </w:tc>
        <w:tc>
          <w:tcPr>
            <w:tcW w:w="1748" w:type="dxa"/>
            <w:tcBorders>
              <w:top w:val="nil"/>
              <w:left w:val="nil"/>
              <w:bottom w:val="nil"/>
              <w:right w:val="single" w:sz="4" w:space="0" w:color="auto"/>
            </w:tcBorders>
          </w:tcPr>
          <w:p w14:paraId="0A034CC1" w14:textId="77777777" w:rsidR="009E3F16" w:rsidRDefault="009E3F16">
            <w:pPr>
              <w:rPr>
                <w:lang w:eastAsia="sv-SE"/>
              </w:rPr>
            </w:pPr>
            <w:r>
              <w:rPr>
                <w:lang w:eastAsia="sv-SE"/>
              </w:rPr>
              <w:t>Trade Confirm (0)</w:t>
            </w:r>
          </w:p>
        </w:tc>
        <w:tc>
          <w:tcPr>
            <w:tcW w:w="995" w:type="dxa"/>
            <w:gridSpan w:val="3"/>
            <w:tcBorders>
              <w:top w:val="nil"/>
              <w:left w:val="nil"/>
              <w:bottom w:val="nil"/>
              <w:right w:val="single" w:sz="4" w:space="0" w:color="auto"/>
            </w:tcBorders>
          </w:tcPr>
          <w:p w14:paraId="3BA436CB" w14:textId="77777777" w:rsidR="009E3F16" w:rsidRDefault="009E3F16">
            <w:pPr>
              <w:rPr>
                <w:lang w:eastAsia="sv-SE"/>
              </w:rPr>
            </w:pPr>
            <w:r>
              <w:rPr>
                <w:lang w:eastAsia="sv-SE"/>
              </w:rPr>
              <w:t>Filled</w:t>
            </w:r>
          </w:p>
        </w:tc>
        <w:tc>
          <w:tcPr>
            <w:tcW w:w="1361" w:type="dxa"/>
            <w:tcBorders>
              <w:top w:val="nil"/>
              <w:left w:val="nil"/>
              <w:bottom w:val="nil"/>
              <w:right w:val="single" w:sz="4" w:space="0" w:color="auto"/>
            </w:tcBorders>
          </w:tcPr>
          <w:p w14:paraId="25D6E9CE" w14:textId="77777777" w:rsidR="009E3F16" w:rsidRDefault="009E3F16">
            <w:pPr>
              <w:rPr>
                <w:lang w:eastAsia="sv-SE"/>
              </w:rPr>
            </w:pPr>
            <w:r>
              <w:rPr>
                <w:lang w:eastAsia="sv-SE"/>
              </w:rPr>
              <w:t>Reference</w:t>
            </w:r>
          </w:p>
        </w:tc>
        <w:tc>
          <w:tcPr>
            <w:tcW w:w="2923" w:type="dxa"/>
            <w:gridSpan w:val="2"/>
            <w:tcBorders>
              <w:top w:val="nil"/>
              <w:left w:val="nil"/>
              <w:bottom w:val="nil"/>
              <w:right w:val="single" w:sz="4" w:space="0" w:color="auto"/>
            </w:tcBorders>
          </w:tcPr>
          <w:p w14:paraId="40D4586E" w14:textId="77777777" w:rsidR="009E3F16" w:rsidRDefault="009E3F16">
            <w:pPr>
              <w:rPr>
                <w:lang w:eastAsia="sv-SE"/>
              </w:rPr>
            </w:pPr>
            <w:r>
              <w:rPr>
                <w:lang w:eastAsia="sv-SE"/>
              </w:rPr>
              <w:t>MatchStatus = 0 (Compared, matched or affirmed)</w:t>
            </w:r>
          </w:p>
          <w:p w14:paraId="2D515093" w14:textId="77777777" w:rsidR="009E3F16" w:rsidRDefault="009E3F16">
            <w:pPr>
              <w:rPr>
                <w:lang w:eastAsia="sv-SE"/>
              </w:rPr>
            </w:pPr>
          </w:p>
          <w:p w14:paraId="238CDE5D" w14:textId="77777777" w:rsidR="009E3F16" w:rsidRDefault="009E3F16">
            <w:pPr>
              <w:rPr>
                <w:lang w:eastAsia="sv-SE"/>
              </w:rPr>
            </w:pPr>
            <w:r>
              <w:rPr>
                <w:lang w:eastAsia="sv-SE"/>
              </w:rPr>
              <w:t>The TradeReportRefID depends on who the receiver is.</w:t>
            </w:r>
          </w:p>
        </w:tc>
      </w:tr>
      <w:tr w:rsidR="00C90C98" w14:paraId="22615BF9" w14:textId="77777777">
        <w:trPr>
          <w:trHeight w:val="510"/>
        </w:trPr>
        <w:tc>
          <w:tcPr>
            <w:tcW w:w="597" w:type="dxa"/>
            <w:tcBorders>
              <w:top w:val="nil"/>
              <w:left w:val="single" w:sz="4" w:space="0" w:color="auto"/>
              <w:bottom w:val="single" w:sz="4" w:space="0" w:color="auto"/>
              <w:right w:val="single" w:sz="4" w:space="0" w:color="auto"/>
            </w:tcBorders>
          </w:tcPr>
          <w:p w14:paraId="738A801B" w14:textId="77777777" w:rsidR="009E3F16" w:rsidRDefault="009E3F16">
            <w:pPr>
              <w:rPr>
                <w:lang w:eastAsia="sv-SE"/>
              </w:rPr>
            </w:pPr>
            <w:r>
              <w:rPr>
                <w:lang w:eastAsia="sv-SE"/>
              </w:rPr>
              <w:t>4.2</w:t>
            </w:r>
          </w:p>
        </w:tc>
        <w:tc>
          <w:tcPr>
            <w:tcW w:w="2146" w:type="dxa"/>
            <w:gridSpan w:val="2"/>
            <w:tcBorders>
              <w:top w:val="nil"/>
              <w:left w:val="nil"/>
              <w:bottom w:val="single" w:sz="4" w:space="0" w:color="auto"/>
              <w:right w:val="single" w:sz="4" w:space="0" w:color="auto"/>
            </w:tcBorders>
          </w:tcPr>
          <w:p w14:paraId="23616ECA" w14:textId="77777777" w:rsidR="009E3F16" w:rsidRDefault="009E3F16">
            <w:pPr>
              <w:rPr>
                <w:lang w:eastAsia="sv-SE"/>
              </w:rPr>
            </w:pPr>
            <w:r>
              <w:rPr>
                <w:lang w:eastAsia="sv-SE"/>
              </w:rPr>
              <w:t>Publication to other parties</w:t>
            </w:r>
          </w:p>
        </w:tc>
        <w:tc>
          <w:tcPr>
            <w:tcW w:w="974" w:type="dxa"/>
            <w:gridSpan w:val="2"/>
            <w:tcBorders>
              <w:top w:val="nil"/>
              <w:left w:val="nil"/>
              <w:bottom w:val="single" w:sz="4" w:space="0" w:color="auto"/>
              <w:right w:val="single" w:sz="4" w:space="0" w:color="auto"/>
            </w:tcBorders>
          </w:tcPr>
          <w:p w14:paraId="6BE41345" w14:textId="77777777" w:rsidR="009E3F16" w:rsidRDefault="009E3F16">
            <w:pPr>
              <w:rPr>
                <w:lang w:eastAsia="sv-SE"/>
              </w:rPr>
            </w:pPr>
            <w:r>
              <w:rPr>
                <w:lang w:eastAsia="sv-SE"/>
              </w:rPr>
              <w:t>TCR</w:t>
            </w:r>
          </w:p>
        </w:tc>
        <w:tc>
          <w:tcPr>
            <w:tcW w:w="1363" w:type="dxa"/>
            <w:gridSpan w:val="2"/>
            <w:tcBorders>
              <w:top w:val="nil"/>
              <w:left w:val="nil"/>
              <w:bottom w:val="single" w:sz="4" w:space="0" w:color="auto"/>
              <w:right w:val="single" w:sz="4" w:space="0" w:color="auto"/>
            </w:tcBorders>
          </w:tcPr>
          <w:p w14:paraId="27C440BE" w14:textId="77777777" w:rsidR="009E3F16" w:rsidRDefault="009E3F16">
            <w:pPr>
              <w:rPr>
                <w:lang w:eastAsia="sv-SE"/>
              </w:rPr>
            </w:pPr>
            <w:r>
              <w:rPr>
                <w:lang w:eastAsia="sv-SE"/>
              </w:rPr>
              <w:t>New (0)</w:t>
            </w:r>
          </w:p>
        </w:tc>
        <w:tc>
          <w:tcPr>
            <w:tcW w:w="1558" w:type="dxa"/>
            <w:gridSpan w:val="2"/>
            <w:tcBorders>
              <w:top w:val="nil"/>
              <w:left w:val="nil"/>
              <w:bottom w:val="single" w:sz="4" w:space="0" w:color="auto"/>
              <w:right w:val="single" w:sz="4" w:space="0" w:color="auto"/>
            </w:tcBorders>
          </w:tcPr>
          <w:p w14:paraId="2EF48A79" w14:textId="77777777" w:rsidR="009E3F16" w:rsidRDefault="009E3F16">
            <w:pPr>
              <w:rPr>
                <w:lang w:eastAsia="sv-SE"/>
              </w:rPr>
            </w:pPr>
            <w:r>
              <w:rPr>
                <w:lang w:eastAsia="sv-SE"/>
              </w:rPr>
              <w:t>Trade Report Cancel (6),</w:t>
            </w:r>
            <w:r>
              <w:rPr>
                <w:lang w:eastAsia="sv-SE"/>
              </w:rPr>
              <w:br/>
              <w:t>(Locked In) Trade Break (7)</w:t>
            </w:r>
          </w:p>
        </w:tc>
        <w:tc>
          <w:tcPr>
            <w:tcW w:w="1748" w:type="dxa"/>
            <w:tcBorders>
              <w:top w:val="nil"/>
              <w:left w:val="nil"/>
              <w:bottom w:val="single" w:sz="4" w:space="0" w:color="auto"/>
              <w:right w:val="single" w:sz="4" w:space="0" w:color="auto"/>
            </w:tcBorders>
          </w:tcPr>
          <w:p w14:paraId="76710870" w14:textId="77777777" w:rsidR="009E3F16" w:rsidRDefault="009E3F16">
            <w:pPr>
              <w:rPr>
                <w:lang w:eastAsia="sv-SE"/>
              </w:rPr>
            </w:pPr>
            <w:r>
              <w:rPr>
                <w:lang w:eastAsia="sv-SE"/>
              </w:rPr>
              <w:t>Trade Confirm (0)</w:t>
            </w:r>
          </w:p>
        </w:tc>
        <w:tc>
          <w:tcPr>
            <w:tcW w:w="995" w:type="dxa"/>
            <w:gridSpan w:val="3"/>
            <w:tcBorders>
              <w:top w:val="nil"/>
              <w:left w:val="nil"/>
              <w:bottom w:val="single" w:sz="4" w:space="0" w:color="auto"/>
              <w:right w:val="single" w:sz="4" w:space="0" w:color="auto"/>
            </w:tcBorders>
          </w:tcPr>
          <w:p w14:paraId="695DB1A3" w14:textId="77777777" w:rsidR="009E3F16" w:rsidRDefault="009E3F16">
            <w:pPr>
              <w:rPr>
                <w:lang w:eastAsia="sv-SE"/>
              </w:rPr>
            </w:pPr>
            <w:r>
              <w:rPr>
                <w:lang w:eastAsia="sv-SE"/>
              </w:rPr>
              <w:t>Filled</w:t>
            </w:r>
          </w:p>
        </w:tc>
        <w:tc>
          <w:tcPr>
            <w:tcW w:w="1361" w:type="dxa"/>
            <w:tcBorders>
              <w:top w:val="nil"/>
              <w:left w:val="nil"/>
              <w:bottom w:val="single" w:sz="4" w:space="0" w:color="auto"/>
              <w:right w:val="single" w:sz="4" w:space="0" w:color="auto"/>
            </w:tcBorders>
          </w:tcPr>
          <w:p w14:paraId="4A74AB48" w14:textId="77777777" w:rsidR="009E3F16" w:rsidRDefault="009E3F16">
            <w:pPr>
              <w:rPr>
                <w:lang w:eastAsia="sv-SE"/>
              </w:rPr>
            </w:pPr>
            <w:r>
              <w:rPr>
                <w:lang w:eastAsia="sv-SE"/>
              </w:rPr>
              <w:t>N/A</w:t>
            </w:r>
          </w:p>
        </w:tc>
        <w:tc>
          <w:tcPr>
            <w:tcW w:w="2923" w:type="dxa"/>
            <w:gridSpan w:val="2"/>
            <w:tcBorders>
              <w:top w:val="nil"/>
              <w:left w:val="nil"/>
              <w:bottom w:val="single" w:sz="4" w:space="0" w:color="auto"/>
              <w:right w:val="single" w:sz="4" w:space="0" w:color="auto"/>
            </w:tcBorders>
          </w:tcPr>
          <w:p w14:paraId="78DBC6AA" w14:textId="77777777" w:rsidR="009E3F16" w:rsidRDefault="009E3F16">
            <w:pPr>
              <w:rPr>
                <w:lang w:eastAsia="sv-SE"/>
              </w:rPr>
            </w:pPr>
            <w:r>
              <w:rPr>
                <w:lang w:eastAsia="sv-SE"/>
              </w:rPr>
              <w:t>MatchStatus = 0 (Compared, matched or affirmed)</w:t>
            </w:r>
          </w:p>
        </w:tc>
      </w:tr>
    </w:tbl>
    <w:p w14:paraId="0C122ECF" w14:textId="77777777" w:rsidR="009E3F16" w:rsidRDefault="009E3F16">
      <w:pPr>
        <w:pStyle w:val="Heading4"/>
        <w:keepNext/>
        <w:keepLines/>
        <w:numPr>
          <w:ilvl w:val="3"/>
          <w:numId w:val="0"/>
        </w:numPr>
        <w:tabs>
          <w:tab w:val="num" w:pos="1800"/>
        </w:tabs>
        <w:spacing w:before="240" w:after="60" w:line="220" w:lineRule="exact"/>
        <w:ind w:left="1728" w:hanging="648"/>
        <w:jc w:val="left"/>
        <w:rPr>
          <w:lang w:eastAsia="sv-SE"/>
        </w:rPr>
      </w:pPr>
      <w:bookmarkStart w:id="495" w:name="_Ref139787992"/>
      <w:bookmarkStart w:id="496" w:name="_Toc227925153"/>
      <w:r>
        <w:rPr>
          <w:lang w:eastAsia="sv-SE"/>
        </w:rPr>
        <w:t>Trade Cancel - One-Party Report for Matching</w:t>
      </w:r>
      <w:bookmarkEnd w:id="493"/>
      <w:bookmarkEnd w:id="495"/>
      <w:bookmarkEnd w:id="496"/>
    </w:p>
    <w:tbl>
      <w:tblPr>
        <w:tblW w:w="13665" w:type="dxa"/>
        <w:tblInd w:w="55" w:type="dxa"/>
        <w:tblCellMar>
          <w:left w:w="70" w:type="dxa"/>
          <w:right w:w="70" w:type="dxa"/>
        </w:tblCellMar>
        <w:tblLook w:val="0000" w:firstRow="0" w:lastRow="0" w:firstColumn="0" w:lastColumn="0" w:noHBand="0" w:noVBand="0"/>
      </w:tblPr>
      <w:tblGrid>
        <w:gridCol w:w="599"/>
        <w:gridCol w:w="2303"/>
        <w:gridCol w:w="970"/>
        <w:gridCol w:w="1342"/>
        <w:gridCol w:w="66"/>
        <w:gridCol w:w="1360"/>
        <w:gridCol w:w="104"/>
        <w:gridCol w:w="1643"/>
        <w:gridCol w:w="78"/>
        <w:gridCol w:w="917"/>
        <w:gridCol w:w="56"/>
        <w:gridCol w:w="1305"/>
        <w:gridCol w:w="46"/>
        <w:gridCol w:w="2876"/>
        <w:tblGridChange w:id="497">
          <w:tblGrid>
            <w:gridCol w:w="93"/>
            <w:gridCol w:w="506"/>
            <w:gridCol w:w="93"/>
            <w:gridCol w:w="2303"/>
            <w:gridCol w:w="970"/>
            <w:gridCol w:w="1342"/>
            <w:gridCol w:w="66"/>
            <w:gridCol w:w="1360"/>
            <w:gridCol w:w="104"/>
            <w:gridCol w:w="1643"/>
            <w:gridCol w:w="78"/>
            <w:gridCol w:w="917"/>
            <w:gridCol w:w="56"/>
            <w:gridCol w:w="1305"/>
            <w:gridCol w:w="46"/>
            <w:gridCol w:w="2783"/>
            <w:gridCol w:w="93"/>
          </w:tblGrid>
        </w:tblGridChange>
      </w:tblGrid>
      <w:tr w:rsidR="00C90C98" w14:paraId="058B4227" w14:textId="77777777">
        <w:trPr>
          <w:trHeight w:val="510"/>
          <w:tblHeader/>
        </w:trPr>
        <w:tc>
          <w:tcPr>
            <w:tcW w:w="599" w:type="dxa"/>
            <w:tcBorders>
              <w:top w:val="single" w:sz="4" w:space="0" w:color="auto"/>
              <w:left w:val="single" w:sz="4" w:space="0" w:color="auto"/>
              <w:bottom w:val="single" w:sz="4" w:space="0" w:color="auto"/>
              <w:right w:val="single" w:sz="4" w:space="0" w:color="auto"/>
            </w:tcBorders>
            <w:vAlign w:val="bottom"/>
          </w:tcPr>
          <w:p w14:paraId="309A7C63" w14:textId="77777777" w:rsidR="009E3F16" w:rsidRDefault="009E3F16">
            <w:pPr>
              <w:rPr>
                <w:b/>
                <w:bCs/>
                <w:lang w:eastAsia="sv-SE"/>
              </w:rPr>
            </w:pPr>
            <w:r>
              <w:rPr>
                <w:b/>
                <w:bCs/>
                <w:lang w:eastAsia="sv-SE"/>
              </w:rPr>
              <w:t> </w:t>
            </w:r>
          </w:p>
        </w:tc>
        <w:tc>
          <w:tcPr>
            <w:tcW w:w="2303" w:type="dxa"/>
            <w:tcBorders>
              <w:top w:val="single" w:sz="4" w:space="0" w:color="auto"/>
              <w:left w:val="nil"/>
              <w:bottom w:val="single" w:sz="4" w:space="0" w:color="auto"/>
              <w:right w:val="single" w:sz="4" w:space="0" w:color="auto"/>
            </w:tcBorders>
            <w:vAlign w:val="bottom"/>
          </w:tcPr>
          <w:p w14:paraId="31A2BCDB" w14:textId="77777777" w:rsidR="009E3F16" w:rsidRDefault="009E3F16">
            <w:pPr>
              <w:rPr>
                <w:b/>
                <w:bCs/>
                <w:lang w:eastAsia="sv-SE"/>
              </w:rPr>
            </w:pPr>
            <w:r>
              <w:rPr>
                <w:b/>
                <w:bCs/>
                <w:lang w:eastAsia="sv-SE"/>
              </w:rPr>
              <w:t>Action</w:t>
            </w:r>
          </w:p>
        </w:tc>
        <w:tc>
          <w:tcPr>
            <w:tcW w:w="970" w:type="dxa"/>
            <w:tcBorders>
              <w:top w:val="single" w:sz="4" w:space="0" w:color="auto"/>
              <w:left w:val="nil"/>
              <w:bottom w:val="single" w:sz="4" w:space="0" w:color="auto"/>
              <w:right w:val="single" w:sz="4" w:space="0" w:color="auto"/>
            </w:tcBorders>
            <w:vAlign w:val="bottom"/>
          </w:tcPr>
          <w:p w14:paraId="4B33DDB2" w14:textId="77777777" w:rsidR="009E3F16" w:rsidRDefault="009E3F16">
            <w:pPr>
              <w:rPr>
                <w:b/>
                <w:bCs/>
                <w:lang w:eastAsia="sv-SE"/>
              </w:rPr>
            </w:pPr>
            <w:r>
              <w:rPr>
                <w:b/>
                <w:bCs/>
                <w:lang w:eastAsia="sv-SE"/>
              </w:rPr>
              <w:t>Message</w:t>
            </w:r>
          </w:p>
        </w:tc>
        <w:tc>
          <w:tcPr>
            <w:tcW w:w="1342" w:type="dxa"/>
            <w:tcBorders>
              <w:top w:val="single" w:sz="4" w:space="0" w:color="auto"/>
              <w:left w:val="nil"/>
              <w:bottom w:val="single" w:sz="4" w:space="0" w:color="auto"/>
              <w:right w:val="single" w:sz="4" w:space="0" w:color="auto"/>
            </w:tcBorders>
            <w:vAlign w:val="bottom"/>
          </w:tcPr>
          <w:p w14:paraId="1FCCE216" w14:textId="77777777" w:rsidR="009E3F16" w:rsidRDefault="009E3F16">
            <w:pPr>
              <w:rPr>
                <w:b/>
                <w:bCs/>
                <w:lang w:eastAsia="sv-SE"/>
              </w:rPr>
            </w:pPr>
            <w:r>
              <w:rPr>
                <w:b/>
                <w:bCs/>
                <w:lang w:eastAsia="sv-SE"/>
              </w:rPr>
              <w:t>Trade Report Trans Type</w:t>
            </w:r>
          </w:p>
        </w:tc>
        <w:tc>
          <w:tcPr>
            <w:tcW w:w="1530" w:type="dxa"/>
            <w:gridSpan w:val="3"/>
            <w:tcBorders>
              <w:top w:val="single" w:sz="4" w:space="0" w:color="auto"/>
              <w:left w:val="nil"/>
              <w:bottom w:val="single" w:sz="4" w:space="0" w:color="auto"/>
              <w:right w:val="single" w:sz="4" w:space="0" w:color="auto"/>
            </w:tcBorders>
            <w:vAlign w:val="bottom"/>
          </w:tcPr>
          <w:p w14:paraId="120A3977" w14:textId="77777777" w:rsidR="009E3F16" w:rsidRDefault="009E3F16">
            <w:pPr>
              <w:rPr>
                <w:b/>
                <w:bCs/>
                <w:lang w:eastAsia="sv-SE"/>
              </w:rPr>
            </w:pPr>
            <w:r>
              <w:rPr>
                <w:b/>
                <w:bCs/>
                <w:lang w:eastAsia="sv-SE"/>
              </w:rPr>
              <w:t>Trade Report Type</w:t>
            </w:r>
          </w:p>
        </w:tc>
        <w:tc>
          <w:tcPr>
            <w:tcW w:w="1721" w:type="dxa"/>
            <w:gridSpan w:val="2"/>
            <w:tcBorders>
              <w:top w:val="single" w:sz="4" w:space="0" w:color="auto"/>
              <w:left w:val="nil"/>
              <w:bottom w:val="single" w:sz="4" w:space="0" w:color="auto"/>
              <w:right w:val="single" w:sz="4" w:space="0" w:color="auto"/>
            </w:tcBorders>
            <w:vAlign w:val="bottom"/>
          </w:tcPr>
          <w:p w14:paraId="2D4B4B0B" w14:textId="77777777" w:rsidR="009E3F16" w:rsidRDefault="009E3F16">
            <w:pPr>
              <w:rPr>
                <w:b/>
                <w:bCs/>
                <w:lang w:eastAsia="sv-SE"/>
              </w:rPr>
            </w:pPr>
            <w:r>
              <w:rPr>
                <w:b/>
                <w:bCs/>
                <w:lang w:eastAsia="sv-SE"/>
              </w:rPr>
              <w:t>Trade Handling Instr</w:t>
            </w:r>
          </w:p>
        </w:tc>
        <w:tc>
          <w:tcPr>
            <w:tcW w:w="973" w:type="dxa"/>
            <w:gridSpan w:val="2"/>
            <w:tcBorders>
              <w:top w:val="single" w:sz="4" w:space="0" w:color="auto"/>
              <w:left w:val="nil"/>
              <w:bottom w:val="single" w:sz="4" w:space="0" w:color="auto"/>
              <w:right w:val="single" w:sz="4" w:space="0" w:color="auto"/>
            </w:tcBorders>
            <w:vAlign w:val="bottom"/>
          </w:tcPr>
          <w:p w14:paraId="3C8AC368" w14:textId="77777777" w:rsidR="009E3F16" w:rsidRDefault="009E3F16">
            <w:pPr>
              <w:rPr>
                <w:b/>
                <w:bCs/>
                <w:lang w:eastAsia="sv-SE"/>
              </w:rPr>
            </w:pPr>
            <w:r>
              <w:rPr>
                <w:b/>
                <w:bCs/>
                <w:lang w:eastAsia="sv-SE"/>
              </w:rPr>
              <w:t>Trade ID</w:t>
            </w:r>
          </w:p>
        </w:tc>
        <w:tc>
          <w:tcPr>
            <w:tcW w:w="1351" w:type="dxa"/>
            <w:gridSpan w:val="2"/>
            <w:tcBorders>
              <w:top w:val="single" w:sz="4" w:space="0" w:color="auto"/>
              <w:left w:val="nil"/>
              <w:bottom w:val="single" w:sz="4" w:space="0" w:color="auto"/>
              <w:right w:val="single" w:sz="4" w:space="0" w:color="auto"/>
            </w:tcBorders>
            <w:vAlign w:val="bottom"/>
          </w:tcPr>
          <w:p w14:paraId="32774187" w14:textId="77777777" w:rsidR="009E3F16" w:rsidRDefault="009E3F16">
            <w:pPr>
              <w:rPr>
                <w:b/>
                <w:bCs/>
                <w:lang w:eastAsia="sv-SE"/>
              </w:rPr>
            </w:pPr>
            <w:r>
              <w:rPr>
                <w:b/>
                <w:bCs/>
                <w:lang w:eastAsia="sv-SE"/>
              </w:rPr>
              <w:t>Trade ReportID (Trade Report Ref ID)</w:t>
            </w:r>
          </w:p>
        </w:tc>
        <w:tc>
          <w:tcPr>
            <w:tcW w:w="2876" w:type="dxa"/>
            <w:tcBorders>
              <w:top w:val="single" w:sz="4" w:space="0" w:color="auto"/>
              <w:left w:val="nil"/>
              <w:bottom w:val="single" w:sz="4" w:space="0" w:color="auto"/>
              <w:right w:val="single" w:sz="4" w:space="0" w:color="auto"/>
            </w:tcBorders>
            <w:vAlign w:val="bottom"/>
          </w:tcPr>
          <w:p w14:paraId="24199C3B" w14:textId="77777777" w:rsidR="009E3F16" w:rsidRDefault="009E3F16">
            <w:pPr>
              <w:rPr>
                <w:b/>
                <w:bCs/>
                <w:lang w:eastAsia="sv-SE"/>
              </w:rPr>
            </w:pPr>
            <w:r>
              <w:rPr>
                <w:b/>
                <w:bCs/>
                <w:lang w:eastAsia="sv-SE"/>
              </w:rPr>
              <w:t>Comment</w:t>
            </w:r>
          </w:p>
        </w:tc>
      </w:tr>
      <w:tr w:rsidR="009E3F16" w14:paraId="518D5491" w14:textId="77777777">
        <w:tblPrEx>
          <w:tblW w:w="13665" w:type="dxa"/>
          <w:tblInd w:w="55" w:type="dxa"/>
          <w:tblCellMar>
            <w:left w:w="70" w:type="dxa"/>
            <w:right w:w="70" w:type="dxa"/>
          </w:tblCellMar>
          <w:tblLook w:val="0000" w:firstRow="0" w:lastRow="0" w:firstColumn="0" w:lastColumn="0" w:noHBand="0" w:noVBand="0"/>
          <w:tblPrExChange w:id="498"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499" w:author="Administrator" w:date="2011-08-18T10:53:00Z">
            <w:trPr>
              <w:gridAfter w:val="0"/>
              <w:trHeight w:val="510"/>
            </w:trPr>
          </w:trPrChange>
        </w:trPr>
        <w:tc>
          <w:tcPr>
            <w:tcW w:w="599" w:type="dxa"/>
            <w:tcBorders>
              <w:top w:val="dashed" w:sz="4" w:space="0" w:color="969696"/>
              <w:left w:val="single" w:sz="4" w:space="0" w:color="auto"/>
              <w:bottom w:val="dashed" w:sz="4" w:space="0" w:color="969696"/>
              <w:right w:val="single" w:sz="4" w:space="0" w:color="auto"/>
            </w:tcBorders>
            <w:tcPrChange w:id="500" w:author="Administrator" w:date="2011-08-18T10:53:00Z">
              <w:tcPr>
                <w:tcW w:w="599" w:type="dxa"/>
                <w:gridSpan w:val="2"/>
                <w:tcBorders>
                  <w:top w:val="dashed" w:sz="4" w:space="0" w:color="969696"/>
                  <w:left w:val="single" w:sz="4" w:space="0" w:color="auto"/>
                  <w:bottom w:val="dashed" w:sz="4" w:space="0" w:color="969696"/>
                  <w:right w:val="single" w:sz="4" w:space="0" w:color="auto"/>
                </w:tcBorders>
                <w:shd w:val="clear" w:color="auto" w:fill="auto"/>
              </w:tcPr>
            </w:tcPrChange>
          </w:tcPr>
          <w:p w14:paraId="4A7586EB" w14:textId="77777777" w:rsidR="009E3F16" w:rsidRDefault="009E3F16">
            <w:pPr>
              <w:rPr>
                <w:b/>
                <w:bCs/>
                <w:lang w:eastAsia="sv-SE"/>
              </w:rPr>
            </w:pPr>
            <w:r>
              <w:rPr>
                <w:b/>
                <w:bCs/>
                <w:lang w:eastAsia="sv-SE"/>
              </w:rPr>
              <w:t>1</w:t>
            </w:r>
          </w:p>
        </w:tc>
        <w:tc>
          <w:tcPr>
            <w:tcW w:w="13066" w:type="dxa"/>
            <w:gridSpan w:val="13"/>
            <w:tcBorders>
              <w:top w:val="dashed" w:sz="4" w:space="0" w:color="969696"/>
              <w:left w:val="nil"/>
              <w:bottom w:val="dashed" w:sz="4" w:space="0" w:color="969696"/>
              <w:right w:val="single" w:sz="4" w:space="0" w:color="auto"/>
            </w:tcBorders>
            <w:tcPrChange w:id="501" w:author="Administrator" w:date="2011-08-18T10:53:00Z">
              <w:tcPr>
                <w:tcW w:w="13066" w:type="dxa"/>
                <w:gridSpan w:val="14"/>
                <w:tcBorders>
                  <w:top w:val="dashed" w:sz="4" w:space="0" w:color="969696"/>
                  <w:left w:val="nil"/>
                  <w:bottom w:val="dashed" w:sz="4" w:space="0" w:color="969696"/>
                  <w:right w:val="single" w:sz="4" w:space="0" w:color="auto"/>
                </w:tcBorders>
                <w:shd w:val="clear" w:color="auto" w:fill="auto"/>
              </w:tcPr>
            </w:tcPrChange>
          </w:tcPr>
          <w:p w14:paraId="19C5BA6B" w14:textId="77777777" w:rsidR="009E3F16" w:rsidRDefault="009E3F16">
            <w:pPr>
              <w:rPr>
                <w:b/>
                <w:bCs/>
                <w:lang w:eastAsia="sv-SE"/>
              </w:rPr>
            </w:pPr>
            <w:r>
              <w:rPr>
                <w:b/>
                <w:bCs/>
                <w:lang w:eastAsia="sv-SE"/>
              </w:rPr>
              <w:t>Either side requests (main flow from party to marketplace):</w:t>
            </w:r>
          </w:p>
        </w:tc>
      </w:tr>
      <w:tr w:rsidR="00C90C98" w14:paraId="7FD69ED2" w14:textId="77777777">
        <w:trPr>
          <w:trHeight w:val="1275"/>
        </w:trPr>
        <w:tc>
          <w:tcPr>
            <w:tcW w:w="599" w:type="dxa"/>
            <w:tcBorders>
              <w:top w:val="nil"/>
              <w:left w:val="single" w:sz="4" w:space="0" w:color="auto"/>
              <w:bottom w:val="dashed" w:sz="4" w:space="0" w:color="969696"/>
              <w:right w:val="single" w:sz="4" w:space="0" w:color="auto"/>
            </w:tcBorders>
          </w:tcPr>
          <w:p w14:paraId="35F21345" w14:textId="77777777" w:rsidR="009E3F16" w:rsidRDefault="009E3F16">
            <w:pPr>
              <w:rPr>
                <w:lang w:eastAsia="sv-SE"/>
              </w:rPr>
            </w:pPr>
            <w:r>
              <w:rPr>
                <w:lang w:eastAsia="sv-SE"/>
              </w:rPr>
              <w:t>1.1</w:t>
            </w:r>
          </w:p>
        </w:tc>
        <w:tc>
          <w:tcPr>
            <w:tcW w:w="2303" w:type="dxa"/>
            <w:tcBorders>
              <w:top w:val="nil"/>
              <w:left w:val="nil"/>
              <w:bottom w:val="dashed" w:sz="4" w:space="0" w:color="969696"/>
              <w:right w:val="single" w:sz="4" w:space="0" w:color="auto"/>
            </w:tcBorders>
          </w:tcPr>
          <w:p w14:paraId="22DA1AAE" w14:textId="77777777" w:rsidR="009E3F16" w:rsidRDefault="009E3F16">
            <w:pPr>
              <w:rPr>
                <w:lang w:eastAsia="sv-SE"/>
              </w:rPr>
            </w:pPr>
            <w:r>
              <w:rPr>
                <w:lang w:eastAsia="sv-SE"/>
              </w:rPr>
              <w:t>Enter request to cancel trade</w:t>
            </w:r>
          </w:p>
        </w:tc>
        <w:tc>
          <w:tcPr>
            <w:tcW w:w="970" w:type="dxa"/>
            <w:tcBorders>
              <w:top w:val="nil"/>
              <w:left w:val="nil"/>
              <w:bottom w:val="dashed" w:sz="4" w:space="0" w:color="969696"/>
              <w:right w:val="single" w:sz="4" w:space="0" w:color="auto"/>
            </w:tcBorders>
          </w:tcPr>
          <w:p w14:paraId="243E4C2C" w14:textId="77777777" w:rsidR="009E3F16" w:rsidRDefault="009E3F16">
            <w:pPr>
              <w:rPr>
                <w:lang w:eastAsia="sv-SE"/>
              </w:rPr>
            </w:pPr>
            <w:r>
              <w:rPr>
                <w:lang w:eastAsia="sv-SE"/>
              </w:rPr>
              <w:t>TCR</w:t>
            </w:r>
          </w:p>
        </w:tc>
        <w:tc>
          <w:tcPr>
            <w:tcW w:w="1342" w:type="dxa"/>
            <w:tcBorders>
              <w:top w:val="nil"/>
              <w:left w:val="nil"/>
              <w:bottom w:val="dashed" w:sz="4" w:space="0" w:color="969696"/>
              <w:right w:val="single" w:sz="4" w:space="0" w:color="auto"/>
            </w:tcBorders>
          </w:tcPr>
          <w:p w14:paraId="04FCE7FD" w14:textId="77777777" w:rsidR="009E3F16" w:rsidRDefault="009E3F16">
            <w:pPr>
              <w:rPr>
                <w:lang w:eastAsia="sv-SE"/>
              </w:rPr>
            </w:pPr>
            <w:r>
              <w:rPr>
                <w:lang w:eastAsia="sv-SE"/>
              </w:rPr>
              <w:t>New (0)</w:t>
            </w:r>
          </w:p>
        </w:tc>
        <w:tc>
          <w:tcPr>
            <w:tcW w:w="1530" w:type="dxa"/>
            <w:gridSpan w:val="3"/>
            <w:tcBorders>
              <w:top w:val="nil"/>
              <w:left w:val="nil"/>
              <w:bottom w:val="dashed" w:sz="4" w:space="0" w:color="969696"/>
              <w:right w:val="single" w:sz="4" w:space="0" w:color="auto"/>
            </w:tcBorders>
          </w:tcPr>
          <w:p w14:paraId="755C8AA1" w14:textId="77777777" w:rsidR="009E3F16" w:rsidRDefault="009E3F16">
            <w:pPr>
              <w:rPr>
                <w:lang w:eastAsia="sv-SE"/>
              </w:rPr>
            </w:pPr>
            <w:r>
              <w:rPr>
                <w:lang w:eastAsia="sv-SE"/>
              </w:rPr>
              <w:t>Trade Report Cancel (6),</w:t>
            </w:r>
            <w:r>
              <w:rPr>
                <w:lang w:eastAsia="sv-SE"/>
              </w:rPr>
              <w:br/>
              <w:t>(Locked In) Trade Break (7)</w:t>
            </w:r>
          </w:p>
        </w:tc>
        <w:tc>
          <w:tcPr>
            <w:tcW w:w="1721" w:type="dxa"/>
            <w:gridSpan w:val="2"/>
            <w:tcBorders>
              <w:top w:val="nil"/>
              <w:left w:val="nil"/>
              <w:bottom w:val="dashed" w:sz="4" w:space="0" w:color="969696"/>
              <w:right w:val="single" w:sz="4" w:space="0" w:color="auto"/>
            </w:tcBorders>
          </w:tcPr>
          <w:p w14:paraId="7A3F4BC1" w14:textId="77777777" w:rsidR="009E3F16" w:rsidRDefault="009E3F16">
            <w:pPr>
              <w:rPr>
                <w:lang w:eastAsia="sv-SE"/>
              </w:rPr>
            </w:pPr>
            <w:r>
              <w:rPr>
                <w:lang w:eastAsia="sv-SE"/>
              </w:rPr>
              <w:t>One-Party Report for Matching (2)</w:t>
            </w:r>
          </w:p>
        </w:tc>
        <w:tc>
          <w:tcPr>
            <w:tcW w:w="973" w:type="dxa"/>
            <w:gridSpan w:val="2"/>
            <w:tcBorders>
              <w:top w:val="nil"/>
              <w:left w:val="nil"/>
              <w:bottom w:val="dashed" w:sz="4" w:space="0" w:color="969696"/>
              <w:right w:val="single" w:sz="4" w:space="0" w:color="auto"/>
            </w:tcBorders>
          </w:tcPr>
          <w:p w14:paraId="694A2252" w14:textId="77777777" w:rsidR="009E3F16" w:rsidRDefault="009E3F16">
            <w:pPr>
              <w:rPr>
                <w:lang w:eastAsia="sv-SE"/>
              </w:rPr>
            </w:pPr>
            <w:r>
              <w:rPr>
                <w:lang w:eastAsia="sv-SE"/>
              </w:rPr>
              <w:t>Market-place issued</w:t>
            </w:r>
          </w:p>
        </w:tc>
        <w:tc>
          <w:tcPr>
            <w:tcW w:w="1351" w:type="dxa"/>
            <w:gridSpan w:val="2"/>
            <w:tcBorders>
              <w:top w:val="nil"/>
              <w:left w:val="nil"/>
              <w:bottom w:val="dashed" w:sz="4" w:space="0" w:color="969696"/>
              <w:right w:val="single" w:sz="4" w:space="0" w:color="auto"/>
            </w:tcBorders>
          </w:tcPr>
          <w:p w14:paraId="5C13A3B1" w14:textId="77777777" w:rsidR="009E3F16" w:rsidRDefault="009E3F16">
            <w:pPr>
              <w:rPr>
                <w:lang w:eastAsia="sv-SE"/>
              </w:rPr>
            </w:pPr>
            <w:r>
              <w:rPr>
                <w:lang w:eastAsia="sv-SE"/>
              </w:rPr>
              <w:t>New</w:t>
            </w:r>
          </w:p>
          <w:p w14:paraId="787B9976" w14:textId="77777777" w:rsidR="009E3F16" w:rsidRDefault="009E3F16">
            <w:pPr>
              <w:rPr>
                <w:lang w:eastAsia="sv-SE"/>
              </w:rPr>
            </w:pPr>
            <w:r>
              <w:rPr>
                <w:lang w:eastAsia="sv-SE"/>
              </w:rPr>
              <w:t>(N/A)</w:t>
            </w:r>
          </w:p>
        </w:tc>
        <w:tc>
          <w:tcPr>
            <w:tcW w:w="2876" w:type="dxa"/>
            <w:tcBorders>
              <w:top w:val="nil"/>
              <w:left w:val="nil"/>
              <w:bottom w:val="dashed" w:sz="4" w:space="0" w:color="969696"/>
              <w:right w:val="single" w:sz="4" w:space="0" w:color="auto"/>
            </w:tcBorders>
          </w:tcPr>
          <w:p w14:paraId="38BB2DBE" w14:textId="77777777" w:rsidR="009E3F16" w:rsidRDefault="009E3F16">
            <w:pPr>
              <w:rPr>
                <w:lang w:eastAsia="sv-SE"/>
              </w:rPr>
            </w:pPr>
            <w:r>
              <w:rPr>
                <w:lang w:eastAsia="sv-SE"/>
              </w:rPr>
              <w:t> </w:t>
            </w:r>
          </w:p>
        </w:tc>
      </w:tr>
      <w:tr w:rsidR="00C90C98" w14:paraId="64234037" w14:textId="77777777">
        <w:trPr>
          <w:trHeight w:val="1275"/>
        </w:trPr>
        <w:tc>
          <w:tcPr>
            <w:tcW w:w="599" w:type="dxa"/>
            <w:tcBorders>
              <w:top w:val="nil"/>
              <w:left w:val="single" w:sz="4" w:space="0" w:color="auto"/>
              <w:bottom w:val="dashed" w:sz="4" w:space="0" w:color="969696"/>
              <w:right w:val="single" w:sz="4" w:space="0" w:color="auto"/>
            </w:tcBorders>
          </w:tcPr>
          <w:p w14:paraId="6797E575" w14:textId="77777777" w:rsidR="009E3F16" w:rsidRDefault="009E3F16">
            <w:pPr>
              <w:rPr>
                <w:color w:val="C0C0C0"/>
                <w:lang w:eastAsia="sv-SE"/>
              </w:rPr>
            </w:pPr>
            <w:r>
              <w:rPr>
                <w:color w:val="C0C0C0"/>
                <w:lang w:eastAsia="sv-SE"/>
              </w:rPr>
              <w:t>1.2</w:t>
            </w:r>
          </w:p>
        </w:tc>
        <w:tc>
          <w:tcPr>
            <w:tcW w:w="2303" w:type="dxa"/>
            <w:tcBorders>
              <w:top w:val="nil"/>
              <w:left w:val="nil"/>
              <w:bottom w:val="dashed" w:sz="4" w:space="0" w:color="969696"/>
              <w:right w:val="single" w:sz="4" w:space="0" w:color="auto"/>
            </w:tcBorders>
          </w:tcPr>
          <w:p w14:paraId="494AAD6B" w14:textId="77777777" w:rsidR="009E3F16" w:rsidRDefault="009E3F16">
            <w:pPr>
              <w:rPr>
                <w:color w:val="C0C0C0"/>
                <w:lang w:eastAsia="sv-SE"/>
              </w:rPr>
            </w:pPr>
            <w:r>
              <w:rPr>
                <w:color w:val="C0C0C0"/>
                <w:lang w:eastAsia="sv-SE"/>
              </w:rPr>
              <w:t>Update earlier request</w:t>
            </w:r>
          </w:p>
        </w:tc>
        <w:tc>
          <w:tcPr>
            <w:tcW w:w="970" w:type="dxa"/>
            <w:tcBorders>
              <w:top w:val="nil"/>
              <w:left w:val="nil"/>
              <w:bottom w:val="dashed" w:sz="4" w:space="0" w:color="969696"/>
              <w:right w:val="single" w:sz="4" w:space="0" w:color="auto"/>
            </w:tcBorders>
          </w:tcPr>
          <w:p w14:paraId="50EBBBA2" w14:textId="77777777" w:rsidR="009E3F16" w:rsidRDefault="009E3F16">
            <w:pPr>
              <w:rPr>
                <w:color w:val="C0C0C0"/>
                <w:lang w:eastAsia="sv-SE"/>
              </w:rPr>
            </w:pPr>
            <w:r>
              <w:rPr>
                <w:color w:val="C0C0C0"/>
                <w:lang w:eastAsia="sv-SE"/>
              </w:rPr>
              <w:t>TCR</w:t>
            </w:r>
          </w:p>
        </w:tc>
        <w:tc>
          <w:tcPr>
            <w:tcW w:w="1342" w:type="dxa"/>
            <w:tcBorders>
              <w:top w:val="nil"/>
              <w:left w:val="nil"/>
              <w:bottom w:val="dashed" w:sz="4" w:space="0" w:color="969696"/>
              <w:right w:val="single" w:sz="4" w:space="0" w:color="auto"/>
            </w:tcBorders>
          </w:tcPr>
          <w:p w14:paraId="7E8A26EA" w14:textId="77777777" w:rsidR="009E3F16" w:rsidRDefault="009E3F16">
            <w:pPr>
              <w:rPr>
                <w:color w:val="C0C0C0"/>
                <w:lang w:eastAsia="sv-SE"/>
              </w:rPr>
            </w:pPr>
            <w:r>
              <w:rPr>
                <w:color w:val="C0C0C0"/>
                <w:lang w:eastAsia="sv-SE"/>
              </w:rPr>
              <w:t>Replace (2)</w:t>
            </w:r>
          </w:p>
        </w:tc>
        <w:tc>
          <w:tcPr>
            <w:tcW w:w="1530" w:type="dxa"/>
            <w:gridSpan w:val="3"/>
            <w:tcBorders>
              <w:top w:val="nil"/>
              <w:left w:val="nil"/>
              <w:bottom w:val="dashed" w:sz="4" w:space="0" w:color="969696"/>
              <w:right w:val="single" w:sz="4" w:space="0" w:color="auto"/>
            </w:tcBorders>
          </w:tcPr>
          <w:p w14:paraId="1503E2E2" w14:textId="77777777" w:rsidR="009E3F16" w:rsidRDefault="009E3F16">
            <w:pPr>
              <w:rPr>
                <w:color w:val="C0C0C0"/>
                <w:lang w:eastAsia="sv-SE"/>
              </w:rPr>
            </w:pPr>
            <w:r>
              <w:rPr>
                <w:color w:val="C0C0C0"/>
                <w:lang w:eastAsia="sv-SE"/>
              </w:rPr>
              <w:t>Trade Report Cancel (6),</w:t>
            </w:r>
          </w:p>
          <w:p w14:paraId="5123C5F4" w14:textId="77777777" w:rsidR="009E3F16" w:rsidRDefault="009E3F16">
            <w:pPr>
              <w:rPr>
                <w:color w:val="C0C0C0"/>
                <w:lang w:eastAsia="sv-SE"/>
              </w:rPr>
            </w:pPr>
            <w:r>
              <w:rPr>
                <w:color w:val="C0C0C0"/>
                <w:lang w:eastAsia="sv-SE"/>
              </w:rPr>
              <w:t>(Locked In) Trade Break (7)</w:t>
            </w:r>
          </w:p>
        </w:tc>
        <w:tc>
          <w:tcPr>
            <w:tcW w:w="1721" w:type="dxa"/>
            <w:gridSpan w:val="2"/>
            <w:tcBorders>
              <w:top w:val="nil"/>
              <w:left w:val="nil"/>
              <w:bottom w:val="dashed" w:sz="4" w:space="0" w:color="969696"/>
              <w:right w:val="single" w:sz="4" w:space="0" w:color="auto"/>
            </w:tcBorders>
          </w:tcPr>
          <w:p w14:paraId="646DF0EA" w14:textId="77777777" w:rsidR="009E3F16" w:rsidRDefault="009E3F16">
            <w:pPr>
              <w:rPr>
                <w:color w:val="C0C0C0"/>
                <w:lang w:eastAsia="sv-SE"/>
              </w:rPr>
            </w:pPr>
            <w:r>
              <w:rPr>
                <w:color w:val="C0C0C0"/>
                <w:lang w:eastAsia="sv-SE"/>
              </w:rPr>
              <w:t>One-Party Report for Matching (2)</w:t>
            </w:r>
          </w:p>
        </w:tc>
        <w:tc>
          <w:tcPr>
            <w:tcW w:w="973" w:type="dxa"/>
            <w:gridSpan w:val="2"/>
            <w:tcBorders>
              <w:top w:val="nil"/>
              <w:left w:val="nil"/>
              <w:bottom w:val="dashed" w:sz="4" w:space="0" w:color="969696"/>
              <w:right w:val="single" w:sz="4" w:space="0" w:color="auto"/>
            </w:tcBorders>
          </w:tcPr>
          <w:p w14:paraId="68C02197" w14:textId="77777777" w:rsidR="009E3F16" w:rsidRDefault="009E3F16">
            <w:pPr>
              <w:rPr>
                <w:color w:val="C0C0C0"/>
                <w:lang w:eastAsia="sv-SE"/>
              </w:rPr>
            </w:pPr>
            <w:r>
              <w:rPr>
                <w:color w:val="C0C0C0"/>
                <w:lang w:eastAsia="sv-SE"/>
              </w:rPr>
              <w:t>Market-place issued (optional)</w:t>
            </w:r>
          </w:p>
        </w:tc>
        <w:tc>
          <w:tcPr>
            <w:tcW w:w="1351" w:type="dxa"/>
            <w:gridSpan w:val="2"/>
            <w:tcBorders>
              <w:top w:val="nil"/>
              <w:left w:val="nil"/>
              <w:bottom w:val="dashed" w:sz="4" w:space="0" w:color="969696"/>
              <w:right w:val="single" w:sz="4" w:space="0" w:color="auto"/>
            </w:tcBorders>
          </w:tcPr>
          <w:p w14:paraId="2DD57CDE" w14:textId="77777777" w:rsidR="009E3F16" w:rsidRDefault="009E3F16">
            <w:pPr>
              <w:rPr>
                <w:color w:val="C0C0C0"/>
                <w:lang w:eastAsia="sv-SE"/>
              </w:rPr>
            </w:pPr>
            <w:r>
              <w:rPr>
                <w:color w:val="C0C0C0"/>
                <w:lang w:eastAsia="sv-SE"/>
              </w:rPr>
              <w:t>New</w:t>
            </w:r>
          </w:p>
          <w:p w14:paraId="72241069" w14:textId="77777777" w:rsidR="009E3F16" w:rsidRDefault="009E3F16">
            <w:pPr>
              <w:rPr>
                <w:color w:val="C0C0C0"/>
                <w:lang w:eastAsia="sv-SE"/>
              </w:rPr>
            </w:pPr>
            <w:r>
              <w:rPr>
                <w:color w:val="C0C0C0"/>
                <w:lang w:eastAsia="sv-SE"/>
              </w:rPr>
              <w:t>(Initiator’s previous)</w:t>
            </w:r>
          </w:p>
        </w:tc>
        <w:tc>
          <w:tcPr>
            <w:tcW w:w="2876" w:type="dxa"/>
            <w:tcBorders>
              <w:top w:val="nil"/>
              <w:left w:val="nil"/>
              <w:bottom w:val="dashed" w:sz="4" w:space="0" w:color="969696"/>
              <w:right w:val="single" w:sz="4" w:space="0" w:color="auto"/>
            </w:tcBorders>
          </w:tcPr>
          <w:p w14:paraId="6C967C16" w14:textId="77777777" w:rsidR="009E3F16" w:rsidRDefault="009E3F16">
            <w:pPr>
              <w:rPr>
                <w:color w:val="C0C0C0"/>
                <w:lang w:eastAsia="sv-SE"/>
              </w:rPr>
            </w:pPr>
            <w:r>
              <w:rPr>
                <w:lang w:eastAsia="sv-SE"/>
              </w:rPr>
              <w:t>Always applied to prior request, and never to the trade entity itself. The presence of TradeReportType=6 or 7 indicates that this is a request to cancel a prior Break request on a confirmed trade</w:t>
            </w:r>
          </w:p>
        </w:tc>
      </w:tr>
      <w:tr w:rsidR="00C90C98" w14:paraId="7EB088FA" w14:textId="77777777">
        <w:trPr>
          <w:trHeight w:val="1275"/>
        </w:trPr>
        <w:tc>
          <w:tcPr>
            <w:tcW w:w="599" w:type="dxa"/>
            <w:tcBorders>
              <w:top w:val="nil"/>
              <w:left w:val="single" w:sz="4" w:space="0" w:color="auto"/>
              <w:bottom w:val="dashed" w:sz="4" w:space="0" w:color="969696"/>
              <w:right w:val="single" w:sz="4" w:space="0" w:color="auto"/>
            </w:tcBorders>
          </w:tcPr>
          <w:p w14:paraId="3763714C" w14:textId="77777777" w:rsidR="009E3F16" w:rsidRDefault="009E3F16">
            <w:pPr>
              <w:rPr>
                <w:lang w:eastAsia="sv-SE"/>
              </w:rPr>
            </w:pPr>
            <w:r>
              <w:rPr>
                <w:lang w:eastAsia="sv-SE"/>
              </w:rPr>
              <w:t>1.3</w:t>
            </w:r>
          </w:p>
        </w:tc>
        <w:tc>
          <w:tcPr>
            <w:tcW w:w="2303" w:type="dxa"/>
            <w:tcBorders>
              <w:top w:val="nil"/>
              <w:left w:val="nil"/>
              <w:bottom w:val="dashed" w:sz="4" w:space="0" w:color="969696"/>
              <w:right w:val="single" w:sz="4" w:space="0" w:color="auto"/>
            </w:tcBorders>
          </w:tcPr>
          <w:p w14:paraId="7CFE38FD" w14:textId="77777777" w:rsidR="009E3F16" w:rsidRDefault="009E3F16">
            <w:pPr>
              <w:rPr>
                <w:lang w:eastAsia="sv-SE"/>
              </w:rPr>
            </w:pPr>
            <w:r>
              <w:rPr>
                <w:lang w:eastAsia="sv-SE"/>
              </w:rPr>
              <w:t>Cancel earlier request</w:t>
            </w:r>
          </w:p>
        </w:tc>
        <w:tc>
          <w:tcPr>
            <w:tcW w:w="970" w:type="dxa"/>
            <w:tcBorders>
              <w:top w:val="nil"/>
              <w:left w:val="nil"/>
              <w:bottom w:val="dashed" w:sz="4" w:space="0" w:color="969696"/>
              <w:right w:val="single" w:sz="4" w:space="0" w:color="auto"/>
            </w:tcBorders>
          </w:tcPr>
          <w:p w14:paraId="3FDD2D95" w14:textId="77777777" w:rsidR="009E3F16" w:rsidRDefault="009E3F16">
            <w:pPr>
              <w:rPr>
                <w:lang w:eastAsia="sv-SE"/>
              </w:rPr>
            </w:pPr>
            <w:r>
              <w:rPr>
                <w:lang w:eastAsia="sv-SE"/>
              </w:rPr>
              <w:t>TCR</w:t>
            </w:r>
          </w:p>
        </w:tc>
        <w:tc>
          <w:tcPr>
            <w:tcW w:w="1342" w:type="dxa"/>
            <w:tcBorders>
              <w:top w:val="nil"/>
              <w:left w:val="nil"/>
              <w:bottom w:val="dashed" w:sz="4" w:space="0" w:color="969696"/>
              <w:right w:val="single" w:sz="4" w:space="0" w:color="auto"/>
            </w:tcBorders>
          </w:tcPr>
          <w:p w14:paraId="232A87B8" w14:textId="77777777" w:rsidR="009E3F16" w:rsidRDefault="009E3F16">
            <w:pPr>
              <w:rPr>
                <w:lang w:eastAsia="sv-SE"/>
              </w:rPr>
            </w:pPr>
            <w:r>
              <w:rPr>
                <w:lang w:eastAsia="sv-SE"/>
              </w:rPr>
              <w:t>Cancel (1)</w:t>
            </w:r>
          </w:p>
        </w:tc>
        <w:tc>
          <w:tcPr>
            <w:tcW w:w="1530" w:type="dxa"/>
            <w:gridSpan w:val="3"/>
            <w:tcBorders>
              <w:top w:val="nil"/>
              <w:left w:val="nil"/>
              <w:bottom w:val="dashed" w:sz="4" w:space="0" w:color="969696"/>
              <w:right w:val="single" w:sz="4" w:space="0" w:color="auto"/>
            </w:tcBorders>
          </w:tcPr>
          <w:p w14:paraId="31A56879" w14:textId="77777777" w:rsidR="009E3F16" w:rsidRDefault="009E3F16">
            <w:pPr>
              <w:rPr>
                <w:lang w:eastAsia="sv-SE"/>
              </w:rPr>
            </w:pPr>
            <w:r>
              <w:rPr>
                <w:lang w:eastAsia="sv-SE"/>
              </w:rPr>
              <w:t>Trade Report Cancel (6),</w:t>
            </w:r>
            <w:r>
              <w:rPr>
                <w:lang w:eastAsia="sv-SE"/>
              </w:rPr>
              <w:br/>
              <w:t>(Locked In) Trade Break (7)</w:t>
            </w:r>
          </w:p>
        </w:tc>
        <w:tc>
          <w:tcPr>
            <w:tcW w:w="1721" w:type="dxa"/>
            <w:gridSpan w:val="2"/>
            <w:tcBorders>
              <w:top w:val="nil"/>
              <w:left w:val="nil"/>
              <w:bottom w:val="dashed" w:sz="4" w:space="0" w:color="969696"/>
              <w:right w:val="single" w:sz="4" w:space="0" w:color="auto"/>
            </w:tcBorders>
          </w:tcPr>
          <w:p w14:paraId="31A5C080" w14:textId="77777777" w:rsidR="009E3F16" w:rsidRDefault="009E3F16">
            <w:pPr>
              <w:rPr>
                <w:lang w:eastAsia="sv-SE"/>
              </w:rPr>
            </w:pPr>
            <w:r>
              <w:rPr>
                <w:lang w:eastAsia="sv-SE"/>
              </w:rPr>
              <w:t>One-Party Report for Matching (2)</w:t>
            </w:r>
          </w:p>
        </w:tc>
        <w:tc>
          <w:tcPr>
            <w:tcW w:w="973" w:type="dxa"/>
            <w:gridSpan w:val="2"/>
            <w:tcBorders>
              <w:top w:val="nil"/>
              <w:left w:val="nil"/>
              <w:bottom w:val="dashed" w:sz="4" w:space="0" w:color="969696"/>
              <w:right w:val="single" w:sz="4" w:space="0" w:color="auto"/>
            </w:tcBorders>
          </w:tcPr>
          <w:p w14:paraId="3ED6C079" w14:textId="77777777" w:rsidR="009E3F16" w:rsidRDefault="009E3F16">
            <w:pPr>
              <w:rPr>
                <w:lang w:eastAsia="sv-SE"/>
              </w:rPr>
            </w:pPr>
            <w:r>
              <w:rPr>
                <w:lang w:eastAsia="sv-SE"/>
              </w:rPr>
              <w:t>Market-place issued (optional)</w:t>
            </w:r>
          </w:p>
        </w:tc>
        <w:tc>
          <w:tcPr>
            <w:tcW w:w="1351" w:type="dxa"/>
            <w:gridSpan w:val="2"/>
            <w:tcBorders>
              <w:top w:val="nil"/>
              <w:left w:val="nil"/>
              <w:bottom w:val="dashed" w:sz="4" w:space="0" w:color="969696"/>
              <w:right w:val="single" w:sz="4" w:space="0" w:color="auto"/>
            </w:tcBorders>
          </w:tcPr>
          <w:p w14:paraId="4FA2B0DB" w14:textId="77777777" w:rsidR="009E3F16" w:rsidRDefault="009E3F16">
            <w:pPr>
              <w:rPr>
                <w:lang w:eastAsia="sv-SE"/>
              </w:rPr>
            </w:pPr>
            <w:r>
              <w:rPr>
                <w:lang w:eastAsia="sv-SE"/>
              </w:rPr>
              <w:t>New</w:t>
            </w:r>
          </w:p>
          <w:p w14:paraId="2F67A5AA" w14:textId="77777777" w:rsidR="009E3F16" w:rsidRDefault="009E3F16">
            <w:pPr>
              <w:rPr>
                <w:lang w:eastAsia="sv-SE"/>
              </w:rPr>
            </w:pPr>
            <w:r>
              <w:rPr>
                <w:lang w:eastAsia="sv-SE"/>
              </w:rPr>
              <w:t>(Initiator’s previous)</w:t>
            </w:r>
          </w:p>
        </w:tc>
        <w:tc>
          <w:tcPr>
            <w:tcW w:w="2876" w:type="dxa"/>
            <w:tcBorders>
              <w:top w:val="nil"/>
              <w:left w:val="nil"/>
              <w:bottom w:val="dashed" w:sz="4" w:space="0" w:color="969696"/>
              <w:right w:val="single" w:sz="4" w:space="0" w:color="auto"/>
            </w:tcBorders>
          </w:tcPr>
          <w:p w14:paraId="364B3803" w14:textId="77777777" w:rsidR="009E3F16" w:rsidRDefault="009E3F16">
            <w:pPr>
              <w:rPr>
                <w:lang w:eastAsia="sv-SE"/>
              </w:rPr>
            </w:pPr>
          </w:p>
        </w:tc>
      </w:tr>
      <w:tr w:rsidR="00C90C98" w14:paraId="5480F4D7" w14:textId="77777777">
        <w:trPr>
          <w:trHeight w:val="1275"/>
        </w:trPr>
        <w:tc>
          <w:tcPr>
            <w:tcW w:w="599" w:type="dxa"/>
            <w:tcBorders>
              <w:top w:val="nil"/>
              <w:left w:val="single" w:sz="4" w:space="0" w:color="auto"/>
              <w:bottom w:val="dashed" w:sz="4" w:space="0" w:color="969696"/>
              <w:right w:val="single" w:sz="4" w:space="0" w:color="auto"/>
            </w:tcBorders>
          </w:tcPr>
          <w:p w14:paraId="5583E05F" w14:textId="77777777" w:rsidR="009E3F16" w:rsidRDefault="009E3F16">
            <w:pPr>
              <w:rPr>
                <w:lang w:eastAsia="sv-SE"/>
              </w:rPr>
            </w:pPr>
            <w:r>
              <w:rPr>
                <w:lang w:eastAsia="sv-SE"/>
              </w:rPr>
              <w:t>1.4</w:t>
            </w:r>
          </w:p>
        </w:tc>
        <w:tc>
          <w:tcPr>
            <w:tcW w:w="2303" w:type="dxa"/>
            <w:tcBorders>
              <w:top w:val="nil"/>
              <w:left w:val="nil"/>
              <w:bottom w:val="dashed" w:sz="4" w:space="0" w:color="969696"/>
              <w:right w:val="single" w:sz="4" w:space="0" w:color="auto"/>
            </w:tcBorders>
          </w:tcPr>
          <w:p w14:paraId="3F437899" w14:textId="77777777" w:rsidR="009E3F16" w:rsidRDefault="009E3F16">
            <w:pPr>
              <w:rPr>
                <w:lang w:eastAsia="sv-SE"/>
              </w:rPr>
            </w:pPr>
            <w:r>
              <w:rPr>
                <w:lang w:eastAsia="sv-SE"/>
              </w:rPr>
              <w:t>Acknowledgement from marketplace</w:t>
            </w:r>
          </w:p>
        </w:tc>
        <w:tc>
          <w:tcPr>
            <w:tcW w:w="970" w:type="dxa"/>
            <w:tcBorders>
              <w:top w:val="nil"/>
              <w:left w:val="nil"/>
              <w:bottom w:val="dashed" w:sz="4" w:space="0" w:color="969696"/>
              <w:right w:val="single" w:sz="4" w:space="0" w:color="auto"/>
            </w:tcBorders>
          </w:tcPr>
          <w:p w14:paraId="1A76687D" w14:textId="77777777" w:rsidR="009E3F16" w:rsidRDefault="009E3F16">
            <w:pPr>
              <w:rPr>
                <w:lang w:eastAsia="sv-SE"/>
              </w:rPr>
            </w:pPr>
            <w:r>
              <w:rPr>
                <w:lang w:eastAsia="sv-SE"/>
              </w:rPr>
              <w:t>TCR Ack</w:t>
            </w:r>
          </w:p>
        </w:tc>
        <w:tc>
          <w:tcPr>
            <w:tcW w:w="1342" w:type="dxa"/>
            <w:tcBorders>
              <w:top w:val="nil"/>
              <w:left w:val="nil"/>
              <w:bottom w:val="dashed" w:sz="4" w:space="0" w:color="969696"/>
              <w:right w:val="single" w:sz="4" w:space="0" w:color="auto"/>
            </w:tcBorders>
          </w:tcPr>
          <w:p w14:paraId="4B935442" w14:textId="77777777" w:rsidR="009E3F16" w:rsidRDefault="009E3F16">
            <w:pPr>
              <w:rPr>
                <w:lang w:eastAsia="sv-SE"/>
              </w:rPr>
            </w:pPr>
            <w:r>
              <w:rPr>
                <w:lang w:eastAsia="sv-SE"/>
              </w:rPr>
              <w:t>New (0);</w:t>
            </w:r>
          </w:p>
          <w:p w14:paraId="6E144170" w14:textId="77777777" w:rsidR="009E3F16" w:rsidRDefault="009E3F16">
            <w:pPr>
              <w:rPr>
                <w:lang w:eastAsia="sv-SE"/>
              </w:rPr>
            </w:pPr>
            <w:r>
              <w:rPr>
                <w:lang w:eastAsia="sv-SE"/>
              </w:rPr>
              <w:t>Cancel (1);</w:t>
            </w:r>
          </w:p>
          <w:p w14:paraId="1A1F613F" w14:textId="77777777" w:rsidR="009E3F16" w:rsidRDefault="009E3F16">
            <w:pPr>
              <w:rPr>
                <w:lang w:eastAsia="sv-SE"/>
              </w:rPr>
            </w:pPr>
            <w:r>
              <w:rPr>
                <w:lang w:eastAsia="sv-SE"/>
              </w:rPr>
              <w:t>Replace (2)</w:t>
            </w:r>
          </w:p>
        </w:tc>
        <w:tc>
          <w:tcPr>
            <w:tcW w:w="1530" w:type="dxa"/>
            <w:gridSpan w:val="3"/>
            <w:tcBorders>
              <w:top w:val="nil"/>
              <w:left w:val="nil"/>
              <w:bottom w:val="dashed" w:sz="4" w:space="0" w:color="969696"/>
              <w:right w:val="single" w:sz="4" w:space="0" w:color="auto"/>
            </w:tcBorders>
          </w:tcPr>
          <w:p w14:paraId="40E27598" w14:textId="77777777" w:rsidR="009E3F16" w:rsidRDefault="009E3F16">
            <w:pPr>
              <w:rPr>
                <w:lang w:eastAsia="sv-SE"/>
              </w:rPr>
            </w:pPr>
            <w:r>
              <w:rPr>
                <w:lang w:eastAsia="sv-SE"/>
              </w:rPr>
              <w:t>Trade Report Cancel (6),</w:t>
            </w:r>
            <w:r>
              <w:rPr>
                <w:lang w:eastAsia="sv-SE"/>
              </w:rPr>
              <w:br/>
              <w:t>(Locked In) Trade Break (7)</w:t>
            </w:r>
          </w:p>
        </w:tc>
        <w:tc>
          <w:tcPr>
            <w:tcW w:w="1721" w:type="dxa"/>
            <w:gridSpan w:val="2"/>
            <w:tcBorders>
              <w:top w:val="nil"/>
              <w:left w:val="nil"/>
              <w:bottom w:val="dashed" w:sz="4" w:space="0" w:color="969696"/>
              <w:right w:val="single" w:sz="4" w:space="0" w:color="auto"/>
            </w:tcBorders>
          </w:tcPr>
          <w:p w14:paraId="4AC61B8A" w14:textId="77777777" w:rsidR="009E3F16" w:rsidRDefault="009E3F16">
            <w:pPr>
              <w:rPr>
                <w:lang w:eastAsia="sv-SE"/>
              </w:rPr>
            </w:pPr>
            <w:r>
              <w:rPr>
                <w:lang w:eastAsia="sv-SE"/>
              </w:rPr>
              <w:t>One-Party Report for Matching (2)</w:t>
            </w:r>
          </w:p>
        </w:tc>
        <w:tc>
          <w:tcPr>
            <w:tcW w:w="973" w:type="dxa"/>
            <w:gridSpan w:val="2"/>
            <w:tcBorders>
              <w:top w:val="nil"/>
              <w:left w:val="nil"/>
              <w:bottom w:val="dashed" w:sz="4" w:space="0" w:color="969696"/>
              <w:right w:val="single" w:sz="4" w:space="0" w:color="auto"/>
            </w:tcBorders>
          </w:tcPr>
          <w:p w14:paraId="2D1B5660" w14:textId="77777777" w:rsidR="009E3F16" w:rsidRDefault="009E3F16">
            <w:pPr>
              <w:rPr>
                <w:lang w:eastAsia="sv-SE"/>
              </w:rPr>
            </w:pPr>
            <w:r>
              <w:rPr>
                <w:lang w:eastAsia="sv-SE"/>
              </w:rPr>
              <w:t>Initiator’s</w:t>
            </w:r>
          </w:p>
        </w:tc>
        <w:tc>
          <w:tcPr>
            <w:tcW w:w="1351" w:type="dxa"/>
            <w:gridSpan w:val="2"/>
            <w:tcBorders>
              <w:top w:val="nil"/>
              <w:left w:val="nil"/>
              <w:bottom w:val="dashed" w:sz="4" w:space="0" w:color="969696"/>
              <w:right w:val="single" w:sz="4" w:space="0" w:color="auto"/>
            </w:tcBorders>
          </w:tcPr>
          <w:p w14:paraId="0CCD612B" w14:textId="77777777" w:rsidR="009E3F16" w:rsidRDefault="009E3F16">
            <w:pPr>
              <w:rPr>
                <w:lang w:eastAsia="sv-SE"/>
              </w:rPr>
            </w:pPr>
            <w:r>
              <w:rPr>
                <w:lang w:eastAsia="sv-SE"/>
              </w:rPr>
              <w:t>Initiator’s (Initiator’s)</w:t>
            </w:r>
          </w:p>
        </w:tc>
        <w:tc>
          <w:tcPr>
            <w:tcW w:w="2876" w:type="dxa"/>
            <w:tcBorders>
              <w:top w:val="nil"/>
              <w:left w:val="nil"/>
              <w:bottom w:val="dashed" w:sz="4" w:space="0" w:color="969696"/>
              <w:right w:val="single" w:sz="4" w:space="0" w:color="auto"/>
            </w:tcBorders>
          </w:tcPr>
          <w:p w14:paraId="3E155C41" w14:textId="77777777" w:rsidR="009E3F16" w:rsidRDefault="009E3F16">
            <w:pPr>
              <w:rPr>
                <w:lang w:eastAsia="sv-SE"/>
              </w:rPr>
            </w:pPr>
            <w:r>
              <w:rPr>
                <w:lang w:eastAsia="sv-SE"/>
              </w:rPr>
              <w:t> Optional. If ack message is used for One-Party Reports.</w:t>
            </w:r>
          </w:p>
        </w:tc>
      </w:tr>
      <w:tr w:rsidR="00C90C98" w14:paraId="76DC9096" w14:textId="77777777">
        <w:trPr>
          <w:trHeight w:val="1275"/>
        </w:trPr>
        <w:tc>
          <w:tcPr>
            <w:tcW w:w="599" w:type="dxa"/>
            <w:tcBorders>
              <w:top w:val="nil"/>
              <w:left w:val="single" w:sz="4" w:space="0" w:color="auto"/>
              <w:bottom w:val="dashed" w:sz="4" w:space="0" w:color="969696"/>
              <w:right w:val="single" w:sz="4" w:space="0" w:color="auto"/>
            </w:tcBorders>
          </w:tcPr>
          <w:p w14:paraId="723DC407" w14:textId="77777777" w:rsidR="009E3F16" w:rsidRDefault="009E3F16">
            <w:pPr>
              <w:rPr>
                <w:lang w:eastAsia="sv-SE"/>
              </w:rPr>
            </w:pPr>
            <w:r>
              <w:rPr>
                <w:lang w:eastAsia="sv-SE"/>
              </w:rPr>
              <w:t>1.5</w:t>
            </w:r>
          </w:p>
        </w:tc>
        <w:tc>
          <w:tcPr>
            <w:tcW w:w="2303" w:type="dxa"/>
            <w:tcBorders>
              <w:top w:val="nil"/>
              <w:left w:val="nil"/>
              <w:bottom w:val="dashed" w:sz="4" w:space="0" w:color="969696"/>
              <w:right w:val="single" w:sz="4" w:space="0" w:color="auto"/>
            </w:tcBorders>
          </w:tcPr>
          <w:p w14:paraId="46963E46" w14:textId="77777777" w:rsidR="009E3F16" w:rsidRDefault="009E3F16">
            <w:pPr>
              <w:rPr>
                <w:lang w:eastAsia="sv-SE"/>
              </w:rPr>
            </w:pPr>
            <w:r>
              <w:rPr>
                <w:lang w:eastAsia="sv-SE"/>
              </w:rPr>
              <w:t>Reject from marketplace</w:t>
            </w:r>
          </w:p>
        </w:tc>
        <w:tc>
          <w:tcPr>
            <w:tcW w:w="970" w:type="dxa"/>
            <w:tcBorders>
              <w:top w:val="nil"/>
              <w:left w:val="nil"/>
              <w:bottom w:val="dashed" w:sz="4" w:space="0" w:color="969696"/>
              <w:right w:val="single" w:sz="4" w:space="0" w:color="auto"/>
            </w:tcBorders>
          </w:tcPr>
          <w:p w14:paraId="0CDFD57B" w14:textId="77777777" w:rsidR="009E3F16" w:rsidRDefault="009E3F16">
            <w:pPr>
              <w:rPr>
                <w:lang w:eastAsia="sv-SE"/>
              </w:rPr>
            </w:pPr>
            <w:r>
              <w:rPr>
                <w:lang w:eastAsia="sv-SE"/>
              </w:rPr>
              <w:t>TCR Ack</w:t>
            </w:r>
          </w:p>
        </w:tc>
        <w:tc>
          <w:tcPr>
            <w:tcW w:w="1342" w:type="dxa"/>
            <w:tcBorders>
              <w:top w:val="nil"/>
              <w:left w:val="nil"/>
              <w:bottom w:val="dashed" w:sz="4" w:space="0" w:color="969696"/>
              <w:right w:val="single" w:sz="4" w:space="0" w:color="auto"/>
            </w:tcBorders>
          </w:tcPr>
          <w:p w14:paraId="020D7F31" w14:textId="77777777" w:rsidR="009E3F16" w:rsidRDefault="009E3F16">
            <w:pPr>
              <w:rPr>
                <w:lang w:eastAsia="sv-SE"/>
              </w:rPr>
            </w:pPr>
            <w:r>
              <w:rPr>
                <w:lang w:eastAsia="sv-SE"/>
              </w:rPr>
              <w:t>New (0);</w:t>
            </w:r>
          </w:p>
          <w:p w14:paraId="5AD5346B" w14:textId="77777777" w:rsidR="009E3F16" w:rsidRDefault="009E3F16">
            <w:pPr>
              <w:rPr>
                <w:lang w:eastAsia="sv-SE"/>
              </w:rPr>
            </w:pPr>
            <w:r>
              <w:rPr>
                <w:lang w:eastAsia="sv-SE"/>
              </w:rPr>
              <w:t>Cancel (1);</w:t>
            </w:r>
          </w:p>
          <w:p w14:paraId="4048E0DD" w14:textId="77777777" w:rsidR="009E3F16" w:rsidRDefault="009E3F16">
            <w:pPr>
              <w:rPr>
                <w:lang w:eastAsia="sv-SE"/>
              </w:rPr>
            </w:pPr>
            <w:r>
              <w:rPr>
                <w:lang w:eastAsia="sv-SE"/>
              </w:rPr>
              <w:t>Replace (2)</w:t>
            </w:r>
          </w:p>
        </w:tc>
        <w:tc>
          <w:tcPr>
            <w:tcW w:w="1530" w:type="dxa"/>
            <w:gridSpan w:val="3"/>
            <w:tcBorders>
              <w:top w:val="nil"/>
              <w:left w:val="nil"/>
              <w:bottom w:val="dashed" w:sz="4" w:space="0" w:color="969696"/>
              <w:right w:val="single" w:sz="4" w:space="0" w:color="auto"/>
            </w:tcBorders>
          </w:tcPr>
          <w:p w14:paraId="46E74FA8" w14:textId="77777777" w:rsidR="009E3F16" w:rsidRDefault="009E3F16">
            <w:pPr>
              <w:rPr>
                <w:lang w:eastAsia="sv-SE"/>
              </w:rPr>
            </w:pPr>
            <w:r>
              <w:rPr>
                <w:lang w:eastAsia="sv-SE"/>
              </w:rPr>
              <w:t>Trade Report Cancel (6),</w:t>
            </w:r>
            <w:r>
              <w:rPr>
                <w:lang w:eastAsia="sv-SE"/>
              </w:rPr>
              <w:br/>
              <w:t>(Locked In) Trade Break (7)</w:t>
            </w:r>
          </w:p>
        </w:tc>
        <w:tc>
          <w:tcPr>
            <w:tcW w:w="1721" w:type="dxa"/>
            <w:gridSpan w:val="2"/>
            <w:tcBorders>
              <w:top w:val="nil"/>
              <w:left w:val="nil"/>
              <w:bottom w:val="dashed" w:sz="4" w:space="0" w:color="969696"/>
              <w:right w:val="single" w:sz="4" w:space="0" w:color="auto"/>
            </w:tcBorders>
          </w:tcPr>
          <w:p w14:paraId="32E7C3E9" w14:textId="77777777" w:rsidR="009E3F16" w:rsidRDefault="009E3F16">
            <w:pPr>
              <w:rPr>
                <w:lang w:eastAsia="sv-SE"/>
              </w:rPr>
            </w:pPr>
            <w:r>
              <w:rPr>
                <w:lang w:eastAsia="sv-SE"/>
              </w:rPr>
              <w:t>One-Party Report for Matching (2)</w:t>
            </w:r>
          </w:p>
        </w:tc>
        <w:tc>
          <w:tcPr>
            <w:tcW w:w="973" w:type="dxa"/>
            <w:gridSpan w:val="2"/>
            <w:tcBorders>
              <w:top w:val="nil"/>
              <w:left w:val="nil"/>
              <w:bottom w:val="dashed" w:sz="4" w:space="0" w:color="969696"/>
              <w:right w:val="single" w:sz="4" w:space="0" w:color="auto"/>
            </w:tcBorders>
          </w:tcPr>
          <w:p w14:paraId="0053A05C" w14:textId="77777777" w:rsidR="009E3F16" w:rsidRDefault="009E3F16">
            <w:pPr>
              <w:rPr>
                <w:lang w:eastAsia="sv-SE"/>
              </w:rPr>
            </w:pPr>
            <w:r>
              <w:rPr>
                <w:lang w:eastAsia="sv-SE"/>
              </w:rPr>
              <w:t>Initiator’s</w:t>
            </w:r>
          </w:p>
        </w:tc>
        <w:tc>
          <w:tcPr>
            <w:tcW w:w="1351" w:type="dxa"/>
            <w:gridSpan w:val="2"/>
            <w:tcBorders>
              <w:top w:val="nil"/>
              <w:left w:val="nil"/>
              <w:bottom w:val="dashed" w:sz="4" w:space="0" w:color="969696"/>
              <w:right w:val="single" w:sz="4" w:space="0" w:color="auto"/>
            </w:tcBorders>
          </w:tcPr>
          <w:p w14:paraId="233B8D51" w14:textId="77777777" w:rsidR="009E3F16" w:rsidRDefault="009E3F16">
            <w:pPr>
              <w:rPr>
                <w:lang w:eastAsia="sv-SE"/>
              </w:rPr>
            </w:pPr>
            <w:r>
              <w:rPr>
                <w:lang w:eastAsia="sv-SE"/>
              </w:rPr>
              <w:t>Initiator’s (Initiator’s)</w:t>
            </w:r>
          </w:p>
        </w:tc>
        <w:tc>
          <w:tcPr>
            <w:tcW w:w="2876" w:type="dxa"/>
            <w:tcBorders>
              <w:top w:val="nil"/>
              <w:left w:val="nil"/>
              <w:bottom w:val="dashed" w:sz="4" w:space="0" w:color="969696"/>
              <w:right w:val="single" w:sz="4" w:space="0" w:color="auto"/>
            </w:tcBorders>
          </w:tcPr>
          <w:p w14:paraId="3EA91021" w14:textId="77777777" w:rsidR="009E3F16" w:rsidRDefault="009E3F16">
            <w:pPr>
              <w:rPr>
                <w:lang w:eastAsia="sv-SE"/>
              </w:rPr>
            </w:pPr>
            <w:r>
              <w:rPr>
                <w:lang w:eastAsia="sv-SE"/>
              </w:rPr>
              <w:t> </w:t>
            </w:r>
          </w:p>
        </w:tc>
      </w:tr>
      <w:tr w:rsidR="009E3F16" w14:paraId="733EE853" w14:textId="77777777">
        <w:tblPrEx>
          <w:tblW w:w="13665" w:type="dxa"/>
          <w:tblInd w:w="55" w:type="dxa"/>
          <w:tblCellMar>
            <w:left w:w="70" w:type="dxa"/>
            <w:right w:w="70" w:type="dxa"/>
          </w:tblCellMar>
          <w:tblLook w:val="0000" w:firstRow="0" w:lastRow="0" w:firstColumn="0" w:lastColumn="0" w:noHBand="0" w:noVBand="0"/>
          <w:tblPrExChange w:id="502"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255"/>
          <w:trPrChange w:id="503" w:author="Administrator" w:date="2011-08-18T10:53:00Z">
            <w:trPr>
              <w:gridAfter w:val="0"/>
              <w:trHeight w:val="255"/>
            </w:trPr>
          </w:trPrChange>
        </w:trPr>
        <w:tc>
          <w:tcPr>
            <w:tcW w:w="599" w:type="dxa"/>
            <w:tcBorders>
              <w:top w:val="nil"/>
              <w:left w:val="single" w:sz="4" w:space="0" w:color="auto"/>
              <w:bottom w:val="dashed" w:sz="4" w:space="0" w:color="969696"/>
              <w:right w:val="single" w:sz="4" w:space="0" w:color="auto"/>
            </w:tcBorders>
            <w:tcPrChange w:id="504" w:author="Administrator" w:date="2011-08-18T10:53:00Z">
              <w:tcPr>
                <w:tcW w:w="599" w:type="dxa"/>
                <w:gridSpan w:val="2"/>
                <w:tcBorders>
                  <w:top w:val="nil"/>
                  <w:left w:val="single" w:sz="4" w:space="0" w:color="auto"/>
                  <w:bottom w:val="dashed" w:sz="4" w:space="0" w:color="969696"/>
                  <w:right w:val="single" w:sz="4" w:space="0" w:color="auto"/>
                </w:tcBorders>
                <w:shd w:val="clear" w:color="auto" w:fill="auto"/>
              </w:tcPr>
            </w:tcPrChange>
          </w:tcPr>
          <w:p w14:paraId="06A3B917" w14:textId="77777777" w:rsidR="009E3F16" w:rsidRDefault="009E3F16">
            <w:pPr>
              <w:rPr>
                <w:b/>
                <w:bCs/>
                <w:lang w:eastAsia="sv-SE"/>
              </w:rPr>
            </w:pPr>
            <w:r>
              <w:rPr>
                <w:b/>
                <w:bCs/>
                <w:lang w:eastAsia="sv-SE"/>
              </w:rPr>
              <w:t>2</w:t>
            </w:r>
          </w:p>
        </w:tc>
        <w:tc>
          <w:tcPr>
            <w:tcW w:w="13066" w:type="dxa"/>
            <w:gridSpan w:val="13"/>
            <w:tcBorders>
              <w:top w:val="nil"/>
              <w:left w:val="nil"/>
              <w:bottom w:val="dashed" w:sz="4" w:space="0" w:color="969696"/>
              <w:right w:val="single" w:sz="4" w:space="0" w:color="auto"/>
            </w:tcBorders>
            <w:tcPrChange w:id="505" w:author="Administrator" w:date="2011-08-18T10:53:00Z">
              <w:tcPr>
                <w:tcW w:w="13066" w:type="dxa"/>
                <w:gridSpan w:val="14"/>
                <w:tcBorders>
                  <w:top w:val="nil"/>
                  <w:left w:val="nil"/>
                  <w:bottom w:val="dashed" w:sz="4" w:space="0" w:color="969696"/>
                  <w:right w:val="single" w:sz="4" w:space="0" w:color="auto"/>
                </w:tcBorders>
                <w:shd w:val="clear" w:color="auto" w:fill="auto"/>
              </w:tcPr>
            </w:tcPrChange>
          </w:tcPr>
          <w:p w14:paraId="52005EBA" w14:textId="77777777" w:rsidR="009E3F16" w:rsidRDefault="009E3F16">
            <w:pPr>
              <w:rPr>
                <w:b/>
                <w:bCs/>
                <w:lang w:eastAsia="sv-SE"/>
              </w:rPr>
            </w:pPr>
            <w:r>
              <w:rPr>
                <w:b/>
                <w:bCs/>
                <w:lang w:eastAsia="sv-SE"/>
              </w:rPr>
              <w:t>Optional relay of request to counterparty</w:t>
            </w:r>
          </w:p>
        </w:tc>
      </w:tr>
      <w:tr w:rsidR="00C90C98" w14:paraId="428CD6C5" w14:textId="77777777">
        <w:trPr>
          <w:trHeight w:val="765"/>
        </w:trPr>
        <w:tc>
          <w:tcPr>
            <w:tcW w:w="599" w:type="dxa"/>
            <w:tcBorders>
              <w:top w:val="nil"/>
              <w:left w:val="single" w:sz="4" w:space="0" w:color="auto"/>
              <w:bottom w:val="nil"/>
              <w:right w:val="single" w:sz="4" w:space="0" w:color="auto"/>
            </w:tcBorders>
          </w:tcPr>
          <w:p w14:paraId="4F63A16D" w14:textId="77777777" w:rsidR="009E3F16" w:rsidRDefault="009E3F16">
            <w:pPr>
              <w:rPr>
                <w:lang w:eastAsia="sv-SE"/>
              </w:rPr>
            </w:pPr>
            <w:r>
              <w:rPr>
                <w:lang w:eastAsia="sv-SE"/>
              </w:rPr>
              <w:t>2.1</w:t>
            </w:r>
          </w:p>
        </w:tc>
        <w:tc>
          <w:tcPr>
            <w:tcW w:w="2303" w:type="dxa"/>
            <w:tcBorders>
              <w:top w:val="nil"/>
              <w:left w:val="nil"/>
              <w:bottom w:val="nil"/>
              <w:right w:val="single" w:sz="4" w:space="0" w:color="auto"/>
            </w:tcBorders>
          </w:tcPr>
          <w:p w14:paraId="3C34B461" w14:textId="77777777" w:rsidR="009E3F16" w:rsidRDefault="009E3F16">
            <w:pPr>
              <w:rPr>
                <w:lang w:eastAsia="sv-SE"/>
              </w:rPr>
            </w:pPr>
            <w:r>
              <w:rPr>
                <w:lang w:eastAsia="sv-SE"/>
              </w:rPr>
              <w:t>Marketplace forward of initiators “New” report (Alleged)</w:t>
            </w:r>
          </w:p>
        </w:tc>
        <w:tc>
          <w:tcPr>
            <w:tcW w:w="970" w:type="dxa"/>
            <w:tcBorders>
              <w:top w:val="nil"/>
              <w:left w:val="nil"/>
              <w:bottom w:val="nil"/>
              <w:right w:val="single" w:sz="4" w:space="0" w:color="auto"/>
            </w:tcBorders>
          </w:tcPr>
          <w:p w14:paraId="4CF8C8A6" w14:textId="77777777" w:rsidR="009E3F16" w:rsidRDefault="009E3F16">
            <w:pPr>
              <w:rPr>
                <w:lang w:eastAsia="sv-SE"/>
              </w:rPr>
            </w:pPr>
            <w:r>
              <w:rPr>
                <w:lang w:eastAsia="sv-SE"/>
              </w:rPr>
              <w:t>TCR</w:t>
            </w:r>
          </w:p>
        </w:tc>
        <w:tc>
          <w:tcPr>
            <w:tcW w:w="1408" w:type="dxa"/>
            <w:gridSpan w:val="2"/>
            <w:tcBorders>
              <w:top w:val="nil"/>
              <w:left w:val="nil"/>
              <w:bottom w:val="nil"/>
              <w:right w:val="single" w:sz="4" w:space="0" w:color="auto"/>
            </w:tcBorders>
          </w:tcPr>
          <w:p w14:paraId="7F367938" w14:textId="77777777" w:rsidR="009E3F16" w:rsidRDefault="009E3F16">
            <w:pPr>
              <w:rPr>
                <w:lang w:eastAsia="sv-SE"/>
              </w:rPr>
            </w:pPr>
            <w:r>
              <w:rPr>
                <w:lang w:eastAsia="sv-SE"/>
              </w:rPr>
              <w:t>New (0)</w:t>
            </w:r>
          </w:p>
        </w:tc>
        <w:tc>
          <w:tcPr>
            <w:tcW w:w="1360" w:type="dxa"/>
            <w:tcBorders>
              <w:top w:val="nil"/>
              <w:left w:val="nil"/>
              <w:bottom w:val="nil"/>
              <w:right w:val="single" w:sz="4" w:space="0" w:color="auto"/>
            </w:tcBorders>
          </w:tcPr>
          <w:p w14:paraId="67D54F47" w14:textId="77777777" w:rsidR="009E3F16" w:rsidRDefault="009E3F16">
            <w:pPr>
              <w:rPr>
                <w:lang w:eastAsia="sv-SE"/>
              </w:rPr>
            </w:pPr>
            <w:r>
              <w:rPr>
                <w:lang w:eastAsia="sv-SE"/>
              </w:rPr>
              <w:t>Alleged Trade Report Cancel (tbd);</w:t>
            </w:r>
          </w:p>
          <w:p w14:paraId="7D4F5365" w14:textId="77777777" w:rsidR="009E3F16" w:rsidRDefault="009E3F16">
            <w:pPr>
              <w:rPr>
                <w:lang w:eastAsia="sv-SE"/>
              </w:rPr>
            </w:pPr>
            <w:r>
              <w:rPr>
                <w:lang w:eastAsia="sv-SE"/>
              </w:rPr>
              <w:t>Alleged (Locked In) Trade Break (tbd)</w:t>
            </w:r>
          </w:p>
        </w:tc>
        <w:tc>
          <w:tcPr>
            <w:tcW w:w="1747" w:type="dxa"/>
            <w:gridSpan w:val="2"/>
            <w:tcBorders>
              <w:top w:val="nil"/>
              <w:left w:val="nil"/>
              <w:bottom w:val="nil"/>
              <w:right w:val="single" w:sz="4" w:space="0" w:color="auto"/>
            </w:tcBorders>
          </w:tcPr>
          <w:p w14:paraId="673F4C84" w14:textId="77777777" w:rsidR="009E3F16" w:rsidRDefault="009E3F16">
            <w:pPr>
              <w:rPr>
                <w:lang w:eastAsia="sv-SE"/>
              </w:rPr>
            </w:pPr>
            <w:r>
              <w:rPr>
                <w:lang w:eastAsia="sv-SE"/>
              </w:rPr>
              <w:t>One-Party Report for Matching (2)</w:t>
            </w:r>
          </w:p>
        </w:tc>
        <w:tc>
          <w:tcPr>
            <w:tcW w:w="995" w:type="dxa"/>
            <w:gridSpan w:val="2"/>
            <w:tcBorders>
              <w:top w:val="nil"/>
              <w:left w:val="nil"/>
              <w:bottom w:val="nil"/>
              <w:right w:val="single" w:sz="4" w:space="0" w:color="auto"/>
            </w:tcBorders>
          </w:tcPr>
          <w:p w14:paraId="0267437E" w14:textId="77777777" w:rsidR="009E3F16" w:rsidRDefault="009E3F16">
            <w:pPr>
              <w:rPr>
                <w:lang w:eastAsia="sv-SE"/>
              </w:rPr>
            </w:pPr>
            <w:r>
              <w:rPr>
                <w:lang w:eastAsia="sv-SE"/>
              </w:rPr>
              <w:t>Initiator’s</w:t>
            </w:r>
          </w:p>
        </w:tc>
        <w:tc>
          <w:tcPr>
            <w:tcW w:w="1361" w:type="dxa"/>
            <w:gridSpan w:val="2"/>
            <w:tcBorders>
              <w:top w:val="nil"/>
              <w:left w:val="nil"/>
              <w:bottom w:val="nil"/>
              <w:right w:val="single" w:sz="4" w:space="0" w:color="auto"/>
            </w:tcBorders>
          </w:tcPr>
          <w:p w14:paraId="4E94DC97" w14:textId="77777777" w:rsidR="009E3F16" w:rsidRDefault="009E3F16">
            <w:pPr>
              <w:rPr>
                <w:lang w:eastAsia="sv-SE"/>
              </w:rPr>
            </w:pPr>
            <w:r>
              <w:rPr>
                <w:lang w:eastAsia="sv-SE"/>
              </w:rPr>
              <w:t>New</w:t>
            </w:r>
          </w:p>
          <w:p w14:paraId="3FDF5FF4" w14:textId="77777777" w:rsidR="009E3F16" w:rsidRDefault="009E3F16">
            <w:pPr>
              <w:rPr>
                <w:lang w:eastAsia="sv-SE"/>
              </w:rPr>
            </w:pPr>
            <w:r>
              <w:rPr>
                <w:lang w:eastAsia="sv-SE"/>
              </w:rPr>
              <w:t>(N/A)</w:t>
            </w:r>
          </w:p>
        </w:tc>
        <w:tc>
          <w:tcPr>
            <w:tcW w:w="2922" w:type="dxa"/>
            <w:gridSpan w:val="2"/>
            <w:tcBorders>
              <w:top w:val="nil"/>
              <w:left w:val="nil"/>
              <w:bottom w:val="nil"/>
              <w:right w:val="single" w:sz="4" w:space="0" w:color="auto"/>
            </w:tcBorders>
          </w:tcPr>
          <w:p w14:paraId="7770EEFA" w14:textId="77777777" w:rsidR="009E3F16" w:rsidRDefault="009E3F16">
            <w:pPr>
              <w:rPr>
                <w:lang w:eastAsia="sv-SE"/>
              </w:rPr>
            </w:pPr>
          </w:p>
        </w:tc>
      </w:tr>
      <w:tr w:rsidR="00C90C98" w14:paraId="1861E201" w14:textId="77777777">
        <w:trPr>
          <w:trHeight w:val="765"/>
        </w:trPr>
        <w:tc>
          <w:tcPr>
            <w:tcW w:w="599" w:type="dxa"/>
            <w:tcBorders>
              <w:top w:val="nil"/>
              <w:left w:val="single" w:sz="4" w:space="0" w:color="auto"/>
              <w:bottom w:val="single" w:sz="4" w:space="0" w:color="auto"/>
              <w:right w:val="single" w:sz="4" w:space="0" w:color="auto"/>
            </w:tcBorders>
          </w:tcPr>
          <w:p w14:paraId="3018176A" w14:textId="77777777" w:rsidR="009E3F16" w:rsidRDefault="009E3F16">
            <w:pPr>
              <w:rPr>
                <w:lang w:eastAsia="sv-SE"/>
              </w:rPr>
            </w:pPr>
            <w:r>
              <w:rPr>
                <w:lang w:eastAsia="sv-SE"/>
              </w:rPr>
              <w:t>2.2</w:t>
            </w:r>
          </w:p>
        </w:tc>
        <w:tc>
          <w:tcPr>
            <w:tcW w:w="2303" w:type="dxa"/>
            <w:tcBorders>
              <w:top w:val="nil"/>
              <w:left w:val="nil"/>
              <w:bottom w:val="single" w:sz="4" w:space="0" w:color="auto"/>
              <w:right w:val="single" w:sz="4" w:space="0" w:color="auto"/>
            </w:tcBorders>
          </w:tcPr>
          <w:p w14:paraId="2746FACD" w14:textId="77777777" w:rsidR="009E3F16" w:rsidRDefault="009E3F16">
            <w:pPr>
              <w:rPr>
                <w:lang w:eastAsia="sv-SE"/>
              </w:rPr>
            </w:pPr>
            <w:r>
              <w:rPr>
                <w:lang w:eastAsia="sv-SE"/>
              </w:rPr>
              <w:t>Marketplace forward of initiators “Replace” or “Cancel” report (Alleged)</w:t>
            </w:r>
          </w:p>
        </w:tc>
        <w:tc>
          <w:tcPr>
            <w:tcW w:w="970" w:type="dxa"/>
            <w:tcBorders>
              <w:top w:val="nil"/>
              <w:left w:val="nil"/>
              <w:bottom w:val="single" w:sz="4" w:space="0" w:color="auto"/>
              <w:right w:val="single" w:sz="4" w:space="0" w:color="auto"/>
            </w:tcBorders>
          </w:tcPr>
          <w:p w14:paraId="69105446" w14:textId="77777777" w:rsidR="009E3F16" w:rsidRDefault="009E3F16">
            <w:pPr>
              <w:rPr>
                <w:lang w:eastAsia="sv-SE"/>
              </w:rPr>
            </w:pPr>
            <w:r>
              <w:rPr>
                <w:lang w:eastAsia="sv-SE"/>
              </w:rPr>
              <w:t>TCR</w:t>
            </w:r>
          </w:p>
        </w:tc>
        <w:tc>
          <w:tcPr>
            <w:tcW w:w="1408" w:type="dxa"/>
            <w:gridSpan w:val="2"/>
            <w:tcBorders>
              <w:top w:val="nil"/>
              <w:left w:val="nil"/>
              <w:bottom w:val="single" w:sz="4" w:space="0" w:color="auto"/>
              <w:right w:val="single" w:sz="4" w:space="0" w:color="auto"/>
            </w:tcBorders>
          </w:tcPr>
          <w:p w14:paraId="327DFE69" w14:textId="77777777" w:rsidR="009E3F16" w:rsidRDefault="009E3F16">
            <w:pPr>
              <w:rPr>
                <w:lang w:eastAsia="sv-SE"/>
              </w:rPr>
            </w:pPr>
            <w:r>
              <w:rPr>
                <w:lang w:eastAsia="sv-SE"/>
              </w:rPr>
              <w:t>Cancel (1) or</w:t>
            </w:r>
            <w:r>
              <w:rPr>
                <w:lang w:eastAsia="sv-SE"/>
              </w:rPr>
              <w:br/>
              <w:t>Replace (2)</w:t>
            </w:r>
          </w:p>
        </w:tc>
        <w:tc>
          <w:tcPr>
            <w:tcW w:w="1360" w:type="dxa"/>
            <w:tcBorders>
              <w:top w:val="nil"/>
              <w:left w:val="nil"/>
              <w:bottom w:val="single" w:sz="4" w:space="0" w:color="auto"/>
              <w:right w:val="single" w:sz="4" w:space="0" w:color="auto"/>
            </w:tcBorders>
          </w:tcPr>
          <w:p w14:paraId="2695DB16" w14:textId="77777777" w:rsidR="009E3F16" w:rsidRDefault="009E3F16">
            <w:pPr>
              <w:rPr>
                <w:lang w:eastAsia="sv-SE"/>
              </w:rPr>
            </w:pPr>
            <w:r>
              <w:rPr>
                <w:lang w:eastAsia="sv-SE"/>
              </w:rPr>
              <w:t>Alleged Trade Report Cancel (tbd);</w:t>
            </w:r>
          </w:p>
          <w:p w14:paraId="5E02A5C5" w14:textId="77777777" w:rsidR="009E3F16" w:rsidRDefault="009E3F16">
            <w:pPr>
              <w:rPr>
                <w:lang w:eastAsia="sv-SE"/>
              </w:rPr>
            </w:pPr>
            <w:r>
              <w:rPr>
                <w:lang w:eastAsia="sv-SE"/>
              </w:rPr>
              <w:t>Alleged (Locked In) Trade Break (tbd)</w:t>
            </w:r>
          </w:p>
        </w:tc>
        <w:tc>
          <w:tcPr>
            <w:tcW w:w="1747" w:type="dxa"/>
            <w:gridSpan w:val="2"/>
            <w:tcBorders>
              <w:top w:val="nil"/>
              <w:left w:val="nil"/>
              <w:bottom w:val="single" w:sz="4" w:space="0" w:color="auto"/>
              <w:right w:val="single" w:sz="4" w:space="0" w:color="auto"/>
            </w:tcBorders>
          </w:tcPr>
          <w:p w14:paraId="269E5B0C" w14:textId="77777777" w:rsidR="009E3F16" w:rsidRDefault="009E3F16">
            <w:pPr>
              <w:rPr>
                <w:lang w:eastAsia="sv-SE"/>
              </w:rPr>
            </w:pPr>
            <w:r>
              <w:rPr>
                <w:lang w:eastAsia="sv-SE"/>
              </w:rPr>
              <w:t>One-Party Report for Matching (2)</w:t>
            </w:r>
          </w:p>
        </w:tc>
        <w:tc>
          <w:tcPr>
            <w:tcW w:w="995" w:type="dxa"/>
            <w:gridSpan w:val="2"/>
            <w:tcBorders>
              <w:top w:val="nil"/>
              <w:left w:val="nil"/>
              <w:bottom w:val="single" w:sz="4" w:space="0" w:color="auto"/>
              <w:right w:val="single" w:sz="4" w:space="0" w:color="auto"/>
            </w:tcBorders>
          </w:tcPr>
          <w:p w14:paraId="2417A517" w14:textId="77777777" w:rsidR="009E3F16" w:rsidRDefault="009E3F16">
            <w:pPr>
              <w:rPr>
                <w:lang w:eastAsia="sv-SE"/>
              </w:rPr>
            </w:pPr>
            <w:r>
              <w:rPr>
                <w:lang w:eastAsia="sv-SE"/>
              </w:rPr>
              <w:t>Initiator’s (optional)</w:t>
            </w:r>
          </w:p>
        </w:tc>
        <w:tc>
          <w:tcPr>
            <w:tcW w:w="1361" w:type="dxa"/>
            <w:gridSpan w:val="2"/>
            <w:tcBorders>
              <w:top w:val="nil"/>
              <w:left w:val="nil"/>
              <w:bottom w:val="single" w:sz="4" w:space="0" w:color="auto"/>
              <w:right w:val="single" w:sz="4" w:space="0" w:color="auto"/>
            </w:tcBorders>
          </w:tcPr>
          <w:p w14:paraId="3A253301" w14:textId="77777777" w:rsidR="009E3F16" w:rsidRDefault="009E3F16">
            <w:pPr>
              <w:rPr>
                <w:lang w:eastAsia="sv-SE"/>
              </w:rPr>
            </w:pPr>
            <w:r>
              <w:rPr>
                <w:lang w:eastAsia="sv-SE"/>
              </w:rPr>
              <w:t>New (Marketplace’s</w:t>
            </w:r>
          </w:p>
          <w:p w14:paraId="40228A6D" w14:textId="77777777" w:rsidR="009E3F16" w:rsidRDefault="009E3F16">
            <w:pPr>
              <w:rPr>
                <w:lang w:eastAsia="sv-SE"/>
              </w:rPr>
            </w:pPr>
            <w:r>
              <w:rPr>
                <w:lang w:eastAsia="sv-SE"/>
              </w:rPr>
              <w:t>Previous)</w:t>
            </w:r>
          </w:p>
        </w:tc>
        <w:tc>
          <w:tcPr>
            <w:tcW w:w="2922" w:type="dxa"/>
            <w:gridSpan w:val="2"/>
            <w:tcBorders>
              <w:top w:val="nil"/>
              <w:left w:val="nil"/>
              <w:bottom w:val="single" w:sz="4" w:space="0" w:color="auto"/>
              <w:right w:val="single" w:sz="4" w:space="0" w:color="auto"/>
            </w:tcBorders>
          </w:tcPr>
          <w:p w14:paraId="08254201" w14:textId="77777777" w:rsidR="009E3F16" w:rsidRDefault="009E3F16">
            <w:pPr>
              <w:rPr>
                <w:lang w:eastAsia="sv-SE"/>
              </w:rPr>
            </w:pPr>
            <w:r>
              <w:rPr>
                <w:lang w:eastAsia="sv-SE"/>
              </w:rPr>
              <w:t>The TradeID is not needed when the request itself is cancelled or replaced!</w:t>
            </w:r>
          </w:p>
        </w:tc>
      </w:tr>
      <w:tr w:rsidR="009E3F16" w14:paraId="5B228D45" w14:textId="77777777">
        <w:tblPrEx>
          <w:tblW w:w="13665" w:type="dxa"/>
          <w:tblInd w:w="55" w:type="dxa"/>
          <w:tblCellMar>
            <w:left w:w="70" w:type="dxa"/>
            <w:right w:w="70" w:type="dxa"/>
          </w:tblCellMar>
          <w:tblLook w:val="0000" w:firstRow="0" w:lastRow="0" w:firstColumn="0" w:lastColumn="0" w:noHBand="0" w:noVBand="0"/>
          <w:tblPrExChange w:id="506"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507" w:author="Administrator" w:date="2011-08-18T10:53:00Z">
            <w:trPr>
              <w:gridAfter w:val="0"/>
              <w:trHeight w:val="510"/>
            </w:trPr>
          </w:trPrChange>
        </w:trPr>
        <w:tc>
          <w:tcPr>
            <w:tcW w:w="599" w:type="dxa"/>
            <w:tcBorders>
              <w:top w:val="nil"/>
              <w:left w:val="single" w:sz="4" w:space="0" w:color="auto"/>
              <w:bottom w:val="nil"/>
              <w:right w:val="single" w:sz="4" w:space="0" w:color="auto"/>
            </w:tcBorders>
            <w:tcPrChange w:id="508" w:author="Administrator" w:date="2011-08-18T10:53:00Z">
              <w:tcPr>
                <w:tcW w:w="599" w:type="dxa"/>
                <w:gridSpan w:val="2"/>
                <w:tcBorders>
                  <w:top w:val="nil"/>
                  <w:left w:val="single" w:sz="4" w:space="0" w:color="auto"/>
                  <w:bottom w:val="nil"/>
                  <w:right w:val="single" w:sz="4" w:space="0" w:color="auto"/>
                </w:tcBorders>
                <w:shd w:val="clear" w:color="auto" w:fill="auto"/>
              </w:tcPr>
            </w:tcPrChange>
          </w:tcPr>
          <w:p w14:paraId="7E27F855" w14:textId="77777777" w:rsidR="009E3F16" w:rsidRDefault="009E3F16">
            <w:pPr>
              <w:rPr>
                <w:b/>
                <w:lang w:eastAsia="sv-SE"/>
              </w:rPr>
            </w:pPr>
            <w:bookmarkStart w:id="509" w:name="_Ref138218641"/>
            <w:r>
              <w:rPr>
                <w:b/>
                <w:lang w:eastAsia="sv-SE"/>
              </w:rPr>
              <w:t>3</w:t>
            </w:r>
          </w:p>
        </w:tc>
        <w:tc>
          <w:tcPr>
            <w:tcW w:w="13066" w:type="dxa"/>
            <w:gridSpan w:val="13"/>
            <w:tcBorders>
              <w:top w:val="nil"/>
              <w:left w:val="nil"/>
              <w:bottom w:val="nil"/>
              <w:right w:val="single" w:sz="4" w:space="0" w:color="auto"/>
            </w:tcBorders>
            <w:tcPrChange w:id="510" w:author="Administrator" w:date="2011-08-18T10:53:00Z">
              <w:tcPr>
                <w:tcW w:w="13066" w:type="dxa"/>
                <w:gridSpan w:val="14"/>
                <w:tcBorders>
                  <w:top w:val="nil"/>
                  <w:left w:val="nil"/>
                  <w:bottom w:val="nil"/>
                  <w:right w:val="single" w:sz="4" w:space="0" w:color="auto"/>
                </w:tcBorders>
                <w:shd w:val="clear" w:color="auto" w:fill="auto"/>
              </w:tcPr>
            </w:tcPrChange>
          </w:tcPr>
          <w:p w14:paraId="5E6EC904" w14:textId="77777777" w:rsidR="009E3F16" w:rsidRDefault="009E3F16">
            <w:pPr>
              <w:rPr>
                <w:b/>
                <w:lang w:eastAsia="sv-SE"/>
              </w:rPr>
            </w:pPr>
            <w:r>
              <w:rPr>
                <w:b/>
                <w:lang w:eastAsia="sv-SE"/>
              </w:rPr>
              <w:t>Marketplace publication of confirmed trade bust (flow from marketplace to external actors)</w:t>
            </w:r>
          </w:p>
        </w:tc>
      </w:tr>
      <w:tr w:rsidR="00C90C98" w14:paraId="04AF9DC6" w14:textId="77777777">
        <w:trPr>
          <w:trHeight w:val="510"/>
        </w:trPr>
        <w:tc>
          <w:tcPr>
            <w:tcW w:w="599" w:type="dxa"/>
            <w:tcBorders>
              <w:top w:val="nil"/>
              <w:left w:val="single" w:sz="4" w:space="0" w:color="auto"/>
              <w:bottom w:val="nil"/>
              <w:right w:val="single" w:sz="4" w:space="0" w:color="auto"/>
            </w:tcBorders>
          </w:tcPr>
          <w:p w14:paraId="579282B5" w14:textId="77777777" w:rsidR="009E3F16" w:rsidRDefault="009E3F16">
            <w:pPr>
              <w:rPr>
                <w:lang w:eastAsia="sv-SE"/>
              </w:rPr>
            </w:pPr>
            <w:r>
              <w:rPr>
                <w:lang w:eastAsia="sv-SE"/>
              </w:rPr>
              <w:t>3.1</w:t>
            </w:r>
          </w:p>
        </w:tc>
        <w:tc>
          <w:tcPr>
            <w:tcW w:w="2303" w:type="dxa"/>
            <w:tcBorders>
              <w:top w:val="nil"/>
              <w:left w:val="nil"/>
              <w:bottom w:val="nil"/>
              <w:right w:val="single" w:sz="4" w:space="0" w:color="auto"/>
            </w:tcBorders>
          </w:tcPr>
          <w:p w14:paraId="2AAD3026" w14:textId="77777777" w:rsidR="009E3F16" w:rsidRDefault="009E3F16">
            <w:pPr>
              <w:rPr>
                <w:lang w:eastAsia="sv-SE"/>
              </w:rPr>
            </w:pPr>
            <w:r>
              <w:rPr>
                <w:lang w:eastAsia="sv-SE"/>
              </w:rPr>
              <w:t>Publication to the initiator and counterparty</w:t>
            </w:r>
          </w:p>
        </w:tc>
        <w:tc>
          <w:tcPr>
            <w:tcW w:w="970" w:type="dxa"/>
            <w:tcBorders>
              <w:top w:val="nil"/>
              <w:left w:val="nil"/>
              <w:bottom w:val="nil"/>
              <w:right w:val="single" w:sz="4" w:space="0" w:color="auto"/>
            </w:tcBorders>
          </w:tcPr>
          <w:p w14:paraId="511CE5D7" w14:textId="77777777" w:rsidR="009E3F16" w:rsidRDefault="009E3F16">
            <w:pPr>
              <w:rPr>
                <w:lang w:eastAsia="sv-SE"/>
              </w:rPr>
            </w:pPr>
            <w:r>
              <w:rPr>
                <w:lang w:eastAsia="sv-SE"/>
              </w:rPr>
              <w:t>TCR</w:t>
            </w:r>
          </w:p>
        </w:tc>
        <w:tc>
          <w:tcPr>
            <w:tcW w:w="1408" w:type="dxa"/>
            <w:gridSpan w:val="2"/>
            <w:tcBorders>
              <w:top w:val="nil"/>
              <w:left w:val="nil"/>
              <w:bottom w:val="nil"/>
              <w:right w:val="single" w:sz="4" w:space="0" w:color="auto"/>
            </w:tcBorders>
          </w:tcPr>
          <w:p w14:paraId="5CAA403F" w14:textId="77777777" w:rsidR="009E3F16" w:rsidRDefault="009E3F16">
            <w:pPr>
              <w:rPr>
                <w:lang w:eastAsia="sv-SE"/>
              </w:rPr>
            </w:pPr>
            <w:r>
              <w:rPr>
                <w:lang w:eastAsia="sv-SE"/>
              </w:rPr>
              <w:t>Replace (2)</w:t>
            </w:r>
          </w:p>
        </w:tc>
        <w:tc>
          <w:tcPr>
            <w:tcW w:w="1360" w:type="dxa"/>
            <w:tcBorders>
              <w:top w:val="nil"/>
              <w:left w:val="nil"/>
              <w:bottom w:val="nil"/>
              <w:right w:val="single" w:sz="4" w:space="0" w:color="auto"/>
            </w:tcBorders>
          </w:tcPr>
          <w:p w14:paraId="0A6F943F" w14:textId="77777777" w:rsidR="009E3F16" w:rsidRDefault="009E3F16">
            <w:pPr>
              <w:rPr>
                <w:lang w:eastAsia="sv-SE"/>
              </w:rPr>
            </w:pPr>
            <w:r>
              <w:rPr>
                <w:lang w:eastAsia="sv-SE"/>
              </w:rPr>
              <w:t>Trade Report Cancel (6),</w:t>
            </w:r>
            <w:r>
              <w:rPr>
                <w:lang w:eastAsia="sv-SE"/>
              </w:rPr>
              <w:br/>
              <w:t>(Locked In) Trade Break (7)</w:t>
            </w:r>
          </w:p>
        </w:tc>
        <w:tc>
          <w:tcPr>
            <w:tcW w:w="1747" w:type="dxa"/>
            <w:gridSpan w:val="2"/>
            <w:tcBorders>
              <w:top w:val="nil"/>
              <w:left w:val="nil"/>
              <w:bottom w:val="nil"/>
              <w:right w:val="single" w:sz="4" w:space="0" w:color="auto"/>
            </w:tcBorders>
          </w:tcPr>
          <w:p w14:paraId="7596E2D1" w14:textId="77777777" w:rsidR="009E3F16" w:rsidRDefault="009E3F16">
            <w:pPr>
              <w:rPr>
                <w:lang w:eastAsia="sv-SE"/>
              </w:rPr>
            </w:pPr>
            <w:r>
              <w:rPr>
                <w:lang w:eastAsia="sv-SE"/>
              </w:rPr>
              <w:t>Trade Confirm (0)</w:t>
            </w:r>
          </w:p>
        </w:tc>
        <w:tc>
          <w:tcPr>
            <w:tcW w:w="995" w:type="dxa"/>
            <w:gridSpan w:val="2"/>
            <w:tcBorders>
              <w:top w:val="nil"/>
              <w:left w:val="nil"/>
              <w:bottom w:val="nil"/>
              <w:right w:val="single" w:sz="4" w:space="0" w:color="auto"/>
            </w:tcBorders>
          </w:tcPr>
          <w:p w14:paraId="38885307" w14:textId="77777777" w:rsidR="009E3F16" w:rsidRDefault="009E3F16">
            <w:pPr>
              <w:rPr>
                <w:lang w:eastAsia="sv-SE"/>
              </w:rPr>
            </w:pPr>
            <w:r>
              <w:rPr>
                <w:lang w:eastAsia="sv-SE"/>
              </w:rPr>
              <w:t>Filled</w:t>
            </w:r>
          </w:p>
        </w:tc>
        <w:tc>
          <w:tcPr>
            <w:tcW w:w="1361" w:type="dxa"/>
            <w:gridSpan w:val="2"/>
            <w:tcBorders>
              <w:top w:val="nil"/>
              <w:left w:val="nil"/>
              <w:bottom w:val="nil"/>
              <w:right w:val="single" w:sz="4" w:space="0" w:color="auto"/>
            </w:tcBorders>
          </w:tcPr>
          <w:p w14:paraId="60E60AFC" w14:textId="77777777" w:rsidR="009E3F16" w:rsidRDefault="009E3F16">
            <w:pPr>
              <w:rPr>
                <w:lang w:eastAsia="sv-SE"/>
              </w:rPr>
            </w:pPr>
            <w:r>
              <w:rPr>
                <w:lang w:eastAsia="sv-SE"/>
              </w:rPr>
              <w:t>Reference</w:t>
            </w:r>
          </w:p>
        </w:tc>
        <w:tc>
          <w:tcPr>
            <w:tcW w:w="2922" w:type="dxa"/>
            <w:gridSpan w:val="2"/>
            <w:tcBorders>
              <w:top w:val="nil"/>
              <w:left w:val="nil"/>
              <w:bottom w:val="nil"/>
              <w:right w:val="single" w:sz="4" w:space="0" w:color="auto"/>
            </w:tcBorders>
          </w:tcPr>
          <w:p w14:paraId="74403E69" w14:textId="77777777" w:rsidR="009E3F16" w:rsidRDefault="009E3F16">
            <w:pPr>
              <w:rPr>
                <w:lang w:eastAsia="sv-SE"/>
              </w:rPr>
            </w:pPr>
            <w:r>
              <w:rPr>
                <w:lang w:eastAsia="sv-SE"/>
              </w:rPr>
              <w:t>MatchStatus = 0 (Compared, matched or affirmed)</w:t>
            </w:r>
          </w:p>
          <w:p w14:paraId="5FA72C51" w14:textId="77777777" w:rsidR="009E3F16" w:rsidRDefault="009E3F16">
            <w:pPr>
              <w:rPr>
                <w:lang w:eastAsia="sv-SE"/>
              </w:rPr>
            </w:pPr>
          </w:p>
          <w:p w14:paraId="2B5C081A" w14:textId="77777777" w:rsidR="009E3F16" w:rsidRDefault="009E3F16">
            <w:pPr>
              <w:rPr>
                <w:lang w:eastAsia="sv-SE"/>
              </w:rPr>
            </w:pPr>
            <w:r>
              <w:rPr>
                <w:lang w:eastAsia="sv-SE"/>
              </w:rPr>
              <w:t>The TradeReportRefID depends on who the receiver is.</w:t>
            </w:r>
          </w:p>
        </w:tc>
      </w:tr>
      <w:tr w:rsidR="00C90C98" w14:paraId="14580B13" w14:textId="77777777">
        <w:trPr>
          <w:trHeight w:val="510"/>
        </w:trPr>
        <w:tc>
          <w:tcPr>
            <w:tcW w:w="599" w:type="dxa"/>
            <w:tcBorders>
              <w:top w:val="nil"/>
              <w:left w:val="single" w:sz="4" w:space="0" w:color="auto"/>
              <w:bottom w:val="single" w:sz="4" w:space="0" w:color="auto"/>
              <w:right w:val="single" w:sz="4" w:space="0" w:color="auto"/>
            </w:tcBorders>
          </w:tcPr>
          <w:p w14:paraId="60445D9D" w14:textId="77777777" w:rsidR="009E3F16" w:rsidRDefault="009E3F16">
            <w:pPr>
              <w:rPr>
                <w:lang w:eastAsia="sv-SE"/>
              </w:rPr>
            </w:pPr>
            <w:r>
              <w:rPr>
                <w:lang w:eastAsia="sv-SE"/>
              </w:rPr>
              <w:t>3.2</w:t>
            </w:r>
          </w:p>
        </w:tc>
        <w:tc>
          <w:tcPr>
            <w:tcW w:w="2303" w:type="dxa"/>
            <w:tcBorders>
              <w:top w:val="nil"/>
              <w:left w:val="nil"/>
              <w:bottom w:val="single" w:sz="4" w:space="0" w:color="auto"/>
              <w:right w:val="single" w:sz="4" w:space="0" w:color="auto"/>
            </w:tcBorders>
          </w:tcPr>
          <w:p w14:paraId="39C84214" w14:textId="77777777" w:rsidR="009E3F16" w:rsidRDefault="009E3F16">
            <w:pPr>
              <w:rPr>
                <w:lang w:eastAsia="sv-SE"/>
              </w:rPr>
            </w:pPr>
            <w:r>
              <w:rPr>
                <w:lang w:eastAsia="sv-SE"/>
              </w:rPr>
              <w:t>Publication to other parties</w:t>
            </w:r>
          </w:p>
        </w:tc>
        <w:tc>
          <w:tcPr>
            <w:tcW w:w="970" w:type="dxa"/>
            <w:tcBorders>
              <w:top w:val="nil"/>
              <w:left w:val="nil"/>
              <w:bottom w:val="single" w:sz="4" w:space="0" w:color="auto"/>
              <w:right w:val="single" w:sz="4" w:space="0" w:color="auto"/>
            </w:tcBorders>
          </w:tcPr>
          <w:p w14:paraId="529BBE46" w14:textId="77777777" w:rsidR="009E3F16" w:rsidRDefault="009E3F16">
            <w:pPr>
              <w:rPr>
                <w:lang w:eastAsia="sv-SE"/>
              </w:rPr>
            </w:pPr>
            <w:r>
              <w:rPr>
                <w:lang w:eastAsia="sv-SE"/>
              </w:rPr>
              <w:t>TCR</w:t>
            </w:r>
          </w:p>
        </w:tc>
        <w:tc>
          <w:tcPr>
            <w:tcW w:w="1408" w:type="dxa"/>
            <w:gridSpan w:val="2"/>
            <w:tcBorders>
              <w:top w:val="nil"/>
              <w:left w:val="nil"/>
              <w:bottom w:val="single" w:sz="4" w:space="0" w:color="auto"/>
              <w:right w:val="single" w:sz="4" w:space="0" w:color="auto"/>
            </w:tcBorders>
          </w:tcPr>
          <w:p w14:paraId="3BDF686F" w14:textId="77777777" w:rsidR="009E3F16" w:rsidRDefault="009E3F16">
            <w:pPr>
              <w:rPr>
                <w:lang w:eastAsia="sv-SE"/>
              </w:rPr>
            </w:pPr>
            <w:r>
              <w:rPr>
                <w:lang w:eastAsia="sv-SE"/>
              </w:rPr>
              <w:t>New (0)</w:t>
            </w:r>
          </w:p>
        </w:tc>
        <w:tc>
          <w:tcPr>
            <w:tcW w:w="1360" w:type="dxa"/>
            <w:tcBorders>
              <w:top w:val="nil"/>
              <w:left w:val="nil"/>
              <w:bottom w:val="single" w:sz="4" w:space="0" w:color="auto"/>
              <w:right w:val="single" w:sz="4" w:space="0" w:color="auto"/>
            </w:tcBorders>
          </w:tcPr>
          <w:p w14:paraId="04B63E79" w14:textId="77777777" w:rsidR="009E3F16" w:rsidRDefault="009E3F16">
            <w:pPr>
              <w:rPr>
                <w:lang w:eastAsia="sv-SE"/>
              </w:rPr>
            </w:pPr>
            <w:r>
              <w:rPr>
                <w:lang w:eastAsia="sv-SE"/>
              </w:rPr>
              <w:t>Trade Report Cancel (6),</w:t>
            </w:r>
            <w:r>
              <w:rPr>
                <w:lang w:eastAsia="sv-SE"/>
              </w:rPr>
              <w:br/>
              <w:t>(Locked In) Trade Break (7)</w:t>
            </w:r>
          </w:p>
        </w:tc>
        <w:tc>
          <w:tcPr>
            <w:tcW w:w="1747" w:type="dxa"/>
            <w:gridSpan w:val="2"/>
            <w:tcBorders>
              <w:top w:val="nil"/>
              <w:left w:val="nil"/>
              <w:bottom w:val="single" w:sz="4" w:space="0" w:color="auto"/>
              <w:right w:val="single" w:sz="4" w:space="0" w:color="auto"/>
            </w:tcBorders>
          </w:tcPr>
          <w:p w14:paraId="5E875AC2" w14:textId="77777777" w:rsidR="009E3F16" w:rsidRDefault="009E3F16">
            <w:pPr>
              <w:rPr>
                <w:lang w:eastAsia="sv-SE"/>
              </w:rPr>
            </w:pPr>
            <w:r>
              <w:rPr>
                <w:lang w:eastAsia="sv-SE"/>
              </w:rPr>
              <w:t>Trade Confirm (0)</w:t>
            </w:r>
          </w:p>
        </w:tc>
        <w:tc>
          <w:tcPr>
            <w:tcW w:w="995" w:type="dxa"/>
            <w:gridSpan w:val="2"/>
            <w:tcBorders>
              <w:top w:val="nil"/>
              <w:left w:val="nil"/>
              <w:bottom w:val="single" w:sz="4" w:space="0" w:color="auto"/>
              <w:right w:val="single" w:sz="4" w:space="0" w:color="auto"/>
            </w:tcBorders>
          </w:tcPr>
          <w:p w14:paraId="09B1A42A" w14:textId="77777777" w:rsidR="009E3F16" w:rsidRDefault="009E3F16">
            <w:pPr>
              <w:rPr>
                <w:lang w:eastAsia="sv-SE"/>
              </w:rPr>
            </w:pPr>
            <w:r>
              <w:rPr>
                <w:lang w:eastAsia="sv-SE"/>
              </w:rPr>
              <w:t>Filled</w:t>
            </w:r>
          </w:p>
        </w:tc>
        <w:tc>
          <w:tcPr>
            <w:tcW w:w="1361" w:type="dxa"/>
            <w:gridSpan w:val="2"/>
            <w:tcBorders>
              <w:top w:val="nil"/>
              <w:left w:val="nil"/>
              <w:bottom w:val="single" w:sz="4" w:space="0" w:color="auto"/>
              <w:right w:val="single" w:sz="4" w:space="0" w:color="auto"/>
            </w:tcBorders>
          </w:tcPr>
          <w:p w14:paraId="7EF39102" w14:textId="77777777" w:rsidR="009E3F16" w:rsidRDefault="009E3F16">
            <w:pPr>
              <w:rPr>
                <w:lang w:eastAsia="sv-SE"/>
              </w:rPr>
            </w:pPr>
            <w:r>
              <w:rPr>
                <w:lang w:eastAsia="sv-SE"/>
              </w:rPr>
              <w:t>N/A</w:t>
            </w:r>
          </w:p>
        </w:tc>
        <w:tc>
          <w:tcPr>
            <w:tcW w:w="2922" w:type="dxa"/>
            <w:gridSpan w:val="2"/>
            <w:tcBorders>
              <w:top w:val="nil"/>
              <w:left w:val="nil"/>
              <w:bottom w:val="single" w:sz="4" w:space="0" w:color="auto"/>
              <w:right w:val="single" w:sz="4" w:space="0" w:color="auto"/>
            </w:tcBorders>
          </w:tcPr>
          <w:p w14:paraId="610EEAF1" w14:textId="77777777" w:rsidR="009E3F16" w:rsidRDefault="009E3F16">
            <w:pPr>
              <w:rPr>
                <w:lang w:eastAsia="sv-SE"/>
              </w:rPr>
            </w:pPr>
            <w:r>
              <w:rPr>
                <w:lang w:eastAsia="sv-SE"/>
              </w:rPr>
              <w:t>MatchStatus = 0 (Compared, matched or affirmed)</w:t>
            </w:r>
          </w:p>
        </w:tc>
      </w:tr>
    </w:tbl>
    <w:p w14:paraId="10ADA47B" w14:textId="77777777" w:rsidR="009E3F16" w:rsidRDefault="009E3F16">
      <w:pPr>
        <w:pStyle w:val="Heading4"/>
        <w:keepNext/>
        <w:keepLines/>
        <w:numPr>
          <w:ilvl w:val="3"/>
          <w:numId w:val="0"/>
        </w:numPr>
        <w:tabs>
          <w:tab w:val="num" w:pos="1800"/>
        </w:tabs>
        <w:spacing w:before="240" w:after="60" w:line="220" w:lineRule="exact"/>
        <w:ind w:left="1728" w:hanging="648"/>
        <w:jc w:val="left"/>
        <w:rPr>
          <w:lang w:eastAsia="sv-SE"/>
        </w:rPr>
      </w:pPr>
      <w:bookmarkStart w:id="511" w:name="_Ref139788006"/>
      <w:bookmarkStart w:id="512" w:name="_Toc227925154"/>
      <w:r>
        <w:rPr>
          <w:lang w:eastAsia="sv-SE"/>
        </w:rPr>
        <w:t>Trade Cancel - Two-Party Report</w:t>
      </w:r>
      <w:bookmarkEnd w:id="509"/>
      <w:bookmarkEnd w:id="511"/>
      <w:bookmarkEnd w:id="512"/>
    </w:p>
    <w:tbl>
      <w:tblPr>
        <w:tblW w:w="13665" w:type="dxa"/>
        <w:tblInd w:w="55" w:type="dxa"/>
        <w:tblLayout w:type="fixed"/>
        <w:tblCellMar>
          <w:left w:w="70" w:type="dxa"/>
          <w:right w:w="70" w:type="dxa"/>
        </w:tblCellMar>
        <w:tblLook w:val="0000" w:firstRow="0" w:lastRow="0" w:firstColumn="0" w:lastColumn="0" w:noHBand="0" w:noVBand="0"/>
      </w:tblPr>
      <w:tblGrid>
        <w:gridCol w:w="593"/>
        <w:gridCol w:w="2334"/>
        <w:gridCol w:w="977"/>
        <w:gridCol w:w="1367"/>
        <w:gridCol w:w="1562"/>
        <w:gridCol w:w="1562"/>
        <w:gridCol w:w="979"/>
        <w:gridCol w:w="1370"/>
        <w:gridCol w:w="2921"/>
        <w:tblGridChange w:id="513">
          <w:tblGrid>
            <w:gridCol w:w="93"/>
            <w:gridCol w:w="500"/>
            <w:gridCol w:w="93"/>
            <w:gridCol w:w="2334"/>
            <w:gridCol w:w="977"/>
            <w:gridCol w:w="1367"/>
            <w:gridCol w:w="1562"/>
            <w:gridCol w:w="1562"/>
            <w:gridCol w:w="979"/>
            <w:gridCol w:w="1370"/>
            <w:gridCol w:w="2828"/>
            <w:gridCol w:w="93"/>
          </w:tblGrid>
        </w:tblGridChange>
      </w:tblGrid>
      <w:tr w:rsidR="00C90C98" w14:paraId="6B555EDC" w14:textId="77777777">
        <w:trPr>
          <w:trHeight w:val="510"/>
          <w:tblHeader/>
        </w:trPr>
        <w:tc>
          <w:tcPr>
            <w:tcW w:w="593" w:type="dxa"/>
            <w:tcBorders>
              <w:top w:val="single" w:sz="4" w:space="0" w:color="auto"/>
              <w:left w:val="single" w:sz="4" w:space="0" w:color="auto"/>
              <w:bottom w:val="single" w:sz="4" w:space="0" w:color="auto"/>
              <w:right w:val="single" w:sz="4" w:space="0" w:color="auto"/>
            </w:tcBorders>
            <w:vAlign w:val="bottom"/>
          </w:tcPr>
          <w:p w14:paraId="708BCE95" w14:textId="77777777" w:rsidR="009E3F16" w:rsidRDefault="009E3F16">
            <w:pPr>
              <w:rPr>
                <w:b/>
                <w:bCs/>
                <w:lang w:eastAsia="sv-SE"/>
              </w:rPr>
            </w:pPr>
            <w:r>
              <w:rPr>
                <w:b/>
                <w:bCs/>
                <w:lang w:eastAsia="sv-SE"/>
              </w:rPr>
              <w:t> </w:t>
            </w:r>
          </w:p>
        </w:tc>
        <w:tc>
          <w:tcPr>
            <w:tcW w:w="2334" w:type="dxa"/>
            <w:tcBorders>
              <w:top w:val="single" w:sz="4" w:space="0" w:color="auto"/>
              <w:left w:val="nil"/>
              <w:bottom w:val="single" w:sz="4" w:space="0" w:color="auto"/>
              <w:right w:val="single" w:sz="4" w:space="0" w:color="auto"/>
            </w:tcBorders>
            <w:vAlign w:val="bottom"/>
          </w:tcPr>
          <w:p w14:paraId="3E812A68" w14:textId="77777777" w:rsidR="009E3F16" w:rsidRDefault="009E3F16">
            <w:pPr>
              <w:rPr>
                <w:b/>
                <w:bCs/>
                <w:lang w:eastAsia="sv-SE"/>
              </w:rPr>
            </w:pPr>
            <w:r>
              <w:rPr>
                <w:b/>
                <w:bCs/>
                <w:lang w:eastAsia="sv-SE"/>
              </w:rPr>
              <w:t>Action</w:t>
            </w:r>
          </w:p>
        </w:tc>
        <w:tc>
          <w:tcPr>
            <w:tcW w:w="977" w:type="dxa"/>
            <w:tcBorders>
              <w:top w:val="single" w:sz="4" w:space="0" w:color="auto"/>
              <w:left w:val="nil"/>
              <w:bottom w:val="single" w:sz="4" w:space="0" w:color="auto"/>
              <w:right w:val="single" w:sz="4" w:space="0" w:color="auto"/>
            </w:tcBorders>
            <w:vAlign w:val="bottom"/>
          </w:tcPr>
          <w:p w14:paraId="7C44B06B" w14:textId="77777777" w:rsidR="009E3F16" w:rsidRDefault="009E3F16">
            <w:pPr>
              <w:rPr>
                <w:b/>
                <w:bCs/>
                <w:lang w:eastAsia="sv-SE"/>
              </w:rPr>
            </w:pPr>
            <w:r>
              <w:rPr>
                <w:b/>
                <w:bCs/>
                <w:lang w:eastAsia="sv-SE"/>
              </w:rPr>
              <w:t>Message</w:t>
            </w:r>
          </w:p>
        </w:tc>
        <w:tc>
          <w:tcPr>
            <w:tcW w:w="1367" w:type="dxa"/>
            <w:tcBorders>
              <w:top w:val="single" w:sz="4" w:space="0" w:color="auto"/>
              <w:left w:val="nil"/>
              <w:bottom w:val="single" w:sz="4" w:space="0" w:color="auto"/>
              <w:right w:val="single" w:sz="4" w:space="0" w:color="auto"/>
            </w:tcBorders>
            <w:vAlign w:val="bottom"/>
          </w:tcPr>
          <w:p w14:paraId="7230F480" w14:textId="77777777" w:rsidR="009E3F16" w:rsidRDefault="009E3F16">
            <w:pPr>
              <w:rPr>
                <w:b/>
                <w:bCs/>
                <w:lang w:eastAsia="sv-SE"/>
              </w:rPr>
            </w:pPr>
            <w:r>
              <w:rPr>
                <w:b/>
                <w:bCs/>
                <w:lang w:eastAsia="sv-SE"/>
              </w:rPr>
              <w:t>Trade Report Trans Type</w:t>
            </w:r>
          </w:p>
        </w:tc>
        <w:tc>
          <w:tcPr>
            <w:tcW w:w="1562" w:type="dxa"/>
            <w:tcBorders>
              <w:top w:val="single" w:sz="4" w:space="0" w:color="auto"/>
              <w:left w:val="nil"/>
              <w:bottom w:val="single" w:sz="4" w:space="0" w:color="auto"/>
              <w:right w:val="single" w:sz="4" w:space="0" w:color="auto"/>
            </w:tcBorders>
            <w:vAlign w:val="bottom"/>
          </w:tcPr>
          <w:p w14:paraId="5B20C79D" w14:textId="77777777" w:rsidR="009E3F16" w:rsidRDefault="009E3F16">
            <w:pPr>
              <w:rPr>
                <w:b/>
                <w:bCs/>
                <w:lang w:eastAsia="sv-SE"/>
              </w:rPr>
            </w:pPr>
            <w:r>
              <w:rPr>
                <w:b/>
                <w:bCs/>
                <w:lang w:eastAsia="sv-SE"/>
              </w:rPr>
              <w:t>Trade Report Type</w:t>
            </w:r>
          </w:p>
        </w:tc>
        <w:tc>
          <w:tcPr>
            <w:tcW w:w="1562" w:type="dxa"/>
            <w:tcBorders>
              <w:top w:val="single" w:sz="4" w:space="0" w:color="auto"/>
              <w:left w:val="nil"/>
              <w:bottom w:val="single" w:sz="4" w:space="0" w:color="auto"/>
              <w:right w:val="single" w:sz="4" w:space="0" w:color="auto"/>
            </w:tcBorders>
            <w:vAlign w:val="bottom"/>
          </w:tcPr>
          <w:p w14:paraId="1396A848" w14:textId="77777777" w:rsidR="009E3F16" w:rsidRDefault="009E3F16">
            <w:pPr>
              <w:rPr>
                <w:b/>
                <w:bCs/>
                <w:lang w:eastAsia="sv-SE"/>
              </w:rPr>
            </w:pPr>
            <w:r>
              <w:rPr>
                <w:b/>
                <w:bCs/>
                <w:lang w:eastAsia="sv-SE"/>
              </w:rPr>
              <w:t>Trade Handling Instr</w:t>
            </w:r>
          </w:p>
        </w:tc>
        <w:tc>
          <w:tcPr>
            <w:tcW w:w="979" w:type="dxa"/>
            <w:tcBorders>
              <w:top w:val="single" w:sz="4" w:space="0" w:color="auto"/>
              <w:left w:val="nil"/>
              <w:bottom w:val="single" w:sz="4" w:space="0" w:color="auto"/>
              <w:right w:val="single" w:sz="4" w:space="0" w:color="auto"/>
            </w:tcBorders>
            <w:vAlign w:val="bottom"/>
          </w:tcPr>
          <w:p w14:paraId="15C28842" w14:textId="77777777" w:rsidR="009E3F16" w:rsidRDefault="009E3F16">
            <w:pPr>
              <w:rPr>
                <w:b/>
                <w:bCs/>
                <w:lang w:eastAsia="sv-SE"/>
              </w:rPr>
            </w:pPr>
            <w:r>
              <w:rPr>
                <w:b/>
                <w:bCs/>
                <w:lang w:eastAsia="sv-SE"/>
              </w:rPr>
              <w:t>Trade ID</w:t>
            </w:r>
          </w:p>
        </w:tc>
        <w:tc>
          <w:tcPr>
            <w:tcW w:w="1370" w:type="dxa"/>
            <w:tcBorders>
              <w:top w:val="single" w:sz="4" w:space="0" w:color="auto"/>
              <w:left w:val="nil"/>
              <w:bottom w:val="single" w:sz="4" w:space="0" w:color="auto"/>
              <w:right w:val="single" w:sz="4" w:space="0" w:color="auto"/>
            </w:tcBorders>
            <w:vAlign w:val="bottom"/>
          </w:tcPr>
          <w:p w14:paraId="62F204FF" w14:textId="77777777" w:rsidR="009E3F16" w:rsidRDefault="009E3F16">
            <w:pPr>
              <w:rPr>
                <w:b/>
                <w:bCs/>
                <w:lang w:eastAsia="sv-SE"/>
              </w:rPr>
            </w:pPr>
            <w:r>
              <w:rPr>
                <w:b/>
                <w:bCs/>
                <w:lang w:eastAsia="sv-SE"/>
              </w:rPr>
              <w:t>Trade ReportID (Trade Report Ref ID)</w:t>
            </w:r>
          </w:p>
        </w:tc>
        <w:tc>
          <w:tcPr>
            <w:tcW w:w="2921" w:type="dxa"/>
            <w:tcBorders>
              <w:top w:val="single" w:sz="4" w:space="0" w:color="auto"/>
              <w:left w:val="nil"/>
              <w:bottom w:val="single" w:sz="4" w:space="0" w:color="auto"/>
              <w:right w:val="single" w:sz="4" w:space="0" w:color="auto"/>
            </w:tcBorders>
            <w:vAlign w:val="bottom"/>
          </w:tcPr>
          <w:p w14:paraId="79B68D3D" w14:textId="77777777" w:rsidR="009E3F16" w:rsidRDefault="009E3F16">
            <w:pPr>
              <w:rPr>
                <w:b/>
                <w:bCs/>
                <w:lang w:eastAsia="sv-SE"/>
              </w:rPr>
            </w:pPr>
            <w:r>
              <w:rPr>
                <w:b/>
                <w:bCs/>
                <w:lang w:eastAsia="sv-SE"/>
              </w:rPr>
              <w:t>Comment</w:t>
            </w:r>
          </w:p>
        </w:tc>
      </w:tr>
      <w:tr w:rsidR="009E3F16" w14:paraId="1FAF443C" w14:textId="77777777">
        <w:tblPrEx>
          <w:tblW w:w="13665" w:type="dxa"/>
          <w:tblInd w:w="55" w:type="dxa"/>
          <w:tblLayout w:type="fixed"/>
          <w:tblCellMar>
            <w:left w:w="70" w:type="dxa"/>
            <w:right w:w="70" w:type="dxa"/>
          </w:tblCellMar>
          <w:tblLook w:val="0000" w:firstRow="0" w:lastRow="0" w:firstColumn="0" w:lastColumn="0" w:noHBand="0" w:noVBand="0"/>
          <w:tblPrExChange w:id="514"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515" w:author="Administrator" w:date="2011-08-18T10:53:00Z">
            <w:trPr>
              <w:gridAfter w:val="0"/>
              <w:trHeight w:val="510"/>
            </w:trPr>
          </w:trPrChange>
        </w:trPr>
        <w:tc>
          <w:tcPr>
            <w:tcW w:w="593" w:type="dxa"/>
            <w:tcBorders>
              <w:top w:val="dashed" w:sz="4" w:space="0" w:color="969696"/>
              <w:left w:val="single" w:sz="4" w:space="0" w:color="auto"/>
              <w:bottom w:val="dashed" w:sz="4" w:space="0" w:color="969696"/>
              <w:right w:val="single" w:sz="4" w:space="0" w:color="auto"/>
            </w:tcBorders>
            <w:tcPrChange w:id="516" w:author="Administrator" w:date="2011-08-18T10:53:00Z">
              <w:tcPr>
                <w:tcW w:w="593" w:type="dxa"/>
                <w:gridSpan w:val="2"/>
                <w:tcBorders>
                  <w:top w:val="dashed" w:sz="4" w:space="0" w:color="969696"/>
                  <w:left w:val="single" w:sz="4" w:space="0" w:color="auto"/>
                  <w:bottom w:val="dashed" w:sz="4" w:space="0" w:color="969696"/>
                  <w:right w:val="single" w:sz="4" w:space="0" w:color="auto"/>
                </w:tcBorders>
                <w:shd w:val="clear" w:color="auto" w:fill="auto"/>
              </w:tcPr>
            </w:tcPrChange>
          </w:tcPr>
          <w:p w14:paraId="452507F2" w14:textId="77777777" w:rsidR="009E3F16" w:rsidRDefault="009E3F16">
            <w:pPr>
              <w:rPr>
                <w:b/>
                <w:bCs/>
                <w:lang w:eastAsia="sv-SE"/>
              </w:rPr>
            </w:pPr>
            <w:r>
              <w:rPr>
                <w:b/>
                <w:bCs/>
                <w:lang w:eastAsia="sv-SE"/>
              </w:rPr>
              <w:t>1</w:t>
            </w:r>
          </w:p>
        </w:tc>
        <w:tc>
          <w:tcPr>
            <w:tcW w:w="13072" w:type="dxa"/>
            <w:gridSpan w:val="8"/>
            <w:tcBorders>
              <w:top w:val="dashed" w:sz="4" w:space="0" w:color="969696"/>
              <w:left w:val="nil"/>
              <w:bottom w:val="dashed" w:sz="4" w:space="0" w:color="969696"/>
              <w:right w:val="single" w:sz="4" w:space="0" w:color="auto"/>
            </w:tcBorders>
            <w:tcPrChange w:id="517" w:author="Administrator" w:date="2011-08-18T10:53:00Z">
              <w:tcPr>
                <w:tcW w:w="13072" w:type="dxa"/>
                <w:gridSpan w:val="9"/>
                <w:tcBorders>
                  <w:top w:val="dashed" w:sz="4" w:space="0" w:color="969696"/>
                  <w:left w:val="nil"/>
                  <w:bottom w:val="dashed" w:sz="4" w:space="0" w:color="969696"/>
                  <w:right w:val="single" w:sz="4" w:space="0" w:color="auto"/>
                </w:tcBorders>
                <w:shd w:val="clear" w:color="auto" w:fill="auto"/>
              </w:tcPr>
            </w:tcPrChange>
          </w:tcPr>
          <w:p w14:paraId="38AEA9A7" w14:textId="77777777" w:rsidR="009E3F16" w:rsidRDefault="009E3F16">
            <w:pPr>
              <w:rPr>
                <w:b/>
                <w:bCs/>
                <w:lang w:eastAsia="sv-SE"/>
              </w:rPr>
            </w:pPr>
            <w:r>
              <w:rPr>
                <w:b/>
                <w:bCs/>
                <w:lang w:eastAsia="sv-SE"/>
              </w:rPr>
              <w:t>Actor requests (main flow from actor to marketplace):</w:t>
            </w:r>
          </w:p>
        </w:tc>
      </w:tr>
      <w:tr w:rsidR="00C90C98" w14:paraId="174DBEC0" w14:textId="77777777">
        <w:trPr>
          <w:trHeight w:val="1275"/>
        </w:trPr>
        <w:tc>
          <w:tcPr>
            <w:tcW w:w="593" w:type="dxa"/>
            <w:tcBorders>
              <w:top w:val="nil"/>
              <w:left w:val="single" w:sz="4" w:space="0" w:color="auto"/>
              <w:bottom w:val="dashed" w:sz="4" w:space="0" w:color="969696"/>
              <w:right w:val="single" w:sz="4" w:space="0" w:color="auto"/>
            </w:tcBorders>
          </w:tcPr>
          <w:p w14:paraId="21D98019" w14:textId="77777777" w:rsidR="009E3F16" w:rsidRDefault="009E3F16">
            <w:pPr>
              <w:rPr>
                <w:lang w:eastAsia="sv-SE"/>
              </w:rPr>
            </w:pPr>
            <w:r>
              <w:rPr>
                <w:lang w:eastAsia="sv-SE"/>
              </w:rPr>
              <w:t>1.1.</w:t>
            </w:r>
          </w:p>
        </w:tc>
        <w:tc>
          <w:tcPr>
            <w:tcW w:w="2334" w:type="dxa"/>
            <w:tcBorders>
              <w:top w:val="nil"/>
              <w:left w:val="nil"/>
              <w:bottom w:val="dashed" w:sz="4" w:space="0" w:color="969696"/>
              <w:right w:val="single" w:sz="4" w:space="0" w:color="auto"/>
            </w:tcBorders>
          </w:tcPr>
          <w:p w14:paraId="301411CE" w14:textId="77777777" w:rsidR="009E3F16" w:rsidRDefault="009E3F16">
            <w:pPr>
              <w:rPr>
                <w:lang w:eastAsia="sv-SE"/>
              </w:rPr>
            </w:pPr>
            <w:r>
              <w:rPr>
                <w:lang w:eastAsia="sv-SE"/>
              </w:rPr>
              <w:t>Enter new report</w:t>
            </w:r>
          </w:p>
        </w:tc>
        <w:tc>
          <w:tcPr>
            <w:tcW w:w="977" w:type="dxa"/>
            <w:tcBorders>
              <w:top w:val="nil"/>
              <w:left w:val="nil"/>
              <w:bottom w:val="dashed" w:sz="4" w:space="0" w:color="969696"/>
              <w:right w:val="single" w:sz="4" w:space="0" w:color="auto"/>
            </w:tcBorders>
          </w:tcPr>
          <w:p w14:paraId="0CFBD3B2" w14:textId="77777777" w:rsidR="009E3F16" w:rsidRDefault="009E3F16">
            <w:pPr>
              <w:rPr>
                <w:lang w:eastAsia="sv-SE"/>
              </w:rPr>
            </w:pPr>
            <w:r>
              <w:rPr>
                <w:lang w:eastAsia="sv-SE"/>
              </w:rPr>
              <w:t>TCR</w:t>
            </w:r>
          </w:p>
        </w:tc>
        <w:tc>
          <w:tcPr>
            <w:tcW w:w="1367" w:type="dxa"/>
            <w:tcBorders>
              <w:top w:val="nil"/>
              <w:left w:val="nil"/>
              <w:bottom w:val="dashed" w:sz="4" w:space="0" w:color="969696"/>
              <w:right w:val="single" w:sz="4" w:space="0" w:color="auto"/>
            </w:tcBorders>
          </w:tcPr>
          <w:p w14:paraId="33F50E8F" w14:textId="77777777" w:rsidR="009E3F16" w:rsidRDefault="009E3F16">
            <w:pPr>
              <w:rPr>
                <w:lang w:eastAsia="sv-SE"/>
              </w:rPr>
            </w:pPr>
            <w:r>
              <w:rPr>
                <w:lang w:eastAsia="sv-SE"/>
              </w:rPr>
              <w:t>New (0)</w:t>
            </w:r>
          </w:p>
        </w:tc>
        <w:tc>
          <w:tcPr>
            <w:tcW w:w="1562" w:type="dxa"/>
            <w:tcBorders>
              <w:top w:val="nil"/>
              <w:left w:val="nil"/>
              <w:bottom w:val="dashed" w:sz="4" w:space="0" w:color="969696"/>
              <w:right w:val="single" w:sz="4" w:space="0" w:color="auto"/>
            </w:tcBorders>
          </w:tcPr>
          <w:p w14:paraId="5B3C54F2" w14:textId="77777777" w:rsidR="009E3F16" w:rsidRDefault="009E3F16">
            <w:pPr>
              <w:rPr>
                <w:lang w:eastAsia="sv-SE"/>
              </w:rPr>
            </w:pPr>
            <w:r>
              <w:rPr>
                <w:lang w:eastAsia="sv-SE"/>
              </w:rPr>
              <w:t>Trade Report Cancel (6),</w:t>
            </w:r>
            <w:r>
              <w:rPr>
                <w:lang w:eastAsia="sv-SE"/>
              </w:rPr>
              <w:br/>
              <w:t>(Locked In) Trade Break (7)</w:t>
            </w:r>
          </w:p>
        </w:tc>
        <w:tc>
          <w:tcPr>
            <w:tcW w:w="1562" w:type="dxa"/>
            <w:tcBorders>
              <w:top w:val="nil"/>
              <w:left w:val="nil"/>
              <w:bottom w:val="dashed" w:sz="4" w:space="0" w:color="969696"/>
              <w:right w:val="single" w:sz="4" w:space="0" w:color="auto"/>
            </w:tcBorders>
          </w:tcPr>
          <w:p w14:paraId="3493AF51" w14:textId="77777777" w:rsidR="009E3F16" w:rsidRDefault="009E3F16">
            <w:pPr>
              <w:rPr>
                <w:lang w:eastAsia="sv-SE"/>
              </w:rPr>
            </w:pPr>
            <w:r>
              <w:rPr>
                <w:lang w:eastAsia="sv-SE"/>
              </w:rPr>
              <w:t>Two-Party Report (1)</w:t>
            </w:r>
          </w:p>
        </w:tc>
        <w:tc>
          <w:tcPr>
            <w:tcW w:w="979" w:type="dxa"/>
            <w:tcBorders>
              <w:top w:val="nil"/>
              <w:left w:val="nil"/>
              <w:bottom w:val="dashed" w:sz="4" w:space="0" w:color="969696"/>
              <w:right w:val="single" w:sz="4" w:space="0" w:color="auto"/>
            </w:tcBorders>
          </w:tcPr>
          <w:p w14:paraId="20B98361" w14:textId="77777777" w:rsidR="009E3F16" w:rsidRDefault="009E3F16">
            <w:pPr>
              <w:rPr>
                <w:lang w:eastAsia="sv-SE"/>
              </w:rPr>
            </w:pPr>
            <w:r>
              <w:rPr>
                <w:lang w:eastAsia="sv-SE"/>
              </w:rPr>
              <w:t>Market-place issued</w:t>
            </w:r>
          </w:p>
        </w:tc>
        <w:tc>
          <w:tcPr>
            <w:tcW w:w="1370" w:type="dxa"/>
            <w:tcBorders>
              <w:top w:val="nil"/>
              <w:left w:val="nil"/>
              <w:bottom w:val="dashed" w:sz="4" w:space="0" w:color="969696"/>
              <w:right w:val="single" w:sz="4" w:space="0" w:color="auto"/>
            </w:tcBorders>
          </w:tcPr>
          <w:p w14:paraId="07F1E89F" w14:textId="77777777" w:rsidR="009E3F16" w:rsidRDefault="009E3F16">
            <w:pPr>
              <w:rPr>
                <w:lang w:eastAsia="sv-SE"/>
              </w:rPr>
            </w:pPr>
            <w:r>
              <w:rPr>
                <w:lang w:eastAsia="sv-SE"/>
              </w:rPr>
              <w:t>New</w:t>
            </w:r>
          </w:p>
          <w:p w14:paraId="6675E112" w14:textId="77777777" w:rsidR="009E3F16" w:rsidRDefault="009E3F16">
            <w:pPr>
              <w:rPr>
                <w:lang w:eastAsia="sv-SE"/>
              </w:rPr>
            </w:pPr>
            <w:r>
              <w:rPr>
                <w:lang w:eastAsia="sv-SE"/>
              </w:rPr>
              <w:t>(N/A)</w:t>
            </w:r>
          </w:p>
        </w:tc>
        <w:tc>
          <w:tcPr>
            <w:tcW w:w="2921" w:type="dxa"/>
            <w:tcBorders>
              <w:top w:val="nil"/>
              <w:left w:val="nil"/>
              <w:bottom w:val="dashed" w:sz="4" w:space="0" w:color="969696"/>
              <w:right w:val="single" w:sz="4" w:space="0" w:color="auto"/>
            </w:tcBorders>
          </w:tcPr>
          <w:p w14:paraId="53484A0D" w14:textId="77777777" w:rsidR="009E3F16" w:rsidRDefault="009E3F16">
            <w:pPr>
              <w:rPr>
                <w:lang w:eastAsia="sv-SE"/>
              </w:rPr>
            </w:pPr>
            <w:r>
              <w:rPr>
                <w:lang w:eastAsia="sv-SE"/>
              </w:rPr>
              <w:t> </w:t>
            </w:r>
          </w:p>
        </w:tc>
      </w:tr>
      <w:tr w:rsidR="00C90C98" w14:paraId="044E0319" w14:textId="77777777">
        <w:trPr>
          <w:trHeight w:val="1275"/>
        </w:trPr>
        <w:tc>
          <w:tcPr>
            <w:tcW w:w="593" w:type="dxa"/>
            <w:tcBorders>
              <w:top w:val="nil"/>
              <w:left w:val="single" w:sz="4" w:space="0" w:color="auto"/>
              <w:bottom w:val="dashed" w:sz="4" w:space="0" w:color="969696"/>
              <w:right w:val="single" w:sz="4" w:space="0" w:color="auto"/>
            </w:tcBorders>
          </w:tcPr>
          <w:p w14:paraId="1C9B800D" w14:textId="77777777" w:rsidR="009E3F16" w:rsidRDefault="009E3F16">
            <w:pPr>
              <w:rPr>
                <w:color w:val="C0C0C0"/>
                <w:lang w:eastAsia="sv-SE"/>
              </w:rPr>
            </w:pPr>
            <w:r>
              <w:rPr>
                <w:color w:val="C0C0C0"/>
                <w:lang w:eastAsia="sv-SE"/>
              </w:rPr>
              <w:t>1.2</w:t>
            </w:r>
          </w:p>
        </w:tc>
        <w:tc>
          <w:tcPr>
            <w:tcW w:w="2334" w:type="dxa"/>
            <w:tcBorders>
              <w:top w:val="nil"/>
              <w:left w:val="nil"/>
              <w:bottom w:val="dashed" w:sz="4" w:space="0" w:color="969696"/>
              <w:right w:val="single" w:sz="4" w:space="0" w:color="auto"/>
            </w:tcBorders>
          </w:tcPr>
          <w:p w14:paraId="148C4453" w14:textId="77777777" w:rsidR="009E3F16" w:rsidRDefault="009E3F16">
            <w:pPr>
              <w:rPr>
                <w:color w:val="C0C0C0"/>
                <w:lang w:eastAsia="sv-SE"/>
              </w:rPr>
            </w:pPr>
            <w:r>
              <w:rPr>
                <w:color w:val="C0C0C0"/>
                <w:lang w:eastAsia="sv-SE"/>
              </w:rPr>
              <w:t>Update earlier request</w:t>
            </w:r>
          </w:p>
        </w:tc>
        <w:tc>
          <w:tcPr>
            <w:tcW w:w="977" w:type="dxa"/>
            <w:tcBorders>
              <w:top w:val="nil"/>
              <w:left w:val="nil"/>
              <w:bottom w:val="dashed" w:sz="4" w:space="0" w:color="969696"/>
              <w:right w:val="single" w:sz="4" w:space="0" w:color="auto"/>
            </w:tcBorders>
          </w:tcPr>
          <w:p w14:paraId="6425D035" w14:textId="77777777" w:rsidR="009E3F16" w:rsidRDefault="009E3F16">
            <w:pPr>
              <w:rPr>
                <w:color w:val="C0C0C0"/>
                <w:lang w:eastAsia="sv-SE"/>
              </w:rPr>
            </w:pPr>
            <w:r>
              <w:rPr>
                <w:color w:val="C0C0C0"/>
                <w:lang w:eastAsia="sv-SE"/>
              </w:rPr>
              <w:t>TCR</w:t>
            </w:r>
          </w:p>
        </w:tc>
        <w:tc>
          <w:tcPr>
            <w:tcW w:w="1367" w:type="dxa"/>
            <w:tcBorders>
              <w:top w:val="nil"/>
              <w:left w:val="nil"/>
              <w:bottom w:val="dashed" w:sz="4" w:space="0" w:color="969696"/>
              <w:right w:val="single" w:sz="4" w:space="0" w:color="auto"/>
            </w:tcBorders>
          </w:tcPr>
          <w:p w14:paraId="19B179F7" w14:textId="77777777" w:rsidR="009E3F16" w:rsidRDefault="009E3F16">
            <w:pPr>
              <w:rPr>
                <w:color w:val="C0C0C0"/>
                <w:lang w:eastAsia="sv-SE"/>
              </w:rPr>
            </w:pPr>
            <w:r>
              <w:rPr>
                <w:color w:val="C0C0C0"/>
                <w:lang w:eastAsia="sv-SE"/>
              </w:rPr>
              <w:t>Replace (2)</w:t>
            </w:r>
          </w:p>
        </w:tc>
        <w:tc>
          <w:tcPr>
            <w:tcW w:w="1562" w:type="dxa"/>
            <w:tcBorders>
              <w:top w:val="nil"/>
              <w:left w:val="nil"/>
              <w:bottom w:val="dashed" w:sz="4" w:space="0" w:color="969696"/>
              <w:right w:val="single" w:sz="4" w:space="0" w:color="auto"/>
            </w:tcBorders>
          </w:tcPr>
          <w:p w14:paraId="48A0C41C" w14:textId="77777777" w:rsidR="009E3F16" w:rsidRDefault="009E3F16">
            <w:pPr>
              <w:rPr>
                <w:color w:val="C0C0C0"/>
                <w:lang w:eastAsia="sv-SE"/>
              </w:rPr>
            </w:pPr>
            <w:r>
              <w:rPr>
                <w:color w:val="C0C0C0"/>
                <w:lang w:eastAsia="sv-SE"/>
              </w:rPr>
              <w:t>Trade Report Cancel (6),</w:t>
            </w:r>
          </w:p>
          <w:p w14:paraId="5A9035AB" w14:textId="77777777" w:rsidR="009E3F16" w:rsidRDefault="009E3F16">
            <w:pPr>
              <w:rPr>
                <w:color w:val="C0C0C0"/>
                <w:lang w:eastAsia="sv-SE"/>
              </w:rPr>
            </w:pPr>
            <w:r>
              <w:rPr>
                <w:color w:val="C0C0C0"/>
                <w:lang w:eastAsia="sv-SE"/>
              </w:rPr>
              <w:t>(Locked In) Trade Break (7)</w:t>
            </w:r>
          </w:p>
        </w:tc>
        <w:tc>
          <w:tcPr>
            <w:tcW w:w="1562" w:type="dxa"/>
            <w:tcBorders>
              <w:top w:val="nil"/>
              <w:left w:val="nil"/>
              <w:bottom w:val="dashed" w:sz="4" w:space="0" w:color="969696"/>
              <w:right w:val="single" w:sz="4" w:space="0" w:color="auto"/>
            </w:tcBorders>
          </w:tcPr>
          <w:p w14:paraId="6967D69B" w14:textId="77777777" w:rsidR="009E3F16" w:rsidRDefault="009E3F16">
            <w:pPr>
              <w:rPr>
                <w:color w:val="C0C0C0"/>
                <w:lang w:eastAsia="sv-SE"/>
              </w:rPr>
            </w:pPr>
            <w:r>
              <w:rPr>
                <w:color w:val="C0C0C0"/>
                <w:lang w:eastAsia="sv-SE"/>
              </w:rPr>
              <w:t>Two-Party Report (1)</w:t>
            </w:r>
          </w:p>
        </w:tc>
        <w:tc>
          <w:tcPr>
            <w:tcW w:w="979" w:type="dxa"/>
            <w:tcBorders>
              <w:top w:val="nil"/>
              <w:left w:val="nil"/>
              <w:bottom w:val="dashed" w:sz="4" w:space="0" w:color="969696"/>
              <w:right w:val="single" w:sz="4" w:space="0" w:color="auto"/>
            </w:tcBorders>
          </w:tcPr>
          <w:p w14:paraId="4FA0F151" w14:textId="77777777" w:rsidR="009E3F16" w:rsidRDefault="009E3F16">
            <w:pPr>
              <w:rPr>
                <w:color w:val="C0C0C0"/>
                <w:lang w:eastAsia="sv-SE"/>
              </w:rPr>
            </w:pPr>
            <w:r>
              <w:rPr>
                <w:color w:val="C0C0C0"/>
                <w:lang w:eastAsia="sv-SE"/>
              </w:rPr>
              <w:t>Market-place issued (optional)</w:t>
            </w:r>
          </w:p>
        </w:tc>
        <w:tc>
          <w:tcPr>
            <w:tcW w:w="1370" w:type="dxa"/>
            <w:tcBorders>
              <w:top w:val="nil"/>
              <w:left w:val="nil"/>
              <w:bottom w:val="dashed" w:sz="4" w:space="0" w:color="969696"/>
              <w:right w:val="single" w:sz="4" w:space="0" w:color="auto"/>
            </w:tcBorders>
          </w:tcPr>
          <w:p w14:paraId="6C5697AD" w14:textId="77777777" w:rsidR="009E3F16" w:rsidRDefault="009E3F16">
            <w:pPr>
              <w:rPr>
                <w:color w:val="C0C0C0"/>
                <w:lang w:eastAsia="sv-SE"/>
              </w:rPr>
            </w:pPr>
            <w:r>
              <w:rPr>
                <w:color w:val="C0C0C0"/>
                <w:lang w:eastAsia="sv-SE"/>
              </w:rPr>
              <w:t>New</w:t>
            </w:r>
          </w:p>
          <w:p w14:paraId="5105AD3A" w14:textId="77777777" w:rsidR="009E3F16" w:rsidRDefault="009E3F16">
            <w:pPr>
              <w:rPr>
                <w:color w:val="C0C0C0"/>
                <w:lang w:eastAsia="sv-SE"/>
              </w:rPr>
            </w:pPr>
            <w:r>
              <w:rPr>
                <w:color w:val="C0C0C0"/>
                <w:lang w:eastAsia="sv-SE"/>
              </w:rPr>
              <w:t>(Initiator’s previous)</w:t>
            </w:r>
          </w:p>
        </w:tc>
        <w:tc>
          <w:tcPr>
            <w:tcW w:w="2921" w:type="dxa"/>
            <w:tcBorders>
              <w:top w:val="nil"/>
              <w:left w:val="nil"/>
              <w:bottom w:val="dashed" w:sz="4" w:space="0" w:color="969696"/>
              <w:right w:val="single" w:sz="4" w:space="0" w:color="auto"/>
            </w:tcBorders>
          </w:tcPr>
          <w:p w14:paraId="61D35AC4" w14:textId="77777777" w:rsidR="009E3F16" w:rsidRDefault="009E3F16">
            <w:pPr>
              <w:rPr>
                <w:color w:val="C0C0C0"/>
                <w:lang w:eastAsia="sv-SE"/>
              </w:rPr>
            </w:pPr>
          </w:p>
        </w:tc>
      </w:tr>
      <w:tr w:rsidR="00C90C98" w14:paraId="49FB03A7" w14:textId="77777777">
        <w:trPr>
          <w:trHeight w:val="1275"/>
        </w:trPr>
        <w:tc>
          <w:tcPr>
            <w:tcW w:w="593" w:type="dxa"/>
            <w:tcBorders>
              <w:top w:val="nil"/>
              <w:left w:val="single" w:sz="4" w:space="0" w:color="auto"/>
              <w:bottom w:val="dashed" w:sz="4" w:space="0" w:color="969696"/>
              <w:right w:val="single" w:sz="4" w:space="0" w:color="auto"/>
            </w:tcBorders>
          </w:tcPr>
          <w:p w14:paraId="3FD98D28" w14:textId="77777777" w:rsidR="009E3F16" w:rsidRDefault="009E3F16">
            <w:pPr>
              <w:rPr>
                <w:lang w:eastAsia="sv-SE"/>
              </w:rPr>
            </w:pPr>
            <w:r>
              <w:rPr>
                <w:lang w:eastAsia="sv-SE"/>
              </w:rPr>
              <w:t>1.3</w:t>
            </w:r>
          </w:p>
        </w:tc>
        <w:tc>
          <w:tcPr>
            <w:tcW w:w="2334" w:type="dxa"/>
            <w:tcBorders>
              <w:top w:val="nil"/>
              <w:left w:val="nil"/>
              <w:bottom w:val="dashed" w:sz="4" w:space="0" w:color="969696"/>
              <w:right w:val="single" w:sz="4" w:space="0" w:color="auto"/>
            </w:tcBorders>
          </w:tcPr>
          <w:p w14:paraId="1808FE6B" w14:textId="77777777" w:rsidR="009E3F16" w:rsidRDefault="009E3F16">
            <w:pPr>
              <w:rPr>
                <w:lang w:eastAsia="sv-SE"/>
              </w:rPr>
            </w:pPr>
            <w:r>
              <w:rPr>
                <w:lang w:eastAsia="sv-SE"/>
              </w:rPr>
              <w:t>Cancel earlier request</w:t>
            </w:r>
          </w:p>
        </w:tc>
        <w:tc>
          <w:tcPr>
            <w:tcW w:w="977" w:type="dxa"/>
            <w:tcBorders>
              <w:top w:val="nil"/>
              <w:left w:val="nil"/>
              <w:bottom w:val="dashed" w:sz="4" w:space="0" w:color="969696"/>
              <w:right w:val="single" w:sz="4" w:space="0" w:color="auto"/>
            </w:tcBorders>
          </w:tcPr>
          <w:p w14:paraId="2C14FBE8" w14:textId="77777777" w:rsidR="009E3F16" w:rsidRDefault="009E3F16">
            <w:pPr>
              <w:rPr>
                <w:lang w:eastAsia="sv-SE"/>
              </w:rPr>
            </w:pPr>
            <w:r>
              <w:rPr>
                <w:lang w:eastAsia="sv-SE"/>
              </w:rPr>
              <w:t>TCR</w:t>
            </w:r>
          </w:p>
        </w:tc>
        <w:tc>
          <w:tcPr>
            <w:tcW w:w="1367" w:type="dxa"/>
            <w:tcBorders>
              <w:top w:val="nil"/>
              <w:left w:val="nil"/>
              <w:bottom w:val="dashed" w:sz="4" w:space="0" w:color="969696"/>
              <w:right w:val="single" w:sz="4" w:space="0" w:color="auto"/>
            </w:tcBorders>
          </w:tcPr>
          <w:p w14:paraId="3C10AD20" w14:textId="77777777" w:rsidR="009E3F16" w:rsidRDefault="009E3F16">
            <w:pPr>
              <w:rPr>
                <w:lang w:eastAsia="sv-SE"/>
              </w:rPr>
            </w:pPr>
            <w:r>
              <w:rPr>
                <w:lang w:eastAsia="sv-SE"/>
              </w:rPr>
              <w:t>Cancel (1)</w:t>
            </w:r>
          </w:p>
        </w:tc>
        <w:tc>
          <w:tcPr>
            <w:tcW w:w="1562" w:type="dxa"/>
            <w:tcBorders>
              <w:top w:val="nil"/>
              <w:left w:val="nil"/>
              <w:bottom w:val="dashed" w:sz="4" w:space="0" w:color="969696"/>
              <w:right w:val="single" w:sz="4" w:space="0" w:color="auto"/>
            </w:tcBorders>
          </w:tcPr>
          <w:p w14:paraId="66CE8727" w14:textId="77777777" w:rsidR="009E3F16" w:rsidRDefault="009E3F16">
            <w:pPr>
              <w:rPr>
                <w:lang w:eastAsia="sv-SE"/>
              </w:rPr>
            </w:pPr>
            <w:r>
              <w:rPr>
                <w:lang w:eastAsia="sv-SE"/>
              </w:rPr>
              <w:t>Trade Report Cancel (6),</w:t>
            </w:r>
            <w:r>
              <w:rPr>
                <w:lang w:eastAsia="sv-SE"/>
              </w:rPr>
              <w:br/>
              <w:t>(Locked In) Trade Break (7)</w:t>
            </w:r>
          </w:p>
        </w:tc>
        <w:tc>
          <w:tcPr>
            <w:tcW w:w="1562" w:type="dxa"/>
            <w:tcBorders>
              <w:top w:val="nil"/>
              <w:left w:val="nil"/>
              <w:bottom w:val="dashed" w:sz="4" w:space="0" w:color="969696"/>
              <w:right w:val="single" w:sz="4" w:space="0" w:color="auto"/>
            </w:tcBorders>
          </w:tcPr>
          <w:p w14:paraId="1C23DDE7" w14:textId="77777777" w:rsidR="009E3F16" w:rsidRDefault="009E3F16">
            <w:pPr>
              <w:rPr>
                <w:lang w:eastAsia="sv-SE"/>
              </w:rPr>
            </w:pPr>
            <w:r>
              <w:rPr>
                <w:lang w:eastAsia="sv-SE"/>
              </w:rPr>
              <w:t>Two-Party Report (1)</w:t>
            </w:r>
          </w:p>
        </w:tc>
        <w:tc>
          <w:tcPr>
            <w:tcW w:w="979" w:type="dxa"/>
            <w:tcBorders>
              <w:top w:val="nil"/>
              <w:left w:val="nil"/>
              <w:bottom w:val="dashed" w:sz="4" w:space="0" w:color="969696"/>
              <w:right w:val="single" w:sz="4" w:space="0" w:color="auto"/>
            </w:tcBorders>
          </w:tcPr>
          <w:p w14:paraId="2704AEA0" w14:textId="77777777" w:rsidR="009E3F16" w:rsidRDefault="009E3F16">
            <w:pPr>
              <w:rPr>
                <w:lang w:eastAsia="sv-SE"/>
              </w:rPr>
            </w:pPr>
            <w:r>
              <w:rPr>
                <w:lang w:eastAsia="sv-SE"/>
              </w:rPr>
              <w:t>Market-place issued (optional)</w:t>
            </w:r>
          </w:p>
        </w:tc>
        <w:tc>
          <w:tcPr>
            <w:tcW w:w="1370" w:type="dxa"/>
            <w:tcBorders>
              <w:top w:val="nil"/>
              <w:left w:val="nil"/>
              <w:bottom w:val="dashed" w:sz="4" w:space="0" w:color="969696"/>
              <w:right w:val="single" w:sz="4" w:space="0" w:color="auto"/>
            </w:tcBorders>
          </w:tcPr>
          <w:p w14:paraId="79AC0371" w14:textId="77777777" w:rsidR="009E3F16" w:rsidRDefault="009E3F16">
            <w:pPr>
              <w:rPr>
                <w:lang w:eastAsia="sv-SE"/>
              </w:rPr>
            </w:pPr>
            <w:r>
              <w:rPr>
                <w:lang w:eastAsia="sv-SE"/>
              </w:rPr>
              <w:t>New</w:t>
            </w:r>
          </w:p>
          <w:p w14:paraId="570D05A7" w14:textId="77777777" w:rsidR="009E3F16" w:rsidRDefault="009E3F16">
            <w:pPr>
              <w:rPr>
                <w:lang w:eastAsia="sv-SE"/>
              </w:rPr>
            </w:pPr>
            <w:r>
              <w:rPr>
                <w:lang w:eastAsia="sv-SE"/>
              </w:rPr>
              <w:t>(Initiator’s previous)</w:t>
            </w:r>
          </w:p>
        </w:tc>
        <w:tc>
          <w:tcPr>
            <w:tcW w:w="2921" w:type="dxa"/>
            <w:tcBorders>
              <w:top w:val="nil"/>
              <w:left w:val="nil"/>
              <w:bottom w:val="dashed" w:sz="4" w:space="0" w:color="969696"/>
              <w:right w:val="single" w:sz="4" w:space="0" w:color="auto"/>
            </w:tcBorders>
          </w:tcPr>
          <w:p w14:paraId="299EBE65" w14:textId="77777777" w:rsidR="009E3F16" w:rsidRDefault="009E3F16">
            <w:pPr>
              <w:rPr>
                <w:lang w:eastAsia="sv-SE"/>
              </w:rPr>
            </w:pPr>
            <w:r>
              <w:rPr>
                <w:lang w:eastAsia="sv-SE"/>
              </w:rPr>
              <w:t>Always applied to prior request, and never to the trade entity itself. The presence of TradeReportType=6 or 7 indicates that this is a request to cancel a prior Break request on a confirmed trade</w:t>
            </w:r>
          </w:p>
        </w:tc>
      </w:tr>
      <w:tr w:rsidR="00C90C98" w14:paraId="346ED857" w14:textId="77777777">
        <w:trPr>
          <w:trHeight w:val="1275"/>
        </w:trPr>
        <w:tc>
          <w:tcPr>
            <w:tcW w:w="593" w:type="dxa"/>
            <w:tcBorders>
              <w:top w:val="nil"/>
              <w:left w:val="single" w:sz="4" w:space="0" w:color="auto"/>
              <w:bottom w:val="dashed" w:sz="4" w:space="0" w:color="969696"/>
              <w:right w:val="single" w:sz="4" w:space="0" w:color="auto"/>
            </w:tcBorders>
          </w:tcPr>
          <w:p w14:paraId="3DC80B23" w14:textId="77777777" w:rsidR="009E3F16" w:rsidRDefault="009E3F16">
            <w:pPr>
              <w:rPr>
                <w:lang w:eastAsia="sv-SE"/>
              </w:rPr>
            </w:pPr>
            <w:r>
              <w:rPr>
                <w:lang w:eastAsia="sv-SE"/>
              </w:rPr>
              <w:t>1.4</w:t>
            </w:r>
          </w:p>
        </w:tc>
        <w:tc>
          <w:tcPr>
            <w:tcW w:w="2334" w:type="dxa"/>
            <w:tcBorders>
              <w:top w:val="nil"/>
              <w:left w:val="nil"/>
              <w:bottom w:val="dashed" w:sz="4" w:space="0" w:color="969696"/>
              <w:right w:val="single" w:sz="4" w:space="0" w:color="auto"/>
            </w:tcBorders>
          </w:tcPr>
          <w:p w14:paraId="3E602604" w14:textId="77777777" w:rsidR="009E3F16" w:rsidRDefault="009E3F16">
            <w:pPr>
              <w:rPr>
                <w:lang w:eastAsia="sv-SE"/>
              </w:rPr>
            </w:pPr>
            <w:r>
              <w:rPr>
                <w:lang w:eastAsia="sv-SE"/>
              </w:rPr>
              <w:t>Acknowledgement from marketplace</w:t>
            </w:r>
          </w:p>
        </w:tc>
        <w:tc>
          <w:tcPr>
            <w:tcW w:w="977" w:type="dxa"/>
            <w:tcBorders>
              <w:top w:val="nil"/>
              <w:left w:val="nil"/>
              <w:bottom w:val="dashed" w:sz="4" w:space="0" w:color="969696"/>
              <w:right w:val="single" w:sz="4" w:space="0" w:color="auto"/>
            </w:tcBorders>
          </w:tcPr>
          <w:p w14:paraId="099F3B4D" w14:textId="77777777" w:rsidR="009E3F16" w:rsidRDefault="009E3F16">
            <w:pPr>
              <w:rPr>
                <w:lang w:eastAsia="sv-SE"/>
              </w:rPr>
            </w:pPr>
            <w:r>
              <w:rPr>
                <w:lang w:eastAsia="sv-SE"/>
              </w:rPr>
              <w:t>TCR Ack</w:t>
            </w:r>
          </w:p>
        </w:tc>
        <w:tc>
          <w:tcPr>
            <w:tcW w:w="1367" w:type="dxa"/>
            <w:tcBorders>
              <w:top w:val="nil"/>
              <w:left w:val="nil"/>
              <w:bottom w:val="dashed" w:sz="4" w:space="0" w:color="969696"/>
              <w:right w:val="single" w:sz="4" w:space="0" w:color="auto"/>
            </w:tcBorders>
          </w:tcPr>
          <w:p w14:paraId="3CB2B644" w14:textId="77777777" w:rsidR="009E3F16" w:rsidRDefault="009E3F16">
            <w:pPr>
              <w:rPr>
                <w:lang w:eastAsia="sv-SE"/>
              </w:rPr>
            </w:pPr>
            <w:r>
              <w:rPr>
                <w:lang w:eastAsia="sv-SE"/>
              </w:rPr>
              <w:t>New (0);</w:t>
            </w:r>
          </w:p>
          <w:p w14:paraId="2F071882" w14:textId="77777777" w:rsidR="009E3F16" w:rsidRDefault="009E3F16">
            <w:pPr>
              <w:rPr>
                <w:lang w:eastAsia="sv-SE"/>
              </w:rPr>
            </w:pPr>
            <w:r>
              <w:rPr>
                <w:lang w:eastAsia="sv-SE"/>
              </w:rPr>
              <w:t>Cancel (1);</w:t>
            </w:r>
          </w:p>
          <w:p w14:paraId="3E4409D8" w14:textId="77777777" w:rsidR="009E3F16" w:rsidRDefault="009E3F16">
            <w:pPr>
              <w:rPr>
                <w:lang w:eastAsia="sv-SE"/>
              </w:rPr>
            </w:pPr>
            <w:r>
              <w:rPr>
                <w:lang w:eastAsia="sv-SE"/>
              </w:rPr>
              <w:t>Replace (2)</w:t>
            </w:r>
          </w:p>
        </w:tc>
        <w:tc>
          <w:tcPr>
            <w:tcW w:w="1562" w:type="dxa"/>
            <w:tcBorders>
              <w:top w:val="nil"/>
              <w:left w:val="nil"/>
              <w:bottom w:val="dashed" w:sz="4" w:space="0" w:color="969696"/>
              <w:right w:val="single" w:sz="4" w:space="0" w:color="auto"/>
            </w:tcBorders>
          </w:tcPr>
          <w:p w14:paraId="533A7C68" w14:textId="77777777" w:rsidR="009E3F16" w:rsidRDefault="009E3F16">
            <w:pPr>
              <w:rPr>
                <w:lang w:eastAsia="sv-SE"/>
              </w:rPr>
            </w:pPr>
            <w:r>
              <w:rPr>
                <w:lang w:eastAsia="sv-SE"/>
              </w:rPr>
              <w:t>Trade Report Cancel (6),</w:t>
            </w:r>
            <w:r>
              <w:rPr>
                <w:lang w:eastAsia="sv-SE"/>
              </w:rPr>
              <w:br/>
              <w:t>(Locked In) Trade Break (7)</w:t>
            </w:r>
          </w:p>
        </w:tc>
        <w:tc>
          <w:tcPr>
            <w:tcW w:w="1562" w:type="dxa"/>
            <w:tcBorders>
              <w:top w:val="nil"/>
              <w:left w:val="nil"/>
              <w:bottom w:val="dashed" w:sz="4" w:space="0" w:color="969696"/>
              <w:right w:val="single" w:sz="4" w:space="0" w:color="auto"/>
            </w:tcBorders>
          </w:tcPr>
          <w:p w14:paraId="05C392ED" w14:textId="77777777" w:rsidR="009E3F16" w:rsidRDefault="009E3F16">
            <w:pPr>
              <w:rPr>
                <w:lang w:eastAsia="sv-SE"/>
              </w:rPr>
            </w:pPr>
            <w:r>
              <w:rPr>
                <w:lang w:eastAsia="sv-SE"/>
              </w:rPr>
              <w:t>Two-Party Report (1)</w:t>
            </w:r>
          </w:p>
        </w:tc>
        <w:tc>
          <w:tcPr>
            <w:tcW w:w="979" w:type="dxa"/>
            <w:tcBorders>
              <w:top w:val="nil"/>
              <w:left w:val="nil"/>
              <w:bottom w:val="dashed" w:sz="4" w:space="0" w:color="969696"/>
              <w:right w:val="single" w:sz="4" w:space="0" w:color="auto"/>
            </w:tcBorders>
          </w:tcPr>
          <w:p w14:paraId="3AE84C37" w14:textId="77777777" w:rsidR="009E3F16" w:rsidRDefault="009E3F16">
            <w:pPr>
              <w:rPr>
                <w:lang w:eastAsia="sv-SE"/>
              </w:rPr>
            </w:pPr>
            <w:r>
              <w:rPr>
                <w:lang w:eastAsia="sv-SE"/>
              </w:rPr>
              <w:t>Initiator’s</w:t>
            </w:r>
          </w:p>
        </w:tc>
        <w:tc>
          <w:tcPr>
            <w:tcW w:w="1370" w:type="dxa"/>
            <w:tcBorders>
              <w:top w:val="nil"/>
              <w:left w:val="nil"/>
              <w:bottom w:val="dashed" w:sz="4" w:space="0" w:color="969696"/>
              <w:right w:val="single" w:sz="4" w:space="0" w:color="auto"/>
            </w:tcBorders>
          </w:tcPr>
          <w:p w14:paraId="7CC0A3B5" w14:textId="77777777" w:rsidR="009E3F16" w:rsidRDefault="009E3F16">
            <w:pPr>
              <w:rPr>
                <w:lang w:eastAsia="sv-SE"/>
              </w:rPr>
            </w:pPr>
            <w:r>
              <w:rPr>
                <w:lang w:eastAsia="sv-SE"/>
              </w:rPr>
              <w:t>Initiator’s (Initiator’s)</w:t>
            </w:r>
          </w:p>
        </w:tc>
        <w:tc>
          <w:tcPr>
            <w:tcW w:w="2921" w:type="dxa"/>
            <w:tcBorders>
              <w:top w:val="nil"/>
              <w:left w:val="nil"/>
              <w:bottom w:val="dashed" w:sz="4" w:space="0" w:color="969696"/>
              <w:right w:val="single" w:sz="4" w:space="0" w:color="auto"/>
            </w:tcBorders>
          </w:tcPr>
          <w:p w14:paraId="05554CC5" w14:textId="77777777" w:rsidR="009E3F16" w:rsidRDefault="009E3F16">
            <w:pPr>
              <w:rPr>
                <w:lang w:eastAsia="sv-SE"/>
              </w:rPr>
            </w:pPr>
            <w:r>
              <w:rPr>
                <w:lang w:eastAsia="sv-SE"/>
              </w:rPr>
              <w:t> Optional. If ack message is used for Two-Party Reports.</w:t>
            </w:r>
          </w:p>
        </w:tc>
      </w:tr>
      <w:tr w:rsidR="00C90C98" w14:paraId="46B07820" w14:textId="77777777">
        <w:trPr>
          <w:trHeight w:val="1275"/>
        </w:trPr>
        <w:tc>
          <w:tcPr>
            <w:tcW w:w="593" w:type="dxa"/>
            <w:tcBorders>
              <w:top w:val="nil"/>
              <w:left w:val="single" w:sz="4" w:space="0" w:color="auto"/>
              <w:bottom w:val="single" w:sz="4" w:space="0" w:color="auto"/>
              <w:right w:val="single" w:sz="4" w:space="0" w:color="auto"/>
            </w:tcBorders>
          </w:tcPr>
          <w:p w14:paraId="1B6E52FB" w14:textId="77777777" w:rsidR="009E3F16" w:rsidRDefault="009E3F16">
            <w:pPr>
              <w:rPr>
                <w:lang w:eastAsia="sv-SE"/>
              </w:rPr>
            </w:pPr>
            <w:r>
              <w:rPr>
                <w:lang w:eastAsia="sv-SE"/>
              </w:rPr>
              <w:t>1.5</w:t>
            </w:r>
          </w:p>
        </w:tc>
        <w:tc>
          <w:tcPr>
            <w:tcW w:w="2334" w:type="dxa"/>
            <w:tcBorders>
              <w:top w:val="nil"/>
              <w:left w:val="nil"/>
              <w:bottom w:val="single" w:sz="4" w:space="0" w:color="auto"/>
              <w:right w:val="single" w:sz="4" w:space="0" w:color="auto"/>
            </w:tcBorders>
          </w:tcPr>
          <w:p w14:paraId="727224B2" w14:textId="77777777" w:rsidR="009E3F16" w:rsidRDefault="009E3F16">
            <w:pPr>
              <w:rPr>
                <w:lang w:eastAsia="sv-SE"/>
              </w:rPr>
            </w:pPr>
            <w:r>
              <w:rPr>
                <w:lang w:eastAsia="sv-SE"/>
              </w:rPr>
              <w:t>Reject from marketplace</w:t>
            </w:r>
          </w:p>
        </w:tc>
        <w:tc>
          <w:tcPr>
            <w:tcW w:w="977" w:type="dxa"/>
            <w:tcBorders>
              <w:top w:val="nil"/>
              <w:left w:val="nil"/>
              <w:bottom w:val="single" w:sz="4" w:space="0" w:color="auto"/>
              <w:right w:val="single" w:sz="4" w:space="0" w:color="auto"/>
            </w:tcBorders>
          </w:tcPr>
          <w:p w14:paraId="1FF6C5BD" w14:textId="77777777" w:rsidR="009E3F16" w:rsidRDefault="009E3F16">
            <w:pPr>
              <w:rPr>
                <w:lang w:eastAsia="sv-SE"/>
              </w:rPr>
            </w:pPr>
            <w:r>
              <w:rPr>
                <w:lang w:eastAsia="sv-SE"/>
              </w:rPr>
              <w:t>TCR Ack</w:t>
            </w:r>
          </w:p>
        </w:tc>
        <w:tc>
          <w:tcPr>
            <w:tcW w:w="1367" w:type="dxa"/>
            <w:tcBorders>
              <w:top w:val="nil"/>
              <w:left w:val="nil"/>
              <w:bottom w:val="single" w:sz="4" w:space="0" w:color="auto"/>
              <w:right w:val="single" w:sz="4" w:space="0" w:color="auto"/>
            </w:tcBorders>
          </w:tcPr>
          <w:p w14:paraId="590CADEA" w14:textId="77777777" w:rsidR="009E3F16" w:rsidRDefault="009E3F16">
            <w:pPr>
              <w:rPr>
                <w:lang w:eastAsia="sv-SE"/>
              </w:rPr>
            </w:pPr>
            <w:r>
              <w:rPr>
                <w:lang w:eastAsia="sv-SE"/>
              </w:rPr>
              <w:t>New (0);</w:t>
            </w:r>
          </w:p>
          <w:p w14:paraId="5678C412" w14:textId="77777777" w:rsidR="009E3F16" w:rsidRDefault="009E3F16">
            <w:pPr>
              <w:rPr>
                <w:lang w:eastAsia="sv-SE"/>
              </w:rPr>
            </w:pPr>
            <w:r>
              <w:rPr>
                <w:lang w:eastAsia="sv-SE"/>
              </w:rPr>
              <w:t>Cancel (1);</w:t>
            </w:r>
          </w:p>
          <w:p w14:paraId="7206CD1D" w14:textId="77777777" w:rsidR="009E3F16" w:rsidRDefault="009E3F16">
            <w:pPr>
              <w:rPr>
                <w:lang w:eastAsia="sv-SE"/>
              </w:rPr>
            </w:pPr>
            <w:r>
              <w:rPr>
                <w:lang w:eastAsia="sv-SE"/>
              </w:rPr>
              <w:t>Replace (2)</w:t>
            </w:r>
          </w:p>
        </w:tc>
        <w:tc>
          <w:tcPr>
            <w:tcW w:w="1562" w:type="dxa"/>
            <w:tcBorders>
              <w:top w:val="nil"/>
              <w:left w:val="nil"/>
              <w:bottom w:val="single" w:sz="4" w:space="0" w:color="auto"/>
              <w:right w:val="single" w:sz="4" w:space="0" w:color="auto"/>
            </w:tcBorders>
          </w:tcPr>
          <w:p w14:paraId="09F7C4EE" w14:textId="77777777" w:rsidR="009E3F16" w:rsidRDefault="009E3F16">
            <w:pPr>
              <w:rPr>
                <w:lang w:eastAsia="sv-SE"/>
              </w:rPr>
            </w:pPr>
            <w:r>
              <w:rPr>
                <w:lang w:eastAsia="sv-SE"/>
              </w:rPr>
              <w:t>Trade Report Cancel (6),</w:t>
            </w:r>
            <w:r>
              <w:rPr>
                <w:lang w:eastAsia="sv-SE"/>
              </w:rPr>
              <w:br/>
              <w:t>(Locked In) Trade Break (7)</w:t>
            </w:r>
          </w:p>
        </w:tc>
        <w:tc>
          <w:tcPr>
            <w:tcW w:w="1562" w:type="dxa"/>
            <w:tcBorders>
              <w:top w:val="nil"/>
              <w:left w:val="nil"/>
              <w:bottom w:val="single" w:sz="4" w:space="0" w:color="auto"/>
              <w:right w:val="single" w:sz="4" w:space="0" w:color="auto"/>
            </w:tcBorders>
          </w:tcPr>
          <w:p w14:paraId="014A8773" w14:textId="77777777" w:rsidR="009E3F16" w:rsidRDefault="009E3F16">
            <w:pPr>
              <w:rPr>
                <w:lang w:eastAsia="sv-SE"/>
              </w:rPr>
            </w:pPr>
            <w:r>
              <w:rPr>
                <w:lang w:eastAsia="sv-SE"/>
              </w:rPr>
              <w:t>Two-Party Report (1)</w:t>
            </w:r>
          </w:p>
        </w:tc>
        <w:tc>
          <w:tcPr>
            <w:tcW w:w="979" w:type="dxa"/>
            <w:tcBorders>
              <w:top w:val="nil"/>
              <w:left w:val="nil"/>
              <w:bottom w:val="single" w:sz="4" w:space="0" w:color="auto"/>
              <w:right w:val="single" w:sz="4" w:space="0" w:color="auto"/>
            </w:tcBorders>
          </w:tcPr>
          <w:p w14:paraId="233B07F8" w14:textId="77777777" w:rsidR="009E3F16" w:rsidRDefault="009E3F16">
            <w:pPr>
              <w:rPr>
                <w:lang w:eastAsia="sv-SE"/>
              </w:rPr>
            </w:pPr>
            <w:r>
              <w:rPr>
                <w:lang w:eastAsia="sv-SE"/>
              </w:rPr>
              <w:t>Initiator’s</w:t>
            </w:r>
          </w:p>
        </w:tc>
        <w:tc>
          <w:tcPr>
            <w:tcW w:w="1370" w:type="dxa"/>
            <w:tcBorders>
              <w:top w:val="nil"/>
              <w:left w:val="nil"/>
              <w:bottom w:val="single" w:sz="4" w:space="0" w:color="auto"/>
              <w:right w:val="single" w:sz="4" w:space="0" w:color="auto"/>
            </w:tcBorders>
          </w:tcPr>
          <w:p w14:paraId="2AAD699F" w14:textId="77777777" w:rsidR="009E3F16" w:rsidRDefault="009E3F16">
            <w:pPr>
              <w:rPr>
                <w:lang w:eastAsia="sv-SE"/>
              </w:rPr>
            </w:pPr>
            <w:r>
              <w:rPr>
                <w:lang w:eastAsia="sv-SE"/>
              </w:rPr>
              <w:t>Initiator’s (Initiator’s)</w:t>
            </w:r>
          </w:p>
        </w:tc>
        <w:tc>
          <w:tcPr>
            <w:tcW w:w="2921" w:type="dxa"/>
            <w:tcBorders>
              <w:top w:val="nil"/>
              <w:left w:val="nil"/>
              <w:bottom w:val="single" w:sz="4" w:space="0" w:color="auto"/>
              <w:right w:val="single" w:sz="4" w:space="0" w:color="auto"/>
            </w:tcBorders>
          </w:tcPr>
          <w:p w14:paraId="59B9C467" w14:textId="77777777" w:rsidR="009E3F16" w:rsidRDefault="009E3F16">
            <w:pPr>
              <w:rPr>
                <w:lang w:eastAsia="sv-SE"/>
              </w:rPr>
            </w:pPr>
            <w:r>
              <w:rPr>
                <w:lang w:eastAsia="sv-SE"/>
              </w:rPr>
              <w:t> </w:t>
            </w:r>
          </w:p>
        </w:tc>
      </w:tr>
      <w:tr w:rsidR="009E3F16" w14:paraId="0418FD06" w14:textId="77777777">
        <w:tblPrEx>
          <w:tblW w:w="13665" w:type="dxa"/>
          <w:tblInd w:w="55" w:type="dxa"/>
          <w:tblLayout w:type="fixed"/>
          <w:tblCellMar>
            <w:left w:w="70" w:type="dxa"/>
            <w:right w:w="70" w:type="dxa"/>
          </w:tblCellMar>
          <w:tblLook w:val="0000" w:firstRow="0" w:lastRow="0" w:firstColumn="0" w:lastColumn="0" w:noHBand="0" w:noVBand="0"/>
          <w:tblPrExChange w:id="518"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519" w:author="Administrator" w:date="2011-08-18T10:53:00Z">
            <w:trPr>
              <w:gridAfter w:val="0"/>
              <w:trHeight w:val="510"/>
            </w:trPr>
          </w:trPrChange>
        </w:trPr>
        <w:tc>
          <w:tcPr>
            <w:tcW w:w="593" w:type="dxa"/>
            <w:tcBorders>
              <w:top w:val="nil"/>
              <w:left w:val="single" w:sz="4" w:space="0" w:color="auto"/>
              <w:bottom w:val="nil"/>
              <w:right w:val="single" w:sz="4" w:space="0" w:color="auto"/>
            </w:tcBorders>
            <w:tcPrChange w:id="520" w:author="Administrator" w:date="2011-08-18T10:53:00Z">
              <w:tcPr>
                <w:tcW w:w="593" w:type="dxa"/>
                <w:gridSpan w:val="2"/>
                <w:tcBorders>
                  <w:top w:val="nil"/>
                  <w:left w:val="single" w:sz="4" w:space="0" w:color="auto"/>
                  <w:bottom w:val="nil"/>
                  <w:right w:val="single" w:sz="4" w:space="0" w:color="auto"/>
                </w:tcBorders>
                <w:shd w:val="clear" w:color="auto" w:fill="auto"/>
              </w:tcPr>
            </w:tcPrChange>
          </w:tcPr>
          <w:p w14:paraId="7AFD378B" w14:textId="77777777" w:rsidR="009E3F16" w:rsidRDefault="009E3F16">
            <w:pPr>
              <w:rPr>
                <w:b/>
                <w:lang w:eastAsia="sv-SE"/>
              </w:rPr>
            </w:pPr>
            <w:bookmarkStart w:id="521" w:name="_Ref138218714"/>
            <w:r>
              <w:rPr>
                <w:b/>
                <w:lang w:eastAsia="sv-SE"/>
              </w:rPr>
              <w:t>2</w:t>
            </w:r>
          </w:p>
        </w:tc>
        <w:tc>
          <w:tcPr>
            <w:tcW w:w="13072" w:type="dxa"/>
            <w:gridSpan w:val="8"/>
            <w:tcBorders>
              <w:top w:val="nil"/>
              <w:left w:val="nil"/>
              <w:bottom w:val="nil"/>
              <w:right w:val="single" w:sz="4" w:space="0" w:color="auto"/>
            </w:tcBorders>
            <w:tcPrChange w:id="522" w:author="Administrator" w:date="2011-08-18T10:53:00Z">
              <w:tcPr>
                <w:tcW w:w="13072" w:type="dxa"/>
                <w:gridSpan w:val="9"/>
                <w:tcBorders>
                  <w:top w:val="nil"/>
                  <w:left w:val="nil"/>
                  <w:bottom w:val="nil"/>
                  <w:right w:val="single" w:sz="4" w:space="0" w:color="auto"/>
                </w:tcBorders>
                <w:shd w:val="clear" w:color="auto" w:fill="auto"/>
              </w:tcPr>
            </w:tcPrChange>
          </w:tcPr>
          <w:p w14:paraId="5F48BA1E" w14:textId="77777777" w:rsidR="009E3F16" w:rsidRDefault="009E3F16">
            <w:pPr>
              <w:rPr>
                <w:b/>
                <w:lang w:eastAsia="sv-SE"/>
              </w:rPr>
            </w:pPr>
            <w:r>
              <w:rPr>
                <w:b/>
                <w:lang w:eastAsia="sv-SE"/>
              </w:rPr>
              <w:t>Marketplace publication of confirmed trade bust (flow from marketplace to external actors)</w:t>
            </w:r>
          </w:p>
        </w:tc>
      </w:tr>
      <w:tr w:rsidR="00C90C98" w14:paraId="0D221F10" w14:textId="77777777">
        <w:trPr>
          <w:trHeight w:val="510"/>
        </w:trPr>
        <w:tc>
          <w:tcPr>
            <w:tcW w:w="593" w:type="dxa"/>
            <w:tcBorders>
              <w:top w:val="nil"/>
              <w:left w:val="single" w:sz="4" w:space="0" w:color="auto"/>
              <w:bottom w:val="nil"/>
              <w:right w:val="single" w:sz="4" w:space="0" w:color="auto"/>
            </w:tcBorders>
          </w:tcPr>
          <w:p w14:paraId="4DAF86C7" w14:textId="77777777" w:rsidR="009E3F16" w:rsidRDefault="009E3F16">
            <w:pPr>
              <w:rPr>
                <w:lang w:eastAsia="sv-SE"/>
              </w:rPr>
            </w:pPr>
            <w:r>
              <w:rPr>
                <w:lang w:eastAsia="sv-SE"/>
              </w:rPr>
              <w:t>2.1</w:t>
            </w:r>
          </w:p>
        </w:tc>
        <w:tc>
          <w:tcPr>
            <w:tcW w:w="2334" w:type="dxa"/>
            <w:tcBorders>
              <w:top w:val="nil"/>
              <w:left w:val="nil"/>
              <w:bottom w:val="nil"/>
              <w:right w:val="single" w:sz="4" w:space="0" w:color="auto"/>
            </w:tcBorders>
          </w:tcPr>
          <w:p w14:paraId="61D25197" w14:textId="77777777" w:rsidR="009E3F16" w:rsidRDefault="009E3F16">
            <w:pPr>
              <w:rPr>
                <w:lang w:eastAsia="sv-SE"/>
              </w:rPr>
            </w:pPr>
            <w:r>
              <w:rPr>
                <w:lang w:eastAsia="sv-SE"/>
              </w:rPr>
              <w:t>Publication to the initiator</w:t>
            </w:r>
          </w:p>
        </w:tc>
        <w:tc>
          <w:tcPr>
            <w:tcW w:w="977" w:type="dxa"/>
            <w:tcBorders>
              <w:top w:val="nil"/>
              <w:left w:val="nil"/>
              <w:bottom w:val="nil"/>
              <w:right w:val="single" w:sz="4" w:space="0" w:color="auto"/>
            </w:tcBorders>
          </w:tcPr>
          <w:p w14:paraId="5C90EAC4" w14:textId="77777777" w:rsidR="009E3F16" w:rsidRDefault="009E3F16">
            <w:pPr>
              <w:rPr>
                <w:lang w:eastAsia="sv-SE"/>
              </w:rPr>
            </w:pPr>
            <w:r>
              <w:rPr>
                <w:lang w:eastAsia="sv-SE"/>
              </w:rPr>
              <w:t>TCR</w:t>
            </w:r>
          </w:p>
        </w:tc>
        <w:tc>
          <w:tcPr>
            <w:tcW w:w="1367" w:type="dxa"/>
            <w:tcBorders>
              <w:top w:val="nil"/>
              <w:left w:val="nil"/>
              <w:bottom w:val="nil"/>
              <w:right w:val="single" w:sz="4" w:space="0" w:color="auto"/>
            </w:tcBorders>
          </w:tcPr>
          <w:p w14:paraId="3E8B4409" w14:textId="77777777" w:rsidR="009E3F16" w:rsidRDefault="009E3F16">
            <w:pPr>
              <w:rPr>
                <w:lang w:eastAsia="sv-SE"/>
              </w:rPr>
            </w:pPr>
            <w:r>
              <w:rPr>
                <w:lang w:eastAsia="sv-SE"/>
              </w:rPr>
              <w:t>Replace (2)</w:t>
            </w:r>
          </w:p>
        </w:tc>
        <w:tc>
          <w:tcPr>
            <w:tcW w:w="1562" w:type="dxa"/>
            <w:tcBorders>
              <w:top w:val="nil"/>
              <w:left w:val="nil"/>
              <w:bottom w:val="nil"/>
              <w:right w:val="single" w:sz="4" w:space="0" w:color="auto"/>
            </w:tcBorders>
          </w:tcPr>
          <w:p w14:paraId="7FBDD725" w14:textId="77777777" w:rsidR="009E3F16" w:rsidRDefault="009E3F16">
            <w:pPr>
              <w:rPr>
                <w:lang w:eastAsia="sv-SE"/>
              </w:rPr>
            </w:pPr>
            <w:r>
              <w:rPr>
                <w:lang w:eastAsia="sv-SE"/>
              </w:rPr>
              <w:t>Trade Report Cancel (6),</w:t>
            </w:r>
            <w:r>
              <w:rPr>
                <w:lang w:eastAsia="sv-SE"/>
              </w:rPr>
              <w:br/>
              <w:t>(Locked In) Trade Break (7)</w:t>
            </w:r>
          </w:p>
        </w:tc>
        <w:tc>
          <w:tcPr>
            <w:tcW w:w="1562" w:type="dxa"/>
            <w:tcBorders>
              <w:top w:val="nil"/>
              <w:left w:val="nil"/>
              <w:bottom w:val="nil"/>
              <w:right w:val="single" w:sz="4" w:space="0" w:color="auto"/>
            </w:tcBorders>
          </w:tcPr>
          <w:p w14:paraId="30F3AA64" w14:textId="77777777" w:rsidR="009E3F16" w:rsidRDefault="009E3F16">
            <w:pPr>
              <w:rPr>
                <w:lang w:eastAsia="sv-SE"/>
              </w:rPr>
            </w:pPr>
            <w:r>
              <w:rPr>
                <w:lang w:eastAsia="sv-SE"/>
              </w:rPr>
              <w:t>Trade Confirm (0)</w:t>
            </w:r>
          </w:p>
        </w:tc>
        <w:tc>
          <w:tcPr>
            <w:tcW w:w="979" w:type="dxa"/>
            <w:tcBorders>
              <w:top w:val="nil"/>
              <w:left w:val="nil"/>
              <w:bottom w:val="nil"/>
              <w:right w:val="single" w:sz="4" w:space="0" w:color="auto"/>
            </w:tcBorders>
          </w:tcPr>
          <w:p w14:paraId="0EDC933A" w14:textId="77777777" w:rsidR="009E3F16" w:rsidRDefault="009E3F16">
            <w:pPr>
              <w:rPr>
                <w:lang w:eastAsia="sv-SE"/>
              </w:rPr>
            </w:pPr>
            <w:r>
              <w:rPr>
                <w:lang w:eastAsia="sv-SE"/>
              </w:rPr>
              <w:t>Filled</w:t>
            </w:r>
          </w:p>
        </w:tc>
        <w:tc>
          <w:tcPr>
            <w:tcW w:w="1370" w:type="dxa"/>
            <w:tcBorders>
              <w:top w:val="nil"/>
              <w:left w:val="nil"/>
              <w:bottom w:val="nil"/>
              <w:right w:val="single" w:sz="4" w:space="0" w:color="auto"/>
            </w:tcBorders>
          </w:tcPr>
          <w:p w14:paraId="3F08C3D4" w14:textId="77777777" w:rsidR="009E3F16" w:rsidRDefault="009E3F16">
            <w:pPr>
              <w:rPr>
                <w:lang w:eastAsia="sv-SE"/>
              </w:rPr>
            </w:pPr>
            <w:r>
              <w:rPr>
                <w:lang w:eastAsia="sv-SE"/>
              </w:rPr>
              <w:t>Initiator’s</w:t>
            </w:r>
          </w:p>
        </w:tc>
        <w:tc>
          <w:tcPr>
            <w:tcW w:w="2921" w:type="dxa"/>
            <w:tcBorders>
              <w:top w:val="nil"/>
              <w:left w:val="nil"/>
              <w:bottom w:val="nil"/>
              <w:right w:val="single" w:sz="4" w:space="0" w:color="auto"/>
            </w:tcBorders>
          </w:tcPr>
          <w:p w14:paraId="4E4D78DA" w14:textId="77777777" w:rsidR="009E3F16" w:rsidRDefault="009E3F16">
            <w:pPr>
              <w:rPr>
                <w:lang w:eastAsia="sv-SE"/>
              </w:rPr>
            </w:pPr>
            <w:r>
              <w:rPr>
                <w:lang w:eastAsia="sv-SE"/>
              </w:rPr>
              <w:t>MatchStatus = 0 (Compared, matched or affirmed)</w:t>
            </w:r>
          </w:p>
        </w:tc>
      </w:tr>
      <w:tr w:rsidR="00C90C98" w14:paraId="00BFA783" w14:textId="77777777">
        <w:trPr>
          <w:trHeight w:val="510"/>
        </w:trPr>
        <w:tc>
          <w:tcPr>
            <w:tcW w:w="593" w:type="dxa"/>
            <w:tcBorders>
              <w:top w:val="nil"/>
              <w:left w:val="single" w:sz="4" w:space="0" w:color="auto"/>
              <w:bottom w:val="single" w:sz="4" w:space="0" w:color="auto"/>
              <w:right w:val="single" w:sz="4" w:space="0" w:color="auto"/>
            </w:tcBorders>
          </w:tcPr>
          <w:p w14:paraId="710E5072" w14:textId="77777777" w:rsidR="009E3F16" w:rsidRDefault="009E3F16">
            <w:pPr>
              <w:rPr>
                <w:lang w:eastAsia="sv-SE"/>
              </w:rPr>
            </w:pPr>
            <w:r>
              <w:rPr>
                <w:lang w:eastAsia="sv-SE"/>
              </w:rPr>
              <w:t>2.2</w:t>
            </w:r>
          </w:p>
        </w:tc>
        <w:tc>
          <w:tcPr>
            <w:tcW w:w="2334" w:type="dxa"/>
            <w:tcBorders>
              <w:top w:val="nil"/>
              <w:left w:val="nil"/>
              <w:bottom w:val="single" w:sz="4" w:space="0" w:color="auto"/>
              <w:right w:val="single" w:sz="4" w:space="0" w:color="auto"/>
            </w:tcBorders>
          </w:tcPr>
          <w:p w14:paraId="4D3128FD" w14:textId="77777777" w:rsidR="009E3F16" w:rsidRDefault="009E3F16">
            <w:pPr>
              <w:rPr>
                <w:lang w:eastAsia="sv-SE"/>
              </w:rPr>
            </w:pPr>
            <w:r>
              <w:rPr>
                <w:lang w:eastAsia="sv-SE"/>
              </w:rPr>
              <w:t>Publication to other parties</w:t>
            </w:r>
          </w:p>
        </w:tc>
        <w:tc>
          <w:tcPr>
            <w:tcW w:w="977" w:type="dxa"/>
            <w:tcBorders>
              <w:top w:val="nil"/>
              <w:left w:val="nil"/>
              <w:bottom w:val="single" w:sz="4" w:space="0" w:color="auto"/>
              <w:right w:val="single" w:sz="4" w:space="0" w:color="auto"/>
            </w:tcBorders>
          </w:tcPr>
          <w:p w14:paraId="71FE4A3F" w14:textId="77777777" w:rsidR="009E3F16" w:rsidRDefault="009E3F16">
            <w:pPr>
              <w:rPr>
                <w:lang w:eastAsia="sv-SE"/>
              </w:rPr>
            </w:pPr>
            <w:r>
              <w:rPr>
                <w:lang w:eastAsia="sv-SE"/>
              </w:rPr>
              <w:t>TCR</w:t>
            </w:r>
          </w:p>
        </w:tc>
        <w:tc>
          <w:tcPr>
            <w:tcW w:w="1367" w:type="dxa"/>
            <w:tcBorders>
              <w:top w:val="nil"/>
              <w:left w:val="nil"/>
              <w:bottom w:val="single" w:sz="4" w:space="0" w:color="auto"/>
              <w:right w:val="single" w:sz="4" w:space="0" w:color="auto"/>
            </w:tcBorders>
          </w:tcPr>
          <w:p w14:paraId="43735902" w14:textId="77777777" w:rsidR="009E3F16" w:rsidRDefault="009E3F16">
            <w:pPr>
              <w:rPr>
                <w:lang w:eastAsia="sv-SE"/>
              </w:rPr>
            </w:pPr>
            <w:r>
              <w:rPr>
                <w:lang w:eastAsia="sv-SE"/>
              </w:rPr>
              <w:t>New (0)</w:t>
            </w:r>
          </w:p>
        </w:tc>
        <w:tc>
          <w:tcPr>
            <w:tcW w:w="1562" w:type="dxa"/>
            <w:tcBorders>
              <w:top w:val="nil"/>
              <w:left w:val="nil"/>
              <w:bottom w:val="single" w:sz="4" w:space="0" w:color="auto"/>
              <w:right w:val="single" w:sz="4" w:space="0" w:color="auto"/>
            </w:tcBorders>
          </w:tcPr>
          <w:p w14:paraId="3B2A80F6" w14:textId="77777777" w:rsidR="009E3F16" w:rsidRDefault="009E3F16">
            <w:pPr>
              <w:rPr>
                <w:lang w:eastAsia="sv-SE"/>
              </w:rPr>
            </w:pPr>
            <w:r>
              <w:rPr>
                <w:lang w:eastAsia="sv-SE"/>
              </w:rPr>
              <w:t>Trade Report Cancel (6),</w:t>
            </w:r>
            <w:r>
              <w:rPr>
                <w:lang w:eastAsia="sv-SE"/>
              </w:rPr>
              <w:br/>
              <w:t>(Locked In) Trade Break (7)</w:t>
            </w:r>
          </w:p>
        </w:tc>
        <w:tc>
          <w:tcPr>
            <w:tcW w:w="1562" w:type="dxa"/>
            <w:tcBorders>
              <w:top w:val="nil"/>
              <w:left w:val="nil"/>
              <w:bottom w:val="single" w:sz="4" w:space="0" w:color="auto"/>
              <w:right w:val="single" w:sz="4" w:space="0" w:color="auto"/>
            </w:tcBorders>
          </w:tcPr>
          <w:p w14:paraId="68A23209" w14:textId="77777777" w:rsidR="009E3F16" w:rsidRDefault="009E3F16">
            <w:pPr>
              <w:rPr>
                <w:lang w:eastAsia="sv-SE"/>
              </w:rPr>
            </w:pPr>
            <w:r>
              <w:rPr>
                <w:lang w:eastAsia="sv-SE"/>
              </w:rPr>
              <w:t>Trade Confirm (0)</w:t>
            </w:r>
          </w:p>
        </w:tc>
        <w:tc>
          <w:tcPr>
            <w:tcW w:w="979" w:type="dxa"/>
            <w:tcBorders>
              <w:top w:val="nil"/>
              <w:left w:val="nil"/>
              <w:bottom w:val="single" w:sz="4" w:space="0" w:color="auto"/>
              <w:right w:val="single" w:sz="4" w:space="0" w:color="auto"/>
            </w:tcBorders>
          </w:tcPr>
          <w:p w14:paraId="316666DA" w14:textId="77777777" w:rsidR="009E3F16" w:rsidRDefault="009E3F16">
            <w:pPr>
              <w:rPr>
                <w:lang w:eastAsia="sv-SE"/>
              </w:rPr>
            </w:pPr>
            <w:r>
              <w:rPr>
                <w:lang w:eastAsia="sv-SE"/>
              </w:rPr>
              <w:t>Filled</w:t>
            </w:r>
          </w:p>
        </w:tc>
        <w:tc>
          <w:tcPr>
            <w:tcW w:w="1370" w:type="dxa"/>
            <w:tcBorders>
              <w:top w:val="nil"/>
              <w:left w:val="nil"/>
              <w:bottom w:val="single" w:sz="4" w:space="0" w:color="auto"/>
              <w:right w:val="single" w:sz="4" w:space="0" w:color="auto"/>
            </w:tcBorders>
          </w:tcPr>
          <w:p w14:paraId="40847C08" w14:textId="77777777" w:rsidR="009E3F16" w:rsidRDefault="009E3F16">
            <w:pPr>
              <w:rPr>
                <w:lang w:eastAsia="sv-SE"/>
              </w:rPr>
            </w:pPr>
            <w:r>
              <w:rPr>
                <w:lang w:eastAsia="sv-SE"/>
              </w:rPr>
              <w:t>N/A</w:t>
            </w:r>
          </w:p>
        </w:tc>
        <w:tc>
          <w:tcPr>
            <w:tcW w:w="2921" w:type="dxa"/>
            <w:tcBorders>
              <w:top w:val="nil"/>
              <w:left w:val="nil"/>
              <w:bottom w:val="single" w:sz="4" w:space="0" w:color="auto"/>
              <w:right w:val="single" w:sz="4" w:space="0" w:color="auto"/>
            </w:tcBorders>
          </w:tcPr>
          <w:p w14:paraId="359719A5" w14:textId="77777777" w:rsidR="009E3F16" w:rsidRDefault="009E3F16">
            <w:pPr>
              <w:rPr>
                <w:lang w:eastAsia="sv-SE"/>
              </w:rPr>
            </w:pPr>
            <w:r>
              <w:rPr>
                <w:lang w:eastAsia="sv-SE"/>
              </w:rPr>
              <w:t>MatchStatus = 0 (Compared, matched or affirmed)</w:t>
            </w:r>
          </w:p>
        </w:tc>
      </w:tr>
    </w:tbl>
    <w:p w14:paraId="5389F487" w14:textId="77777777" w:rsidR="009E3F16" w:rsidRDefault="009E3F16">
      <w:pPr>
        <w:pStyle w:val="Heading4"/>
        <w:keepNext/>
        <w:keepLines/>
        <w:numPr>
          <w:ilvl w:val="3"/>
          <w:numId w:val="0"/>
        </w:numPr>
        <w:tabs>
          <w:tab w:val="num" w:pos="1800"/>
        </w:tabs>
        <w:spacing w:before="240" w:after="60" w:line="220" w:lineRule="exact"/>
        <w:ind w:left="1728" w:hanging="648"/>
        <w:jc w:val="left"/>
        <w:rPr>
          <w:lang w:eastAsia="sv-SE"/>
        </w:rPr>
      </w:pPr>
      <w:bookmarkStart w:id="523" w:name="_Ref139788017"/>
      <w:bookmarkStart w:id="524" w:name="_Toc227925155"/>
      <w:r>
        <w:rPr>
          <w:lang w:eastAsia="sv-SE"/>
        </w:rPr>
        <w:t>Trade Cancel - Locked-In Cancellation</w:t>
      </w:r>
      <w:bookmarkEnd w:id="521"/>
      <w:bookmarkEnd w:id="523"/>
      <w:bookmarkEnd w:id="524"/>
    </w:p>
    <w:tbl>
      <w:tblPr>
        <w:tblW w:w="13665" w:type="dxa"/>
        <w:tblInd w:w="55" w:type="dxa"/>
        <w:tblLayout w:type="fixed"/>
        <w:tblCellMar>
          <w:left w:w="70" w:type="dxa"/>
          <w:right w:w="70" w:type="dxa"/>
        </w:tblCellMar>
        <w:tblLook w:val="0000" w:firstRow="0" w:lastRow="0" w:firstColumn="0" w:lastColumn="0" w:noHBand="0" w:noVBand="0"/>
      </w:tblPr>
      <w:tblGrid>
        <w:gridCol w:w="594"/>
        <w:gridCol w:w="7"/>
        <w:gridCol w:w="2325"/>
        <w:gridCol w:w="13"/>
        <w:gridCol w:w="963"/>
        <w:gridCol w:w="11"/>
        <w:gridCol w:w="1355"/>
        <w:gridCol w:w="9"/>
        <w:gridCol w:w="1552"/>
        <w:gridCol w:w="7"/>
        <w:gridCol w:w="1559"/>
        <w:gridCol w:w="978"/>
        <w:gridCol w:w="1369"/>
        <w:gridCol w:w="2923"/>
        <w:tblGridChange w:id="525">
          <w:tblGrid>
            <w:gridCol w:w="93"/>
            <w:gridCol w:w="501"/>
            <w:gridCol w:w="7"/>
            <w:gridCol w:w="86"/>
            <w:gridCol w:w="7"/>
            <w:gridCol w:w="2325"/>
            <w:gridCol w:w="13"/>
            <w:gridCol w:w="963"/>
            <w:gridCol w:w="11"/>
            <w:gridCol w:w="1355"/>
            <w:gridCol w:w="9"/>
            <w:gridCol w:w="1552"/>
            <w:gridCol w:w="7"/>
            <w:gridCol w:w="1559"/>
            <w:gridCol w:w="978"/>
            <w:gridCol w:w="1369"/>
            <w:gridCol w:w="2830"/>
            <w:gridCol w:w="93"/>
          </w:tblGrid>
        </w:tblGridChange>
      </w:tblGrid>
      <w:tr w:rsidR="00C90C98" w14:paraId="384DAAD3" w14:textId="77777777">
        <w:trPr>
          <w:trHeight w:val="510"/>
          <w:tblHeader/>
        </w:trPr>
        <w:tc>
          <w:tcPr>
            <w:tcW w:w="601" w:type="dxa"/>
            <w:gridSpan w:val="2"/>
            <w:tcBorders>
              <w:top w:val="single" w:sz="4" w:space="0" w:color="auto"/>
              <w:left w:val="single" w:sz="4" w:space="0" w:color="auto"/>
              <w:bottom w:val="single" w:sz="4" w:space="0" w:color="auto"/>
              <w:right w:val="single" w:sz="4" w:space="0" w:color="auto"/>
            </w:tcBorders>
            <w:vAlign w:val="bottom"/>
          </w:tcPr>
          <w:p w14:paraId="6E76B1C3" w14:textId="77777777" w:rsidR="009E3F16" w:rsidRDefault="009E3F16">
            <w:pPr>
              <w:rPr>
                <w:b/>
                <w:bCs/>
                <w:lang w:eastAsia="sv-SE"/>
              </w:rPr>
            </w:pPr>
            <w:r>
              <w:rPr>
                <w:b/>
                <w:bCs/>
                <w:lang w:eastAsia="sv-SE"/>
              </w:rPr>
              <w:t> </w:t>
            </w:r>
          </w:p>
        </w:tc>
        <w:tc>
          <w:tcPr>
            <w:tcW w:w="2338" w:type="dxa"/>
            <w:gridSpan w:val="2"/>
            <w:tcBorders>
              <w:top w:val="single" w:sz="4" w:space="0" w:color="auto"/>
              <w:left w:val="nil"/>
              <w:bottom w:val="single" w:sz="4" w:space="0" w:color="auto"/>
              <w:right w:val="single" w:sz="4" w:space="0" w:color="auto"/>
            </w:tcBorders>
            <w:vAlign w:val="bottom"/>
          </w:tcPr>
          <w:p w14:paraId="5A8E7F86" w14:textId="77777777" w:rsidR="009E3F16" w:rsidRDefault="009E3F16">
            <w:pPr>
              <w:rPr>
                <w:b/>
                <w:bCs/>
                <w:lang w:eastAsia="sv-SE"/>
              </w:rPr>
            </w:pPr>
            <w:r>
              <w:rPr>
                <w:b/>
                <w:bCs/>
                <w:lang w:eastAsia="sv-SE"/>
              </w:rPr>
              <w:t>Action</w:t>
            </w:r>
          </w:p>
        </w:tc>
        <w:tc>
          <w:tcPr>
            <w:tcW w:w="974" w:type="dxa"/>
            <w:gridSpan w:val="2"/>
            <w:tcBorders>
              <w:top w:val="single" w:sz="4" w:space="0" w:color="auto"/>
              <w:left w:val="nil"/>
              <w:bottom w:val="single" w:sz="4" w:space="0" w:color="auto"/>
              <w:right w:val="single" w:sz="4" w:space="0" w:color="auto"/>
            </w:tcBorders>
            <w:vAlign w:val="bottom"/>
          </w:tcPr>
          <w:p w14:paraId="27BF10EC" w14:textId="77777777" w:rsidR="009E3F16" w:rsidRDefault="009E3F16">
            <w:pPr>
              <w:rPr>
                <w:b/>
                <w:bCs/>
                <w:lang w:eastAsia="sv-SE"/>
              </w:rPr>
            </w:pPr>
            <w:r>
              <w:rPr>
                <w:b/>
                <w:bCs/>
                <w:lang w:eastAsia="sv-SE"/>
              </w:rPr>
              <w:t>Message</w:t>
            </w:r>
          </w:p>
        </w:tc>
        <w:tc>
          <w:tcPr>
            <w:tcW w:w="1364" w:type="dxa"/>
            <w:gridSpan w:val="2"/>
            <w:tcBorders>
              <w:top w:val="single" w:sz="4" w:space="0" w:color="auto"/>
              <w:left w:val="nil"/>
              <w:bottom w:val="single" w:sz="4" w:space="0" w:color="auto"/>
              <w:right w:val="single" w:sz="4" w:space="0" w:color="auto"/>
            </w:tcBorders>
            <w:vAlign w:val="bottom"/>
          </w:tcPr>
          <w:p w14:paraId="67F8EE05" w14:textId="77777777" w:rsidR="009E3F16" w:rsidRDefault="009E3F16">
            <w:pPr>
              <w:rPr>
                <w:b/>
                <w:bCs/>
                <w:lang w:eastAsia="sv-SE"/>
              </w:rPr>
            </w:pPr>
            <w:r>
              <w:rPr>
                <w:b/>
                <w:bCs/>
                <w:lang w:eastAsia="sv-SE"/>
              </w:rPr>
              <w:t>Trade Report Trans Type</w:t>
            </w:r>
          </w:p>
        </w:tc>
        <w:tc>
          <w:tcPr>
            <w:tcW w:w="1559" w:type="dxa"/>
            <w:gridSpan w:val="2"/>
            <w:tcBorders>
              <w:top w:val="single" w:sz="4" w:space="0" w:color="auto"/>
              <w:left w:val="nil"/>
              <w:bottom w:val="single" w:sz="4" w:space="0" w:color="auto"/>
              <w:right w:val="single" w:sz="4" w:space="0" w:color="auto"/>
            </w:tcBorders>
            <w:vAlign w:val="bottom"/>
          </w:tcPr>
          <w:p w14:paraId="53D0302C" w14:textId="77777777" w:rsidR="009E3F16" w:rsidRDefault="009E3F16">
            <w:pPr>
              <w:rPr>
                <w:b/>
                <w:bCs/>
                <w:lang w:eastAsia="sv-SE"/>
              </w:rPr>
            </w:pPr>
            <w:r>
              <w:rPr>
                <w:b/>
                <w:bCs/>
                <w:lang w:eastAsia="sv-SE"/>
              </w:rPr>
              <w:t>Trade Report Type</w:t>
            </w:r>
          </w:p>
        </w:tc>
        <w:tc>
          <w:tcPr>
            <w:tcW w:w="1559" w:type="dxa"/>
            <w:tcBorders>
              <w:top w:val="single" w:sz="4" w:space="0" w:color="auto"/>
              <w:left w:val="nil"/>
              <w:bottom w:val="single" w:sz="4" w:space="0" w:color="auto"/>
              <w:right w:val="single" w:sz="4" w:space="0" w:color="auto"/>
            </w:tcBorders>
            <w:vAlign w:val="bottom"/>
          </w:tcPr>
          <w:p w14:paraId="74D4F993" w14:textId="77777777" w:rsidR="009E3F16" w:rsidRDefault="009E3F16">
            <w:pPr>
              <w:rPr>
                <w:b/>
                <w:bCs/>
                <w:lang w:eastAsia="sv-SE"/>
              </w:rPr>
            </w:pPr>
            <w:r>
              <w:rPr>
                <w:b/>
                <w:bCs/>
                <w:lang w:eastAsia="sv-SE"/>
              </w:rPr>
              <w:t>Trade Handling Instr</w:t>
            </w:r>
          </w:p>
        </w:tc>
        <w:tc>
          <w:tcPr>
            <w:tcW w:w="978" w:type="dxa"/>
            <w:tcBorders>
              <w:top w:val="single" w:sz="4" w:space="0" w:color="auto"/>
              <w:left w:val="nil"/>
              <w:bottom w:val="single" w:sz="4" w:space="0" w:color="auto"/>
              <w:right w:val="single" w:sz="4" w:space="0" w:color="auto"/>
            </w:tcBorders>
            <w:vAlign w:val="bottom"/>
          </w:tcPr>
          <w:p w14:paraId="29776454" w14:textId="77777777" w:rsidR="009E3F16" w:rsidRDefault="009E3F16">
            <w:pPr>
              <w:rPr>
                <w:b/>
                <w:bCs/>
                <w:lang w:eastAsia="sv-SE"/>
              </w:rPr>
            </w:pPr>
            <w:r>
              <w:rPr>
                <w:b/>
                <w:bCs/>
                <w:lang w:eastAsia="sv-SE"/>
              </w:rPr>
              <w:t>Trade ID</w:t>
            </w:r>
          </w:p>
        </w:tc>
        <w:tc>
          <w:tcPr>
            <w:tcW w:w="1369" w:type="dxa"/>
            <w:tcBorders>
              <w:top w:val="single" w:sz="4" w:space="0" w:color="auto"/>
              <w:left w:val="nil"/>
              <w:bottom w:val="single" w:sz="4" w:space="0" w:color="auto"/>
              <w:right w:val="single" w:sz="4" w:space="0" w:color="auto"/>
            </w:tcBorders>
            <w:vAlign w:val="bottom"/>
          </w:tcPr>
          <w:p w14:paraId="6450C1F4" w14:textId="77777777" w:rsidR="009E3F16" w:rsidRDefault="009E3F16">
            <w:pPr>
              <w:rPr>
                <w:b/>
                <w:bCs/>
                <w:lang w:eastAsia="sv-SE"/>
              </w:rPr>
            </w:pPr>
            <w:r>
              <w:rPr>
                <w:b/>
                <w:bCs/>
                <w:lang w:eastAsia="sv-SE"/>
              </w:rPr>
              <w:t>Trade ReportID (Trade Report Ref ID)</w:t>
            </w:r>
          </w:p>
        </w:tc>
        <w:tc>
          <w:tcPr>
            <w:tcW w:w="2923" w:type="dxa"/>
            <w:tcBorders>
              <w:top w:val="single" w:sz="4" w:space="0" w:color="auto"/>
              <w:left w:val="nil"/>
              <w:bottom w:val="single" w:sz="4" w:space="0" w:color="auto"/>
              <w:right w:val="single" w:sz="4" w:space="0" w:color="auto"/>
            </w:tcBorders>
            <w:vAlign w:val="bottom"/>
          </w:tcPr>
          <w:p w14:paraId="092DACDF" w14:textId="77777777" w:rsidR="009E3F16" w:rsidRDefault="009E3F16">
            <w:pPr>
              <w:rPr>
                <w:b/>
                <w:bCs/>
                <w:lang w:eastAsia="sv-SE"/>
              </w:rPr>
            </w:pPr>
            <w:r>
              <w:rPr>
                <w:b/>
                <w:bCs/>
                <w:lang w:eastAsia="sv-SE"/>
              </w:rPr>
              <w:t>Comment</w:t>
            </w:r>
          </w:p>
        </w:tc>
      </w:tr>
      <w:tr w:rsidR="009E3F16" w14:paraId="1066343F" w14:textId="77777777">
        <w:tblPrEx>
          <w:tblW w:w="13665" w:type="dxa"/>
          <w:tblInd w:w="55" w:type="dxa"/>
          <w:tblLayout w:type="fixed"/>
          <w:tblCellMar>
            <w:left w:w="70" w:type="dxa"/>
            <w:right w:w="70" w:type="dxa"/>
          </w:tblCellMar>
          <w:tblLook w:val="0000" w:firstRow="0" w:lastRow="0" w:firstColumn="0" w:lastColumn="0" w:noHBand="0" w:noVBand="0"/>
          <w:tblPrExChange w:id="526"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527" w:author="Administrator" w:date="2011-08-18T10:53:00Z">
            <w:trPr>
              <w:gridAfter w:val="0"/>
              <w:trHeight w:val="510"/>
            </w:trPr>
          </w:trPrChange>
        </w:trPr>
        <w:tc>
          <w:tcPr>
            <w:tcW w:w="601" w:type="dxa"/>
            <w:gridSpan w:val="2"/>
            <w:tcBorders>
              <w:top w:val="dashed" w:sz="4" w:space="0" w:color="969696"/>
              <w:left w:val="single" w:sz="4" w:space="0" w:color="auto"/>
              <w:bottom w:val="dashed" w:sz="4" w:space="0" w:color="969696"/>
              <w:right w:val="single" w:sz="4" w:space="0" w:color="auto"/>
            </w:tcBorders>
            <w:tcPrChange w:id="528" w:author="Administrator" w:date="2011-08-18T10:53:00Z">
              <w:tcPr>
                <w:tcW w:w="601" w:type="dxa"/>
                <w:gridSpan w:val="3"/>
                <w:tcBorders>
                  <w:top w:val="dashed" w:sz="4" w:space="0" w:color="969696"/>
                  <w:left w:val="single" w:sz="4" w:space="0" w:color="auto"/>
                  <w:bottom w:val="dashed" w:sz="4" w:space="0" w:color="969696"/>
                  <w:right w:val="single" w:sz="4" w:space="0" w:color="auto"/>
                </w:tcBorders>
                <w:shd w:val="clear" w:color="auto" w:fill="auto"/>
              </w:tcPr>
            </w:tcPrChange>
          </w:tcPr>
          <w:p w14:paraId="169F22E4" w14:textId="77777777" w:rsidR="009E3F16" w:rsidRDefault="009E3F16">
            <w:pPr>
              <w:rPr>
                <w:b/>
                <w:bCs/>
                <w:lang w:eastAsia="sv-SE"/>
              </w:rPr>
            </w:pPr>
            <w:r>
              <w:rPr>
                <w:b/>
                <w:bCs/>
                <w:lang w:eastAsia="sv-SE"/>
              </w:rPr>
              <w:t>1</w:t>
            </w:r>
          </w:p>
        </w:tc>
        <w:tc>
          <w:tcPr>
            <w:tcW w:w="13064" w:type="dxa"/>
            <w:gridSpan w:val="12"/>
            <w:tcBorders>
              <w:top w:val="dashed" w:sz="4" w:space="0" w:color="969696"/>
              <w:left w:val="nil"/>
              <w:bottom w:val="dashed" w:sz="4" w:space="0" w:color="969696"/>
              <w:right w:val="single" w:sz="4" w:space="0" w:color="auto"/>
            </w:tcBorders>
            <w:tcPrChange w:id="529" w:author="Administrator" w:date="2011-08-18T10:53:00Z">
              <w:tcPr>
                <w:tcW w:w="13064" w:type="dxa"/>
                <w:gridSpan w:val="14"/>
                <w:tcBorders>
                  <w:top w:val="dashed" w:sz="4" w:space="0" w:color="969696"/>
                  <w:left w:val="nil"/>
                  <w:bottom w:val="dashed" w:sz="4" w:space="0" w:color="969696"/>
                  <w:right w:val="single" w:sz="4" w:space="0" w:color="auto"/>
                </w:tcBorders>
                <w:shd w:val="clear" w:color="auto" w:fill="auto"/>
              </w:tcPr>
            </w:tcPrChange>
          </w:tcPr>
          <w:p w14:paraId="720A4E2E" w14:textId="77777777" w:rsidR="009E3F16" w:rsidRDefault="009E3F16">
            <w:pPr>
              <w:rPr>
                <w:b/>
                <w:bCs/>
                <w:lang w:eastAsia="sv-SE"/>
              </w:rPr>
            </w:pPr>
            <w:r>
              <w:rPr>
                <w:b/>
                <w:bCs/>
                <w:lang w:eastAsia="sv-SE"/>
              </w:rPr>
              <w:t>Actor requests (main flow from actor to marketplace):</w:t>
            </w:r>
          </w:p>
        </w:tc>
      </w:tr>
      <w:tr w:rsidR="00C90C98" w14:paraId="5649D08E" w14:textId="77777777">
        <w:trPr>
          <w:trHeight w:val="1275"/>
        </w:trPr>
        <w:tc>
          <w:tcPr>
            <w:tcW w:w="601" w:type="dxa"/>
            <w:gridSpan w:val="2"/>
            <w:tcBorders>
              <w:top w:val="nil"/>
              <w:left w:val="single" w:sz="4" w:space="0" w:color="auto"/>
              <w:bottom w:val="dashed" w:sz="4" w:space="0" w:color="969696"/>
              <w:right w:val="single" w:sz="4" w:space="0" w:color="auto"/>
            </w:tcBorders>
          </w:tcPr>
          <w:p w14:paraId="3BEF2057" w14:textId="77777777" w:rsidR="009E3F16" w:rsidRDefault="009E3F16">
            <w:pPr>
              <w:rPr>
                <w:lang w:eastAsia="sv-SE"/>
              </w:rPr>
            </w:pPr>
            <w:r>
              <w:rPr>
                <w:lang w:eastAsia="sv-SE"/>
              </w:rPr>
              <w:t>1.1</w:t>
            </w:r>
          </w:p>
        </w:tc>
        <w:tc>
          <w:tcPr>
            <w:tcW w:w="2338" w:type="dxa"/>
            <w:gridSpan w:val="2"/>
            <w:tcBorders>
              <w:top w:val="nil"/>
              <w:left w:val="nil"/>
              <w:bottom w:val="dashed" w:sz="4" w:space="0" w:color="969696"/>
              <w:right w:val="single" w:sz="4" w:space="0" w:color="auto"/>
            </w:tcBorders>
          </w:tcPr>
          <w:p w14:paraId="5FB88012" w14:textId="77777777" w:rsidR="009E3F16" w:rsidRDefault="009E3F16">
            <w:pPr>
              <w:rPr>
                <w:lang w:eastAsia="sv-SE"/>
              </w:rPr>
            </w:pPr>
            <w:r>
              <w:rPr>
                <w:lang w:eastAsia="sv-SE"/>
              </w:rPr>
              <w:t>Enter new report</w:t>
            </w:r>
          </w:p>
        </w:tc>
        <w:tc>
          <w:tcPr>
            <w:tcW w:w="974" w:type="dxa"/>
            <w:gridSpan w:val="2"/>
            <w:tcBorders>
              <w:top w:val="nil"/>
              <w:left w:val="nil"/>
              <w:bottom w:val="dashed" w:sz="4" w:space="0" w:color="969696"/>
              <w:right w:val="single" w:sz="4" w:space="0" w:color="auto"/>
            </w:tcBorders>
          </w:tcPr>
          <w:p w14:paraId="441623E8" w14:textId="77777777" w:rsidR="009E3F16" w:rsidRDefault="009E3F16">
            <w:pPr>
              <w:rPr>
                <w:lang w:eastAsia="sv-SE"/>
              </w:rPr>
            </w:pPr>
            <w:r>
              <w:rPr>
                <w:lang w:eastAsia="sv-SE"/>
              </w:rPr>
              <w:t>TCR</w:t>
            </w:r>
          </w:p>
        </w:tc>
        <w:tc>
          <w:tcPr>
            <w:tcW w:w="1364" w:type="dxa"/>
            <w:gridSpan w:val="2"/>
            <w:tcBorders>
              <w:top w:val="nil"/>
              <w:left w:val="nil"/>
              <w:bottom w:val="dashed" w:sz="4" w:space="0" w:color="969696"/>
              <w:right w:val="single" w:sz="4" w:space="0" w:color="auto"/>
            </w:tcBorders>
          </w:tcPr>
          <w:p w14:paraId="206C4E4E" w14:textId="77777777" w:rsidR="009E3F16" w:rsidRDefault="009E3F16">
            <w:pPr>
              <w:rPr>
                <w:lang w:eastAsia="sv-SE"/>
              </w:rPr>
            </w:pPr>
            <w:r>
              <w:rPr>
                <w:lang w:eastAsia="sv-SE"/>
              </w:rPr>
              <w:t>New (0)</w:t>
            </w:r>
          </w:p>
        </w:tc>
        <w:tc>
          <w:tcPr>
            <w:tcW w:w="1559" w:type="dxa"/>
            <w:gridSpan w:val="2"/>
            <w:tcBorders>
              <w:top w:val="nil"/>
              <w:left w:val="nil"/>
              <w:bottom w:val="dashed" w:sz="4" w:space="0" w:color="969696"/>
              <w:right w:val="single" w:sz="4" w:space="0" w:color="auto"/>
            </w:tcBorders>
          </w:tcPr>
          <w:p w14:paraId="7604C3B3" w14:textId="77777777" w:rsidR="009E3F16" w:rsidRDefault="009E3F16">
            <w:pPr>
              <w:rPr>
                <w:lang w:eastAsia="sv-SE"/>
              </w:rPr>
            </w:pPr>
            <w:r>
              <w:rPr>
                <w:lang w:eastAsia="sv-SE"/>
              </w:rPr>
              <w:t>Trade Report Cancel (6),</w:t>
            </w:r>
            <w:r>
              <w:rPr>
                <w:lang w:eastAsia="sv-SE"/>
              </w:rPr>
              <w:br/>
              <w:t>(Locked In) Trade Break (7)</w:t>
            </w:r>
          </w:p>
        </w:tc>
        <w:tc>
          <w:tcPr>
            <w:tcW w:w="1559" w:type="dxa"/>
            <w:tcBorders>
              <w:top w:val="nil"/>
              <w:left w:val="nil"/>
              <w:bottom w:val="dashed" w:sz="4" w:space="0" w:color="969696"/>
              <w:right w:val="single" w:sz="4" w:space="0" w:color="auto"/>
            </w:tcBorders>
          </w:tcPr>
          <w:p w14:paraId="2FD4A12A" w14:textId="77777777" w:rsidR="009E3F16" w:rsidRDefault="009E3F16">
            <w:pPr>
              <w:rPr>
                <w:lang w:eastAsia="sv-SE"/>
              </w:rPr>
            </w:pPr>
            <w:r>
              <w:rPr>
                <w:lang w:eastAsia="sv-SE"/>
              </w:rPr>
              <w:t>Trade Confirm (0)</w:t>
            </w:r>
          </w:p>
        </w:tc>
        <w:tc>
          <w:tcPr>
            <w:tcW w:w="978" w:type="dxa"/>
            <w:tcBorders>
              <w:top w:val="nil"/>
              <w:left w:val="nil"/>
              <w:bottom w:val="dashed" w:sz="4" w:space="0" w:color="969696"/>
              <w:right w:val="single" w:sz="4" w:space="0" w:color="auto"/>
            </w:tcBorders>
          </w:tcPr>
          <w:p w14:paraId="0B379AE8" w14:textId="77777777" w:rsidR="009E3F16" w:rsidRDefault="009E3F16">
            <w:pPr>
              <w:rPr>
                <w:lang w:eastAsia="sv-SE"/>
              </w:rPr>
            </w:pPr>
            <w:r>
              <w:rPr>
                <w:lang w:eastAsia="sv-SE"/>
              </w:rPr>
              <w:t>Market-place issued</w:t>
            </w:r>
          </w:p>
        </w:tc>
        <w:tc>
          <w:tcPr>
            <w:tcW w:w="1369" w:type="dxa"/>
            <w:tcBorders>
              <w:top w:val="nil"/>
              <w:left w:val="nil"/>
              <w:bottom w:val="dashed" w:sz="4" w:space="0" w:color="969696"/>
              <w:right w:val="single" w:sz="4" w:space="0" w:color="auto"/>
            </w:tcBorders>
          </w:tcPr>
          <w:p w14:paraId="6F3E772B" w14:textId="77777777" w:rsidR="009E3F16" w:rsidRDefault="009E3F16">
            <w:pPr>
              <w:rPr>
                <w:lang w:eastAsia="sv-SE"/>
              </w:rPr>
            </w:pPr>
            <w:r>
              <w:rPr>
                <w:lang w:eastAsia="sv-SE"/>
              </w:rPr>
              <w:t>New</w:t>
            </w:r>
          </w:p>
          <w:p w14:paraId="4A6E9200" w14:textId="77777777" w:rsidR="009E3F16" w:rsidRDefault="009E3F16">
            <w:pPr>
              <w:rPr>
                <w:lang w:eastAsia="sv-SE"/>
              </w:rPr>
            </w:pPr>
            <w:r>
              <w:rPr>
                <w:lang w:eastAsia="sv-SE"/>
              </w:rPr>
              <w:t>(N/A)</w:t>
            </w:r>
          </w:p>
        </w:tc>
        <w:tc>
          <w:tcPr>
            <w:tcW w:w="2923" w:type="dxa"/>
            <w:tcBorders>
              <w:top w:val="nil"/>
              <w:left w:val="nil"/>
              <w:bottom w:val="dashed" w:sz="4" w:space="0" w:color="969696"/>
              <w:right w:val="single" w:sz="4" w:space="0" w:color="auto"/>
            </w:tcBorders>
          </w:tcPr>
          <w:p w14:paraId="0EE3DAB3" w14:textId="77777777" w:rsidR="009E3F16" w:rsidRDefault="009E3F16">
            <w:pPr>
              <w:rPr>
                <w:lang w:eastAsia="sv-SE"/>
              </w:rPr>
            </w:pPr>
            <w:r>
              <w:rPr>
                <w:lang w:eastAsia="sv-SE"/>
              </w:rPr>
              <w:t> </w:t>
            </w:r>
          </w:p>
        </w:tc>
      </w:tr>
      <w:tr w:rsidR="00C90C98" w14:paraId="6BB4E421" w14:textId="77777777">
        <w:trPr>
          <w:trHeight w:val="1275"/>
        </w:trPr>
        <w:tc>
          <w:tcPr>
            <w:tcW w:w="601" w:type="dxa"/>
            <w:gridSpan w:val="2"/>
            <w:tcBorders>
              <w:top w:val="nil"/>
              <w:left w:val="single" w:sz="4" w:space="0" w:color="auto"/>
              <w:bottom w:val="dashed" w:sz="4" w:space="0" w:color="969696"/>
              <w:right w:val="single" w:sz="4" w:space="0" w:color="auto"/>
            </w:tcBorders>
          </w:tcPr>
          <w:p w14:paraId="68D2B505" w14:textId="77777777" w:rsidR="009E3F16" w:rsidRDefault="009E3F16">
            <w:pPr>
              <w:rPr>
                <w:color w:val="C0C0C0"/>
                <w:lang w:eastAsia="sv-SE"/>
              </w:rPr>
            </w:pPr>
            <w:r>
              <w:rPr>
                <w:color w:val="C0C0C0"/>
                <w:lang w:eastAsia="sv-SE"/>
              </w:rPr>
              <w:t>1.2</w:t>
            </w:r>
          </w:p>
        </w:tc>
        <w:tc>
          <w:tcPr>
            <w:tcW w:w="2338" w:type="dxa"/>
            <w:gridSpan w:val="2"/>
            <w:tcBorders>
              <w:top w:val="nil"/>
              <w:left w:val="nil"/>
              <w:bottom w:val="dashed" w:sz="4" w:space="0" w:color="969696"/>
              <w:right w:val="single" w:sz="4" w:space="0" w:color="auto"/>
            </w:tcBorders>
          </w:tcPr>
          <w:p w14:paraId="76776E0F" w14:textId="77777777" w:rsidR="009E3F16" w:rsidRDefault="009E3F16">
            <w:pPr>
              <w:rPr>
                <w:color w:val="C0C0C0"/>
                <w:lang w:eastAsia="sv-SE"/>
              </w:rPr>
            </w:pPr>
            <w:r>
              <w:rPr>
                <w:color w:val="C0C0C0"/>
                <w:lang w:eastAsia="sv-SE"/>
              </w:rPr>
              <w:t>Update earlier request</w:t>
            </w:r>
          </w:p>
        </w:tc>
        <w:tc>
          <w:tcPr>
            <w:tcW w:w="974" w:type="dxa"/>
            <w:gridSpan w:val="2"/>
            <w:tcBorders>
              <w:top w:val="nil"/>
              <w:left w:val="nil"/>
              <w:bottom w:val="dashed" w:sz="4" w:space="0" w:color="969696"/>
              <w:right w:val="single" w:sz="4" w:space="0" w:color="auto"/>
            </w:tcBorders>
          </w:tcPr>
          <w:p w14:paraId="5EC62F35" w14:textId="77777777" w:rsidR="009E3F16" w:rsidRDefault="009E3F16">
            <w:pPr>
              <w:rPr>
                <w:color w:val="C0C0C0"/>
                <w:lang w:eastAsia="sv-SE"/>
              </w:rPr>
            </w:pPr>
            <w:r>
              <w:rPr>
                <w:color w:val="C0C0C0"/>
                <w:lang w:eastAsia="sv-SE"/>
              </w:rPr>
              <w:t>TCR</w:t>
            </w:r>
          </w:p>
        </w:tc>
        <w:tc>
          <w:tcPr>
            <w:tcW w:w="1364" w:type="dxa"/>
            <w:gridSpan w:val="2"/>
            <w:tcBorders>
              <w:top w:val="nil"/>
              <w:left w:val="nil"/>
              <w:bottom w:val="dashed" w:sz="4" w:space="0" w:color="969696"/>
              <w:right w:val="single" w:sz="4" w:space="0" w:color="auto"/>
            </w:tcBorders>
          </w:tcPr>
          <w:p w14:paraId="740DE489" w14:textId="77777777" w:rsidR="009E3F16" w:rsidRDefault="009E3F16">
            <w:pPr>
              <w:rPr>
                <w:color w:val="C0C0C0"/>
                <w:lang w:eastAsia="sv-SE"/>
              </w:rPr>
            </w:pPr>
            <w:r>
              <w:rPr>
                <w:color w:val="C0C0C0"/>
                <w:lang w:eastAsia="sv-SE"/>
              </w:rPr>
              <w:t>Replace (2)</w:t>
            </w:r>
          </w:p>
        </w:tc>
        <w:tc>
          <w:tcPr>
            <w:tcW w:w="1559" w:type="dxa"/>
            <w:gridSpan w:val="2"/>
            <w:tcBorders>
              <w:top w:val="nil"/>
              <w:left w:val="nil"/>
              <w:bottom w:val="dashed" w:sz="4" w:space="0" w:color="969696"/>
              <w:right w:val="single" w:sz="4" w:space="0" w:color="auto"/>
            </w:tcBorders>
          </w:tcPr>
          <w:p w14:paraId="54054545" w14:textId="77777777" w:rsidR="009E3F16" w:rsidRDefault="009E3F16">
            <w:pPr>
              <w:rPr>
                <w:color w:val="C0C0C0"/>
                <w:lang w:eastAsia="sv-SE"/>
              </w:rPr>
            </w:pPr>
            <w:r>
              <w:rPr>
                <w:color w:val="C0C0C0"/>
                <w:lang w:eastAsia="sv-SE"/>
              </w:rPr>
              <w:t>Trade Report Cancel (6),</w:t>
            </w:r>
          </w:p>
          <w:p w14:paraId="693F3850" w14:textId="77777777" w:rsidR="009E3F16" w:rsidRDefault="009E3F16">
            <w:pPr>
              <w:rPr>
                <w:color w:val="C0C0C0"/>
                <w:lang w:eastAsia="sv-SE"/>
              </w:rPr>
            </w:pPr>
            <w:r>
              <w:rPr>
                <w:color w:val="C0C0C0"/>
                <w:lang w:eastAsia="sv-SE"/>
              </w:rPr>
              <w:t>(Locked In) Trade Break (7)</w:t>
            </w:r>
          </w:p>
        </w:tc>
        <w:tc>
          <w:tcPr>
            <w:tcW w:w="1559" w:type="dxa"/>
            <w:tcBorders>
              <w:top w:val="nil"/>
              <w:left w:val="nil"/>
              <w:bottom w:val="dashed" w:sz="4" w:space="0" w:color="969696"/>
              <w:right w:val="single" w:sz="4" w:space="0" w:color="auto"/>
            </w:tcBorders>
          </w:tcPr>
          <w:p w14:paraId="39604382" w14:textId="77777777" w:rsidR="009E3F16" w:rsidRDefault="009E3F16">
            <w:pPr>
              <w:rPr>
                <w:color w:val="C0C0C0"/>
                <w:lang w:eastAsia="sv-SE"/>
              </w:rPr>
            </w:pPr>
            <w:r>
              <w:rPr>
                <w:color w:val="C0C0C0"/>
                <w:lang w:eastAsia="sv-SE"/>
              </w:rPr>
              <w:t>Trade Confirm (0)</w:t>
            </w:r>
          </w:p>
        </w:tc>
        <w:tc>
          <w:tcPr>
            <w:tcW w:w="978" w:type="dxa"/>
            <w:tcBorders>
              <w:top w:val="nil"/>
              <w:left w:val="nil"/>
              <w:bottom w:val="dashed" w:sz="4" w:space="0" w:color="969696"/>
              <w:right w:val="single" w:sz="4" w:space="0" w:color="auto"/>
            </w:tcBorders>
          </w:tcPr>
          <w:p w14:paraId="3D0AA207" w14:textId="77777777" w:rsidR="009E3F16" w:rsidRDefault="009E3F16">
            <w:pPr>
              <w:rPr>
                <w:color w:val="C0C0C0"/>
                <w:lang w:eastAsia="sv-SE"/>
              </w:rPr>
            </w:pPr>
            <w:r>
              <w:rPr>
                <w:color w:val="C0C0C0"/>
                <w:lang w:eastAsia="sv-SE"/>
              </w:rPr>
              <w:t>Market-place issued (optional)</w:t>
            </w:r>
          </w:p>
        </w:tc>
        <w:tc>
          <w:tcPr>
            <w:tcW w:w="1369" w:type="dxa"/>
            <w:tcBorders>
              <w:top w:val="nil"/>
              <w:left w:val="nil"/>
              <w:bottom w:val="dashed" w:sz="4" w:space="0" w:color="969696"/>
              <w:right w:val="single" w:sz="4" w:space="0" w:color="auto"/>
            </w:tcBorders>
          </w:tcPr>
          <w:p w14:paraId="5BF6AB2D" w14:textId="77777777" w:rsidR="009E3F16" w:rsidRDefault="009E3F16">
            <w:pPr>
              <w:rPr>
                <w:color w:val="C0C0C0"/>
                <w:lang w:eastAsia="sv-SE"/>
              </w:rPr>
            </w:pPr>
            <w:r>
              <w:rPr>
                <w:color w:val="C0C0C0"/>
                <w:lang w:eastAsia="sv-SE"/>
              </w:rPr>
              <w:t>New</w:t>
            </w:r>
          </w:p>
          <w:p w14:paraId="2111C5E0" w14:textId="77777777" w:rsidR="009E3F16" w:rsidRDefault="009E3F16">
            <w:pPr>
              <w:rPr>
                <w:color w:val="C0C0C0"/>
                <w:lang w:eastAsia="sv-SE"/>
              </w:rPr>
            </w:pPr>
            <w:r>
              <w:rPr>
                <w:color w:val="C0C0C0"/>
                <w:lang w:eastAsia="sv-SE"/>
              </w:rPr>
              <w:t>(Initiator’s previous)</w:t>
            </w:r>
          </w:p>
        </w:tc>
        <w:tc>
          <w:tcPr>
            <w:tcW w:w="2923" w:type="dxa"/>
            <w:tcBorders>
              <w:top w:val="nil"/>
              <w:left w:val="nil"/>
              <w:bottom w:val="dashed" w:sz="4" w:space="0" w:color="969696"/>
              <w:right w:val="single" w:sz="4" w:space="0" w:color="auto"/>
            </w:tcBorders>
          </w:tcPr>
          <w:p w14:paraId="41E0E4C3" w14:textId="77777777" w:rsidR="009E3F16" w:rsidRDefault="009E3F16">
            <w:pPr>
              <w:rPr>
                <w:color w:val="C0C0C0"/>
                <w:lang w:eastAsia="sv-SE"/>
              </w:rPr>
            </w:pPr>
          </w:p>
        </w:tc>
      </w:tr>
      <w:tr w:rsidR="00C90C98" w14:paraId="12E2E7B7" w14:textId="77777777">
        <w:trPr>
          <w:trHeight w:val="1275"/>
        </w:trPr>
        <w:tc>
          <w:tcPr>
            <w:tcW w:w="601" w:type="dxa"/>
            <w:gridSpan w:val="2"/>
            <w:tcBorders>
              <w:top w:val="nil"/>
              <w:left w:val="single" w:sz="4" w:space="0" w:color="auto"/>
              <w:bottom w:val="dashed" w:sz="4" w:space="0" w:color="969696"/>
              <w:right w:val="single" w:sz="4" w:space="0" w:color="auto"/>
            </w:tcBorders>
          </w:tcPr>
          <w:p w14:paraId="15A0B748" w14:textId="77777777" w:rsidR="009E3F16" w:rsidRDefault="009E3F16">
            <w:pPr>
              <w:rPr>
                <w:lang w:eastAsia="sv-SE"/>
              </w:rPr>
            </w:pPr>
            <w:r>
              <w:rPr>
                <w:lang w:eastAsia="sv-SE"/>
              </w:rPr>
              <w:t>1.3</w:t>
            </w:r>
          </w:p>
        </w:tc>
        <w:tc>
          <w:tcPr>
            <w:tcW w:w="2338" w:type="dxa"/>
            <w:gridSpan w:val="2"/>
            <w:tcBorders>
              <w:top w:val="nil"/>
              <w:left w:val="nil"/>
              <w:bottom w:val="dashed" w:sz="4" w:space="0" w:color="969696"/>
              <w:right w:val="single" w:sz="4" w:space="0" w:color="auto"/>
            </w:tcBorders>
          </w:tcPr>
          <w:p w14:paraId="51A41135" w14:textId="77777777" w:rsidR="009E3F16" w:rsidRDefault="009E3F16">
            <w:pPr>
              <w:rPr>
                <w:lang w:eastAsia="sv-SE"/>
              </w:rPr>
            </w:pPr>
            <w:r>
              <w:rPr>
                <w:lang w:eastAsia="sv-SE"/>
              </w:rPr>
              <w:t>Cancel earlier request</w:t>
            </w:r>
          </w:p>
        </w:tc>
        <w:tc>
          <w:tcPr>
            <w:tcW w:w="974" w:type="dxa"/>
            <w:gridSpan w:val="2"/>
            <w:tcBorders>
              <w:top w:val="nil"/>
              <w:left w:val="nil"/>
              <w:bottom w:val="dashed" w:sz="4" w:space="0" w:color="969696"/>
              <w:right w:val="single" w:sz="4" w:space="0" w:color="auto"/>
            </w:tcBorders>
          </w:tcPr>
          <w:p w14:paraId="1E35061B" w14:textId="77777777" w:rsidR="009E3F16" w:rsidRDefault="009E3F16">
            <w:pPr>
              <w:rPr>
                <w:lang w:eastAsia="sv-SE"/>
              </w:rPr>
            </w:pPr>
            <w:r>
              <w:rPr>
                <w:lang w:eastAsia="sv-SE"/>
              </w:rPr>
              <w:t>TCR</w:t>
            </w:r>
          </w:p>
        </w:tc>
        <w:tc>
          <w:tcPr>
            <w:tcW w:w="1364" w:type="dxa"/>
            <w:gridSpan w:val="2"/>
            <w:tcBorders>
              <w:top w:val="nil"/>
              <w:left w:val="nil"/>
              <w:bottom w:val="dashed" w:sz="4" w:space="0" w:color="969696"/>
              <w:right w:val="single" w:sz="4" w:space="0" w:color="auto"/>
            </w:tcBorders>
          </w:tcPr>
          <w:p w14:paraId="73380A34" w14:textId="77777777" w:rsidR="009E3F16" w:rsidRDefault="009E3F16">
            <w:pPr>
              <w:rPr>
                <w:lang w:eastAsia="sv-SE"/>
              </w:rPr>
            </w:pPr>
            <w:r>
              <w:rPr>
                <w:lang w:eastAsia="sv-SE"/>
              </w:rPr>
              <w:t>Cancel (1)</w:t>
            </w:r>
          </w:p>
        </w:tc>
        <w:tc>
          <w:tcPr>
            <w:tcW w:w="1559" w:type="dxa"/>
            <w:gridSpan w:val="2"/>
            <w:tcBorders>
              <w:top w:val="nil"/>
              <w:left w:val="nil"/>
              <w:bottom w:val="dashed" w:sz="4" w:space="0" w:color="969696"/>
              <w:right w:val="single" w:sz="4" w:space="0" w:color="auto"/>
            </w:tcBorders>
          </w:tcPr>
          <w:p w14:paraId="47EC6945" w14:textId="77777777" w:rsidR="009E3F16" w:rsidRDefault="009E3F16">
            <w:pPr>
              <w:rPr>
                <w:lang w:eastAsia="sv-SE"/>
              </w:rPr>
            </w:pPr>
            <w:r>
              <w:rPr>
                <w:lang w:eastAsia="sv-SE"/>
              </w:rPr>
              <w:t>Trade Report Cancel (6),</w:t>
            </w:r>
            <w:r>
              <w:rPr>
                <w:lang w:eastAsia="sv-SE"/>
              </w:rPr>
              <w:br/>
              <w:t>(Locked In) Trade Break (7)</w:t>
            </w:r>
          </w:p>
        </w:tc>
        <w:tc>
          <w:tcPr>
            <w:tcW w:w="1559" w:type="dxa"/>
            <w:tcBorders>
              <w:top w:val="nil"/>
              <w:left w:val="nil"/>
              <w:bottom w:val="dashed" w:sz="4" w:space="0" w:color="969696"/>
              <w:right w:val="single" w:sz="4" w:space="0" w:color="auto"/>
            </w:tcBorders>
          </w:tcPr>
          <w:p w14:paraId="538F69FC" w14:textId="77777777" w:rsidR="009E3F16" w:rsidRDefault="009E3F16">
            <w:pPr>
              <w:rPr>
                <w:lang w:eastAsia="sv-SE"/>
              </w:rPr>
            </w:pPr>
            <w:r>
              <w:rPr>
                <w:lang w:eastAsia="sv-SE"/>
              </w:rPr>
              <w:t>Trade Confirm (0)</w:t>
            </w:r>
          </w:p>
        </w:tc>
        <w:tc>
          <w:tcPr>
            <w:tcW w:w="978" w:type="dxa"/>
            <w:tcBorders>
              <w:top w:val="nil"/>
              <w:left w:val="nil"/>
              <w:bottom w:val="dashed" w:sz="4" w:space="0" w:color="969696"/>
              <w:right w:val="single" w:sz="4" w:space="0" w:color="auto"/>
            </w:tcBorders>
          </w:tcPr>
          <w:p w14:paraId="3FE1D44B" w14:textId="77777777" w:rsidR="009E3F16" w:rsidRDefault="009E3F16">
            <w:pPr>
              <w:rPr>
                <w:lang w:eastAsia="sv-SE"/>
              </w:rPr>
            </w:pPr>
            <w:r>
              <w:rPr>
                <w:lang w:eastAsia="sv-SE"/>
              </w:rPr>
              <w:t>Marketplace issued (optional)</w:t>
            </w:r>
          </w:p>
        </w:tc>
        <w:tc>
          <w:tcPr>
            <w:tcW w:w="1369" w:type="dxa"/>
            <w:tcBorders>
              <w:top w:val="nil"/>
              <w:left w:val="nil"/>
              <w:bottom w:val="dashed" w:sz="4" w:space="0" w:color="969696"/>
              <w:right w:val="single" w:sz="4" w:space="0" w:color="auto"/>
            </w:tcBorders>
          </w:tcPr>
          <w:p w14:paraId="559A22BA" w14:textId="77777777" w:rsidR="009E3F16" w:rsidRDefault="009E3F16">
            <w:pPr>
              <w:rPr>
                <w:lang w:eastAsia="sv-SE"/>
              </w:rPr>
            </w:pPr>
            <w:r>
              <w:rPr>
                <w:lang w:eastAsia="sv-SE"/>
              </w:rPr>
              <w:t>New</w:t>
            </w:r>
          </w:p>
          <w:p w14:paraId="15331F7A" w14:textId="77777777" w:rsidR="009E3F16" w:rsidRDefault="009E3F16">
            <w:pPr>
              <w:rPr>
                <w:lang w:eastAsia="sv-SE"/>
              </w:rPr>
            </w:pPr>
            <w:r>
              <w:rPr>
                <w:lang w:eastAsia="sv-SE"/>
              </w:rPr>
              <w:t>(Initiator’s previous)</w:t>
            </w:r>
          </w:p>
        </w:tc>
        <w:tc>
          <w:tcPr>
            <w:tcW w:w="2923" w:type="dxa"/>
            <w:tcBorders>
              <w:top w:val="nil"/>
              <w:left w:val="nil"/>
              <w:bottom w:val="dashed" w:sz="4" w:space="0" w:color="969696"/>
              <w:right w:val="single" w:sz="4" w:space="0" w:color="auto"/>
            </w:tcBorders>
          </w:tcPr>
          <w:p w14:paraId="654B3FFE" w14:textId="77777777" w:rsidR="009E3F16" w:rsidRDefault="009E3F16">
            <w:pPr>
              <w:rPr>
                <w:lang w:eastAsia="sv-SE"/>
              </w:rPr>
            </w:pPr>
            <w:r>
              <w:rPr>
                <w:lang w:eastAsia="sv-SE"/>
              </w:rPr>
              <w:t>Always applied to prior request, and never to the trade entity itself. The presence of TradeReportType=6 or 7 indicates that this is a request to cancel a prior Break request on a confirmed trade</w:t>
            </w:r>
          </w:p>
        </w:tc>
      </w:tr>
      <w:tr w:rsidR="00C90C98" w14:paraId="64C79D8B" w14:textId="77777777">
        <w:trPr>
          <w:trHeight w:val="1275"/>
        </w:trPr>
        <w:tc>
          <w:tcPr>
            <w:tcW w:w="601" w:type="dxa"/>
            <w:gridSpan w:val="2"/>
            <w:tcBorders>
              <w:top w:val="nil"/>
              <w:left w:val="single" w:sz="4" w:space="0" w:color="auto"/>
              <w:bottom w:val="dashed" w:sz="4" w:space="0" w:color="969696"/>
              <w:right w:val="single" w:sz="4" w:space="0" w:color="auto"/>
            </w:tcBorders>
          </w:tcPr>
          <w:p w14:paraId="25E0154C" w14:textId="77777777" w:rsidR="009E3F16" w:rsidRDefault="009E3F16">
            <w:pPr>
              <w:rPr>
                <w:lang w:eastAsia="sv-SE"/>
              </w:rPr>
            </w:pPr>
            <w:r>
              <w:rPr>
                <w:lang w:eastAsia="sv-SE"/>
              </w:rPr>
              <w:t>1.4</w:t>
            </w:r>
          </w:p>
        </w:tc>
        <w:tc>
          <w:tcPr>
            <w:tcW w:w="2338" w:type="dxa"/>
            <w:gridSpan w:val="2"/>
            <w:tcBorders>
              <w:top w:val="nil"/>
              <w:left w:val="nil"/>
              <w:bottom w:val="dashed" w:sz="4" w:space="0" w:color="969696"/>
              <w:right w:val="single" w:sz="4" w:space="0" w:color="auto"/>
            </w:tcBorders>
          </w:tcPr>
          <w:p w14:paraId="209DD8D5" w14:textId="77777777" w:rsidR="009E3F16" w:rsidRDefault="009E3F16">
            <w:pPr>
              <w:rPr>
                <w:lang w:eastAsia="sv-SE"/>
              </w:rPr>
            </w:pPr>
            <w:r>
              <w:rPr>
                <w:lang w:eastAsia="sv-SE"/>
              </w:rPr>
              <w:t>Acknowledgement from marketplace</w:t>
            </w:r>
          </w:p>
        </w:tc>
        <w:tc>
          <w:tcPr>
            <w:tcW w:w="974" w:type="dxa"/>
            <w:gridSpan w:val="2"/>
            <w:tcBorders>
              <w:top w:val="nil"/>
              <w:left w:val="nil"/>
              <w:bottom w:val="dashed" w:sz="4" w:space="0" w:color="969696"/>
              <w:right w:val="single" w:sz="4" w:space="0" w:color="auto"/>
            </w:tcBorders>
          </w:tcPr>
          <w:p w14:paraId="62941D26" w14:textId="77777777" w:rsidR="009E3F16" w:rsidRDefault="009E3F16">
            <w:pPr>
              <w:rPr>
                <w:lang w:eastAsia="sv-SE"/>
              </w:rPr>
            </w:pPr>
            <w:r>
              <w:rPr>
                <w:lang w:eastAsia="sv-SE"/>
              </w:rPr>
              <w:t>TCR Ack</w:t>
            </w:r>
          </w:p>
        </w:tc>
        <w:tc>
          <w:tcPr>
            <w:tcW w:w="1364" w:type="dxa"/>
            <w:gridSpan w:val="2"/>
            <w:tcBorders>
              <w:top w:val="nil"/>
              <w:left w:val="nil"/>
              <w:bottom w:val="dashed" w:sz="4" w:space="0" w:color="969696"/>
              <w:right w:val="single" w:sz="4" w:space="0" w:color="auto"/>
            </w:tcBorders>
          </w:tcPr>
          <w:p w14:paraId="672F165D" w14:textId="77777777" w:rsidR="009E3F16" w:rsidRDefault="009E3F16">
            <w:pPr>
              <w:rPr>
                <w:lang w:eastAsia="sv-SE"/>
              </w:rPr>
            </w:pPr>
            <w:r>
              <w:rPr>
                <w:lang w:eastAsia="sv-SE"/>
              </w:rPr>
              <w:t>New (0);</w:t>
            </w:r>
          </w:p>
          <w:p w14:paraId="1479ECA4" w14:textId="77777777" w:rsidR="009E3F16" w:rsidRDefault="009E3F16">
            <w:pPr>
              <w:rPr>
                <w:lang w:eastAsia="sv-SE"/>
              </w:rPr>
            </w:pPr>
            <w:r>
              <w:rPr>
                <w:lang w:eastAsia="sv-SE"/>
              </w:rPr>
              <w:t>Cancel (1);</w:t>
            </w:r>
          </w:p>
          <w:p w14:paraId="247816E9" w14:textId="77777777" w:rsidR="009E3F16" w:rsidRDefault="009E3F16">
            <w:pPr>
              <w:rPr>
                <w:lang w:eastAsia="sv-SE"/>
              </w:rPr>
            </w:pPr>
            <w:r>
              <w:rPr>
                <w:lang w:eastAsia="sv-SE"/>
              </w:rPr>
              <w:t>Replace (2)</w:t>
            </w:r>
          </w:p>
        </w:tc>
        <w:tc>
          <w:tcPr>
            <w:tcW w:w="1559" w:type="dxa"/>
            <w:gridSpan w:val="2"/>
            <w:tcBorders>
              <w:top w:val="nil"/>
              <w:left w:val="nil"/>
              <w:bottom w:val="dashed" w:sz="4" w:space="0" w:color="969696"/>
              <w:right w:val="single" w:sz="4" w:space="0" w:color="auto"/>
            </w:tcBorders>
          </w:tcPr>
          <w:p w14:paraId="2E13BF7D" w14:textId="77777777" w:rsidR="009E3F16" w:rsidRDefault="009E3F16">
            <w:pPr>
              <w:rPr>
                <w:lang w:eastAsia="sv-SE"/>
              </w:rPr>
            </w:pPr>
            <w:r>
              <w:rPr>
                <w:lang w:eastAsia="sv-SE"/>
              </w:rPr>
              <w:t>Trade Report Cancel (6),</w:t>
            </w:r>
            <w:r>
              <w:rPr>
                <w:lang w:eastAsia="sv-SE"/>
              </w:rPr>
              <w:br/>
              <w:t>(Locked In) Trade Break (7)</w:t>
            </w:r>
          </w:p>
        </w:tc>
        <w:tc>
          <w:tcPr>
            <w:tcW w:w="1559" w:type="dxa"/>
            <w:tcBorders>
              <w:top w:val="nil"/>
              <w:left w:val="nil"/>
              <w:bottom w:val="dashed" w:sz="4" w:space="0" w:color="969696"/>
              <w:right w:val="single" w:sz="4" w:space="0" w:color="auto"/>
            </w:tcBorders>
          </w:tcPr>
          <w:p w14:paraId="46A5E5E4" w14:textId="77777777" w:rsidR="009E3F16" w:rsidRDefault="009E3F16">
            <w:pPr>
              <w:rPr>
                <w:lang w:eastAsia="sv-SE"/>
              </w:rPr>
            </w:pPr>
            <w:r>
              <w:rPr>
                <w:lang w:eastAsia="sv-SE"/>
              </w:rPr>
              <w:t>Trade Confirm (0)</w:t>
            </w:r>
          </w:p>
        </w:tc>
        <w:tc>
          <w:tcPr>
            <w:tcW w:w="978" w:type="dxa"/>
            <w:tcBorders>
              <w:top w:val="nil"/>
              <w:left w:val="nil"/>
              <w:bottom w:val="dashed" w:sz="4" w:space="0" w:color="969696"/>
              <w:right w:val="single" w:sz="4" w:space="0" w:color="auto"/>
            </w:tcBorders>
          </w:tcPr>
          <w:p w14:paraId="6571409B" w14:textId="77777777" w:rsidR="009E3F16" w:rsidRDefault="009E3F16">
            <w:pPr>
              <w:rPr>
                <w:lang w:eastAsia="sv-SE"/>
              </w:rPr>
            </w:pPr>
            <w:r>
              <w:rPr>
                <w:lang w:eastAsia="sv-SE"/>
              </w:rPr>
              <w:t>Initiator’s</w:t>
            </w:r>
          </w:p>
        </w:tc>
        <w:tc>
          <w:tcPr>
            <w:tcW w:w="1369" w:type="dxa"/>
            <w:tcBorders>
              <w:top w:val="nil"/>
              <w:left w:val="nil"/>
              <w:bottom w:val="dashed" w:sz="4" w:space="0" w:color="969696"/>
              <w:right w:val="single" w:sz="4" w:space="0" w:color="auto"/>
            </w:tcBorders>
          </w:tcPr>
          <w:p w14:paraId="44C85FE9" w14:textId="77777777" w:rsidR="009E3F16" w:rsidRDefault="009E3F16">
            <w:pPr>
              <w:rPr>
                <w:lang w:eastAsia="sv-SE"/>
              </w:rPr>
            </w:pPr>
            <w:r>
              <w:rPr>
                <w:lang w:eastAsia="sv-SE"/>
              </w:rPr>
              <w:t>Initiator’s (Initiator’s)</w:t>
            </w:r>
          </w:p>
        </w:tc>
        <w:tc>
          <w:tcPr>
            <w:tcW w:w="2923" w:type="dxa"/>
            <w:tcBorders>
              <w:top w:val="nil"/>
              <w:left w:val="nil"/>
              <w:bottom w:val="dashed" w:sz="4" w:space="0" w:color="969696"/>
              <w:right w:val="single" w:sz="4" w:space="0" w:color="auto"/>
            </w:tcBorders>
          </w:tcPr>
          <w:p w14:paraId="5614532C" w14:textId="77777777" w:rsidR="009E3F16" w:rsidRDefault="009E3F16">
            <w:pPr>
              <w:rPr>
                <w:lang w:eastAsia="sv-SE"/>
              </w:rPr>
            </w:pPr>
            <w:r>
              <w:rPr>
                <w:lang w:eastAsia="sv-SE"/>
              </w:rPr>
              <w:t> Optional. If ack message is used for Locked-In Reports.</w:t>
            </w:r>
          </w:p>
        </w:tc>
      </w:tr>
      <w:tr w:rsidR="00C90C98" w14:paraId="4BA13A00" w14:textId="77777777">
        <w:trPr>
          <w:trHeight w:val="1275"/>
        </w:trPr>
        <w:tc>
          <w:tcPr>
            <w:tcW w:w="601" w:type="dxa"/>
            <w:gridSpan w:val="2"/>
            <w:tcBorders>
              <w:top w:val="nil"/>
              <w:left w:val="single" w:sz="4" w:space="0" w:color="auto"/>
              <w:bottom w:val="single" w:sz="4" w:space="0" w:color="auto"/>
              <w:right w:val="single" w:sz="4" w:space="0" w:color="auto"/>
            </w:tcBorders>
          </w:tcPr>
          <w:p w14:paraId="58F3C02D" w14:textId="77777777" w:rsidR="009E3F16" w:rsidRDefault="009E3F16">
            <w:pPr>
              <w:rPr>
                <w:lang w:eastAsia="sv-SE"/>
              </w:rPr>
            </w:pPr>
            <w:r>
              <w:rPr>
                <w:lang w:eastAsia="sv-SE"/>
              </w:rPr>
              <w:t>1.5</w:t>
            </w:r>
          </w:p>
        </w:tc>
        <w:tc>
          <w:tcPr>
            <w:tcW w:w="2338" w:type="dxa"/>
            <w:gridSpan w:val="2"/>
            <w:tcBorders>
              <w:top w:val="nil"/>
              <w:left w:val="nil"/>
              <w:bottom w:val="single" w:sz="4" w:space="0" w:color="auto"/>
              <w:right w:val="single" w:sz="4" w:space="0" w:color="auto"/>
            </w:tcBorders>
          </w:tcPr>
          <w:p w14:paraId="1A2060A8" w14:textId="77777777" w:rsidR="009E3F16" w:rsidRDefault="009E3F16">
            <w:pPr>
              <w:rPr>
                <w:lang w:eastAsia="sv-SE"/>
              </w:rPr>
            </w:pPr>
            <w:r>
              <w:rPr>
                <w:lang w:eastAsia="sv-SE"/>
              </w:rPr>
              <w:t>Reject from marketplace</w:t>
            </w:r>
          </w:p>
        </w:tc>
        <w:tc>
          <w:tcPr>
            <w:tcW w:w="974" w:type="dxa"/>
            <w:gridSpan w:val="2"/>
            <w:tcBorders>
              <w:top w:val="nil"/>
              <w:left w:val="nil"/>
              <w:bottom w:val="single" w:sz="4" w:space="0" w:color="auto"/>
              <w:right w:val="single" w:sz="4" w:space="0" w:color="auto"/>
            </w:tcBorders>
          </w:tcPr>
          <w:p w14:paraId="6728CC7E" w14:textId="77777777" w:rsidR="009E3F16" w:rsidRDefault="009E3F16">
            <w:pPr>
              <w:rPr>
                <w:lang w:eastAsia="sv-SE"/>
              </w:rPr>
            </w:pPr>
            <w:r>
              <w:rPr>
                <w:lang w:eastAsia="sv-SE"/>
              </w:rPr>
              <w:t>TCR Ack</w:t>
            </w:r>
          </w:p>
        </w:tc>
        <w:tc>
          <w:tcPr>
            <w:tcW w:w="1364" w:type="dxa"/>
            <w:gridSpan w:val="2"/>
            <w:tcBorders>
              <w:top w:val="nil"/>
              <w:left w:val="nil"/>
              <w:bottom w:val="single" w:sz="4" w:space="0" w:color="auto"/>
              <w:right w:val="single" w:sz="4" w:space="0" w:color="auto"/>
            </w:tcBorders>
          </w:tcPr>
          <w:p w14:paraId="2339F835" w14:textId="77777777" w:rsidR="009E3F16" w:rsidRDefault="009E3F16">
            <w:pPr>
              <w:rPr>
                <w:lang w:eastAsia="sv-SE"/>
              </w:rPr>
            </w:pPr>
            <w:r>
              <w:rPr>
                <w:lang w:eastAsia="sv-SE"/>
              </w:rPr>
              <w:t>New (0);</w:t>
            </w:r>
          </w:p>
          <w:p w14:paraId="01F3DB74" w14:textId="77777777" w:rsidR="009E3F16" w:rsidRDefault="009E3F16">
            <w:pPr>
              <w:rPr>
                <w:lang w:eastAsia="sv-SE"/>
              </w:rPr>
            </w:pPr>
            <w:r>
              <w:rPr>
                <w:lang w:eastAsia="sv-SE"/>
              </w:rPr>
              <w:t>Cancel (1);</w:t>
            </w:r>
          </w:p>
          <w:p w14:paraId="0336AE96" w14:textId="77777777" w:rsidR="009E3F16" w:rsidRDefault="009E3F16">
            <w:pPr>
              <w:rPr>
                <w:lang w:eastAsia="sv-SE"/>
              </w:rPr>
            </w:pPr>
            <w:r>
              <w:rPr>
                <w:lang w:eastAsia="sv-SE"/>
              </w:rPr>
              <w:t>Replace (2)</w:t>
            </w:r>
          </w:p>
        </w:tc>
        <w:tc>
          <w:tcPr>
            <w:tcW w:w="1559" w:type="dxa"/>
            <w:gridSpan w:val="2"/>
            <w:tcBorders>
              <w:top w:val="nil"/>
              <w:left w:val="nil"/>
              <w:bottom w:val="single" w:sz="4" w:space="0" w:color="auto"/>
              <w:right w:val="single" w:sz="4" w:space="0" w:color="auto"/>
            </w:tcBorders>
          </w:tcPr>
          <w:p w14:paraId="63D461DF" w14:textId="77777777" w:rsidR="009E3F16" w:rsidRDefault="009E3F16">
            <w:pPr>
              <w:rPr>
                <w:lang w:eastAsia="sv-SE"/>
              </w:rPr>
            </w:pPr>
            <w:r>
              <w:rPr>
                <w:lang w:eastAsia="sv-SE"/>
              </w:rPr>
              <w:t>Trade Report Cancel (6),</w:t>
            </w:r>
            <w:r>
              <w:rPr>
                <w:lang w:eastAsia="sv-SE"/>
              </w:rPr>
              <w:br/>
              <w:t>(Locked In) Trade Break (7)</w:t>
            </w:r>
          </w:p>
        </w:tc>
        <w:tc>
          <w:tcPr>
            <w:tcW w:w="1559" w:type="dxa"/>
            <w:tcBorders>
              <w:top w:val="nil"/>
              <w:left w:val="nil"/>
              <w:bottom w:val="single" w:sz="4" w:space="0" w:color="auto"/>
              <w:right w:val="single" w:sz="4" w:space="0" w:color="auto"/>
            </w:tcBorders>
          </w:tcPr>
          <w:p w14:paraId="65BB8D62" w14:textId="77777777" w:rsidR="009E3F16" w:rsidRDefault="009E3F16">
            <w:pPr>
              <w:rPr>
                <w:lang w:eastAsia="sv-SE"/>
              </w:rPr>
            </w:pPr>
            <w:r>
              <w:rPr>
                <w:lang w:eastAsia="sv-SE"/>
              </w:rPr>
              <w:t>Trade Confirm (0)</w:t>
            </w:r>
          </w:p>
        </w:tc>
        <w:tc>
          <w:tcPr>
            <w:tcW w:w="978" w:type="dxa"/>
            <w:tcBorders>
              <w:top w:val="nil"/>
              <w:left w:val="nil"/>
              <w:bottom w:val="single" w:sz="4" w:space="0" w:color="auto"/>
              <w:right w:val="single" w:sz="4" w:space="0" w:color="auto"/>
            </w:tcBorders>
          </w:tcPr>
          <w:p w14:paraId="672BD7F1" w14:textId="77777777" w:rsidR="009E3F16" w:rsidRDefault="009E3F16">
            <w:pPr>
              <w:rPr>
                <w:lang w:eastAsia="sv-SE"/>
              </w:rPr>
            </w:pPr>
            <w:r>
              <w:rPr>
                <w:lang w:eastAsia="sv-SE"/>
              </w:rPr>
              <w:t>Initiator’s</w:t>
            </w:r>
          </w:p>
        </w:tc>
        <w:tc>
          <w:tcPr>
            <w:tcW w:w="1369" w:type="dxa"/>
            <w:tcBorders>
              <w:top w:val="nil"/>
              <w:left w:val="nil"/>
              <w:bottom w:val="single" w:sz="4" w:space="0" w:color="auto"/>
              <w:right w:val="single" w:sz="4" w:space="0" w:color="auto"/>
            </w:tcBorders>
          </w:tcPr>
          <w:p w14:paraId="1808359C" w14:textId="77777777" w:rsidR="009E3F16" w:rsidRDefault="009E3F16">
            <w:pPr>
              <w:rPr>
                <w:lang w:eastAsia="sv-SE"/>
              </w:rPr>
            </w:pPr>
            <w:r>
              <w:rPr>
                <w:lang w:eastAsia="sv-SE"/>
              </w:rPr>
              <w:t>Initiator’s (Initiator’s)</w:t>
            </w:r>
          </w:p>
        </w:tc>
        <w:tc>
          <w:tcPr>
            <w:tcW w:w="2923" w:type="dxa"/>
            <w:tcBorders>
              <w:top w:val="nil"/>
              <w:left w:val="nil"/>
              <w:bottom w:val="single" w:sz="4" w:space="0" w:color="auto"/>
              <w:right w:val="single" w:sz="4" w:space="0" w:color="auto"/>
            </w:tcBorders>
          </w:tcPr>
          <w:p w14:paraId="0DFD5B38" w14:textId="77777777" w:rsidR="009E3F16" w:rsidRDefault="009E3F16">
            <w:pPr>
              <w:rPr>
                <w:lang w:eastAsia="sv-SE"/>
              </w:rPr>
            </w:pPr>
            <w:r>
              <w:rPr>
                <w:lang w:eastAsia="sv-SE"/>
              </w:rPr>
              <w:t> </w:t>
            </w:r>
          </w:p>
        </w:tc>
      </w:tr>
      <w:tr w:rsidR="009E3F16" w14:paraId="5A0D419C" w14:textId="77777777">
        <w:tblPrEx>
          <w:tblW w:w="13665" w:type="dxa"/>
          <w:tblInd w:w="55" w:type="dxa"/>
          <w:tblLayout w:type="fixed"/>
          <w:tblCellMar>
            <w:left w:w="70" w:type="dxa"/>
            <w:right w:w="70" w:type="dxa"/>
          </w:tblCellMar>
          <w:tblLook w:val="0000" w:firstRow="0" w:lastRow="0" w:firstColumn="0" w:lastColumn="0" w:noHBand="0" w:noVBand="0"/>
          <w:tblPrExChange w:id="530"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531" w:author="Administrator" w:date="2011-08-18T10:53:00Z">
            <w:trPr>
              <w:gridAfter w:val="0"/>
              <w:trHeight w:val="510"/>
            </w:trPr>
          </w:trPrChange>
        </w:trPr>
        <w:tc>
          <w:tcPr>
            <w:tcW w:w="594" w:type="dxa"/>
            <w:tcBorders>
              <w:top w:val="nil"/>
              <w:left w:val="single" w:sz="4" w:space="0" w:color="auto"/>
              <w:bottom w:val="nil"/>
              <w:right w:val="single" w:sz="4" w:space="0" w:color="auto"/>
            </w:tcBorders>
            <w:tcPrChange w:id="532" w:author="Administrator" w:date="2011-08-18T10:53:00Z">
              <w:tcPr>
                <w:tcW w:w="594" w:type="dxa"/>
                <w:gridSpan w:val="2"/>
                <w:tcBorders>
                  <w:top w:val="nil"/>
                  <w:left w:val="single" w:sz="4" w:space="0" w:color="auto"/>
                  <w:bottom w:val="nil"/>
                  <w:right w:val="single" w:sz="4" w:space="0" w:color="auto"/>
                </w:tcBorders>
                <w:shd w:val="clear" w:color="auto" w:fill="auto"/>
              </w:tcPr>
            </w:tcPrChange>
          </w:tcPr>
          <w:p w14:paraId="033AF6DC" w14:textId="77777777" w:rsidR="009E3F16" w:rsidRDefault="009E3F16">
            <w:pPr>
              <w:rPr>
                <w:b/>
                <w:lang w:eastAsia="sv-SE"/>
              </w:rPr>
            </w:pPr>
            <w:r>
              <w:rPr>
                <w:b/>
                <w:lang w:eastAsia="sv-SE"/>
              </w:rPr>
              <w:t>2</w:t>
            </w:r>
          </w:p>
        </w:tc>
        <w:tc>
          <w:tcPr>
            <w:tcW w:w="13071" w:type="dxa"/>
            <w:gridSpan w:val="13"/>
            <w:tcBorders>
              <w:top w:val="nil"/>
              <w:left w:val="nil"/>
              <w:bottom w:val="nil"/>
              <w:right w:val="single" w:sz="4" w:space="0" w:color="auto"/>
            </w:tcBorders>
            <w:tcPrChange w:id="533" w:author="Administrator" w:date="2011-08-18T10:53:00Z">
              <w:tcPr>
                <w:tcW w:w="13071" w:type="dxa"/>
                <w:gridSpan w:val="15"/>
                <w:tcBorders>
                  <w:top w:val="nil"/>
                  <w:left w:val="nil"/>
                  <w:bottom w:val="nil"/>
                  <w:right w:val="single" w:sz="4" w:space="0" w:color="auto"/>
                </w:tcBorders>
                <w:shd w:val="clear" w:color="auto" w:fill="auto"/>
              </w:tcPr>
            </w:tcPrChange>
          </w:tcPr>
          <w:p w14:paraId="081CF5C5" w14:textId="77777777" w:rsidR="009E3F16" w:rsidRDefault="009E3F16">
            <w:pPr>
              <w:rPr>
                <w:b/>
                <w:lang w:eastAsia="sv-SE"/>
              </w:rPr>
            </w:pPr>
            <w:r>
              <w:rPr>
                <w:b/>
                <w:lang w:eastAsia="sv-SE"/>
              </w:rPr>
              <w:t>Marketplace publication of confirmed trade bust (flow from marketplace to external actors)</w:t>
            </w:r>
          </w:p>
        </w:tc>
      </w:tr>
      <w:tr w:rsidR="00C90C98" w14:paraId="47EA8E56" w14:textId="77777777">
        <w:trPr>
          <w:trHeight w:val="510"/>
        </w:trPr>
        <w:tc>
          <w:tcPr>
            <w:tcW w:w="594" w:type="dxa"/>
            <w:tcBorders>
              <w:top w:val="nil"/>
              <w:left w:val="single" w:sz="4" w:space="0" w:color="auto"/>
              <w:bottom w:val="nil"/>
              <w:right w:val="single" w:sz="4" w:space="0" w:color="auto"/>
            </w:tcBorders>
          </w:tcPr>
          <w:p w14:paraId="499AF399" w14:textId="77777777" w:rsidR="009E3F16" w:rsidRDefault="009E3F16">
            <w:pPr>
              <w:rPr>
                <w:lang w:eastAsia="sv-SE"/>
              </w:rPr>
            </w:pPr>
            <w:r>
              <w:rPr>
                <w:lang w:eastAsia="sv-SE"/>
              </w:rPr>
              <w:t>2.1</w:t>
            </w:r>
          </w:p>
        </w:tc>
        <w:tc>
          <w:tcPr>
            <w:tcW w:w="2332" w:type="dxa"/>
            <w:gridSpan w:val="2"/>
            <w:tcBorders>
              <w:top w:val="nil"/>
              <w:left w:val="nil"/>
              <w:bottom w:val="nil"/>
              <w:right w:val="single" w:sz="4" w:space="0" w:color="auto"/>
            </w:tcBorders>
          </w:tcPr>
          <w:p w14:paraId="588021C0" w14:textId="77777777" w:rsidR="009E3F16" w:rsidRDefault="009E3F16">
            <w:pPr>
              <w:rPr>
                <w:lang w:eastAsia="sv-SE"/>
              </w:rPr>
            </w:pPr>
            <w:r>
              <w:rPr>
                <w:lang w:eastAsia="sv-SE"/>
              </w:rPr>
              <w:t>Publication to the initiator</w:t>
            </w:r>
          </w:p>
        </w:tc>
        <w:tc>
          <w:tcPr>
            <w:tcW w:w="976" w:type="dxa"/>
            <w:gridSpan w:val="2"/>
            <w:tcBorders>
              <w:top w:val="nil"/>
              <w:left w:val="nil"/>
              <w:bottom w:val="nil"/>
              <w:right w:val="single" w:sz="4" w:space="0" w:color="auto"/>
            </w:tcBorders>
          </w:tcPr>
          <w:p w14:paraId="469BB58A" w14:textId="77777777" w:rsidR="009E3F16" w:rsidRDefault="009E3F16">
            <w:pPr>
              <w:rPr>
                <w:lang w:eastAsia="sv-SE"/>
              </w:rPr>
            </w:pPr>
            <w:r>
              <w:rPr>
                <w:lang w:eastAsia="sv-SE"/>
              </w:rPr>
              <w:t>TCR</w:t>
            </w:r>
          </w:p>
        </w:tc>
        <w:tc>
          <w:tcPr>
            <w:tcW w:w="1366" w:type="dxa"/>
            <w:gridSpan w:val="2"/>
            <w:tcBorders>
              <w:top w:val="nil"/>
              <w:left w:val="nil"/>
              <w:bottom w:val="nil"/>
              <w:right w:val="single" w:sz="4" w:space="0" w:color="auto"/>
            </w:tcBorders>
          </w:tcPr>
          <w:p w14:paraId="5E905376" w14:textId="77777777" w:rsidR="009E3F16" w:rsidRDefault="009E3F16">
            <w:pPr>
              <w:rPr>
                <w:lang w:eastAsia="sv-SE"/>
              </w:rPr>
            </w:pPr>
            <w:r>
              <w:rPr>
                <w:lang w:eastAsia="sv-SE"/>
              </w:rPr>
              <w:t>Replace (2)</w:t>
            </w:r>
          </w:p>
        </w:tc>
        <w:tc>
          <w:tcPr>
            <w:tcW w:w="1561" w:type="dxa"/>
            <w:gridSpan w:val="2"/>
            <w:tcBorders>
              <w:top w:val="nil"/>
              <w:left w:val="nil"/>
              <w:bottom w:val="nil"/>
              <w:right w:val="single" w:sz="4" w:space="0" w:color="auto"/>
            </w:tcBorders>
          </w:tcPr>
          <w:p w14:paraId="61DEB806" w14:textId="77777777" w:rsidR="009E3F16" w:rsidRDefault="009E3F16">
            <w:pPr>
              <w:rPr>
                <w:lang w:eastAsia="sv-SE"/>
              </w:rPr>
            </w:pPr>
            <w:r>
              <w:rPr>
                <w:lang w:eastAsia="sv-SE"/>
              </w:rPr>
              <w:t>Trade Report Cancel (6),</w:t>
            </w:r>
            <w:r>
              <w:rPr>
                <w:lang w:eastAsia="sv-SE"/>
              </w:rPr>
              <w:br/>
              <w:t>(Locked In) Trade Break (7)</w:t>
            </w:r>
          </w:p>
        </w:tc>
        <w:tc>
          <w:tcPr>
            <w:tcW w:w="1566" w:type="dxa"/>
            <w:gridSpan w:val="2"/>
            <w:tcBorders>
              <w:top w:val="nil"/>
              <w:left w:val="nil"/>
              <w:bottom w:val="nil"/>
              <w:right w:val="single" w:sz="4" w:space="0" w:color="auto"/>
            </w:tcBorders>
          </w:tcPr>
          <w:p w14:paraId="38469612" w14:textId="77777777" w:rsidR="009E3F16" w:rsidRDefault="009E3F16">
            <w:pPr>
              <w:rPr>
                <w:lang w:eastAsia="sv-SE"/>
              </w:rPr>
            </w:pPr>
            <w:r>
              <w:rPr>
                <w:lang w:eastAsia="sv-SE"/>
              </w:rPr>
              <w:t>Trade Confirm (0)</w:t>
            </w:r>
          </w:p>
        </w:tc>
        <w:tc>
          <w:tcPr>
            <w:tcW w:w="978" w:type="dxa"/>
            <w:tcBorders>
              <w:top w:val="nil"/>
              <w:left w:val="nil"/>
              <w:bottom w:val="nil"/>
              <w:right w:val="single" w:sz="4" w:space="0" w:color="auto"/>
            </w:tcBorders>
          </w:tcPr>
          <w:p w14:paraId="06F80CDB" w14:textId="77777777" w:rsidR="009E3F16" w:rsidRDefault="009E3F16">
            <w:pPr>
              <w:rPr>
                <w:lang w:eastAsia="sv-SE"/>
              </w:rPr>
            </w:pPr>
            <w:r>
              <w:rPr>
                <w:lang w:eastAsia="sv-SE"/>
              </w:rPr>
              <w:t>Filled</w:t>
            </w:r>
          </w:p>
        </w:tc>
        <w:tc>
          <w:tcPr>
            <w:tcW w:w="1369" w:type="dxa"/>
            <w:tcBorders>
              <w:top w:val="nil"/>
              <w:left w:val="nil"/>
              <w:bottom w:val="nil"/>
              <w:right w:val="single" w:sz="4" w:space="0" w:color="auto"/>
            </w:tcBorders>
          </w:tcPr>
          <w:p w14:paraId="7511D8A4" w14:textId="77777777" w:rsidR="009E3F16" w:rsidRDefault="009E3F16">
            <w:pPr>
              <w:rPr>
                <w:lang w:eastAsia="sv-SE"/>
              </w:rPr>
            </w:pPr>
            <w:r>
              <w:rPr>
                <w:lang w:eastAsia="sv-SE"/>
              </w:rPr>
              <w:t>Initiator’s</w:t>
            </w:r>
          </w:p>
        </w:tc>
        <w:tc>
          <w:tcPr>
            <w:tcW w:w="2923" w:type="dxa"/>
            <w:tcBorders>
              <w:top w:val="nil"/>
              <w:left w:val="nil"/>
              <w:bottom w:val="nil"/>
              <w:right w:val="single" w:sz="4" w:space="0" w:color="auto"/>
            </w:tcBorders>
          </w:tcPr>
          <w:p w14:paraId="48B0F66D" w14:textId="77777777" w:rsidR="009E3F16" w:rsidRDefault="009E3F16">
            <w:pPr>
              <w:rPr>
                <w:lang w:eastAsia="sv-SE"/>
              </w:rPr>
            </w:pPr>
            <w:r>
              <w:rPr>
                <w:lang w:eastAsia="sv-SE"/>
              </w:rPr>
              <w:t>MatchStatus = 0 (Compared, matched or affirmed)</w:t>
            </w:r>
          </w:p>
        </w:tc>
      </w:tr>
      <w:tr w:rsidR="00C90C98" w14:paraId="3007E420" w14:textId="77777777">
        <w:trPr>
          <w:trHeight w:val="510"/>
        </w:trPr>
        <w:tc>
          <w:tcPr>
            <w:tcW w:w="594" w:type="dxa"/>
            <w:tcBorders>
              <w:top w:val="nil"/>
              <w:left w:val="single" w:sz="4" w:space="0" w:color="auto"/>
              <w:bottom w:val="single" w:sz="4" w:space="0" w:color="auto"/>
              <w:right w:val="single" w:sz="4" w:space="0" w:color="auto"/>
            </w:tcBorders>
          </w:tcPr>
          <w:p w14:paraId="0C6351D0" w14:textId="77777777" w:rsidR="009E3F16" w:rsidRDefault="009E3F16">
            <w:pPr>
              <w:rPr>
                <w:lang w:eastAsia="sv-SE"/>
              </w:rPr>
            </w:pPr>
            <w:r>
              <w:rPr>
                <w:lang w:eastAsia="sv-SE"/>
              </w:rPr>
              <w:t>2.2</w:t>
            </w:r>
          </w:p>
        </w:tc>
        <w:tc>
          <w:tcPr>
            <w:tcW w:w="2332" w:type="dxa"/>
            <w:gridSpan w:val="2"/>
            <w:tcBorders>
              <w:top w:val="nil"/>
              <w:left w:val="nil"/>
              <w:bottom w:val="single" w:sz="4" w:space="0" w:color="auto"/>
              <w:right w:val="single" w:sz="4" w:space="0" w:color="auto"/>
            </w:tcBorders>
          </w:tcPr>
          <w:p w14:paraId="59464080" w14:textId="77777777" w:rsidR="009E3F16" w:rsidRDefault="009E3F16">
            <w:pPr>
              <w:rPr>
                <w:lang w:eastAsia="sv-SE"/>
              </w:rPr>
            </w:pPr>
            <w:r>
              <w:rPr>
                <w:lang w:eastAsia="sv-SE"/>
              </w:rPr>
              <w:t>Publication to other parties</w:t>
            </w:r>
          </w:p>
        </w:tc>
        <w:tc>
          <w:tcPr>
            <w:tcW w:w="976" w:type="dxa"/>
            <w:gridSpan w:val="2"/>
            <w:tcBorders>
              <w:top w:val="nil"/>
              <w:left w:val="nil"/>
              <w:bottom w:val="single" w:sz="4" w:space="0" w:color="auto"/>
              <w:right w:val="single" w:sz="4" w:space="0" w:color="auto"/>
            </w:tcBorders>
          </w:tcPr>
          <w:p w14:paraId="77254138" w14:textId="77777777" w:rsidR="009E3F16" w:rsidRDefault="009E3F16">
            <w:pPr>
              <w:rPr>
                <w:lang w:eastAsia="sv-SE"/>
              </w:rPr>
            </w:pPr>
            <w:r>
              <w:rPr>
                <w:lang w:eastAsia="sv-SE"/>
              </w:rPr>
              <w:t>TCR</w:t>
            </w:r>
          </w:p>
        </w:tc>
        <w:tc>
          <w:tcPr>
            <w:tcW w:w="1366" w:type="dxa"/>
            <w:gridSpan w:val="2"/>
            <w:tcBorders>
              <w:top w:val="nil"/>
              <w:left w:val="nil"/>
              <w:bottom w:val="single" w:sz="4" w:space="0" w:color="auto"/>
              <w:right w:val="single" w:sz="4" w:space="0" w:color="auto"/>
            </w:tcBorders>
          </w:tcPr>
          <w:p w14:paraId="6B43EF90" w14:textId="77777777" w:rsidR="009E3F16" w:rsidRDefault="009E3F16">
            <w:pPr>
              <w:rPr>
                <w:lang w:eastAsia="sv-SE"/>
              </w:rPr>
            </w:pPr>
            <w:r>
              <w:rPr>
                <w:lang w:eastAsia="sv-SE"/>
              </w:rPr>
              <w:t>New (0)</w:t>
            </w:r>
          </w:p>
        </w:tc>
        <w:tc>
          <w:tcPr>
            <w:tcW w:w="1561" w:type="dxa"/>
            <w:gridSpan w:val="2"/>
            <w:tcBorders>
              <w:top w:val="nil"/>
              <w:left w:val="nil"/>
              <w:bottom w:val="single" w:sz="4" w:space="0" w:color="auto"/>
              <w:right w:val="single" w:sz="4" w:space="0" w:color="auto"/>
            </w:tcBorders>
          </w:tcPr>
          <w:p w14:paraId="284A48A5" w14:textId="77777777" w:rsidR="009E3F16" w:rsidRDefault="009E3F16">
            <w:pPr>
              <w:rPr>
                <w:lang w:eastAsia="sv-SE"/>
              </w:rPr>
            </w:pPr>
            <w:r>
              <w:rPr>
                <w:lang w:eastAsia="sv-SE"/>
              </w:rPr>
              <w:t>Trade Report Cancel (6),</w:t>
            </w:r>
            <w:r>
              <w:rPr>
                <w:lang w:eastAsia="sv-SE"/>
              </w:rPr>
              <w:br/>
              <w:t>(Locked In) Trade Break (7)</w:t>
            </w:r>
          </w:p>
        </w:tc>
        <w:tc>
          <w:tcPr>
            <w:tcW w:w="1566" w:type="dxa"/>
            <w:gridSpan w:val="2"/>
            <w:tcBorders>
              <w:top w:val="nil"/>
              <w:left w:val="nil"/>
              <w:bottom w:val="single" w:sz="4" w:space="0" w:color="auto"/>
              <w:right w:val="single" w:sz="4" w:space="0" w:color="auto"/>
            </w:tcBorders>
          </w:tcPr>
          <w:p w14:paraId="44D1B9FB" w14:textId="77777777" w:rsidR="009E3F16" w:rsidRDefault="009E3F16">
            <w:pPr>
              <w:rPr>
                <w:lang w:eastAsia="sv-SE"/>
              </w:rPr>
            </w:pPr>
            <w:r>
              <w:rPr>
                <w:lang w:eastAsia="sv-SE"/>
              </w:rPr>
              <w:t>Trade Confirm (0)</w:t>
            </w:r>
          </w:p>
        </w:tc>
        <w:tc>
          <w:tcPr>
            <w:tcW w:w="978" w:type="dxa"/>
            <w:tcBorders>
              <w:top w:val="nil"/>
              <w:left w:val="nil"/>
              <w:bottom w:val="single" w:sz="4" w:space="0" w:color="auto"/>
              <w:right w:val="single" w:sz="4" w:space="0" w:color="auto"/>
            </w:tcBorders>
          </w:tcPr>
          <w:p w14:paraId="3CD8BC6F" w14:textId="77777777" w:rsidR="009E3F16" w:rsidRDefault="009E3F16">
            <w:pPr>
              <w:rPr>
                <w:lang w:eastAsia="sv-SE"/>
              </w:rPr>
            </w:pPr>
            <w:r>
              <w:rPr>
                <w:lang w:eastAsia="sv-SE"/>
              </w:rPr>
              <w:t>Filled</w:t>
            </w:r>
          </w:p>
        </w:tc>
        <w:tc>
          <w:tcPr>
            <w:tcW w:w="1369" w:type="dxa"/>
            <w:tcBorders>
              <w:top w:val="nil"/>
              <w:left w:val="nil"/>
              <w:bottom w:val="single" w:sz="4" w:space="0" w:color="auto"/>
              <w:right w:val="single" w:sz="4" w:space="0" w:color="auto"/>
            </w:tcBorders>
          </w:tcPr>
          <w:p w14:paraId="61C1B787" w14:textId="77777777" w:rsidR="009E3F16" w:rsidRDefault="009E3F16">
            <w:pPr>
              <w:rPr>
                <w:lang w:eastAsia="sv-SE"/>
              </w:rPr>
            </w:pPr>
            <w:r>
              <w:rPr>
                <w:lang w:eastAsia="sv-SE"/>
              </w:rPr>
              <w:t>N/A</w:t>
            </w:r>
          </w:p>
        </w:tc>
        <w:tc>
          <w:tcPr>
            <w:tcW w:w="2923" w:type="dxa"/>
            <w:tcBorders>
              <w:top w:val="nil"/>
              <w:left w:val="nil"/>
              <w:bottom w:val="single" w:sz="4" w:space="0" w:color="auto"/>
              <w:right w:val="single" w:sz="4" w:space="0" w:color="auto"/>
            </w:tcBorders>
          </w:tcPr>
          <w:p w14:paraId="5FAAA1A3" w14:textId="77777777" w:rsidR="009E3F16" w:rsidRDefault="009E3F16">
            <w:pPr>
              <w:rPr>
                <w:lang w:eastAsia="sv-SE"/>
              </w:rPr>
            </w:pPr>
            <w:r>
              <w:rPr>
                <w:lang w:eastAsia="sv-SE"/>
              </w:rPr>
              <w:t>MatchStatus = 0 (Compared, matched or affirmed)</w:t>
            </w:r>
          </w:p>
        </w:tc>
      </w:tr>
    </w:tbl>
    <w:p w14:paraId="39C76768" w14:textId="77777777" w:rsidR="009E3F16" w:rsidRDefault="009E3F16">
      <w:pPr>
        <w:pStyle w:val="Heading3"/>
        <w:keepNext/>
        <w:keepLines/>
        <w:numPr>
          <w:ilvl w:val="2"/>
          <w:numId w:val="0"/>
        </w:numPr>
        <w:tabs>
          <w:tab w:val="num" w:pos="1224"/>
        </w:tabs>
        <w:spacing w:before="240" w:after="60" w:line="220" w:lineRule="exact"/>
        <w:ind w:left="1224" w:hanging="504"/>
        <w:jc w:val="left"/>
        <w:rPr>
          <w:lang w:eastAsia="sv-SE"/>
        </w:rPr>
      </w:pPr>
      <w:bookmarkStart w:id="534" w:name="_Toc142602767"/>
    </w:p>
    <w:p w14:paraId="31D6DB12" w14:textId="77777777" w:rsidR="009E3F16" w:rsidRDefault="009E3F16">
      <w:pPr>
        <w:pStyle w:val="Heading3"/>
        <w:keepNext/>
        <w:keepLines/>
        <w:numPr>
          <w:ilvl w:val="2"/>
          <w:numId w:val="0"/>
        </w:numPr>
        <w:tabs>
          <w:tab w:val="num" w:pos="1224"/>
        </w:tabs>
        <w:spacing w:before="240" w:after="60" w:line="220" w:lineRule="exact"/>
        <w:ind w:left="1224" w:hanging="504"/>
        <w:jc w:val="left"/>
        <w:rPr>
          <w:lang w:eastAsia="sv-SE"/>
        </w:rPr>
      </w:pPr>
      <w:r>
        <w:rPr>
          <w:lang w:eastAsia="sv-SE"/>
        </w:rPr>
        <w:br w:type="page"/>
      </w:r>
      <w:bookmarkStart w:id="535" w:name="_Toc227925156"/>
      <w:r>
        <w:rPr>
          <w:lang w:eastAsia="sv-SE"/>
        </w:rPr>
        <w:t>Trade Amendment</w:t>
      </w:r>
      <w:bookmarkEnd w:id="534"/>
      <w:bookmarkEnd w:id="535"/>
    </w:p>
    <w:p w14:paraId="1A9F16A9" w14:textId="77777777" w:rsidR="009E3F16" w:rsidRDefault="009E3F16">
      <w:pPr>
        <w:pStyle w:val="Heading4"/>
        <w:keepNext/>
        <w:keepLines/>
        <w:numPr>
          <w:ilvl w:val="3"/>
          <w:numId w:val="0"/>
        </w:numPr>
        <w:tabs>
          <w:tab w:val="num" w:pos="1800"/>
        </w:tabs>
        <w:spacing w:before="240" w:after="60" w:line="220" w:lineRule="exact"/>
        <w:ind w:left="1728" w:hanging="648"/>
        <w:jc w:val="left"/>
      </w:pPr>
      <w:bookmarkStart w:id="536" w:name="_Ref138208557"/>
      <w:bookmarkStart w:id="537" w:name="_Toc227925157"/>
      <w:r>
        <w:t>Trade Amendment - One-Party Report for Pass-Thru</w:t>
      </w:r>
      <w:bookmarkEnd w:id="536"/>
      <w:bookmarkEnd w:id="537"/>
    </w:p>
    <w:tbl>
      <w:tblPr>
        <w:tblW w:w="13665" w:type="dxa"/>
        <w:tblInd w:w="55" w:type="dxa"/>
        <w:tblLayout w:type="fixed"/>
        <w:tblCellMar>
          <w:left w:w="70" w:type="dxa"/>
          <w:right w:w="70" w:type="dxa"/>
        </w:tblCellMar>
        <w:tblLook w:val="0000" w:firstRow="0" w:lastRow="0" w:firstColumn="0" w:lastColumn="0" w:noHBand="0" w:noVBand="0"/>
      </w:tblPr>
      <w:tblGrid>
        <w:gridCol w:w="594"/>
        <w:gridCol w:w="2331"/>
        <w:gridCol w:w="9"/>
        <w:gridCol w:w="968"/>
        <w:gridCol w:w="7"/>
        <w:gridCol w:w="1359"/>
        <w:gridCol w:w="6"/>
        <w:gridCol w:w="1559"/>
        <w:gridCol w:w="1563"/>
        <w:gridCol w:w="980"/>
        <w:gridCol w:w="1364"/>
        <w:gridCol w:w="2925"/>
        <w:tblGridChange w:id="538">
          <w:tblGrid>
            <w:gridCol w:w="93"/>
            <w:gridCol w:w="501"/>
            <w:gridCol w:w="93"/>
            <w:gridCol w:w="2331"/>
            <w:gridCol w:w="9"/>
            <w:gridCol w:w="968"/>
            <w:gridCol w:w="7"/>
            <w:gridCol w:w="1359"/>
            <w:gridCol w:w="6"/>
            <w:gridCol w:w="1559"/>
            <w:gridCol w:w="1563"/>
            <w:gridCol w:w="980"/>
            <w:gridCol w:w="1364"/>
            <w:gridCol w:w="2832"/>
            <w:gridCol w:w="93"/>
          </w:tblGrid>
        </w:tblGridChange>
      </w:tblGrid>
      <w:tr w:rsidR="00C90C98" w14:paraId="4878889B" w14:textId="77777777">
        <w:trPr>
          <w:trHeight w:val="510"/>
          <w:tblHeader/>
        </w:trPr>
        <w:tc>
          <w:tcPr>
            <w:tcW w:w="594" w:type="dxa"/>
            <w:tcBorders>
              <w:top w:val="single" w:sz="4" w:space="0" w:color="auto"/>
              <w:left w:val="single" w:sz="4" w:space="0" w:color="auto"/>
              <w:bottom w:val="single" w:sz="4" w:space="0" w:color="auto"/>
              <w:right w:val="single" w:sz="4" w:space="0" w:color="auto"/>
            </w:tcBorders>
            <w:vAlign w:val="bottom"/>
          </w:tcPr>
          <w:p w14:paraId="6435120E" w14:textId="77777777" w:rsidR="009E3F16" w:rsidRDefault="009E3F16">
            <w:pPr>
              <w:rPr>
                <w:b/>
                <w:bCs/>
                <w:lang w:eastAsia="sv-SE"/>
              </w:rPr>
            </w:pPr>
            <w:r>
              <w:rPr>
                <w:b/>
                <w:bCs/>
                <w:lang w:eastAsia="sv-SE"/>
              </w:rPr>
              <w:t> </w:t>
            </w:r>
          </w:p>
        </w:tc>
        <w:tc>
          <w:tcPr>
            <w:tcW w:w="2331" w:type="dxa"/>
            <w:tcBorders>
              <w:top w:val="single" w:sz="4" w:space="0" w:color="auto"/>
              <w:left w:val="nil"/>
              <w:bottom w:val="single" w:sz="4" w:space="0" w:color="auto"/>
              <w:right w:val="single" w:sz="4" w:space="0" w:color="auto"/>
            </w:tcBorders>
            <w:vAlign w:val="bottom"/>
          </w:tcPr>
          <w:p w14:paraId="630299EC" w14:textId="77777777" w:rsidR="009E3F16" w:rsidRDefault="009E3F16">
            <w:pPr>
              <w:rPr>
                <w:b/>
                <w:bCs/>
                <w:lang w:eastAsia="sv-SE"/>
              </w:rPr>
            </w:pPr>
            <w:r>
              <w:rPr>
                <w:b/>
                <w:bCs/>
                <w:lang w:eastAsia="sv-SE"/>
              </w:rPr>
              <w:t>Action</w:t>
            </w:r>
          </w:p>
        </w:tc>
        <w:tc>
          <w:tcPr>
            <w:tcW w:w="977" w:type="dxa"/>
            <w:gridSpan w:val="2"/>
            <w:tcBorders>
              <w:top w:val="single" w:sz="4" w:space="0" w:color="auto"/>
              <w:left w:val="nil"/>
              <w:bottom w:val="single" w:sz="4" w:space="0" w:color="auto"/>
              <w:right w:val="single" w:sz="4" w:space="0" w:color="auto"/>
            </w:tcBorders>
            <w:vAlign w:val="bottom"/>
          </w:tcPr>
          <w:p w14:paraId="75D7CFB8" w14:textId="77777777" w:rsidR="009E3F16" w:rsidRDefault="009E3F16">
            <w:pPr>
              <w:rPr>
                <w:b/>
                <w:bCs/>
                <w:lang w:eastAsia="sv-SE"/>
              </w:rPr>
            </w:pPr>
            <w:r>
              <w:rPr>
                <w:b/>
                <w:bCs/>
                <w:lang w:eastAsia="sv-SE"/>
              </w:rPr>
              <w:t>Message</w:t>
            </w:r>
          </w:p>
        </w:tc>
        <w:tc>
          <w:tcPr>
            <w:tcW w:w="1366" w:type="dxa"/>
            <w:gridSpan w:val="2"/>
            <w:tcBorders>
              <w:top w:val="single" w:sz="4" w:space="0" w:color="auto"/>
              <w:left w:val="nil"/>
              <w:bottom w:val="single" w:sz="4" w:space="0" w:color="auto"/>
              <w:right w:val="single" w:sz="4" w:space="0" w:color="auto"/>
            </w:tcBorders>
            <w:vAlign w:val="bottom"/>
          </w:tcPr>
          <w:p w14:paraId="7348AFA4" w14:textId="77777777" w:rsidR="009E3F16" w:rsidRDefault="009E3F16">
            <w:pPr>
              <w:rPr>
                <w:b/>
                <w:bCs/>
                <w:lang w:eastAsia="sv-SE"/>
              </w:rPr>
            </w:pPr>
            <w:r>
              <w:rPr>
                <w:b/>
                <w:bCs/>
                <w:lang w:eastAsia="sv-SE"/>
              </w:rPr>
              <w:t>Trade Report Trans Type</w:t>
            </w:r>
          </w:p>
        </w:tc>
        <w:tc>
          <w:tcPr>
            <w:tcW w:w="1565" w:type="dxa"/>
            <w:gridSpan w:val="2"/>
            <w:tcBorders>
              <w:top w:val="single" w:sz="4" w:space="0" w:color="auto"/>
              <w:left w:val="nil"/>
              <w:bottom w:val="single" w:sz="4" w:space="0" w:color="auto"/>
              <w:right w:val="single" w:sz="4" w:space="0" w:color="auto"/>
            </w:tcBorders>
            <w:vAlign w:val="bottom"/>
          </w:tcPr>
          <w:p w14:paraId="468712B3" w14:textId="77777777" w:rsidR="009E3F16" w:rsidRDefault="009E3F16">
            <w:pPr>
              <w:rPr>
                <w:b/>
                <w:bCs/>
                <w:lang w:eastAsia="sv-SE"/>
              </w:rPr>
            </w:pPr>
            <w:r>
              <w:rPr>
                <w:b/>
                <w:bCs/>
                <w:lang w:eastAsia="sv-SE"/>
              </w:rPr>
              <w:t>Trade Report Type</w:t>
            </w:r>
          </w:p>
        </w:tc>
        <w:tc>
          <w:tcPr>
            <w:tcW w:w="1563" w:type="dxa"/>
            <w:tcBorders>
              <w:top w:val="single" w:sz="4" w:space="0" w:color="auto"/>
              <w:left w:val="nil"/>
              <w:bottom w:val="single" w:sz="4" w:space="0" w:color="auto"/>
              <w:right w:val="single" w:sz="4" w:space="0" w:color="auto"/>
            </w:tcBorders>
            <w:vAlign w:val="bottom"/>
          </w:tcPr>
          <w:p w14:paraId="46E53B10" w14:textId="77777777" w:rsidR="009E3F16" w:rsidRDefault="009E3F16">
            <w:pPr>
              <w:rPr>
                <w:b/>
                <w:bCs/>
                <w:lang w:eastAsia="sv-SE"/>
              </w:rPr>
            </w:pPr>
            <w:r>
              <w:rPr>
                <w:b/>
                <w:bCs/>
                <w:lang w:eastAsia="sv-SE"/>
              </w:rPr>
              <w:t>Trade Handling Instr</w:t>
            </w:r>
          </w:p>
        </w:tc>
        <w:tc>
          <w:tcPr>
            <w:tcW w:w="980" w:type="dxa"/>
            <w:tcBorders>
              <w:top w:val="single" w:sz="4" w:space="0" w:color="auto"/>
              <w:left w:val="nil"/>
              <w:bottom w:val="single" w:sz="4" w:space="0" w:color="auto"/>
              <w:right w:val="single" w:sz="4" w:space="0" w:color="auto"/>
            </w:tcBorders>
            <w:vAlign w:val="bottom"/>
          </w:tcPr>
          <w:p w14:paraId="6317AD14" w14:textId="77777777" w:rsidR="009E3F16" w:rsidRDefault="009E3F16">
            <w:pPr>
              <w:rPr>
                <w:b/>
                <w:bCs/>
                <w:lang w:eastAsia="sv-SE"/>
              </w:rPr>
            </w:pPr>
            <w:r>
              <w:rPr>
                <w:b/>
                <w:bCs/>
                <w:lang w:eastAsia="sv-SE"/>
              </w:rPr>
              <w:t>Trade ID</w:t>
            </w:r>
          </w:p>
        </w:tc>
        <w:tc>
          <w:tcPr>
            <w:tcW w:w="1364" w:type="dxa"/>
            <w:tcBorders>
              <w:top w:val="single" w:sz="4" w:space="0" w:color="auto"/>
              <w:left w:val="nil"/>
              <w:bottom w:val="single" w:sz="4" w:space="0" w:color="auto"/>
              <w:right w:val="single" w:sz="4" w:space="0" w:color="auto"/>
            </w:tcBorders>
            <w:vAlign w:val="bottom"/>
          </w:tcPr>
          <w:p w14:paraId="1E57B10F" w14:textId="77777777" w:rsidR="009E3F16" w:rsidRDefault="009E3F16">
            <w:pPr>
              <w:rPr>
                <w:b/>
                <w:bCs/>
                <w:lang w:eastAsia="sv-SE"/>
              </w:rPr>
            </w:pPr>
            <w:r>
              <w:rPr>
                <w:b/>
                <w:bCs/>
                <w:lang w:eastAsia="sv-SE"/>
              </w:rPr>
              <w:t>Trade ReportID (Trade Report Ref ID)</w:t>
            </w:r>
          </w:p>
        </w:tc>
        <w:tc>
          <w:tcPr>
            <w:tcW w:w="2925" w:type="dxa"/>
            <w:tcBorders>
              <w:top w:val="single" w:sz="4" w:space="0" w:color="auto"/>
              <w:left w:val="nil"/>
              <w:bottom w:val="single" w:sz="4" w:space="0" w:color="auto"/>
              <w:right w:val="single" w:sz="4" w:space="0" w:color="auto"/>
            </w:tcBorders>
            <w:vAlign w:val="bottom"/>
          </w:tcPr>
          <w:p w14:paraId="2530494B" w14:textId="77777777" w:rsidR="009E3F16" w:rsidRDefault="009E3F16">
            <w:pPr>
              <w:rPr>
                <w:b/>
                <w:bCs/>
                <w:lang w:eastAsia="sv-SE"/>
              </w:rPr>
            </w:pPr>
            <w:r>
              <w:rPr>
                <w:b/>
                <w:bCs/>
                <w:lang w:eastAsia="sv-SE"/>
              </w:rPr>
              <w:t>Comment</w:t>
            </w:r>
          </w:p>
        </w:tc>
      </w:tr>
      <w:tr w:rsidR="009E3F16" w14:paraId="4F1A034F" w14:textId="77777777">
        <w:tblPrEx>
          <w:tblW w:w="13665" w:type="dxa"/>
          <w:tblInd w:w="55" w:type="dxa"/>
          <w:tblLayout w:type="fixed"/>
          <w:tblCellMar>
            <w:left w:w="70" w:type="dxa"/>
            <w:right w:w="70" w:type="dxa"/>
          </w:tblCellMar>
          <w:tblLook w:val="0000" w:firstRow="0" w:lastRow="0" w:firstColumn="0" w:lastColumn="0" w:noHBand="0" w:noVBand="0"/>
          <w:tblPrExChange w:id="539"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540" w:author="Administrator" w:date="2011-08-18T10:53:00Z">
            <w:trPr>
              <w:gridAfter w:val="0"/>
              <w:trHeight w:val="510"/>
            </w:trPr>
          </w:trPrChange>
        </w:trPr>
        <w:tc>
          <w:tcPr>
            <w:tcW w:w="594" w:type="dxa"/>
            <w:tcBorders>
              <w:top w:val="dashed" w:sz="4" w:space="0" w:color="969696"/>
              <w:left w:val="single" w:sz="4" w:space="0" w:color="auto"/>
              <w:bottom w:val="dashed" w:sz="4" w:space="0" w:color="969696"/>
              <w:right w:val="single" w:sz="4" w:space="0" w:color="auto"/>
            </w:tcBorders>
            <w:tcPrChange w:id="541" w:author="Administrator" w:date="2011-08-18T10:53:00Z">
              <w:tcPr>
                <w:tcW w:w="594" w:type="dxa"/>
                <w:gridSpan w:val="2"/>
                <w:tcBorders>
                  <w:top w:val="dashed" w:sz="4" w:space="0" w:color="969696"/>
                  <w:left w:val="single" w:sz="4" w:space="0" w:color="auto"/>
                  <w:bottom w:val="dashed" w:sz="4" w:space="0" w:color="969696"/>
                  <w:right w:val="single" w:sz="4" w:space="0" w:color="auto"/>
                </w:tcBorders>
                <w:shd w:val="clear" w:color="auto" w:fill="auto"/>
              </w:tcPr>
            </w:tcPrChange>
          </w:tcPr>
          <w:p w14:paraId="531D6B4A" w14:textId="77777777" w:rsidR="009E3F16" w:rsidRDefault="009E3F16">
            <w:pPr>
              <w:rPr>
                <w:b/>
                <w:bCs/>
                <w:lang w:eastAsia="sv-SE"/>
              </w:rPr>
            </w:pPr>
            <w:r>
              <w:rPr>
                <w:b/>
                <w:bCs/>
                <w:lang w:eastAsia="sv-SE"/>
              </w:rPr>
              <w:t>1</w:t>
            </w:r>
          </w:p>
        </w:tc>
        <w:tc>
          <w:tcPr>
            <w:tcW w:w="13071" w:type="dxa"/>
            <w:gridSpan w:val="11"/>
            <w:tcBorders>
              <w:top w:val="dashed" w:sz="4" w:space="0" w:color="969696"/>
              <w:left w:val="nil"/>
              <w:bottom w:val="dashed" w:sz="4" w:space="0" w:color="969696"/>
              <w:right w:val="single" w:sz="4" w:space="0" w:color="auto"/>
            </w:tcBorders>
            <w:tcPrChange w:id="542" w:author="Administrator" w:date="2011-08-18T10:53:00Z">
              <w:tcPr>
                <w:tcW w:w="13071" w:type="dxa"/>
                <w:gridSpan w:val="12"/>
                <w:tcBorders>
                  <w:top w:val="dashed" w:sz="4" w:space="0" w:color="969696"/>
                  <w:left w:val="nil"/>
                  <w:bottom w:val="dashed" w:sz="4" w:space="0" w:color="969696"/>
                  <w:right w:val="single" w:sz="4" w:space="0" w:color="auto"/>
                </w:tcBorders>
                <w:shd w:val="clear" w:color="auto" w:fill="auto"/>
              </w:tcPr>
            </w:tcPrChange>
          </w:tcPr>
          <w:p w14:paraId="2AA9CC94" w14:textId="77777777" w:rsidR="009E3F16" w:rsidRDefault="009E3F16">
            <w:pPr>
              <w:rPr>
                <w:b/>
                <w:bCs/>
                <w:lang w:eastAsia="sv-SE"/>
              </w:rPr>
            </w:pPr>
            <w:r>
              <w:rPr>
                <w:b/>
                <w:bCs/>
                <w:lang w:eastAsia="sv-SE"/>
              </w:rPr>
              <w:t>Initiator requests (main flow from initiator to marketplace):</w:t>
            </w:r>
          </w:p>
        </w:tc>
      </w:tr>
      <w:tr w:rsidR="00C90C98" w14:paraId="77F920F3" w14:textId="77777777">
        <w:trPr>
          <w:trHeight w:val="2040"/>
        </w:trPr>
        <w:tc>
          <w:tcPr>
            <w:tcW w:w="594" w:type="dxa"/>
            <w:tcBorders>
              <w:top w:val="nil"/>
              <w:left w:val="single" w:sz="4" w:space="0" w:color="auto"/>
              <w:bottom w:val="dashed" w:sz="4" w:space="0" w:color="969696"/>
              <w:right w:val="single" w:sz="4" w:space="0" w:color="auto"/>
            </w:tcBorders>
          </w:tcPr>
          <w:p w14:paraId="33FDDAB9" w14:textId="77777777" w:rsidR="009E3F16" w:rsidRDefault="009E3F16">
            <w:pPr>
              <w:rPr>
                <w:lang w:eastAsia="sv-SE"/>
              </w:rPr>
            </w:pPr>
            <w:r>
              <w:rPr>
                <w:lang w:eastAsia="sv-SE"/>
              </w:rPr>
              <w:t>1.1</w:t>
            </w:r>
          </w:p>
        </w:tc>
        <w:tc>
          <w:tcPr>
            <w:tcW w:w="2331" w:type="dxa"/>
            <w:tcBorders>
              <w:top w:val="nil"/>
              <w:left w:val="nil"/>
              <w:bottom w:val="dashed" w:sz="4" w:space="0" w:color="969696"/>
              <w:right w:val="single" w:sz="4" w:space="0" w:color="auto"/>
            </w:tcBorders>
          </w:tcPr>
          <w:p w14:paraId="2CBCA9B3" w14:textId="77777777" w:rsidR="009E3F16" w:rsidRDefault="009E3F16">
            <w:pPr>
              <w:rPr>
                <w:lang w:eastAsia="sv-SE"/>
              </w:rPr>
            </w:pPr>
            <w:r>
              <w:rPr>
                <w:lang w:eastAsia="sv-SE"/>
              </w:rPr>
              <w:t>Enter request to amend trade</w:t>
            </w:r>
          </w:p>
        </w:tc>
        <w:tc>
          <w:tcPr>
            <w:tcW w:w="977" w:type="dxa"/>
            <w:gridSpan w:val="2"/>
            <w:tcBorders>
              <w:top w:val="nil"/>
              <w:left w:val="nil"/>
              <w:bottom w:val="dashed" w:sz="4" w:space="0" w:color="969696"/>
              <w:right w:val="single" w:sz="4" w:space="0" w:color="auto"/>
            </w:tcBorders>
          </w:tcPr>
          <w:p w14:paraId="5CC6FE3C" w14:textId="77777777" w:rsidR="009E3F16" w:rsidRDefault="009E3F16">
            <w:pPr>
              <w:rPr>
                <w:lang w:eastAsia="sv-SE"/>
              </w:rPr>
            </w:pPr>
            <w:r>
              <w:rPr>
                <w:lang w:eastAsia="sv-SE"/>
              </w:rPr>
              <w:t>TCR</w:t>
            </w:r>
          </w:p>
        </w:tc>
        <w:tc>
          <w:tcPr>
            <w:tcW w:w="1366" w:type="dxa"/>
            <w:gridSpan w:val="2"/>
            <w:tcBorders>
              <w:top w:val="nil"/>
              <w:left w:val="nil"/>
              <w:bottom w:val="dashed" w:sz="4" w:space="0" w:color="969696"/>
              <w:right w:val="single" w:sz="4" w:space="0" w:color="auto"/>
            </w:tcBorders>
          </w:tcPr>
          <w:p w14:paraId="59142534" w14:textId="77777777" w:rsidR="009E3F16" w:rsidRDefault="009E3F16">
            <w:pPr>
              <w:rPr>
                <w:lang w:eastAsia="sv-SE"/>
              </w:rPr>
            </w:pPr>
            <w:r>
              <w:rPr>
                <w:lang w:eastAsia="sv-SE"/>
              </w:rPr>
              <w:t>New (0)</w:t>
            </w:r>
          </w:p>
        </w:tc>
        <w:tc>
          <w:tcPr>
            <w:tcW w:w="1565" w:type="dxa"/>
            <w:gridSpan w:val="2"/>
            <w:tcBorders>
              <w:top w:val="nil"/>
              <w:left w:val="nil"/>
              <w:bottom w:val="dashed" w:sz="4" w:space="0" w:color="969696"/>
              <w:right w:val="single" w:sz="4" w:space="0" w:color="auto"/>
            </w:tcBorders>
          </w:tcPr>
          <w:p w14:paraId="74E41AD2" w14:textId="77777777" w:rsidR="009E3F16" w:rsidRDefault="009E3F16">
            <w:pPr>
              <w:rPr>
                <w:lang w:eastAsia="sv-SE"/>
              </w:rPr>
            </w:pPr>
            <w:r>
              <w:rPr>
                <w:lang w:eastAsia="sv-SE"/>
              </w:rPr>
              <w:t>Addendum (4),</w:t>
            </w:r>
            <w:r>
              <w:rPr>
                <w:lang w:eastAsia="sv-SE"/>
              </w:rPr>
              <w:br/>
              <w:t>No/Was (5)</w:t>
            </w:r>
          </w:p>
        </w:tc>
        <w:tc>
          <w:tcPr>
            <w:tcW w:w="1563" w:type="dxa"/>
            <w:tcBorders>
              <w:top w:val="nil"/>
              <w:left w:val="nil"/>
              <w:bottom w:val="dashed" w:sz="4" w:space="0" w:color="969696"/>
              <w:right w:val="single" w:sz="4" w:space="0" w:color="auto"/>
            </w:tcBorders>
          </w:tcPr>
          <w:p w14:paraId="6DE5EFCF" w14:textId="77777777" w:rsidR="009E3F16" w:rsidRDefault="009E3F16">
            <w:pPr>
              <w:rPr>
                <w:lang w:eastAsia="sv-SE"/>
              </w:rPr>
            </w:pPr>
            <w:r>
              <w:rPr>
                <w:lang w:eastAsia="sv-SE"/>
              </w:rPr>
              <w:t>One-Party Report for Pass-Thru (3)</w:t>
            </w:r>
          </w:p>
        </w:tc>
        <w:tc>
          <w:tcPr>
            <w:tcW w:w="980" w:type="dxa"/>
            <w:tcBorders>
              <w:top w:val="nil"/>
              <w:left w:val="nil"/>
              <w:bottom w:val="dashed" w:sz="4" w:space="0" w:color="969696"/>
              <w:right w:val="single" w:sz="4" w:space="0" w:color="auto"/>
            </w:tcBorders>
          </w:tcPr>
          <w:p w14:paraId="292DCC6A" w14:textId="77777777" w:rsidR="009E3F16" w:rsidRDefault="009E3F16">
            <w:pPr>
              <w:rPr>
                <w:lang w:eastAsia="sv-SE"/>
              </w:rPr>
            </w:pPr>
            <w:r>
              <w:rPr>
                <w:lang w:eastAsia="sv-SE"/>
              </w:rPr>
              <w:t>Market-place issued</w:t>
            </w:r>
          </w:p>
        </w:tc>
        <w:tc>
          <w:tcPr>
            <w:tcW w:w="1364" w:type="dxa"/>
            <w:tcBorders>
              <w:top w:val="nil"/>
              <w:left w:val="nil"/>
              <w:bottom w:val="dashed" w:sz="4" w:space="0" w:color="969696"/>
              <w:right w:val="single" w:sz="4" w:space="0" w:color="auto"/>
            </w:tcBorders>
          </w:tcPr>
          <w:p w14:paraId="5D07CDDB" w14:textId="77777777" w:rsidR="009E3F16" w:rsidRDefault="009E3F16">
            <w:pPr>
              <w:rPr>
                <w:lang w:eastAsia="sv-SE"/>
              </w:rPr>
            </w:pPr>
            <w:r>
              <w:rPr>
                <w:lang w:eastAsia="sv-SE"/>
              </w:rPr>
              <w:t>New</w:t>
            </w:r>
          </w:p>
          <w:p w14:paraId="0F71321D" w14:textId="77777777" w:rsidR="009E3F16" w:rsidRDefault="009E3F16">
            <w:pPr>
              <w:rPr>
                <w:lang w:eastAsia="sv-SE"/>
              </w:rPr>
            </w:pPr>
            <w:r>
              <w:rPr>
                <w:lang w:eastAsia="sv-SE"/>
              </w:rPr>
              <w:t>(N/A)</w:t>
            </w:r>
          </w:p>
        </w:tc>
        <w:tc>
          <w:tcPr>
            <w:tcW w:w="2925" w:type="dxa"/>
            <w:tcBorders>
              <w:top w:val="nil"/>
              <w:left w:val="nil"/>
              <w:bottom w:val="dashed" w:sz="4" w:space="0" w:color="969696"/>
              <w:right w:val="single" w:sz="4" w:space="0" w:color="auto"/>
            </w:tcBorders>
          </w:tcPr>
          <w:p w14:paraId="049C3710" w14:textId="77777777" w:rsidR="009E3F16" w:rsidRDefault="009E3F16">
            <w:pPr>
              <w:rPr>
                <w:lang w:eastAsia="sv-SE"/>
              </w:rPr>
            </w:pPr>
            <w:r>
              <w:rPr>
                <w:lang w:eastAsia="sv-SE"/>
              </w:rPr>
              <w:t>Note: The TradeReportType depends on the type of update needed (Submit can be used when the other two types are not distinguished).</w:t>
            </w:r>
            <w:r>
              <w:rPr>
                <w:lang w:eastAsia="sv-SE"/>
              </w:rPr>
              <w:br/>
              <w:t>Also note: That "addendums" normally would not need counterparty acknowledgement (as the update is limited to initiators side)</w:t>
            </w:r>
          </w:p>
        </w:tc>
      </w:tr>
      <w:tr w:rsidR="00C90C98" w14:paraId="4B514586" w14:textId="77777777">
        <w:trPr>
          <w:trHeight w:val="1020"/>
        </w:trPr>
        <w:tc>
          <w:tcPr>
            <w:tcW w:w="594" w:type="dxa"/>
            <w:tcBorders>
              <w:top w:val="nil"/>
              <w:left w:val="single" w:sz="4" w:space="0" w:color="auto"/>
              <w:bottom w:val="dashed" w:sz="4" w:space="0" w:color="969696"/>
              <w:right w:val="single" w:sz="4" w:space="0" w:color="auto"/>
            </w:tcBorders>
          </w:tcPr>
          <w:p w14:paraId="2B71F6B3" w14:textId="77777777" w:rsidR="009E3F16" w:rsidRDefault="009E3F16">
            <w:pPr>
              <w:rPr>
                <w:color w:val="C0C0C0"/>
                <w:lang w:eastAsia="sv-SE"/>
              </w:rPr>
            </w:pPr>
            <w:r>
              <w:rPr>
                <w:color w:val="C0C0C0"/>
                <w:lang w:eastAsia="sv-SE"/>
              </w:rPr>
              <w:t>1.2</w:t>
            </w:r>
          </w:p>
        </w:tc>
        <w:tc>
          <w:tcPr>
            <w:tcW w:w="2331" w:type="dxa"/>
            <w:tcBorders>
              <w:top w:val="nil"/>
              <w:left w:val="nil"/>
              <w:bottom w:val="dashed" w:sz="4" w:space="0" w:color="969696"/>
              <w:right w:val="single" w:sz="4" w:space="0" w:color="auto"/>
            </w:tcBorders>
          </w:tcPr>
          <w:p w14:paraId="4E120492" w14:textId="77777777" w:rsidR="009E3F16" w:rsidRDefault="009E3F16">
            <w:pPr>
              <w:rPr>
                <w:color w:val="C0C0C0"/>
                <w:lang w:eastAsia="sv-SE"/>
              </w:rPr>
            </w:pPr>
            <w:r>
              <w:rPr>
                <w:color w:val="C0C0C0"/>
                <w:lang w:eastAsia="sv-SE"/>
              </w:rPr>
              <w:t>Update earlier request</w:t>
            </w:r>
          </w:p>
        </w:tc>
        <w:tc>
          <w:tcPr>
            <w:tcW w:w="977" w:type="dxa"/>
            <w:gridSpan w:val="2"/>
            <w:tcBorders>
              <w:top w:val="nil"/>
              <w:left w:val="nil"/>
              <w:bottom w:val="dashed" w:sz="4" w:space="0" w:color="969696"/>
              <w:right w:val="single" w:sz="4" w:space="0" w:color="auto"/>
            </w:tcBorders>
          </w:tcPr>
          <w:p w14:paraId="24464330" w14:textId="77777777" w:rsidR="009E3F16" w:rsidRDefault="009E3F16">
            <w:pPr>
              <w:rPr>
                <w:color w:val="C0C0C0"/>
                <w:lang w:eastAsia="sv-SE"/>
              </w:rPr>
            </w:pPr>
            <w:r>
              <w:rPr>
                <w:color w:val="C0C0C0"/>
                <w:lang w:eastAsia="sv-SE"/>
              </w:rPr>
              <w:t>TCR</w:t>
            </w:r>
          </w:p>
        </w:tc>
        <w:tc>
          <w:tcPr>
            <w:tcW w:w="1366" w:type="dxa"/>
            <w:gridSpan w:val="2"/>
            <w:tcBorders>
              <w:top w:val="nil"/>
              <w:left w:val="nil"/>
              <w:bottom w:val="dashed" w:sz="4" w:space="0" w:color="969696"/>
              <w:right w:val="single" w:sz="4" w:space="0" w:color="auto"/>
            </w:tcBorders>
          </w:tcPr>
          <w:p w14:paraId="368C3C5D" w14:textId="77777777" w:rsidR="009E3F16" w:rsidRDefault="009E3F16">
            <w:pPr>
              <w:rPr>
                <w:color w:val="C0C0C0"/>
                <w:lang w:eastAsia="sv-SE"/>
              </w:rPr>
            </w:pPr>
            <w:r>
              <w:rPr>
                <w:color w:val="C0C0C0"/>
                <w:lang w:eastAsia="sv-SE"/>
              </w:rPr>
              <w:t>Replace (2)</w:t>
            </w:r>
          </w:p>
        </w:tc>
        <w:tc>
          <w:tcPr>
            <w:tcW w:w="1565" w:type="dxa"/>
            <w:gridSpan w:val="2"/>
            <w:tcBorders>
              <w:top w:val="nil"/>
              <w:left w:val="nil"/>
              <w:bottom w:val="dashed" w:sz="4" w:space="0" w:color="969696"/>
              <w:right w:val="single" w:sz="4" w:space="0" w:color="auto"/>
            </w:tcBorders>
          </w:tcPr>
          <w:p w14:paraId="3CF490E7" w14:textId="77777777" w:rsidR="009E3F16" w:rsidRDefault="009E3F16">
            <w:pPr>
              <w:rPr>
                <w:color w:val="C0C0C0"/>
                <w:lang w:eastAsia="sv-SE"/>
              </w:rPr>
            </w:pPr>
            <w:r>
              <w:rPr>
                <w:color w:val="C0C0C0"/>
                <w:lang w:eastAsia="sv-SE"/>
              </w:rPr>
              <w:t>Addendum (4),</w:t>
            </w:r>
          </w:p>
          <w:p w14:paraId="0D67D4F3" w14:textId="77777777" w:rsidR="009E3F16" w:rsidRDefault="009E3F16">
            <w:pPr>
              <w:rPr>
                <w:color w:val="C0C0C0"/>
                <w:lang w:eastAsia="sv-SE"/>
              </w:rPr>
            </w:pPr>
            <w:r>
              <w:rPr>
                <w:color w:val="C0C0C0"/>
                <w:lang w:eastAsia="sv-SE"/>
              </w:rPr>
              <w:t>No/Was (5)</w:t>
            </w:r>
          </w:p>
        </w:tc>
        <w:tc>
          <w:tcPr>
            <w:tcW w:w="1563" w:type="dxa"/>
            <w:tcBorders>
              <w:top w:val="nil"/>
              <w:left w:val="nil"/>
              <w:bottom w:val="dashed" w:sz="4" w:space="0" w:color="969696"/>
              <w:right w:val="single" w:sz="4" w:space="0" w:color="auto"/>
            </w:tcBorders>
          </w:tcPr>
          <w:p w14:paraId="63611863" w14:textId="77777777" w:rsidR="009E3F16" w:rsidRDefault="009E3F16">
            <w:pPr>
              <w:rPr>
                <w:color w:val="C0C0C0"/>
                <w:lang w:eastAsia="sv-SE"/>
              </w:rPr>
            </w:pPr>
            <w:r>
              <w:rPr>
                <w:color w:val="C0C0C0"/>
                <w:lang w:eastAsia="sv-SE"/>
              </w:rPr>
              <w:t>One-Party Report for Pass-Thru (3)</w:t>
            </w:r>
          </w:p>
        </w:tc>
        <w:tc>
          <w:tcPr>
            <w:tcW w:w="980" w:type="dxa"/>
            <w:tcBorders>
              <w:top w:val="nil"/>
              <w:left w:val="nil"/>
              <w:bottom w:val="dashed" w:sz="4" w:space="0" w:color="969696"/>
              <w:right w:val="single" w:sz="4" w:space="0" w:color="auto"/>
            </w:tcBorders>
          </w:tcPr>
          <w:p w14:paraId="1EF16AF4" w14:textId="77777777" w:rsidR="009E3F16" w:rsidRDefault="009E3F16">
            <w:pPr>
              <w:rPr>
                <w:color w:val="C0C0C0"/>
                <w:lang w:eastAsia="sv-SE"/>
              </w:rPr>
            </w:pPr>
            <w:r>
              <w:rPr>
                <w:color w:val="C0C0C0"/>
                <w:lang w:eastAsia="sv-SE"/>
              </w:rPr>
              <w:t>Market-place issued (optional)</w:t>
            </w:r>
          </w:p>
        </w:tc>
        <w:tc>
          <w:tcPr>
            <w:tcW w:w="1364" w:type="dxa"/>
            <w:tcBorders>
              <w:top w:val="nil"/>
              <w:left w:val="nil"/>
              <w:bottom w:val="dashed" w:sz="4" w:space="0" w:color="969696"/>
              <w:right w:val="single" w:sz="4" w:space="0" w:color="auto"/>
            </w:tcBorders>
          </w:tcPr>
          <w:p w14:paraId="2EA0D614" w14:textId="77777777" w:rsidR="009E3F16" w:rsidRDefault="009E3F16">
            <w:pPr>
              <w:rPr>
                <w:color w:val="C0C0C0"/>
                <w:lang w:eastAsia="sv-SE"/>
              </w:rPr>
            </w:pPr>
            <w:r>
              <w:rPr>
                <w:color w:val="C0C0C0"/>
                <w:lang w:eastAsia="sv-SE"/>
              </w:rPr>
              <w:t>New</w:t>
            </w:r>
          </w:p>
          <w:p w14:paraId="6B418306" w14:textId="77777777" w:rsidR="009E3F16" w:rsidRDefault="009E3F16">
            <w:pPr>
              <w:rPr>
                <w:color w:val="C0C0C0"/>
                <w:lang w:eastAsia="sv-SE"/>
              </w:rPr>
            </w:pPr>
            <w:r>
              <w:rPr>
                <w:color w:val="C0C0C0"/>
                <w:lang w:eastAsia="sv-SE"/>
              </w:rPr>
              <w:t>(Initiator’s previous)</w:t>
            </w:r>
          </w:p>
        </w:tc>
        <w:tc>
          <w:tcPr>
            <w:tcW w:w="2925" w:type="dxa"/>
            <w:tcBorders>
              <w:top w:val="nil"/>
              <w:left w:val="nil"/>
              <w:bottom w:val="dashed" w:sz="4" w:space="0" w:color="969696"/>
              <w:right w:val="single" w:sz="4" w:space="0" w:color="auto"/>
            </w:tcBorders>
          </w:tcPr>
          <w:p w14:paraId="4B4C5B24" w14:textId="77777777" w:rsidR="009E3F16" w:rsidRDefault="009E3F16">
            <w:pPr>
              <w:rPr>
                <w:color w:val="C0C0C0"/>
                <w:lang w:eastAsia="sv-SE"/>
              </w:rPr>
            </w:pPr>
          </w:p>
        </w:tc>
      </w:tr>
      <w:tr w:rsidR="00C90C98" w14:paraId="049B43C9" w14:textId="77777777">
        <w:trPr>
          <w:trHeight w:val="1020"/>
        </w:trPr>
        <w:tc>
          <w:tcPr>
            <w:tcW w:w="594" w:type="dxa"/>
            <w:tcBorders>
              <w:top w:val="nil"/>
              <w:left w:val="single" w:sz="4" w:space="0" w:color="auto"/>
              <w:bottom w:val="dashed" w:sz="4" w:space="0" w:color="969696"/>
              <w:right w:val="single" w:sz="4" w:space="0" w:color="auto"/>
            </w:tcBorders>
          </w:tcPr>
          <w:p w14:paraId="07E51088" w14:textId="77777777" w:rsidR="009E3F16" w:rsidRDefault="009E3F16">
            <w:pPr>
              <w:rPr>
                <w:lang w:eastAsia="sv-SE"/>
              </w:rPr>
            </w:pPr>
            <w:r>
              <w:rPr>
                <w:lang w:eastAsia="sv-SE"/>
              </w:rPr>
              <w:t>1.3</w:t>
            </w:r>
          </w:p>
        </w:tc>
        <w:tc>
          <w:tcPr>
            <w:tcW w:w="2331" w:type="dxa"/>
            <w:tcBorders>
              <w:top w:val="nil"/>
              <w:left w:val="nil"/>
              <w:bottom w:val="dashed" w:sz="4" w:space="0" w:color="969696"/>
              <w:right w:val="single" w:sz="4" w:space="0" w:color="auto"/>
            </w:tcBorders>
          </w:tcPr>
          <w:p w14:paraId="79B7E5A1" w14:textId="77777777" w:rsidR="009E3F16" w:rsidRDefault="009E3F16">
            <w:pPr>
              <w:rPr>
                <w:lang w:eastAsia="sv-SE"/>
              </w:rPr>
            </w:pPr>
            <w:r>
              <w:rPr>
                <w:lang w:eastAsia="sv-SE"/>
              </w:rPr>
              <w:t>Cancel earlier request</w:t>
            </w:r>
          </w:p>
        </w:tc>
        <w:tc>
          <w:tcPr>
            <w:tcW w:w="977" w:type="dxa"/>
            <w:gridSpan w:val="2"/>
            <w:tcBorders>
              <w:top w:val="nil"/>
              <w:left w:val="nil"/>
              <w:bottom w:val="dashed" w:sz="4" w:space="0" w:color="969696"/>
              <w:right w:val="single" w:sz="4" w:space="0" w:color="auto"/>
            </w:tcBorders>
          </w:tcPr>
          <w:p w14:paraId="1EF1427C" w14:textId="77777777" w:rsidR="009E3F16" w:rsidRDefault="009E3F16">
            <w:pPr>
              <w:rPr>
                <w:lang w:eastAsia="sv-SE"/>
              </w:rPr>
            </w:pPr>
            <w:r>
              <w:rPr>
                <w:lang w:eastAsia="sv-SE"/>
              </w:rPr>
              <w:t>TCR</w:t>
            </w:r>
          </w:p>
        </w:tc>
        <w:tc>
          <w:tcPr>
            <w:tcW w:w="1366" w:type="dxa"/>
            <w:gridSpan w:val="2"/>
            <w:tcBorders>
              <w:top w:val="nil"/>
              <w:left w:val="nil"/>
              <w:bottom w:val="dashed" w:sz="4" w:space="0" w:color="969696"/>
              <w:right w:val="single" w:sz="4" w:space="0" w:color="auto"/>
            </w:tcBorders>
          </w:tcPr>
          <w:p w14:paraId="28903F3A" w14:textId="77777777" w:rsidR="009E3F16" w:rsidRDefault="009E3F16">
            <w:pPr>
              <w:rPr>
                <w:lang w:eastAsia="sv-SE"/>
              </w:rPr>
            </w:pPr>
            <w:r>
              <w:rPr>
                <w:lang w:eastAsia="sv-SE"/>
              </w:rPr>
              <w:t>Cancel (1)</w:t>
            </w:r>
          </w:p>
        </w:tc>
        <w:tc>
          <w:tcPr>
            <w:tcW w:w="1565" w:type="dxa"/>
            <w:gridSpan w:val="2"/>
            <w:tcBorders>
              <w:top w:val="nil"/>
              <w:left w:val="nil"/>
              <w:bottom w:val="dashed" w:sz="4" w:space="0" w:color="969696"/>
              <w:right w:val="single" w:sz="4" w:space="0" w:color="auto"/>
            </w:tcBorders>
          </w:tcPr>
          <w:p w14:paraId="40D6660B" w14:textId="77777777" w:rsidR="009E3F16" w:rsidRDefault="009E3F16">
            <w:pPr>
              <w:rPr>
                <w:lang w:eastAsia="sv-SE"/>
              </w:rPr>
            </w:pPr>
            <w:r>
              <w:rPr>
                <w:lang w:eastAsia="sv-SE"/>
              </w:rPr>
              <w:t>Addendum (4),</w:t>
            </w:r>
            <w:r>
              <w:rPr>
                <w:lang w:eastAsia="sv-SE"/>
              </w:rPr>
              <w:br/>
              <w:t>No/Was (5)</w:t>
            </w:r>
          </w:p>
        </w:tc>
        <w:tc>
          <w:tcPr>
            <w:tcW w:w="1563" w:type="dxa"/>
            <w:tcBorders>
              <w:top w:val="nil"/>
              <w:left w:val="nil"/>
              <w:bottom w:val="dashed" w:sz="4" w:space="0" w:color="969696"/>
              <w:right w:val="single" w:sz="4" w:space="0" w:color="auto"/>
            </w:tcBorders>
          </w:tcPr>
          <w:p w14:paraId="7C1582E4" w14:textId="77777777" w:rsidR="009E3F16" w:rsidRDefault="009E3F16">
            <w:pPr>
              <w:rPr>
                <w:lang w:eastAsia="sv-SE"/>
              </w:rPr>
            </w:pPr>
            <w:r>
              <w:rPr>
                <w:lang w:eastAsia="sv-SE"/>
              </w:rPr>
              <w:t>One-Party Report for Pass-Thru (3)</w:t>
            </w:r>
          </w:p>
        </w:tc>
        <w:tc>
          <w:tcPr>
            <w:tcW w:w="980" w:type="dxa"/>
            <w:tcBorders>
              <w:top w:val="nil"/>
              <w:left w:val="nil"/>
              <w:bottom w:val="dashed" w:sz="4" w:space="0" w:color="969696"/>
              <w:right w:val="single" w:sz="4" w:space="0" w:color="auto"/>
            </w:tcBorders>
          </w:tcPr>
          <w:p w14:paraId="604B6F4B" w14:textId="77777777" w:rsidR="009E3F16" w:rsidRDefault="009E3F16">
            <w:pPr>
              <w:rPr>
                <w:lang w:eastAsia="sv-SE"/>
              </w:rPr>
            </w:pPr>
            <w:r>
              <w:rPr>
                <w:lang w:eastAsia="sv-SE"/>
              </w:rPr>
              <w:t>Market-place issued (optional)</w:t>
            </w:r>
          </w:p>
        </w:tc>
        <w:tc>
          <w:tcPr>
            <w:tcW w:w="1364" w:type="dxa"/>
            <w:tcBorders>
              <w:top w:val="nil"/>
              <w:left w:val="nil"/>
              <w:bottom w:val="dashed" w:sz="4" w:space="0" w:color="969696"/>
              <w:right w:val="single" w:sz="4" w:space="0" w:color="auto"/>
            </w:tcBorders>
          </w:tcPr>
          <w:p w14:paraId="48F983DC" w14:textId="77777777" w:rsidR="009E3F16" w:rsidRDefault="009E3F16">
            <w:pPr>
              <w:rPr>
                <w:lang w:eastAsia="sv-SE"/>
              </w:rPr>
            </w:pPr>
            <w:r>
              <w:rPr>
                <w:lang w:eastAsia="sv-SE"/>
              </w:rPr>
              <w:t>New</w:t>
            </w:r>
          </w:p>
          <w:p w14:paraId="2744732E" w14:textId="77777777" w:rsidR="009E3F16" w:rsidRDefault="009E3F16">
            <w:pPr>
              <w:rPr>
                <w:lang w:eastAsia="sv-SE"/>
              </w:rPr>
            </w:pPr>
            <w:r>
              <w:rPr>
                <w:lang w:eastAsia="sv-SE"/>
              </w:rPr>
              <w:t>(Initiator’s previous)</w:t>
            </w:r>
          </w:p>
        </w:tc>
        <w:tc>
          <w:tcPr>
            <w:tcW w:w="2925" w:type="dxa"/>
            <w:tcBorders>
              <w:top w:val="nil"/>
              <w:left w:val="nil"/>
              <w:bottom w:val="dashed" w:sz="4" w:space="0" w:color="969696"/>
              <w:right w:val="single" w:sz="4" w:space="0" w:color="auto"/>
            </w:tcBorders>
          </w:tcPr>
          <w:p w14:paraId="0803608A" w14:textId="77777777" w:rsidR="009E3F16" w:rsidRDefault="009E3F16">
            <w:pPr>
              <w:rPr>
                <w:lang w:eastAsia="sv-SE"/>
              </w:rPr>
            </w:pPr>
          </w:p>
        </w:tc>
      </w:tr>
      <w:tr w:rsidR="00C90C98" w14:paraId="3AA0F455" w14:textId="77777777">
        <w:trPr>
          <w:trHeight w:val="765"/>
        </w:trPr>
        <w:tc>
          <w:tcPr>
            <w:tcW w:w="594" w:type="dxa"/>
            <w:tcBorders>
              <w:top w:val="nil"/>
              <w:left w:val="single" w:sz="4" w:space="0" w:color="auto"/>
              <w:bottom w:val="dashed" w:sz="4" w:space="0" w:color="969696"/>
              <w:right w:val="single" w:sz="4" w:space="0" w:color="auto"/>
            </w:tcBorders>
          </w:tcPr>
          <w:p w14:paraId="53842B98" w14:textId="77777777" w:rsidR="009E3F16" w:rsidRDefault="009E3F16">
            <w:pPr>
              <w:rPr>
                <w:lang w:eastAsia="sv-SE"/>
              </w:rPr>
            </w:pPr>
            <w:r>
              <w:rPr>
                <w:lang w:eastAsia="sv-SE"/>
              </w:rPr>
              <w:t>1.4</w:t>
            </w:r>
          </w:p>
        </w:tc>
        <w:tc>
          <w:tcPr>
            <w:tcW w:w="2331" w:type="dxa"/>
            <w:tcBorders>
              <w:top w:val="nil"/>
              <w:left w:val="nil"/>
              <w:bottom w:val="dashed" w:sz="4" w:space="0" w:color="969696"/>
              <w:right w:val="single" w:sz="4" w:space="0" w:color="auto"/>
            </w:tcBorders>
          </w:tcPr>
          <w:p w14:paraId="10893B31" w14:textId="77777777" w:rsidR="009E3F16" w:rsidRDefault="009E3F16">
            <w:pPr>
              <w:rPr>
                <w:lang w:eastAsia="sv-SE"/>
              </w:rPr>
            </w:pPr>
            <w:r>
              <w:rPr>
                <w:lang w:eastAsia="sv-SE"/>
              </w:rPr>
              <w:t>Acknowledgement from marketplace</w:t>
            </w:r>
          </w:p>
        </w:tc>
        <w:tc>
          <w:tcPr>
            <w:tcW w:w="977" w:type="dxa"/>
            <w:gridSpan w:val="2"/>
            <w:tcBorders>
              <w:top w:val="nil"/>
              <w:left w:val="nil"/>
              <w:bottom w:val="dashed" w:sz="4" w:space="0" w:color="969696"/>
              <w:right w:val="single" w:sz="4" w:space="0" w:color="auto"/>
            </w:tcBorders>
          </w:tcPr>
          <w:p w14:paraId="7BB07986" w14:textId="77777777" w:rsidR="009E3F16" w:rsidRDefault="009E3F16">
            <w:pPr>
              <w:rPr>
                <w:lang w:eastAsia="sv-SE"/>
              </w:rPr>
            </w:pPr>
            <w:r>
              <w:rPr>
                <w:lang w:eastAsia="sv-SE"/>
              </w:rPr>
              <w:t>TCR Ack</w:t>
            </w:r>
          </w:p>
        </w:tc>
        <w:tc>
          <w:tcPr>
            <w:tcW w:w="1366" w:type="dxa"/>
            <w:gridSpan w:val="2"/>
            <w:tcBorders>
              <w:top w:val="nil"/>
              <w:left w:val="nil"/>
              <w:bottom w:val="dashed" w:sz="4" w:space="0" w:color="969696"/>
              <w:right w:val="single" w:sz="4" w:space="0" w:color="auto"/>
            </w:tcBorders>
          </w:tcPr>
          <w:p w14:paraId="3C3308C2" w14:textId="77777777" w:rsidR="009E3F16" w:rsidRDefault="009E3F16">
            <w:pPr>
              <w:rPr>
                <w:lang w:eastAsia="sv-SE"/>
              </w:rPr>
            </w:pPr>
            <w:r>
              <w:rPr>
                <w:lang w:eastAsia="sv-SE"/>
              </w:rPr>
              <w:t>New (0);</w:t>
            </w:r>
          </w:p>
          <w:p w14:paraId="0CE3D6B7" w14:textId="77777777" w:rsidR="009E3F16" w:rsidRDefault="009E3F16">
            <w:pPr>
              <w:rPr>
                <w:lang w:eastAsia="sv-SE"/>
              </w:rPr>
            </w:pPr>
            <w:r>
              <w:rPr>
                <w:lang w:eastAsia="sv-SE"/>
              </w:rPr>
              <w:t>Cancel (1);</w:t>
            </w:r>
          </w:p>
          <w:p w14:paraId="1BB0F4F6" w14:textId="77777777" w:rsidR="009E3F16" w:rsidRDefault="009E3F16">
            <w:pPr>
              <w:rPr>
                <w:lang w:eastAsia="sv-SE"/>
              </w:rPr>
            </w:pPr>
            <w:r>
              <w:rPr>
                <w:lang w:eastAsia="sv-SE"/>
              </w:rPr>
              <w:t>Replace (2)</w:t>
            </w:r>
          </w:p>
        </w:tc>
        <w:tc>
          <w:tcPr>
            <w:tcW w:w="1565" w:type="dxa"/>
            <w:gridSpan w:val="2"/>
            <w:tcBorders>
              <w:top w:val="nil"/>
              <w:left w:val="nil"/>
              <w:bottom w:val="dashed" w:sz="4" w:space="0" w:color="969696"/>
              <w:right w:val="single" w:sz="4" w:space="0" w:color="auto"/>
            </w:tcBorders>
          </w:tcPr>
          <w:p w14:paraId="6EB249F8" w14:textId="77777777" w:rsidR="009E3F16" w:rsidRDefault="009E3F16">
            <w:pPr>
              <w:rPr>
                <w:lang w:eastAsia="sv-SE"/>
              </w:rPr>
            </w:pPr>
            <w:r>
              <w:rPr>
                <w:lang w:eastAsia="sv-SE"/>
              </w:rPr>
              <w:t>Addendum (4),</w:t>
            </w:r>
            <w:r>
              <w:rPr>
                <w:lang w:eastAsia="sv-SE"/>
              </w:rPr>
              <w:br/>
              <w:t>No/Was (5)</w:t>
            </w:r>
          </w:p>
        </w:tc>
        <w:tc>
          <w:tcPr>
            <w:tcW w:w="1563" w:type="dxa"/>
            <w:tcBorders>
              <w:top w:val="nil"/>
              <w:left w:val="nil"/>
              <w:bottom w:val="dashed" w:sz="4" w:space="0" w:color="969696"/>
              <w:right w:val="single" w:sz="4" w:space="0" w:color="auto"/>
            </w:tcBorders>
          </w:tcPr>
          <w:p w14:paraId="48CCAFAC" w14:textId="77777777" w:rsidR="009E3F16" w:rsidRDefault="009E3F16">
            <w:pPr>
              <w:rPr>
                <w:lang w:eastAsia="sv-SE"/>
              </w:rPr>
            </w:pPr>
            <w:r>
              <w:rPr>
                <w:lang w:eastAsia="sv-SE"/>
              </w:rPr>
              <w:t>One-Party Report for Pass-Thru (3)</w:t>
            </w:r>
          </w:p>
        </w:tc>
        <w:tc>
          <w:tcPr>
            <w:tcW w:w="980" w:type="dxa"/>
            <w:tcBorders>
              <w:top w:val="nil"/>
              <w:left w:val="nil"/>
              <w:bottom w:val="dashed" w:sz="4" w:space="0" w:color="969696"/>
              <w:right w:val="single" w:sz="4" w:space="0" w:color="auto"/>
            </w:tcBorders>
          </w:tcPr>
          <w:p w14:paraId="6F7C27A2" w14:textId="77777777" w:rsidR="009E3F16" w:rsidRDefault="009E3F16">
            <w:pPr>
              <w:rPr>
                <w:lang w:eastAsia="sv-SE"/>
              </w:rPr>
            </w:pPr>
            <w:r>
              <w:rPr>
                <w:lang w:eastAsia="sv-SE"/>
              </w:rPr>
              <w:t>Initiator’s</w:t>
            </w:r>
          </w:p>
        </w:tc>
        <w:tc>
          <w:tcPr>
            <w:tcW w:w="1364" w:type="dxa"/>
            <w:tcBorders>
              <w:top w:val="nil"/>
              <w:left w:val="nil"/>
              <w:bottom w:val="dashed" w:sz="4" w:space="0" w:color="969696"/>
              <w:right w:val="single" w:sz="4" w:space="0" w:color="auto"/>
            </w:tcBorders>
          </w:tcPr>
          <w:p w14:paraId="09095D01" w14:textId="77777777" w:rsidR="009E3F16" w:rsidRDefault="009E3F16">
            <w:pPr>
              <w:rPr>
                <w:lang w:eastAsia="sv-SE"/>
              </w:rPr>
            </w:pPr>
            <w:r>
              <w:rPr>
                <w:lang w:eastAsia="sv-SE"/>
              </w:rPr>
              <w:t>Initiator’s (Initiator’s)</w:t>
            </w:r>
          </w:p>
        </w:tc>
        <w:tc>
          <w:tcPr>
            <w:tcW w:w="2925" w:type="dxa"/>
            <w:tcBorders>
              <w:top w:val="nil"/>
              <w:left w:val="nil"/>
              <w:bottom w:val="dashed" w:sz="4" w:space="0" w:color="969696"/>
              <w:right w:val="single" w:sz="4" w:space="0" w:color="auto"/>
            </w:tcBorders>
          </w:tcPr>
          <w:p w14:paraId="47419940" w14:textId="77777777" w:rsidR="009E3F16" w:rsidRDefault="009E3F16">
            <w:pPr>
              <w:rPr>
                <w:lang w:eastAsia="sv-SE"/>
              </w:rPr>
            </w:pPr>
            <w:r>
              <w:rPr>
                <w:lang w:eastAsia="sv-SE"/>
              </w:rPr>
              <w:t> Optional. If ack message is used for One-Party Reports.</w:t>
            </w:r>
          </w:p>
        </w:tc>
      </w:tr>
      <w:tr w:rsidR="00C90C98" w14:paraId="5A5B676E" w14:textId="77777777">
        <w:trPr>
          <w:trHeight w:val="765"/>
        </w:trPr>
        <w:tc>
          <w:tcPr>
            <w:tcW w:w="594" w:type="dxa"/>
            <w:tcBorders>
              <w:top w:val="nil"/>
              <w:left w:val="single" w:sz="4" w:space="0" w:color="auto"/>
              <w:bottom w:val="dashed" w:sz="4" w:space="0" w:color="969696"/>
              <w:right w:val="single" w:sz="4" w:space="0" w:color="auto"/>
            </w:tcBorders>
          </w:tcPr>
          <w:p w14:paraId="4BCA30AD" w14:textId="77777777" w:rsidR="009E3F16" w:rsidRDefault="009E3F16">
            <w:pPr>
              <w:rPr>
                <w:lang w:eastAsia="sv-SE"/>
              </w:rPr>
            </w:pPr>
            <w:r>
              <w:rPr>
                <w:lang w:eastAsia="sv-SE"/>
              </w:rPr>
              <w:t>1.5</w:t>
            </w:r>
          </w:p>
        </w:tc>
        <w:tc>
          <w:tcPr>
            <w:tcW w:w="2331" w:type="dxa"/>
            <w:tcBorders>
              <w:top w:val="nil"/>
              <w:left w:val="nil"/>
              <w:bottom w:val="dashed" w:sz="4" w:space="0" w:color="969696"/>
              <w:right w:val="single" w:sz="4" w:space="0" w:color="auto"/>
            </w:tcBorders>
          </w:tcPr>
          <w:p w14:paraId="26BA47D9" w14:textId="77777777" w:rsidR="009E3F16" w:rsidRDefault="009E3F16">
            <w:pPr>
              <w:rPr>
                <w:lang w:eastAsia="sv-SE"/>
              </w:rPr>
            </w:pPr>
            <w:r>
              <w:rPr>
                <w:lang w:eastAsia="sv-SE"/>
              </w:rPr>
              <w:t>Reject from marketplace</w:t>
            </w:r>
          </w:p>
        </w:tc>
        <w:tc>
          <w:tcPr>
            <w:tcW w:w="977" w:type="dxa"/>
            <w:gridSpan w:val="2"/>
            <w:tcBorders>
              <w:top w:val="nil"/>
              <w:left w:val="nil"/>
              <w:bottom w:val="dashed" w:sz="4" w:space="0" w:color="969696"/>
              <w:right w:val="single" w:sz="4" w:space="0" w:color="auto"/>
            </w:tcBorders>
          </w:tcPr>
          <w:p w14:paraId="536311FE" w14:textId="77777777" w:rsidR="009E3F16" w:rsidRDefault="009E3F16">
            <w:pPr>
              <w:rPr>
                <w:lang w:eastAsia="sv-SE"/>
              </w:rPr>
            </w:pPr>
            <w:r>
              <w:rPr>
                <w:lang w:eastAsia="sv-SE"/>
              </w:rPr>
              <w:t>TCR Ack</w:t>
            </w:r>
          </w:p>
        </w:tc>
        <w:tc>
          <w:tcPr>
            <w:tcW w:w="1366" w:type="dxa"/>
            <w:gridSpan w:val="2"/>
            <w:tcBorders>
              <w:top w:val="nil"/>
              <w:left w:val="nil"/>
              <w:bottom w:val="dashed" w:sz="4" w:space="0" w:color="969696"/>
              <w:right w:val="single" w:sz="4" w:space="0" w:color="auto"/>
            </w:tcBorders>
          </w:tcPr>
          <w:p w14:paraId="1AB62607" w14:textId="77777777" w:rsidR="009E3F16" w:rsidRDefault="009E3F16">
            <w:pPr>
              <w:rPr>
                <w:lang w:eastAsia="sv-SE"/>
              </w:rPr>
            </w:pPr>
            <w:r>
              <w:rPr>
                <w:lang w:eastAsia="sv-SE"/>
              </w:rPr>
              <w:t>New (0);</w:t>
            </w:r>
          </w:p>
          <w:p w14:paraId="58DD8B78" w14:textId="77777777" w:rsidR="009E3F16" w:rsidRDefault="009E3F16">
            <w:pPr>
              <w:rPr>
                <w:lang w:eastAsia="sv-SE"/>
              </w:rPr>
            </w:pPr>
            <w:r>
              <w:rPr>
                <w:lang w:eastAsia="sv-SE"/>
              </w:rPr>
              <w:t>Cancel (1);</w:t>
            </w:r>
          </w:p>
          <w:p w14:paraId="463C6BE3" w14:textId="77777777" w:rsidR="009E3F16" w:rsidRDefault="009E3F16">
            <w:pPr>
              <w:rPr>
                <w:lang w:eastAsia="sv-SE"/>
              </w:rPr>
            </w:pPr>
            <w:r>
              <w:rPr>
                <w:lang w:eastAsia="sv-SE"/>
              </w:rPr>
              <w:t>Replace (2)</w:t>
            </w:r>
          </w:p>
        </w:tc>
        <w:tc>
          <w:tcPr>
            <w:tcW w:w="1565" w:type="dxa"/>
            <w:gridSpan w:val="2"/>
            <w:tcBorders>
              <w:top w:val="nil"/>
              <w:left w:val="nil"/>
              <w:bottom w:val="dashed" w:sz="4" w:space="0" w:color="969696"/>
              <w:right w:val="single" w:sz="4" w:space="0" w:color="auto"/>
            </w:tcBorders>
          </w:tcPr>
          <w:p w14:paraId="1703AF85" w14:textId="77777777" w:rsidR="009E3F16" w:rsidRDefault="009E3F16">
            <w:pPr>
              <w:rPr>
                <w:lang w:eastAsia="sv-SE"/>
              </w:rPr>
            </w:pPr>
            <w:r>
              <w:rPr>
                <w:lang w:eastAsia="sv-SE"/>
              </w:rPr>
              <w:t>Addendum (4),</w:t>
            </w:r>
            <w:r>
              <w:rPr>
                <w:lang w:eastAsia="sv-SE"/>
              </w:rPr>
              <w:br/>
              <w:t>No/Was (5)</w:t>
            </w:r>
          </w:p>
        </w:tc>
        <w:tc>
          <w:tcPr>
            <w:tcW w:w="1563" w:type="dxa"/>
            <w:tcBorders>
              <w:top w:val="nil"/>
              <w:left w:val="nil"/>
              <w:bottom w:val="dashed" w:sz="4" w:space="0" w:color="969696"/>
              <w:right w:val="single" w:sz="4" w:space="0" w:color="auto"/>
            </w:tcBorders>
          </w:tcPr>
          <w:p w14:paraId="037142CF" w14:textId="77777777" w:rsidR="009E3F16" w:rsidRDefault="009E3F16">
            <w:pPr>
              <w:rPr>
                <w:lang w:eastAsia="sv-SE"/>
              </w:rPr>
            </w:pPr>
            <w:r>
              <w:rPr>
                <w:lang w:eastAsia="sv-SE"/>
              </w:rPr>
              <w:t>One-Party Report for Pass-Thru (3)</w:t>
            </w:r>
          </w:p>
        </w:tc>
        <w:tc>
          <w:tcPr>
            <w:tcW w:w="980" w:type="dxa"/>
            <w:tcBorders>
              <w:top w:val="nil"/>
              <w:left w:val="nil"/>
              <w:bottom w:val="dashed" w:sz="4" w:space="0" w:color="969696"/>
              <w:right w:val="single" w:sz="4" w:space="0" w:color="auto"/>
            </w:tcBorders>
          </w:tcPr>
          <w:p w14:paraId="2B1CA93C" w14:textId="77777777" w:rsidR="009E3F16" w:rsidRDefault="009E3F16">
            <w:pPr>
              <w:rPr>
                <w:lang w:eastAsia="sv-SE"/>
              </w:rPr>
            </w:pPr>
            <w:r>
              <w:rPr>
                <w:lang w:eastAsia="sv-SE"/>
              </w:rPr>
              <w:t>Initiator’s</w:t>
            </w:r>
          </w:p>
        </w:tc>
        <w:tc>
          <w:tcPr>
            <w:tcW w:w="1364" w:type="dxa"/>
            <w:tcBorders>
              <w:top w:val="nil"/>
              <w:left w:val="nil"/>
              <w:bottom w:val="dashed" w:sz="4" w:space="0" w:color="969696"/>
              <w:right w:val="single" w:sz="4" w:space="0" w:color="auto"/>
            </w:tcBorders>
          </w:tcPr>
          <w:p w14:paraId="059538D2" w14:textId="77777777" w:rsidR="009E3F16" w:rsidRDefault="009E3F16">
            <w:pPr>
              <w:rPr>
                <w:lang w:eastAsia="sv-SE"/>
              </w:rPr>
            </w:pPr>
            <w:r>
              <w:rPr>
                <w:lang w:eastAsia="sv-SE"/>
              </w:rPr>
              <w:t>Initiator’s (Initiator’s)</w:t>
            </w:r>
          </w:p>
        </w:tc>
        <w:tc>
          <w:tcPr>
            <w:tcW w:w="2925" w:type="dxa"/>
            <w:tcBorders>
              <w:top w:val="nil"/>
              <w:left w:val="nil"/>
              <w:bottom w:val="dashed" w:sz="4" w:space="0" w:color="969696"/>
              <w:right w:val="single" w:sz="4" w:space="0" w:color="auto"/>
            </w:tcBorders>
          </w:tcPr>
          <w:p w14:paraId="48B1717B" w14:textId="77777777" w:rsidR="009E3F16" w:rsidRDefault="009E3F16">
            <w:pPr>
              <w:rPr>
                <w:lang w:eastAsia="sv-SE"/>
              </w:rPr>
            </w:pPr>
            <w:r>
              <w:rPr>
                <w:lang w:eastAsia="sv-SE"/>
              </w:rPr>
              <w:t> </w:t>
            </w:r>
          </w:p>
        </w:tc>
      </w:tr>
      <w:tr w:rsidR="009E3F16" w14:paraId="4E7777AE" w14:textId="77777777">
        <w:tblPrEx>
          <w:tblW w:w="13665" w:type="dxa"/>
          <w:tblInd w:w="55" w:type="dxa"/>
          <w:tblLayout w:type="fixed"/>
          <w:tblCellMar>
            <w:left w:w="70" w:type="dxa"/>
            <w:right w:w="70" w:type="dxa"/>
          </w:tblCellMar>
          <w:tblLook w:val="0000" w:firstRow="0" w:lastRow="0" w:firstColumn="0" w:lastColumn="0" w:noHBand="0" w:noVBand="0"/>
          <w:tblPrExChange w:id="543"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255"/>
          <w:trPrChange w:id="544" w:author="Administrator" w:date="2011-08-18T10:53:00Z">
            <w:trPr>
              <w:gridAfter w:val="0"/>
              <w:trHeight w:val="255"/>
            </w:trPr>
          </w:trPrChange>
        </w:trPr>
        <w:tc>
          <w:tcPr>
            <w:tcW w:w="594" w:type="dxa"/>
            <w:tcBorders>
              <w:top w:val="nil"/>
              <w:left w:val="single" w:sz="4" w:space="0" w:color="auto"/>
              <w:bottom w:val="dashed" w:sz="4" w:space="0" w:color="969696"/>
              <w:right w:val="single" w:sz="4" w:space="0" w:color="auto"/>
            </w:tcBorders>
            <w:tcPrChange w:id="545" w:author="Administrator" w:date="2011-08-18T10:53:00Z">
              <w:tcPr>
                <w:tcW w:w="594" w:type="dxa"/>
                <w:gridSpan w:val="2"/>
                <w:tcBorders>
                  <w:top w:val="nil"/>
                  <w:left w:val="single" w:sz="4" w:space="0" w:color="auto"/>
                  <w:bottom w:val="dashed" w:sz="4" w:space="0" w:color="969696"/>
                  <w:right w:val="single" w:sz="4" w:space="0" w:color="auto"/>
                </w:tcBorders>
                <w:shd w:val="clear" w:color="auto" w:fill="auto"/>
              </w:tcPr>
            </w:tcPrChange>
          </w:tcPr>
          <w:p w14:paraId="7F9BC870" w14:textId="77777777" w:rsidR="009E3F16" w:rsidRDefault="009E3F16">
            <w:pPr>
              <w:rPr>
                <w:b/>
                <w:bCs/>
                <w:lang w:eastAsia="sv-SE"/>
              </w:rPr>
            </w:pPr>
            <w:r>
              <w:rPr>
                <w:b/>
                <w:bCs/>
                <w:lang w:eastAsia="sv-SE"/>
              </w:rPr>
              <w:t>2</w:t>
            </w:r>
          </w:p>
        </w:tc>
        <w:tc>
          <w:tcPr>
            <w:tcW w:w="13071" w:type="dxa"/>
            <w:gridSpan w:val="11"/>
            <w:tcBorders>
              <w:top w:val="nil"/>
              <w:left w:val="nil"/>
              <w:bottom w:val="dashed" w:sz="4" w:space="0" w:color="969696"/>
              <w:right w:val="single" w:sz="4" w:space="0" w:color="auto"/>
            </w:tcBorders>
            <w:tcPrChange w:id="546" w:author="Administrator" w:date="2011-08-18T10:53:00Z">
              <w:tcPr>
                <w:tcW w:w="13071" w:type="dxa"/>
                <w:gridSpan w:val="12"/>
                <w:tcBorders>
                  <w:top w:val="nil"/>
                  <w:left w:val="nil"/>
                  <w:bottom w:val="dashed" w:sz="4" w:space="0" w:color="969696"/>
                  <w:right w:val="single" w:sz="4" w:space="0" w:color="auto"/>
                </w:tcBorders>
                <w:shd w:val="clear" w:color="auto" w:fill="auto"/>
              </w:tcPr>
            </w:tcPrChange>
          </w:tcPr>
          <w:p w14:paraId="16657CF5" w14:textId="77777777" w:rsidR="009E3F16" w:rsidRDefault="009E3F16">
            <w:pPr>
              <w:rPr>
                <w:b/>
                <w:bCs/>
                <w:lang w:eastAsia="sv-SE"/>
              </w:rPr>
            </w:pPr>
            <w:r>
              <w:rPr>
                <w:b/>
                <w:bCs/>
                <w:lang w:eastAsia="sv-SE"/>
              </w:rPr>
              <w:t>Counterparty responses (bi-directional flow):</w:t>
            </w:r>
          </w:p>
        </w:tc>
      </w:tr>
      <w:tr w:rsidR="00C90C98" w14:paraId="7813B0EB" w14:textId="77777777">
        <w:trPr>
          <w:trHeight w:val="1020"/>
        </w:trPr>
        <w:tc>
          <w:tcPr>
            <w:tcW w:w="594" w:type="dxa"/>
            <w:tcBorders>
              <w:top w:val="nil"/>
              <w:left w:val="single" w:sz="4" w:space="0" w:color="auto"/>
              <w:bottom w:val="dashed" w:sz="4" w:space="0" w:color="969696"/>
              <w:right w:val="single" w:sz="4" w:space="0" w:color="auto"/>
            </w:tcBorders>
          </w:tcPr>
          <w:p w14:paraId="58371C49" w14:textId="77777777" w:rsidR="009E3F16" w:rsidRDefault="009E3F16">
            <w:pPr>
              <w:rPr>
                <w:lang w:eastAsia="sv-SE"/>
              </w:rPr>
            </w:pPr>
            <w:r>
              <w:rPr>
                <w:lang w:eastAsia="sv-SE"/>
              </w:rPr>
              <w:t>2.1</w:t>
            </w:r>
          </w:p>
        </w:tc>
        <w:tc>
          <w:tcPr>
            <w:tcW w:w="2331" w:type="dxa"/>
            <w:tcBorders>
              <w:top w:val="nil"/>
              <w:left w:val="nil"/>
              <w:bottom w:val="dashed" w:sz="4" w:space="0" w:color="969696"/>
              <w:right w:val="single" w:sz="4" w:space="0" w:color="auto"/>
            </w:tcBorders>
          </w:tcPr>
          <w:p w14:paraId="554500B3" w14:textId="77777777" w:rsidR="009E3F16" w:rsidRDefault="009E3F16">
            <w:pPr>
              <w:rPr>
                <w:lang w:eastAsia="sv-SE"/>
              </w:rPr>
            </w:pPr>
            <w:r>
              <w:rPr>
                <w:lang w:eastAsia="sv-SE"/>
              </w:rPr>
              <w:t>Marketplace forward of initiators “New” amendment request</w:t>
            </w:r>
          </w:p>
        </w:tc>
        <w:tc>
          <w:tcPr>
            <w:tcW w:w="977" w:type="dxa"/>
            <w:gridSpan w:val="2"/>
            <w:tcBorders>
              <w:top w:val="nil"/>
              <w:left w:val="nil"/>
              <w:bottom w:val="dashed" w:sz="4" w:space="0" w:color="969696"/>
              <w:right w:val="single" w:sz="4" w:space="0" w:color="auto"/>
            </w:tcBorders>
          </w:tcPr>
          <w:p w14:paraId="5338A73F" w14:textId="77777777" w:rsidR="009E3F16" w:rsidRDefault="009E3F16">
            <w:pPr>
              <w:rPr>
                <w:lang w:eastAsia="sv-SE"/>
              </w:rPr>
            </w:pPr>
            <w:r>
              <w:rPr>
                <w:lang w:eastAsia="sv-SE"/>
              </w:rPr>
              <w:t>TCR</w:t>
            </w:r>
          </w:p>
        </w:tc>
        <w:tc>
          <w:tcPr>
            <w:tcW w:w="1366" w:type="dxa"/>
            <w:gridSpan w:val="2"/>
            <w:tcBorders>
              <w:top w:val="nil"/>
              <w:left w:val="nil"/>
              <w:bottom w:val="dashed" w:sz="4" w:space="0" w:color="969696"/>
              <w:right w:val="single" w:sz="4" w:space="0" w:color="auto"/>
            </w:tcBorders>
          </w:tcPr>
          <w:p w14:paraId="3F74FC05" w14:textId="77777777" w:rsidR="009E3F16" w:rsidRDefault="009E3F16">
            <w:pPr>
              <w:rPr>
                <w:lang w:eastAsia="sv-SE"/>
              </w:rPr>
            </w:pPr>
            <w:r>
              <w:rPr>
                <w:lang w:eastAsia="sv-SE"/>
              </w:rPr>
              <w:t>New (0)</w:t>
            </w:r>
          </w:p>
        </w:tc>
        <w:tc>
          <w:tcPr>
            <w:tcW w:w="1565" w:type="dxa"/>
            <w:gridSpan w:val="2"/>
            <w:tcBorders>
              <w:top w:val="nil"/>
              <w:left w:val="nil"/>
              <w:bottom w:val="dashed" w:sz="4" w:space="0" w:color="969696"/>
              <w:right w:val="single" w:sz="4" w:space="0" w:color="auto"/>
            </w:tcBorders>
          </w:tcPr>
          <w:p w14:paraId="05F52762" w14:textId="77777777" w:rsidR="009E3F16" w:rsidRDefault="009E3F16">
            <w:pPr>
              <w:rPr>
                <w:lang w:eastAsia="sv-SE"/>
              </w:rPr>
            </w:pPr>
            <w:r>
              <w:rPr>
                <w:lang w:eastAsia="sv-SE"/>
              </w:rPr>
              <w:t>Alleged Addendum (tbd);</w:t>
            </w:r>
          </w:p>
          <w:p w14:paraId="28F48CBB" w14:textId="77777777" w:rsidR="009E3F16" w:rsidRDefault="009E3F16">
            <w:pPr>
              <w:rPr>
                <w:lang w:eastAsia="sv-SE"/>
              </w:rPr>
            </w:pPr>
            <w:r>
              <w:rPr>
                <w:lang w:eastAsia="sv-SE"/>
              </w:rPr>
              <w:t>Alleged No/Was (tbd)</w:t>
            </w:r>
          </w:p>
        </w:tc>
        <w:tc>
          <w:tcPr>
            <w:tcW w:w="1563" w:type="dxa"/>
            <w:tcBorders>
              <w:top w:val="nil"/>
              <w:left w:val="nil"/>
              <w:bottom w:val="dashed" w:sz="4" w:space="0" w:color="969696"/>
              <w:right w:val="single" w:sz="4" w:space="0" w:color="auto"/>
            </w:tcBorders>
          </w:tcPr>
          <w:p w14:paraId="48C7A944" w14:textId="77777777" w:rsidR="009E3F16" w:rsidRDefault="009E3F16">
            <w:pPr>
              <w:rPr>
                <w:lang w:eastAsia="sv-SE"/>
              </w:rPr>
            </w:pPr>
            <w:r>
              <w:rPr>
                <w:lang w:eastAsia="sv-SE"/>
              </w:rPr>
              <w:t>One-Party Report for Pass-Thru (3)</w:t>
            </w:r>
          </w:p>
        </w:tc>
        <w:tc>
          <w:tcPr>
            <w:tcW w:w="980" w:type="dxa"/>
            <w:tcBorders>
              <w:top w:val="nil"/>
              <w:left w:val="nil"/>
              <w:bottom w:val="dashed" w:sz="4" w:space="0" w:color="969696"/>
              <w:right w:val="single" w:sz="4" w:space="0" w:color="auto"/>
            </w:tcBorders>
          </w:tcPr>
          <w:p w14:paraId="2EB56C8C" w14:textId="77777777" w:rsidR="009E3F16" w:rsidRDefault="009E3F16">
            <w:pPr>
              <w:rPr>
                <w:lang w:eastAsia="sv-SE"/>
              </w:rPr>
            </w:pPr>
            <w:r>
              <w:rPr>
                <w:lang w:eastAsia="sv-SE"/>
              </w:rPr>
              <w:t>Initiator’s</w:t>
            </w:r>
          </w:p>
        </w:tc>
        <w:tc>
          <w:tcPr>
            <w:tcW w:w="1364" w:type="dxa"/>
            <w:tcBorders>
              <w:top w:val="nil"/>
              <w:left w:val="nil"/>
              <w:bottom w:val="dashed" w:sz="4" w:space="0" w:color="969696"/>
              <w:right w:val="single" w:sz="4" w:space="0" w:color="auto"/>
            </w:tcBorders>
          </w:tcPr>
          <w:p w14:paraId="0111FE58" w14:textId="77777777" w:rsidR="009E3F16" w:rsidRDefault="009E3F16">
            <w:pPr>
              <w:rPr>
                <w:lang w:eastAsia="sv-SE"/>
              </w:rPr>
            </w:pPr>
            <w:r>
              <w:rPr>
                <w:lang w:eastAsia="sv-SE"/>
              </w:rPr>
              <w:t>New</w:t>
            </w:r>
          </w:p>
          <w:p w14:paraId="2A573463" w14:textId="77777777" w:rsidR="009E3F16" w:rsidRDefault="009E3F16">
            <w:pPr>
              <w:rPr>
                <w:lang w:eastAsia="sv-SE"/>
              </w:rPr>
            </w:pPr>
            <w:r>
              <w:rPr>
                <w:lang w:eastAsia="sv-SE"/>
              </w:rPr>
              <w:t>(N/A)</w:t>
            </w:r>
          </w:p>
        </w:tc>
        <w:tc>
          <w:tcPr>
            <w:tcW w:w="2925" w:type="dxa"/>
            <w:tcBorders>
              <w:top w:val="nil"/>
              <w:left w:val="nil"/>
              <w:bottom w:val="dashed" w:sz="4" w:space="0" w:color="969696"/>
              <w:right w:val="single" w:sz="4" w:space="0" w:color="auto"/>
            </w:tcBorders>
          </w:tcPr>
          <w:p w14:paraId="6E817934" w14:textId="77777777" w:rsidR="009E3F16" w:rsidRDefault="009E3F16">
            <w:pPr>
              <w:rPr>
                <w:lang w:eastAsia="sv-SE"/>
              </w:rPr>
            </w:pPr>
          </w:p>
        </w:tc>
      </w:tr>
      <w:tr w:rsidR="00C90C98" w14:paraId="16828BCD" w14:textId="77777777">
        <w:trPr>
          <w:trHeight w:val="1020"/>
        </w:trPr>
        <w:tc>
          <w:tcPr>
            <w:tcW w:w="594" w:type="dxa"/>
            <w:tcBorders>
              <w:top w:val="nil"/>
              <w:left w:val="single" w:sz="4" w:space="0" w:color="auto"/>
              <w:bottom w:val="dashed" w:sz="4" w:space="0" w:color="969696"/>
              <w:right w:val="single" w:sz="4" w:space="0" w:color="auto"/>
            </w:tcBorders>
          </w:tcPr>
          <w:p w14:paraId="267714B2" w14:textId="77777777" w:rsidR="009E3F16" w:rsidRDefault="009E3F16">
            <w:pPr>
              <w:rPr>
                <w:lang w:eastAsia="sv-SE"/>
              </w:rPr>
            </w:pPr>
            <w:r>
              <w:rPr>
                <w:lang w:eastAsia="sv-SE"/>
              </w:rPr>
              <w:t>2.2</w:t>
            </w:r>
          </w:p>
        </w:tc>
        <w:tc>
          <w:tcPr>
            <w:tcW w:w="2331" w:type="dxa"/>
            <w:tcBorders>
              <w:top w:val="nil"/>
              <w:left w:val="nil"/>
              <w:bottom w:val="dashed" w:sz="4" w:space="0" w:color="969696"/>
              <w:right w:val="single" w:sz="4" w:space="0" w:color="auto"/>
            </w:tcBorders>
          </w:tcPr>
          <w:p w14:paraId="4161A4BD" w14:textId="77777777" w:rsidR="009E3F16" w:rsidRDefault="009E3F16">
            <w:pPr>
              <w:rPr>
                <w:lang w:eastAsia="sv-SE"/>
              </w:rPr>
            </w:pPr>
            <w:r>
              <w:rPr>
                <w:lang w:eastAsia="sv-SE"/>
              </w:rPr>
              <w:t>Marketplace forward of initiators “Cancel” or “Replace” amendment request</w:t>
            </w:r>
          </w:p>
        </w:tc>
        <w:tc>
          <w:tcPr>
            <w:tcW w:w="977" w:type="dxa"/>
            <w:gridSpan w:val="2"/>
            <w:tcBorders>
              <w:top w:val="nil"/>
              <w:left w:val="nil"/>
              <w:bottom w:val="dashed" w:sz="4" w:space="0" w:color="969696"/>
              <w:right w:val="single" w:sz="4" w:space="0" w:color="auto"/>
            </w:tcBorders>
          </w:tcPr>
          <w:p w14:paraId="59F9C9B7" w14:textId="77777777" w:rsidR="009E3F16" w:rsidRDefault="009E3F16">
            <w:pPr>
              <w:rPr>
                <w:lang w:eastAsia="sv-SE"/>
              </w:rPr>
            </w:pPr>
            <w:r>
              <w:rPr>
                <w:lang w:eastAsia="sv-SE"/>
              </w:rPr>
              <w:t>TCR</w:t>
            </w:r>
          </w:p>
        </w:tc>
        <w:tc>
          <w:tcPr>
            <w:tcW w:w="1366" w:type="dxa"/>
            <w:gridSpan w:val="2"/>
            <w:tcBorders>
              <w:top w:val="nil"/>
              <w:left w:val="nil"/>
              <w:bottom w:val="dashed" w:sz="4" w:space="0" w:color="969696"/>
              <w:right w:val="single" w:sz="4" w:space="0" w:color="auto"/>
            </w:tcBorders>
          </w:tcPr>
          <w:p w14:paraId="5EBC5043" w14:textId="77777777" w:rsidR="009E3F16" w:rsidRDefault="009E3F16">
            <w:pPr>
              <w:rPr>
                <w:lang w:eastAsia="sv-SE"/>
              </w:rPr>
            </w:pPr>
            <w:r>
              <w:rPr>
                <w:lang w:eastAsia="sv-SE"/>
              </w:rPr>
              <w:t>Cancel (1) or Replace (2)</w:t>
            </w:r>
          </w:p>
        </w:tc>
        <w:tc>
          <w:tcPr>
            <w:tcW w:w="1565" w:type="dxa"/>
            <w:gridSpan w:val="2"/>
            <w:tcBorders>
              <w:top w:val="nil"/>
              <w:left w:val="nil"/>
              <w:bottom w:val="dashed" w:sz="4" w:space="0" w:color="969696"/>
              <w:right w:val="single" w:sz="4" w:space="0" w:color="auto"/>
            </w:tcBorders>
          </w:tcPr>
          <w:p w14:paraId="796011EC" w14:textId="77777777" w:rsidR="009E3F16" w:rsidRDefault="009E3F16">
            <w:pPr>
              <w:rPr>
                <w:lang w:eastAsia="sv-SE"/>
              </w:rPr>
            </w:pPr>
            <w:r>
              <w:rPr>
                <w:lang w:eastAsia="sv-SE"/>
              </w:rPr>
              <w:t>Alleged Addendum (tbd);</w:t>
            </w:r>
          </w:p>
          <w:p w14:paraId="759C870A" w14:textId="77777777" w:rsidR="009E3F16" w:rsidRDefault="009E3F16">
            <w:pPr>
              <w:rPr>
                <w:lang w:eastAsia="sv-SE"/>
              </w:rPr>
            </w:pPr>
            <w:r>
              <w:rPr>
                <w:lang w:eastAsia="sv-SE"/>
              </w:rPr>
              <w:t>Alleged No/Was (tbd)</w:t>
            </w:r>
          </w:p>
        </w:tc>
        <w:tc>
          <w:tcPr>
            <w:tcW w:w="1563" w:type="dxa"/>
            <w:tcBorders>
              <w:top w:val="nil"/>
              <w:left w:val="nil"/>
              <w:bottom w:val="dashed" w:sz="4" w:space="0" w:color="969696"/>
              <w:right w:val="single" w:sz="4" w:space="0" w:color="auto"/>
            </w:tcBorders>
          </w:tcPr>
          <w:p w14:paraId="10F571AA" w14:textId="77777777" w:rsidR="009E3F16" w:rsidRDefault="009E3F16">
            <w:pPr>
              <w:rPr>
                <w:lang w:eastAsia="sv-SE"/>
              </w:rPr>
            </w:pPr>
            <w:r>
              <w:rPr>
                <w:lang w:eastAsia="sv-SE"/>
              </w:rPr>
              <w:t>One-Party Report for Pass-Thru (3)</w:t>
            </w:r>
          </w:p>
        </w:tc>
        <w:tc>
          <w:tcPr>
            <w:tcW w:w="980" w:type="dxa"/>
            <w:tcBorders>
              <w:top w:val="nil"/>
              <w:left w:val="nil"/>
              <w:bottom w:val="dashed" w:sz="4" w:space="0" w:color="969696"/>
              <w:right w:val="single" w:sz="4" w:space="0" w:color="auto"/>
            </w:tcBorders>
          </w:tcPr>
          <w:p w14:paraId="331630F2" w14:textId="77777777" w:rsidR="009E3F16" w:rsidRDefault="009E3F16">
            <w:pPr>
              <w:rPr>
                <w:lang w:eastAsia="sv-SE"/>
              </w:rPr>
            </w:pPr>
            <w:r>
              <w:rPr>
                <w:lang w:eastAsia="sv-SE"/>
              </w:rPr>
              <w:t>Initiator’s (optional)</w:t>
            </w:r>
          </w:p>
        </w:tc>
        <w:tc>
          <w:tcPr>
            <w:tcW w:w="1364" w:type="dxa"/>
            <w:tcBorders>
              <w:top w:val="nil"/>
              <w:left w:val="nil"/>
              <w:bottom w:val="dashed" w:sz="4" w:space="0" w:color="969696"/>
              <w:right w:val="single" w:sz="4" w:space="0" w:color="auto"/>
            </w:tcBorders>
          </w:tcPr>
          <w:p w14:paraId="75607181" w14:textId="77777777" w:rsidR="009E3F16" w:rsidRDefault="009E3F16">
            <w:pPr>
              <w:rPr>
                <w:lang w:eastAsia="sv-SE"/>
              </w:rPr>
            </w:pPr>
            <w:r>
              <w:rPr>
                <w:lang w:eastAsia="sv-SE"/>
              </w:rPr>
              <w:t>New</w:t>
            </w:r>
          </w:p>
          <w:p w14:paraId="0FEF478B" w14:textId="77777777" w:rsidR="009E3F16" w:rsidRDefault="009E3F16">
            <w:pPr>
              <w:rPr>
                <w:lang w:eastAsia="sv-SE"/>
              </w:rPr>
            </w:pPr>
            <w:r>
              <w:rPr>
                <w:lang w:eastAsia="sv-SE"/>
              </w:rPr>
              <w:t>(Marketplace previous)</w:t>
            </w:r>
          </w:p>
        </w:tc>
        <w:tc>
          <w:tcPr>
            <w:tcW w:w="2925" w:type="dxa"/>
            <w:tcBorders>
              <w:top w:val="nil"/>
              <w:left w:val="nil"/>
              <w:bottom w:val="dashed" w:sz="4" w:space="0" w:color="969696"/>
              <w:right w:val="single" w:sz="4" w:space="0" w:color="auto"/>
            </w:tcBorders>
          </w:tcPr>
          <w:p w14:paraId="699865B4" w14:textId="77777777" w:rsidR="009E3F16" w:rsidRDefault="009E3F16">
            <w:pPr>
              <w:rPr>
                <w:lang w:eastAsia="sv-SE"/>
              </w:rPr>
            </w:pPr>
            <w:r>
              <w:rPr>
                <w:lang w:eastAsia="sv-SE"/>
              </w:rPr>
              <w:t>The TradeID is not needed when the request itself is cancelled or replaced!</w:t>
            </w:r>
          </w:p>
        </w:tc>
      </w:tr>
      <w:tr w:rsidR="00C90C98" w14:paraId="6B998487" w14:textId="77777777">
        <w:trPr>
          <w:trHeight w:val="510"/>
        </w:trPr>
        <w:tc>
          <w:tcPr>
            <w:tcW w:w="594" w:type="dxa"/>
            <w:tcBorders>
              <w:top w:val="nil"/>
              <w:left w:val="single" w:sz="4" w:space="0" w:color="auto"/>
              <w:bottom w:val="dashed" w:sz="4" w:space="0" w:color="969696"/>
              <w:right w:val="single" w:sz="4" w:space="0" w:color="auto"/>
            </w:tcBorders>
          </w:tcPr>
          <w:p w14:paraId="2939F00C" w14:textId="77777777" w:rsidR="009E3F16" w:rsidRDefault="009E3F16">
            <w:pPr>
              <w:rPr>
                <w:lang w:eastAsia="sv-SE"/>
              </w:rPr>
            </w:pPr>
            <w:r>
              <w:rPr>
                <w:lang w:eastAsia="sv-SE"/>
              </w:rPr>
              <w:t>2.3</w:t>
            </w:r>
          </w:p>
        </w:tc>
        <w:tc>
          <w:tcPr>
            <w:tcW w:w="2331" w:type="dxa"/>
            <w:tcBorders>
              <w:top w:val="nil"/>
              <w:left w:val="nil"/>
              <w:bottom w:val="dashed" w:sz="4" w:space="0" w:color="969696"/>
              <w:right w:val="single" w:sz="4" w:space="0" w:color="auto"/>
            </w:tcBorders>
          </w:tcPr>
          <w:p w14:paraId="2EBAB528" w14:textId="77777777" w:rsidR="009E3F16" w:rsidRDefault="009E3F16">
            <w:pPr>
              <w:rPr>
                <w:lang w:eastAsia="sv-SE"/>
              </w:rPr>
            </w:pPr>
            <w:r>
              <w:rPr>
                <w:lang w:eastAsia="sv-SE"/>
              </w:rPr>
              <w:t>Accept amendment (sent to marketplace)</w:t>
            </w:r>
          </w:p>
        </w:tc>
        <w:tc>
          <w:tcPr>
            <w:tcW w:w="977" w:type="dxa"/>
            <w:gridSpan w:val="2"/>
            <w:tcBorders>
              <w:top w:val="nil"/>
              <w:left w:val="nil"/>
              <w:bottom w:val="dashed" w:sz="4" w:space="0" w:color="969696"/>
              <w:right w:val="single" w:sz="4" w:space="0" w:color="auto"/>
            </w:tcBorders>
          </w:tcPr>
          <w:p w14:paraId="4BC48D3B" w14:textId="77777777" w:rsidR="009E3F16" w:rsidRDefault="009E3F16">
            <w:pPr>
              <w:rPr>
                <w:lang w:eastAsia="sv-SE"/>
              </w:rPr>
            </w:pPr>
            <w:r>
              <w:rPr>
                <w:lang w:eastAsia="sv-SE"/>
              </w:rPr>
              <w:t>TCR</w:t>
            </w:r>
          </w:p>
        </w:tc>
        <w:tc>
          <w:tcPr>
            <w:tcW w:w="1366" w:type="dxa"/>
            <w:gridSpan w:val="2"/>
            <w:tcBorders>
              <w:top w:val="nil"/>
              <w:left w:val="nil"/>
              <w:bottom w:val="dashed" w:sz="4" w:space="0" w:color="969696"/>
              <w:right w:val="single" w:sz="4" w:space="0" w:color="auto"/>
            </w:tcBorders>
          </w:tcPr>
          <w:p w14:paraId="4E6AF822" w14:textId="77777777" w:rsidR="009E3F16" w:rsidRDefault="009E3F16">
            <w:pPr>
              <w:rPr>
                <w:lang w:eastAsia="sv-SE"/>
              </w:rPr>
            </w:pPr>
            <w:r>
              <w:rPr>
                <w:lang w:eastAsia="sv-SE"/>
              </w:rPr>
              <w:t>Replace (2)</w:t>
            </w:r>
          </w:p>
        </w:tc>
        <w:tc>
          <w:tcPr>
            <w:tcW w:w="1565" w:type="dxa"/>
            <w:gridSpan w:val="2"/>
            <w:tcBorders>
              <w:top w:val="nil"/>
              <w:left w:val="nil"/>
              <w:bottom w:val="dashed" w:sz="4" w:space="0" w:color="969696"/>
              <w:right w:val="single" w:sz="4" w:space="0" w:color="auto"/>
            </w:tcBorders>
          </w:tcPr>
          <w:p w14:paraId="78BE192C" w14:textId="77777777" w:rsidR="009E3F16" w:rsidRDefault="009E3F16">
            <w:pPr>
              <w:rPr>
                <w:lang w:eastAsia="sv-SE"/>
              </w:rPr>
            </w:pPr>
            <w:r>
              <w:rPr>
                <w:lang w:eastAsia="sv-SE"/>
              </w:rPr>
              <w:t>Accept (2)</w:t>
            </w:r>
          </w:p>
        </w:tc>
        <w:tc>
          <w:tcPr>
            <w:tcW w:w="1563" w:type="dxa"/>
            <w:tcBorders>
              <w:top w:val="nil"/>
              <w:left w:val="nil"/>
              <w:bottom w:val="dashed" w:sz="4" w:space="0" w:color="969696"/>
              <w:right w:val="single" w:sz="4" w:space="0" w:color="auto"/>
            </w:tcBorders>
          </w:tcPr>
          <w:p w14:paraId="2FD8B19C" w14:textId="77777777" w:rsidR="009E3F16" w:rsidRDefault="009E3F16">
            <w:pPr>
              <w:rPr>
                <w:lang w:eastAsia="sv-SE"/>
              </w:rPr>
            </w:pPr>
            <w:r>
              <w:rPr>
                <w:lang w:eastAsia="sv-SE"/>
              </w:rPr>
              <w:t>One-Party Report for Pass-Thru (3)</w:t>
            </w:r>
          </w:p>
        </w:tc>
        <w:tc>
          <w:tcPr>
            <w:tcW w:w="980" w:type="dxa"/>
            <w:tcBorders>
              <w:top w:val="nil"/>
              <w:left w:val="nil"/>
              <w:bottom w:val="dashed" w:sz="4" w:space="0" w:color="969696"/>
              <w:right w:val="single" w:sz="4" w:space="0" w:color="auto"/>
            </w:tcBorders>
          </w:tcPr>
          <w:p w14:paraId="272274A1" w14:textId="77777777" w:rsidR="009E3F16" w:rsidRDefault="009E3F16">
            <w:pPr>
              <w:rPr>
                <w:lang w:eastAsia="sv-SE"/>
              </w:rPr>
            </w:pPr>
            <w:r>
              <w:rPr>
                <w:lang w:eastAsia="sv-SE"/>
              </w:rPr>
              <w:t>Initiator’s</w:t>
            </w:r>
          </w:p>
        </w:tc>
        <w:tc>
          <w:tcPr>
            <w:tcW w:w="1364" w:type="dxa"/>
            <w:tcBorders>
              <w:top w:val="nil"/>
              <w:left w:val="nil"/>
              <w:bottom w:val="dashed" w:sz="4" w:space="0" w:color="969696"/>
              <w:right w:val="single" w:sz="4" w:space="0" w:color="auto"/>
            </w:tcBorders>
          </w:tcPr>
          <w:p w14:paraId="6FE11ED9" w14:textId="77777777" w:rsidR="009E3F16" w:rsidRDefault="009E3F16">
            <w:pPr>
              <w:rPr>
                <w:lang w:eastAsia="sv-SE"/>
              </w:rPr>
            </w:pPr>
            <w:r>
              <w:rPr>
                <w:lang w:eastAsia="sv-SE"/>
              </w:rPr>
              <w:t>New</w:t>
            </w:r>
          </w:p>
          <w:p w14:paraId="2A696D49" w14:textId="77777777" w:rsidR="009E3F16" w:rsidRDefault="009E3F16">
            <w:pPr>
              <w:rPr>
                <w:lang w:eastAsia="sv-SE"/>
              </w:rPr>
            </w:pPr>
            <w:r>
              <w:rPr>
                <w:lang w:eastAsia="sv-SE"/>
              </w:rPr>
              <w:t>(Marketplace’s)</w:t>
            </w:r>
          </w:p>
        </w:tc>
        <w:tc>
          <w:tcPr>
            <w:tcW w:w="2925" w:type="dxa"/>
            <w:tcBorders>
              <w:top w:val="nil"/>
              <w:left w:val="nil"/>
              <w:bottom w:val="dashed" w:sz="4" w:space="0" w:color="969696"/>
              <w:right w:val="single" w:sz="4" w:space="0" w:color="auto"/>
            </w:tcBorders>
          </w:tcPr>
          <w:p w14:paraId="29924623" w14:textId="77777777" w:rsidR="009E3F16" w:rsidRDefault="009E3F16">
            <w:pPr>
              <w:rPr>
                <w:lang w:eastAsia="sv-SE"/>
              </w:rPr>
            </w:pPr>
            <w:r>
              <w:rPr>
                <w:lang w:eastAsia="sv-SE"/>
              </w:rPr>
              <w:t> </w:t>
            </w:r>
          </w:p>
        </w:tc>
      </w:tr>
      <w:tr w:rsidR="00C90C98" w14:paraId="4962225D" w14:textId="77777777">
        <w:trPr>
          <w:trHeight w:val="510"/>
        </w:trPr>
        <w:tc>
          <w:tcPr>
            <w:tcW w:w="594" w:type="dxa"/>
            <w:tcBorders>
              <w:top w:val="nil"/>
              <w:left w:val="single" w:sz="4" w:space="0" w:color="auto"/>
              <w:bottom w:val="dashed" w:sz="4" w:space="0" w:color="969696"/>
              <w:right w:val="single" w:sz="4" w:space="0" w:color="auto"/>
            </w:tcBorders>
          </w:tcPr>
          <w:p w14:paraId="7B7E2ABF" w14:textId="77777777" w:rsidR="009E3F16" w:rsidRDefault="009E3F16">
            <w:pPr>
              <w:rPr>
                <w:lang w:eastAsia="sv-SE"/>
              </w:rPr>
            </w:pPr>
            <w:r>
              <w:rPr>
                <w:lang w:eastAsia="sv-SE"/>
              </w:rPr>
              <w:t>2.4</w:t>
            </w:r>
          </w:p>
        </w:tc>
        <w:tc>
          <w:tcPr>
            <w:tcW w:w="2331" w:type="dxa"/>
            <w:tcBorders>
              <w:top w:val="nil"/>
              <w:left w:val="nil"/>
              <w:bottom w:val="dashed" w:sz="4" w:space="0" w:color="969696"/>
              <w:right w:val="single" w:sz="4" w:space="0" w:color="auto"/>
            </w:tcBorders>
          </w:tcPr>
          <w:p w14:paraId="323ADD65" w14:textId="77777777" w:rsidR="009E3F16" w:rsidRDefault="009E3F16">
            <w:pPr>
              <w:rPr>
                <w:lang w:eastAsia="sv-SE"/>
              </w:rPr>
            </w:pPr>
            <w:r>
              <w:rPr>
                <w:lang w:eastAsia="sv-SE"/>
              </w:rPr>
              <w:t>Decline amendment (sent to marketplace)</w:t>
            </w:r>
          </w:p>
        </w:tc>
        <w:tc>
          <w:tcPr>
            <w:tcW w:w="977" w:type="dxa"/>
            <w:gridSpan w:val="2"/>
            <w:tcBorders>
              <w:top w:val="nil"/>
              <w:left w:val="nil"/>
              <w:bottom w:val="dashed" w:sz="4" w:space="0" w:color="969696"/>
              <w:right w:val="single" w:sz="4" w:space="0" w:color="auto"/>
            </w:tcBorders>
          </w:tcPr>
          <w:p w14:paraId="174C36D9" w14:textId="77777777" w:rsidR="009E3F16" w:rsidRDefault="009E3F16">
            <w:pPr>
              <w:rPr>
                <w:lang w:eastAsia="sv-SE"/>
              </w:rPr>
            </w:pPr>
            <w:r>
              <w:rPr>
                <w:lang w:eastAsia="sv-SE"/>
              </w:rPr>
              <w:t>TCR</w:t>
            </w:r>
          </w:p>
        </w:tc>
        <w:tc>
          <w:tcPr>
            <w:tcW w:w="1366" w:type="dxa"/>
            <w:gridSpan w:val="2"/>
            <w:tcBorders>
              <w:top w:val="nil"/>
              <w:left w:val="nil"/>
              <w:bottom w:val="dashed" w:sz="4" w:space="0" w:color="969696"/>
              <w:right w:val="single" w:sz="4" w:space="0" w:color="auto"/>
            </w:tcBorders>
          </w:tcPr>
          <w:p w14:paraId="61E0DD6D" w14:textId="77777777" w:rsidR="009E3F16" w:rsidRDefault="009E3F16">
            <w:pPr>
              <w:rPr>
                <w:lang w:eastAsia="sv-SE"/>
              </w:rPr>
            </w:pPr>
            <w:r>
              <w:rPr>
                <w:lang w:eastAsia="sv-SE"/>
              </w:rPr>
              <w:t>Replace (2)</w:t>
            </w:r>
          </w:p>
        </w:tc>
        <w:tc>
          <w:tcPr>
            <w:tcW w:w="1565" w:type="dxa"/>
            <w:gridSpan w:val="2"/>
            <w:tcBorders>
              <w:top w:val="nil"/>
              <w:left w:val="nil"/>
              <w:bottom w:val="dashed" w:sz="4" w:space="0" w:color="969696"/>
              <w:right w:val="single" w:sz="4" w:space="0" w:color="auto"/>
            </w:tcBorders>
          </w:tcPr>
          <w:p w14:paraId="0A9B7A17" w14:textId="77777777" w:rsidR="009E3F16" w:rsidRDefault="009E3F16">
            <w:pPr>
              <w:rPr>
                <w:lang w:eastAsia="sv-SE"/>
              </w:rPr>
            </w:pPr>
            <w:r>
              <w:rPr>
                <w:lang w:eastAsia="sv-SE"/>
              </w:rPr>
              <w:t>Decline (3)</w:t>
            </w:r>
          </w:p>
        </w:tc>
        <w:tc>
          <w:tcPr>
            <w:tcW w:w="1563" w:type="dxa"/>
            <w:tcBorders>
              <w:top w:val="nil"/>
              <w:left w:val="nil"/>
              <w:bottom w:val="dashed" w:sz="4" w:space="0" w:color="969696"/>
              <w:right w:val="single" w:sz="4" w:space="0" w:color="auto"/>
            </w:tcBorders>
          </w:tcPr>
          <w:p w14:paraId="09A76F85" w14:textId="77777777" w:rsidR="009E3F16" w:rsidRDefault="009E3F16">
            <w:pPr>
              <w:rPr>
                <w:lang w:eastAsia="sv-SE"/>
              </w:rPr>
            </w:pPr>
            <w:r>
              <w:rPr>
                <w:lang w:eastAsia="sv-SE"/>
              </w:rPr>
              <w:t>One-Party Report for Pass-Thru (3)</w:t>
            </w:r>
          </w:p>
        </w:tc>
        <w:tc>
          <w:tcPr>
            <w:tcW w:w="980" w:type="dxa"/>
            <w:tcBorders>
              <w:top w:val="nil"/>
              <w:left w:val="nil"/>
              <w:bottom w:val="dashed" w:sz="4" w:space="0" w:color="969696"/>
              <w:right w:val="single" w:sz="4" w:space="0" w:color="auto"/>
            </w:tcBorders>
          </w:tcPr>
          <w:p w14:paraId="776DE667" w14:textId="77777777" w:rsidR="009E3F16" w:rsidRDefault="009E3F16">
            <w:pPr>
              <w:rPr>
                <w:lang w:eastAsia="sv-SE"/>
              </w:rPr>
            </w:pPr>
            <w:r>
              <w:rPr>
                <w:lang w:eastAsia="sv-SE"/>
              </w:rPr>
              <w:t>Initiator’s</w:t>
            </w:r>
          </w:p>
        </w:tc>
        <w:tc>
          <w:tcPr>
            <w:tcW w:w="1364" w:type="dxa"/>
            <w:tcBorders>
              <w:top w:val="nil"/>
              <w:left w:val="nil"/>
              <w:bottom w:val="dashed" w:sz="4" w:space="0" w:color="969696"/>
              <w:right w:val="single" w:sz="4" w:space="0" w:color="auto"/>
            </w:tcBorders>
          </w:tcPr>
          <w:p w14:paraId="4E2CFA3F" w14:textId="77777777" w:rsidR="009E3F16" w:rsidRDefault="009E3F16">
            <w:pPr>
              <w:rPr>
                <w:lang w:eastAsia="sv-SE"/>
              </w:rPr>
            </w:pPr>
            <w:r>
              <w:rPr>
                <w:lang w:eastAsia="sv-SE"/>
              </w:rPr>
              <w:t>New</w:t>
            </w:r>
          </w:p>
          <w:p w14:paraId="2E893468" w14:textId="77777777" w:rsidR="009E3F16" w:rsidRDefault="009E3F16">
            <w:pPr>
              <w:rPr>
                <w:lang w:eastAsia="sv-SE"/>
              </w:rPr>
            </w:pPr>
            <w:r>
              <w:rPr>
                <w:lang w:eastAsia="sv-SE"/>
              </w:rPr>
              <w:t>(Marketplace’s)</w:t>
            </w:r>
          </w:p>
        </w:tc>
        <w:tc>
          <w:tcPr>
            <w:tcW w:w="2925" w:type="dxa"/>
            <w:tcBorders>
              <w:top w:val="nil"/>
              <w:left w:val="nil"/>
              <w:bottom w:val="dashed" w:sz="4" w:space="0" w:color="969696"/>
              <w:right w:val="single" w:sz="4" w:space="0" w:color="auto"/>
            </w:tcBorders>
          </w:tcPr>
          <w:p w14:paraId="60AC3460" w14:textId="77777777" w:rsidR="009E3F16" w:rsidRDefault="009E3F16">
            <w:pPr>
              <w:rPr>
                <w:lang w:eastAsia="sv-SE"/>
              </w:rPr>
            </w:pPr>
            <w:r>
              <w:rPr>
                <w:lang w:eastAsia="sv-SE"/>
              </w:rPr>
              <w:t> </w:t>
            </w:r>
          </w:p>
        </w:tc>
      </w:tr>
      <w:tr w:rsidR="00C90C98" w14:paraId="138EE4D1" w14:textId="77777777">
        <w:trPr>
          <w:trHeight w:val="510"/>
        </w:trPr>
        <w:tc>
          <w:tcPr>
            <w:tcW w:w="594" w:type="dxa"/>
            <w:tcBorders>
              <w:top w:val="nil"/>
              <w:left w:val="single" w:sz="4" w:space="0" w:color="auto"/>
              <w:bottom w:val="dashed" w:sz="4" w:space="0" w:color="969696"/>
              <w:right w:val="single" w:sz="4" w:space="0" w:color="auto"/>
            </w:tcBorders>
          </w:tcPr>
          <w:p w14:paraId="54CD1B4E" w14:textId="77777777" w:rsidR="009E3F16" w:rsidRDefault="009E3F16">
            <w:pPr>
              <w:rPr>
                <w:lang w:eastAsia="sv-SE"/>
              </w:rPr>
            </w:pPr>
            <w:r>
              <w:rPr>
                <w:lang w:eastAsia="sv-SE"/>
              </w:rPr>
              <w:t>2.5</w:t>
            </w:r>
          </w:p>
        </w:tc>
        <w:tc>
          <w:tcPr>
            <w:tcW w:w="2331" w:type="dxa"/>
            <w:tcBorders>
              <w:top w:val="nil"/>
              <w:left w:val="nil"/>
              <w:bottom w:val="dashed" w:sz="4" w:space="0" w:color="969696"/>
              <w:right w:val="single" w:sz="4" w:space="0" w:color="auto"/>
            </w:tcBorders>
          </w:tcPr>
          <w:p w14:paraId="5B9D7127" w14:textId="77777777" w:rsidR="009E3F16" w:rsidRDefault="009E3F16">
            <w:pPr>
              <w:rPr>
                <w:lang w:eastAsia="sv-SE"/>
              </w:rPr>
            </w:pPr>
            <w:r>
              <w:rPr>
                <w:lang w:eastAsia="sv-SE"/>
              </w:rPr>
              <w:t>Acknowledgement from marketplace</w:t>
            </w:r>
          </w:p>
        </w:tc>
        <w:tc>
          <w:tcPr>
            <w:tcW w:w="977" w:type="dxa"/>
            <w:gridSpan w:val="2"/>
            <w:tcBorders>
              <w:top w:val="nil"/>
              <w:left w:val="nil"/>
              <w:bottom w:val="dashed" w:sz="4" w:space="0" w:color="969696"/>
              <w:right w:val="single" w:sz="4" w:space="0" w:color="auto"/>
            </w:tcBorders>
          </w:tcPr>
          <w:p w14:paraId="420ABBA3" w14:textId="77777777" w:rsidR="009E3F16" w:rsidRDefault="009E3F16">
            <w:pPr>
              <w:rPr>
                <w:lang w:eastAsia="sv-SE"/>
              </w:rPr>
            </w:pPr>
            <w:r>
              <w:rPr>
                <w:lang w:eastAsia="sv-SE"/>
              </w:rPr>
              <w:t>TCR Ack</w:t>
            </w:r>
          </w:p>
        </w:tc>
        <w:tc>
          <w:tcPr>
            <w:tcW w:w="1366" w:type="dxa"/>
            <w:gridSpan w:val="2"/>
            <w:tcBorders>
              <w:top w:val="nil"/>
              <w:left w:val="nil"/>
              <w:bottom w:val="dashed" w:sz="4" w:space="0" w:color="969696"/>
              <w:right w:val="single" w:sz="4" w:space="0" w:color="auto"/>
            </w:tcBorders>
          </w:tcPr>
          <w:p w14:paraId="30CD2738" w14:textId="77777777" w:rsidR="009E3F16" w:rsidRDefault="009E3F16">
            <w:pPr>
              <w:rPr>
                <w:lang w:eastAsia="sv-SE"/>
              </w:rPr>
            </w:pPr>
            <w:r>
              <w:rPr>
                <w:lang w:eastAsia="sv-SE"/>
              </w:rPr>
              <w:t>Cancel (1); Replace (2)</w:t>
            </w:r>
          </w:p>
        </w:tc>
        <w:tc>
          <w:tcPr>
            <w:tcW w:w="1565" w:type="dxa"/>
            <w:gridSpan w:val="2"/>
            <w:tcBorders>
              <w:top w:val="nil"/>
              <w:left w:val="nil"/>
              <w:bottom w:val="dashed" w:sz="4" w:space="0" w:color="969696"/>
              <w:right w:val="single" w:sz="4" w:space="0" w:color="auto"/>
            </w:tcBorders>
          </w:tcPr>
          <w:p w14:paraId="4966625D" w14:textId="77777777" w:rsidR="009E3F16" w:rsidRDefault="009E3F16">
            <w:pPr>
              <w:rPr>
                <w:lang w:eastAsia="sv-SE"/>
              </w:rPr>
            </w:pPr>
            <w:r>
              <w:rPr>
                <w:lang w:eastAsia="sv-SE"/>
              </w:rPr>
              <w:t>Accept (2),</w:t>
            </w:r>
            <w:r>
              <w:rPr>
                <w:lang w:eastAsia="sv-SE"/>
              </w:rPr>
              <w:br/>
              <w:t>Decline (3)</w:t>
            </w:r>
          </w:p>
        </w:tc>
        <w:tc>
          <w:tcPr>
            <w:tcW w:w="1563" w:type="dxa"/>
            <w:tcBorders>
              <w:top w:val="nil"/>
              <w:left w:val="nil"/>
              <w:bottom w:val="dashed" w:sz="4" w:space="0" w:color="969696"/>
              <w:right w:val="single" w:sz="4" w:space="0" w:color="auto"/>
            </w:tcBorders>
          </w:tcPr>
          <w:p w14:paraId="77D86D83" w14:textId="77777777" w:rsidR="009E3F16" w:rsidRDefault="009E3F16">
            <w:pPr>
              <w:rPr>
                <w:lang w:eastAsia="sv-SE"/>
              </w:rPr>
            </w:pPr>
            <w:r>
              <w:rPr>
                <w:lang w:eastAsia="sv-SE"/>
              </w:rPr>
              <w:t>One-Party Report for Pass-Thru (3)</w:t>
            </w:r>
          </w:p>
        </w:tc>
        <w:tc>
          <w:tcPr>
            <w:tcW w:w="980" w:type="dxa"/>
            <w:tcBorders>
              <w:top w:val="nil"/>
              <w:left w:val="nil"/>
              <w:bottom w:val="dashed" w:sz="4" w:space="0" w:color="969696"/>
              <w:right w:val="single" w:sz="4" w:space="0" w:color="auto"/>
            </w:tcBorders>
          </w:tcPr>
          <w:p w14:paraId="44EE31BA" w14:textId="77777777" w:rsidR="009E3F16" w:rsidRDefault="009E3F16">
            <w:pPr>
              <w:rPr>
                <w:lang w:eastAsia="sv-SE"/>
              </w:rPr>
            </w:pPr>
            <w:r>
              <w:rPr>
                <w:lang w:eastAsia="sv-SE"/>
              </w:rPr>
              <w:t>Initiator’s</w:t>
            </w:r>
          </w:p>
        </w:tc>
        <w:tc>
          <w:tcPr>
            <w:tcW w:w="1364" w:type="dxa"/>
            <w:tcBorders>
              <w:top w:val="nil"/>
              <w:left w:val="nil"/>
              <w:bottom w:val="dashed" w:sz="4" w:space="0" w:color="969696"/>
              <w:right w:val="single" w:sz="4" w:space="0" w:color="auto"/>
            </w:tcBorders>
          </w:tcPr>
          <w:p w14:paraId="00F67F38" w14:textId="77777777" w:rsidR="009E3F16" w:rsidRDefault="009E3F16">
            <w:pPr>
              <w:rPr>
                <w:lang w:eastAsia="sv-SE"/>
              </w:rPr>
            </w:pPr>
            <w:r>
              <w:rPr>
                <w:lang w:eastAsia="sv-SE"/>
              </w:rPr>
              <w:t>Counterparty’s (Counterparty’s)</w:t>
            </w:r>
          </w:p>
        </w:tc>
        <w:tc>
          <w:tcPr>
            <w:tcW w:w="2925" w:type="dxa"/>
            <w:tcBorders>
              <w:top w:val="nil"/>
              <w:left w:val="nil"/>
              <w:bottom w:val="dashed" w:sz="4" w:space="0" w:color="969696"/>
              <w:right w:val="single" w:sz="4" w:space="0" w:color="auto"/>
            </w:tcBorders>
          </w:tcPr>
          <w:p w14:paraId="0B7B483C" w14:textId="77777777" w:rsidR="009E3F16" w:rsidRDefault="009E3F16">
            <w:pPr>
              <w:rPr>
                <w:lang w:eastAsia="sv-SE"/>
              </w:rPr>
            </w:pPr>
            <w:r>
              <w:rPr>
                <w:lang w:eastAsia="sv-SE"/>
              </w:rPr>
              <w:t> Optional. If ack message is used for One-Party Reports.</w:t>
            </w:r>
          </w:p>
        </w:tc>
      </w:tr>
      <w:tr w:rsidR="00C90C98" w14:paraId="3DC28252" w14:textId="77777777">
        <w:trPr>
          <w:trHeight w:val="510"/>
        </w:trPr>
        <w:tc>
          <w:tcPr>
            <w:tcW w:w="594" w:type="dxa"/>
            <w:tcBorders>
              <w:top w:val="nil"/>
              <w:left w:val="single" w:sz="4" w:space="0" w:color="auto"/>
              <w:bottom w:val="nil"/>
              <w:right w:val="single" w:sz="4" w:space="0" w:color="auto"/>
            </w:tcBorders>
          </w:tcPr>
          <w:p w14:paraId="6BECDBAF" w14:textId="77777777" w:rsidR="009E3F16" w:rsidRDefault="009E3F16">
            <w:pPr>
              <w:rPr>
                <w:lang w:eastAsia="sv-SE"/>
              </w:rPr>
            </w:pPr>
            <w:r>
              <w:rPr>
                <w:lang w:eastAsia="sv-SE"/>
              </w:rPr>
              <w:t>2.6</w:t>
            </w:r>
          </w:p>
        </w:tc>
        <w:tc>
          <w:tcPr>
            <w:tcW w:w="2331" w:type="dxa"/>
            <w:tcBorders>
              <w:top w:val="nil"/>
              <w:left w:val="nil"/>
              <w:bottom w:val="nil"/>
              <w:right w:val="single" w:sz="4" w:space="0" w:color="auto"/>
            </w:tcBorders>
          </w:tcPr>
          <w:p w14:paraId="78B4C224" w14:textId="77777777" w:rsidR="009E3F16" w:rsidRDefault="009E3F16">
            <w:pPr>
              <w:rPr>
                <w:lang w:eastAsia="sv-SE"/>
              </w:rPr>
            </w:pPr>
            <w:r>
              <w:rPr>
                <w:lang w:eastAsia="sv-SE"/>
              </w:rPr>
              <w:t>Reject from marketplace</w:t>
            </w:r>
          </w:p>
        </w:tc>
        <w:tc>
          <w:tcPr>
            <w:tcW w:w="977" w:type="dxa"/>
            <w:gridSpan w:val="2"/>
            <w:tcBorders>
              <w:top w:val="nil"/>
              <w:left w:val="nil"/>
              <w:bottom w:val="nil"/>
              <w:right w:val="single" w:sz="4" w:space="0" w:color="auto"/>
            </w:tcBorders>
          </w:tcPr>
          <w:p w14:paraId="4988E786" w14:textId="77777777" w:rsidR="009E3F16" w:rsidRDefault="009E3F16">
            <w:pPr>
              <w:rPr>
                <w:lang w:eastAsia="sv-SE"/>
              </w:rPr>
            </w:pPr>
            <w:r>
              <w:rPr>
                <w:lang w:eastAsia="sv-SE"/>
              </w:rPr>
              <w:t>TCR Ack</w:t>
            </w:r>
          </w:p>
        </w:tc>
        <w:tc>
          <w:tcPr>
            <w:tcW w:w="1366" w:type="dxa"/>
            <w:gridSpan w:val="2"/>
            <w:tcBorders>
              <w:top w:val="nil"/>
              <w:left w:val="nil"/>
              <w:bottom w:val="nil"/>
              <w:right w:val="single" w:sz="4" w:space="0" w:color="auto"/>
            </w:tcBorders>
          </w:tcPr>
          <w:p w14:paraId="2426D0AE" w14:textId="77777777" w:rsidR="009E3F16" w:rsidRDefault="009E3F16">
            <w:pPr>
              <w:rPr>
                <w:lang w:eastAsia="sv-SE"/>
              </w:rPr>
            </w:pPr>
            <w:r>
              <w:rPr>
                <w:lang w:eastAsia="sv-SE"/>
              </w:rPr>
              <w:t>Cancel (1); Replace (2)</w:t>
            </w:r>
          </w:p>
        </w:tc>
        <w:tc>
          <w:tcPr>
            <w:tcW w:w="1565" w:type="dxa"/>
            <w:gridSpan w:val="2"/>
            <w:tcBorders>
              <w:top w:val="nil"/>
              <w:left w:val="nil"/>
              <w:bottom w:val="nil"/>
              <w:right w:val="single" w:sz="4" w:space="0" w:color="auto"/>
            </w:tcBorders>
          </w:tcPr>
          <w:p w14:paraId="00206441" w14:textId="77777777" w:rsidR="009E3F16" w:rsidRDefault="009E3F16">
            <w:pPr>
              <w:rPr>
                <w:lang w:eastAsia="sv-SE"/>
              </w:rPr>
            </w:pPr>
            <w:r>
              <w:rPr>
                <w:lang w:eastAsia="sv-SE"/>
              </w:rPr>
              <w:t>Accept (2),</w:t>
            </w:r>
            <w:r>
              <w:rPr>
                <w:lang w:eastAsia="sv-SE"/>
              </w:rPr>
              <w:br/>
              <w:t>Decline (3)</w:t>
            </w:r>
          </w:p>
        </w:tc>
        <w:tc>
          <w:tcPr>
            <w:tcW w:w="1563" w:type="dxa"/>
            <w:tcBorders>
              <w:top w:val="nil"/>
              <w:left w:val="nil"/>
              <w:bottom w:val="nil"/>
              <w:right w:val="single" w:sz="4" w:space="0" w:color="auto"/>
            </w:tcBorders>
          </w:tcPr>
          <w:p w14:paraId="75B2B833" w14:textId="77777777" w:rsidR="009E3F16" w:rsidRDefault="009E3F16">
            <w:pPr>
              <w:rPr>
                <w:lang w:eastAsia="sv-SE"/>
              </w:rPr>
            </w:pPr>
            <w:r>
              <w:rPr>
                <w:lang w:eastAsia="sv-SE"/>
              </w:rPr>
              <w:t>One-Party Report for Pass-Thru (3)</w:t>
            </w:r>
          </w:p>
        </w:tc>
        <w:tc>
          <w:tcPr>
            <w:tcW w:w="980" w:type="dxa"/>
            <w:tcBorders>
              <w:top w:val="nil"/>
              <w:left w:val="nil"/>
              <w:bottom w:val="nil"/>
              <w:right w:val="single" w:sz="4" w:space="0" w:color="auto"/>
            </w:tcBorders>
          </w:tcPr>
          <w:p w14:paraId="64516B45" w14:textId="77777777" w:rsidR="009E3F16" w:rsidRDefault="009E3F16">
            <w:pPr>
              <w:rPr>
                <w:lang w:eastAsia="sv-SE"/>
              </w:rPr>
            </w:pPr>
            <w:r>
              <w:rPr>
                <w:lang w:eastAsia="sv-SE"/>
              </w:rPr>
              <w:t>Initiator’s</w:t>
            </w:r>
          </w:p>
        </w:tc>
        <w:tc>
          <w:tcPr>
            <w:tcW w:w="1364" w:type="dxa"/>
            <w:tcBorders>
              <w:top w:val="nil"/>
              <w:left w:val="nil"/>
              <w:bottom w:val="nil"/>
              <w:right w:val="single" w:sz="4" w:space="0" w:color="auto"/>
            </w:tcBorders>
          </w:tcPr>
          <w:p w14:paraId="228D3020" w14:textId="77777777" w:rsidR="009E3F16" w:rsidRDefault="009E3F16">
            <w:pPr>
              <w:rPr>
                <w:lang w:eastAsia="sv-SE"/>
              </w:rPr>
            </w:pPr>
            <w:r>
              <w:rPr>
                <w:lang w:eastAsia="sv-SE"/>
              </w:rPr>
              <w:t>Counterparty’s</w:t>
            </w:r>
          </w:p>
          <w:p w14:paraId="1D7C1158" w14:textId="77777777" w:rsidR="009E3F16" w:rsidRDefault="009E3F16">
            <w:pPr>
              <w:rPr>
                <w:lang w:eastAsia="sv-SE"/>
              </w:rPr>
            </w:pPr>
            <w:r>
              <w:rPr>
                <w:lang w:eastAsia="sv-SE"/>
              </w:rPr>
              <w:t>(Counterparty’s)</w:t>
            </w:r>
          </w:p>
        </w:tc>
        <w:tc>
          <w:tcPr>
            <w:tcW w:w="2925" w:type="dxa"/>
            <w:tcBorders>
              <w:top w:val="nil"/>
              <w:left w:val="nil"/>
              <w:bottom w:val="nil"/>
              <w:right w:val="single" w:sz="4" w:space="0" w:color="auto"/>
            </w:tcBorders>
          </w:tcPr>
          <w:p w14:paraId="3BB22F04" w14:textId="77777777" w:rsidR="009E3F16" w:rsidRDefault="009E3F16">
            <w:pPr>
              <w:rPr>
                <w:lang w:eastAsia="sv-SE"/>
              </w:rPr>
            </w:pPr>
            <w:r>
              <w:rPr>
                <w:lang w:eastAsia="sv-SE"/>
              </w:rPr>
              <w:t> </w:t>
            </w:r>
          </w:p>
        </w:tc>
      </w:tr>
      <w:tr w:rsidR="009E3F16" w14:paraId="08E8D852" w14:textId="77777777">
        <w:tblPrEx>
          <w:tblW w:w="13665" w:type="dxa"/>
          <w:tblInd w:w="55" w:type="dxa"/>
          <w:tblLayout w:type="fixed"/>
          <w:tblCellMar>
            <w:left w:w="70" w:type="dxa"/>
            <w:right w:w="70" w:type="dxa"/>
          </w:tblCellMar>
          <w:tblLook w:val="0000" w:firstRow="0" w:lastRow="0" w:firstColumn="0" w:lastColumn="0" w:noHBand="0" w:noVBand="0"/>
          <w:tblPrExChange w:id="547"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548" w:author="Administrator" w:date="2011-08-18T10:53:00Z">
            <w:trPr>
              <w:gridAfter w:val="0"/>
              <w:trHeight w:val="510"/>
            </w:trPr>
          </w:trPrChange>
        </w:trPr>
        <w:tc>
          <w:tcPr>
            <w:tcW w:w="594" w:type="dxa"/>
            <w:tcBorders>
              <w:top w:val="nil"/>
              <w:left w:val="single" w:sz="4" w:space="0" w:color="auto"/>
              <w:bottom w:val="nil"/>
              <w:right w:val="single" w:sz="4" w:space="0" w:color="auto"/>
            </w:tcBorders>
            <w:tcPrChange w:id="549" w:author="Administrator" w:date="2011-08-18T10:53:00Z">
              <w:tcPr>
                <w:tcW w:w="594" w:type="dxa"/>
                <w:gridSpan w:val="2"/>
                <w:tcBorders>
                  <w:top w:val="nil"/>
                  <w:left w:val="single" w:sz="4" w:space="0" w:color="auto"/>
                  <w:bottom w:val="nil"/>
                  <w:right w:val="single" w:sz="4" w:space="0" w:color="auto"/>
                </w:tcBorders>
                <w:shd w:val="clear" w:color="auto" w:fill="auto"/>
              </w:tcPr>
            </w:tcPrChange>
          </w:tcPr>
          <w:p w14:paraId="6A0E63C5" w14:textId="77777777" w:rsidR="009E3F16" w:rsidRDefault="009E3F16">
            <w:pPr>
              <w:rPr>
                <w:b/>
                <w:lang w:eastAsia="sv-SE"/>
              </w:rPr>
            </w:pPr>
            <w:r>
              <w:rPr>
                <w:b/>
                <w:lang w:eastAsia="sv-SE"/>
              </w:rPr>
              <w:t>3</w:t>
            </w:r>
          </w:p>
        </w:tc>
        <w:tc>
          <w:tcPr>
            <w:tcW w:w="13071" w:type="dxa"/>
            <w:gridSpan w:val="11"/>
            <w:tcBorders>
              <w:top w:val="nil"/>
              <w:left w:val="nil"/>
              <w:bottom w:val="nil"/>
              <w:right w:val="single" w:sz="4" w:space="0" w:color="auto"/>
            </w:tcBorders>
            <w:tcPrChange w:id="550" w:author="Administrator" w:date="2011-08-18T10:53:00Z">
              <w:tcPr>
                <w:tcW w:w="13071" w:type="dxa"/>
                <w:gridSpan w:val="12"/>
                <w:tcBorders>
                  <w:top w:val="nil"/>
                  <w:left w:val="nil"/>
                  <w:bottom w:val="nil"/>
                  <w:right w:val="single" w:sz="4" w:space="0" w:color="auto"/>
                </w:tcBorders>
                <w:shd w:val="clear" w:color="auto" w:fill="auto"/>
              </w:tcPr>
            </w:tcPrChange>
          </w:tcPr>
          <w:p w14:paraId="4516708E" w14:textId="77777777" w:rsidR="009E3F16" w:rsidRDefault="009E3F16">
            <w:pPr>
              <w:rPr>
                <w:b/>
                <w:lang w:eastAsia="sv-SE"/>
              </w:rPr>
            </w:pPr>
            <w:r>
              <w:rPr>
                <w:b/>
                <w:lang w:eastAsia="sv-SE"/>
              </w:rPr>
              <w:t>Marketplace relay of counterparty Decline (flow from marketplace to initiator)</w:t>
            </w:r>
          </w:p>
        </w:tc>
      </w:tr>
      <w:tr w:rsidR="00C90C98" w14:paraId="6EFF985E" w14:textId="77777777">
        <w:trPr>
          <w:trHeight w:val="510"/>
        </w:trPr>
        <w:tc>
          <w:tcPr>
            <w:tcW w:w="594" w:type="dxa"/>
            <w:tcBorders>
              <w:top w:val="nil"/>
              <w:left w:val="single" w:sz="4" w:space="0" w:color="auto"/>
              <w:bottom w:val="single" w:sz="4" w:space="0" w:color="auto"/>
              <w:right w:val="single" w:sz="4" w:space="0" w:color="auto"/>
            </w:tcBorders>
          </w:tcPr>
          <w:p w14:paraId="67BF885F" w14:textId="77777777" w:rsidR="009E3F16" w:rsidRDefault="009E3F16">
            <w:pPr>
              <w:rPr>
                <w:lang w:eastAsia="sv-SE"/>
              </w:rPr>
            </w:pPr>
            <w:r>
              <w:rPr>
                <w:lang w:eastAsia="sv-SE"/>
              </w:rPr>
              <w:t>3.1</w:t>
            </w:r>
          </w:p>
        </w:tc>
        <w:tc>
          <w:tcPr>
            <w:tcW w:w="2331" w:type="dxa"/>
            <w:tcBorders>
              <w:top w:val="nil"/>
              <w:left w:val="nil"/>
              <w:bottom w:val="single" w:sz="4" w:space="0" w:color="auto"/>
              <w:right w:val="single" w:sz="4" w:space="0" w:color="auto"/>
            </w:tcBorders>
          </w:tcPr>
          <w:p w14:paraId="39DF8266" w14:textId="77777777" w:rsidR="009E3F16" w:rsidRDefault="009E3F16">
            <w:pPr>
              <w:rPr>
                <w:lang w:eastAsia="sv-SE"/>
              </w:rPr>
            </w:pPr>
            <w:r>
              <w:rPr>
                <w:lang w:eastAsia="sv-SE"/>
              </w:rPr>
              <w:t>Marketplace cancels the process due to a decline from the counterparty</w:t>
            </w:r>
          </w:p>
        </w:tc>
        <w:tc>
          <w:tcPr>
            <w:tcW w:w="977" w:type="dxa"/>
            <w:gridSpan w:val="2"/>
            <w:tcBorders>
              <w:top w:val="nil"/>
              <w:left w:val="nil"/>
              <w:bottom w:val="single" w:sz="4" w:space="0" w:color="auto"/>
              <w:right w:val="single" w:sz="4" w:space="0" w:color="auto"/>
            </w:tcBorders>
          </w:tcPr>
          <w:p w14:paraId="4E9A4D62" w14:textId="77777777" w:rsidR="009E3F16" w:rsidRDefault="009E3F16">
            <w:pPr>
              <w:rPr>
                <w:lang w:eastAsia="sv-SE"/>
              </w:rPr>
            </w:pPr>
            <w:r>
              <w:rPr>
                <w:lang w:eastAsia="sv-SE"/>
              </w:rPr>
              <w:t>TCR</w:t>
            </w:r>
          </w:p>
        </w:tc>
        <w:tc>
          <w:tcPr>
            <w:tcW w:w="1366" w:type="dxa"/>
            <w:gridSpan w:val="2"/>
            <w:tcBorders>
              <w:top w:val="nil"/>
              <w:left w:val="nil"/>
              <w:bottom w:val="single" w:sz="4" w:space="0" w:color="auto"/>
              <w:right w:val="single" w:sz="4" w:space="0" w:color="auto"/>
            </w:tcBorders>
          </w:tcPr>
          <w:p w14:paraId="109789A3" w14:textId="77777777" w:rsidR="009E3F16" w:rsidRDefault="009E3F16">
            <w:pPr>
              <w:rPr>
                <w:lang w:eastAsia="sv-SE"/>
              </w:rPr>
            </w:pPr>
            <w:r>
              <w:rPr>
                <w:lang w:eastAsia="sv-SE"/>
              </w:rPr>
              <w:t>Cancel (1)</w:t>
            </w:r>
          </w:p>
        </w:tc>
        <w:tc>
          <w:tcPr>
            <w:tcW w:w="1565" w:type="dxa"/>
            <w:gridSpan w:val="2"/>
            <w:tcBorders>
              <w:top w:val="nil"/>
              <w:left w:val="nil"/>
              <w:bottom w:val="single" w:sz="4" w:space="0" w:color="auto"/>
              <w:right w:val="single" w:sz="4" w:space="0" w:color="auto"/>
            </w:tcBorders>
          </w:tcPr>
          <w:p w14:paraId="2087EE4F" w14:textId="77777777" w:rsidR="009E3F16" w:rsidRDefault="009E3F16">
            <w:pPr>
              <w:rPr>
                <w:lang w:eastAsia="sv-SE"/>
              </w:rPr>
            </w:pPr>
            <w:r>
              <w:rPr>
                <w:lang w:eastAsia="sv-SE"/>
              </w:rPr>
              <w:t>Decline (3)</w:t>
            </w:r>
          </w:p>
        </w:tc>
        <w:tc>
          <w:tcPr>
            <w:tcW w:w="1563" w:type="dxa"/>
            <w:tcBorders>
              <w:top w:val="nil"/>
              <w:left w:val="nil"/>
              <w:bottom w:val="single" w:sz="4" w:space="0" w:color="auto"/>
              <w:right w:val="single" w:sz="4" w:space="0" w:color="auto"/>
            </w:tcBorders>
          </w:tcPr>
          <w:p w14:paraId="19CE1A1A" w14:textId="77777777" w:rsidR="009E3F16" w:rsidRDefault="009E3F16">
            <w:pPr>
              <w:rPr>
                <w:lang w:eastAsia="sv-SE"/>
              </w:rPr>
            </w:pPr>
            <w:r>
              <w:rPr>
                <w:lang w:eastAsia="sv-SE"/>
              </w:rPr>
              <w:t>One-Party Report for Pass-Thru (3)</w:t>
            </w:r>
          </w:p>
        </w:tc>
        <w:tc>
          <w:tcPr>
            <w:tcW w:w="980" w:type="dxa"/>
            <w:tcBorders>
              <w:top w:val="nil"/>
              <w:left w:val="nil"/>
              <w:bottom w:val="single" w:sz="4" w:space="0" w:color="auto"/>
              <w:right w:val="single" w:sz="4" w:space="0" w:color="auto"/>
            </w:tcBorders>
          </w:tcPr>
          <w:p w14:paraId="12CC2347" w14:textId="77777777" w:rsidR="009E3F16" w:rsidRDefault="009E3F16">
            <w:pPr>
              <w:rPr>
                <w:lang w:eastAsia="sv-SE"/>
              </w:rPr>
            </w:pPr>
            <w:r>
              <w:rPr>
                <w:lang w:eastAsia="sv-SE"/>
              </w:rPr>
              <w:t>N/A</w:t>
            </w:r>
          </w:p>
        </w:tc>
        <w:tc>
          <w:tcPr>
            <w:tcW w:w="1364" w:type="dxa"/>
            <w:tcBorders>
              <w:top w:val="nil"/>
              <w:left w:val="nil"/>
              <w:bottom w:val="single" w:sz="4" w:space="0" w:color="auto"/>
              <w:right w:val="single" w:sz="4" w:space="0" w:color="auto"/>
            </w:tcBorders>
          </w:tcPr>
          <w:p w14:paraId="3C720760" w14:textId="77777777" w:rsidR="009E3F16" w:rsidRDefault="009E3F16">
            <w:pPr>
              <w:rPr>
                <w:lang w:eastAsia="sv-SE"/>
              </w:rPr>
            </w:pPr>
            <w:r>
              <w:rPr>
                <w:lang w:eastAsia="sv-SE"/>
              </w:rPr>
              <w:t>New</w:t>
            </w:r>
          </w:p>
          <w:p w14:paraId="7D91CAA2" w14:textId="77777777" w:rsidR="009E3F16" w:rsidRDefault="009E3F16">
            <w:pPr>
              <w:rPr>
                <w:lang w:eastAsia="sv-SE"/>
              </w:rPr>
            </w:pPr>
            <w:r>
              <w:rPr>
                <w:lang w:eastAsia="sv-SE"/>
              </w:rPr>
              <w:t>(Initiator’s)</w:t>
            </w:r>
          </w:p>
        </w:tc>
        <w:tc>
          <w:tcPr>
            <w:tcW w:w="2925" w:type="dxa"/>
            <w:tcBorders>
              <w:top w:val="nil"/>
              <w:left w:val="nil"/>
              <w:bottom w:val="single" w:sz="4" w:space="0" w:color="auto"/>
              <w:right w:val="single" w:sz="4" w:space="0" w:color="auto"/>
            </w:tcBorders>
          </w:tcPr>
          <w:p w14:paraId="5D17A41B" w14:textId="77777777" w:rsidR="009E3F16" w:rsidRDefault="009E3F16">
            <w:pPr>
              <w:rPr>
                <w:lang w:eastAsia="sv-SE"/>
              </w:rPr>
            </w:pPr>
          </w:p>
        </w:tc>
      </w:tr>
      <w:tr w:rsidR="009E3F16" w14:paraId="6C3EBEF9" w14:textId="77777777">
        <w:tblPrEx>
          <w:tblW w:w="13665" w:type="dxa"/>
          <w:tblInd w:w="55" w:type="dxa"/>
          <w:tblLayout w:type="fixed"/>
          <w:tblCellMar>
            <w:left w:w="70" w:type="dxa"/>
            <w:right w:w="70" w:type="dxa"/>
          </w:tblCellMar>
          <w:tblLook w:val="0000" w:firstRow="0" w:lastRow="0" w:firstColumn="0" w:lastColumn="0" w:noHBand="0" w:noVBand="0"/>
          <w:tblPrExChange w:id="551" w:author="Administrator" w:date="2011-08-18T10:53:00Z">
            <w:tblPrEx>
              <w:tblW w:w="13665" w:type="dxa"/>
              <w:tblInd w:w="55" w:type="dxa"/>
              <w:tblLayout w:type="fixed"/>
              <w:tblCellMar>
                <w:left w:w="70" w:type="dxa"/>
                <w:right w:w="70" w:type="dxa"/>
              </w:tblCellMar>
              <w:tblLook w:val="0000" w:firstRow="0" w:lastRow="0" w:firstColumn="0" w:lastColumn="0" w:noHBand="0" w:noVBand="0"/>
            </w:tblPrEx>
          </w:tblPrExChange>
        </w:tblPrEx>
        <w:trPr>
          <w:trHeight w:val="510"/>
          <w:trPrChange w:id="552" w:author="Administrator" w:date="2011-08-18T10:53:00Z">
            <w:trPr>
              <w:gridAfter w:val="0"/>
              <w:trHeight w:val="510"/>
            </w:trPr>
          </w:trPrChange>
        </w:trPr>
        <w:tc>
          <w:tcPr>
            <w:tcW w:w="594" w:type="dxa"/>
            <w:tcBorders>
              <w:top w:val="nil"/>
              <w:left w:val="single" w:sz="4" w:space="0" w:color="auto"/>
              <w:bottom w:val="nil"/>
              <w:right w:val="single" w:sz="4" w:space="0" w:color="auto"/>
            </w:tcBorders>
            <w:tcPrChange w:id="553" w:author="Administrator" w:date="2011-08-18T10:53:00Z">
              <w:tcPr>
                <w:tcW w:w="594" w:type="dxa"/>
                <w:gridSpan w:val="2"/>
                <w:tcBorders>
                  <w:top w:val="nil"/>
                  <w:left w:val="single" w:sz="4" w:space="0" w:color="auto"/>
                  <w:bottom w:val="nil"/>
                  <w:right w:val="single" w:sz="4" w:space="0" w:color="auto"/>
                </w:tcBorders>
                <w:shd w:val="clear" w:color="auto" w:fill="auto"/>
              </w:tcPr>
            </w:tcPrChange>
          </w:tcPr>
          <w:p w14:paraId="5E8531F4" w14:textId="77777777" w:rsidR="009E3F16" w:rsidRDefault="009E3F16">
            <w:pPr>
              <w:rPr>
                <w:b/>
                <w:lang w:eastAsia="sv-SE"/>
              </w:rPr>
            </w:pPr>
            <w:bookmarkStart w:id="554" w:name="_Ref138216527"/>
            <w:r>
              <w:rPr>
                <w:b/>
                <w:lang w:eastAsia="sv-SE"/>
              </w:rPr>
              <w:t>4</w:t>
            </w:r>
          </w:p>
        </w:tc>
        <w:tc>
          <w:tcPr>
            <w:tcW w:w="13071" w:type="dxa"/>
            <w:gridSpan w:val="11"/>
            <w:tcBorders>
              <w:top w:val="nil"/>
              <w:left w:val="nil"/>
              <w:bottom w:val="nil"/>
              <w:right w:val="single" w:sz="4" w:space="0" w:color="auto"/>
            </w:tcBorders>
            <w:tcPrChange w:id="555" w:author="Administrator" w:date="2011-08-18T10:53:00Z">
              <w:tcPr>
                <w:tcW w:w="13071" w:type="dxa"/>
                <w:gridSpan w:val="12"/>
                <w:tcBorders>
                  <w:top w:val="nil"/>
                  <w:left w:val="nil"/>
                  <w:bottom w:val="nil"/>
                  <w:right w:val="single" w:sz="4" w:space="0" w:color="auto"/>
                </w:tcBorders>
                <w:shd w:val="clear" w:color="auto" w:fill="auto"/>
              </w:tcPr>
            </w:tcPrChange>
          </w:tcPr>
          <w:p w14:paraId="36DA3562" w14:textId="77777777" w:rsidR="009E3F16" w:rsidRDefault="009E3F16">
            <w:pPr>
              <w:rPr>
                <w:b/>
                <w:lang w:eastAsia="sv-SE"/>
              </w:rPr>
            </w:pPr>
            <w:r>
              <w:rPr>
                <w:b/>
                <w:lang w:eastAsia="sv-SE"/>
              </w:rPr>
              <w:t>Marketplace publication of confirmed trade amendment (flow from marketplace to external actors)</w:t>
            </w:r>
          </w:p>
        </w:tc>
      </w:tr>
      <w:tr w:rsidR="00C90C98" w14:paraId="72275EEE" w14:textId="77777777">
        <w:trPr>
          <w:trHeight w:val="510"/>
        </w:trPr>
        <w:tc>
          <w:tcPr>
            <w:tcW w:w="594" w:type="dxa"/>
            <w:tcBorders>
              <w:top w:val="nil"/>
              <w:left w:val="single" w:sz="4" w:space="0" w:color="auto"/>
              <w:bottom w:val="nil"/>
              <w:right w:val="single" w:sz="4" w:space="0" w:color="auto"/>
            </w:tcBorders>
          </w:tcPr>
          <w:p w14:paraId="3E315683" w14:textId="77777777" w:rsidR="009E3F16" w:rsidRDefault="009E3F16">
            <w:pPr>
              <w:rPr>
                <w:lang w:eastAsia="sv-SE"/>
              </w:rPr>
            </w:pPr>
            <w:r>
              <w:rPr>
                <w:lang w:eastAsia="sv-SE"/>
              </w:rPr>
              <w:t>4.1</w:t>
            </w:r>
          </w:p>
        </w:tc>
        <w:tc>
          <w:tcPr>
            <w:tcW w:w="2340" w:type="dxa"/>
            <w:gridSpan w:val="2"/>
            <w:tcBorders>
              <w:top w:val="nil"/>
              <w:left w:val="nil"/>
              <w:bottom w:val="nil"/>
              <w:right w:val="single" w:sz="4" w:space="0" w:color="auto"/>
            </w:tcBorders>
          </w:tcPr>
          <w:p w14:paraId="05D0A367" w14:textId="77777777" w:rsidR="009E3F16" w:rsidRDefault="009E3F16">
            <w:pPr>
              <w:rPr>
                <w:lang w:eastAsia="sv-SE"/>
              </w:rPr>
            </w:pPr>
            <w:r>
              <w:rPr>
                <w:lang w:eastAsia="sv-SE"/>
              </w:rPr>
              <w:t>Publication to the initiator and counterparty</w:t>
            </w:r>
          </w:p>
        </w:tc>
        <w:tc>
          <w:tcPr>
            <w:tcW w:w="975" w:type="dxa"/>
            <w:gridSpan w:val="2"/>
            <w:tcBorders>
              <w:top w:val="nil"/>
              <w:left w:val="nil"/>
              <w:bottom w:val="nil"/>
              <w:right w:val="single" w:sz="4" w:space="0" w:color="auto"/>
            </w:tcBorders>
          </w:tcPr>
          <w:p w14:paraId="301968A8" w14:textId="77777777" w:rsidR="009E3F16" w:rsidRDefault="009E3F16">
            <w:pPr>
              <w:rPr>
                <w:lang w:eastAsia="sv-SE"/>
              </w:rPr>
            </w:pPr>
            <w:r>
              <w:rPr>
                <w:lang w:eastAsia="sv-SE"/>
              </w:rPr>
              <w:t>TCR</w:t>
            </w:r>
          </w:p>
        </w:tc>
        <w:tc>
          <w:tcPr>
            <w:tcW w:w="1365" w:type="dxa"/>
            <w:gridSpan w:val="2"/>
            <w:tcBorders>
              <w:top w:val="nil"/>
              <w:left w:val="nil"/>
              <w:bottom w:val="nil"/>
              <w:right w:val="single" w:sz="4" w:space="0" w:color="auto"/>
            </w:tcBorders>
          </w:tcPr>
          <w:p w14:paraId="59D0BE63" w14:textId="77777777" w:rsidR="009E3F16" w:rsidRDefault="009E3F16">
            <w:pPr>
              <w:rPr>
                <w:lang w:eastAsia="sv-SE"/>
              </w:rPr>
            </w:pPr>
            <w:r>
              <w:rPr>
                <w:lang w:eastAsia="sv-SE"/>
              </w:rPr>
              <w:t>Replace (2)</w:t>
            </w:r>
          </w:p>
        </w:tc>
        <w:tc>
          <w:tcPr>
            <w:tcW w:w="1559" w:type="dxa"/>
            <w:tcBorders>
              <w:top w:val="nil"/>
              <w:left w:val="nil"/>
              <w:bottom w:val="nil"/>
              <w:right w:val="single" w:sz="4" w:space="0" w:color="auto"/>
            </w:tcBorders>
          </w:tcPr>
          <w:p w14:paraId="3824AF23" w14:textId="77777777" w:rsidR="009E3F16" w:rsidRDefault="009E3F16">
            <w:pPr>
              <w:rPr>
                <w:lang w:eastAsia="sv-SE"/>
              </w:rPr>
            </w:pPr>
            <w:r>
              <w:rPr>
                <w:lang w:eastAsia="sv-SE"/>
              </w:rPr>
              <w:t>Addendum (4),</w:t>
            </w:r>
            <w:r>
              <w:rPr>
                <w:lang w:eastAsia="sv-SE"/>
              </w:rPr>
              <w:br/>
              <w:t>No/Was (5)</w:t>
            </w:r>
          </w:p>
        </w:tc>
        <w:tc>
          <w:tcPr>
            <w:tcW w:w="1563" w:type="dxa"/>
            <w:tcBorders>
              <w:top w:val="nil"/>
              <w:left w:val="nil"/>
              <w:bottom w:val="nil"/>
              <w:right w:val="single" w:sz="4" w:space="0" w:color="auto"/>
            </w:tcBorders>
          </w:tcPr>
          <w:p w14:paraId="725F9D04" w14:textId="77777777" w:rsidR="009E3F16" w:rsidRDefault="009E3F16">
            <w:pPr>
              <w:rPr>
                <w:lang w:eastAsia="sv-SE"/>
              </w:rPr>
            </w:pPr>
            <w:r>
              <w:rPr>
                <w:lang w:eastAsia="sv-SE"/>
              </w:rPr>
              <w:t>Trade Confirm (0)</w:t>
            </w:r>
          </w:p>
        </w:tc>
        <w:tc>
          <w:tcPr>
            <w:tcW w:w="980" w:type="dxa"/>
            <w:tcBorders>
              <w:top w:val="nil"/>
              <w:left w:val="nil"/>
              <w:bottom w:val="nil"/>
              <w:right w:val="single" w:sz="4" w:space="0" w:color="auto"/>
            </w:tcBorders>
          </w:tcPr>
          <w:p w14:paraId="59179159" w14:textId="77777777" w:rsidR="009E3F16" w:rsidRDefault="009E3F16">
            <w:pPr>
              <w:rPr>
                <w:lang w:eastAsia="sv-SE"/>
              </w:rPr>
            </w:pPr>
            <w:r>
              <w:rPr>
                <w:lang w:eastAsia="sv-SE"/>
              </w:rPr>
              <w:t>Filled</w:t>
            </w:r>
          </w:p>
        </w:tc>
        <w:tc>
          <w:tcPr>
            <w:tcW w:w="1364" w:type="dxa"/>
            <w:tcBorders>
              <w:top w:val="nil"/>
              <w:left w:val="nil"/>
              <w:bottom w:val="nil"/>
              <w:right w:val="single" w:sz="4" w:space="0" w:color="auto"/>
            </w:tcBorders>
          </w:tcPr>
          <w:p w14:paraId="782FD693" w14:textId="77777777" w:rsidR="009E3F16" w:rsidRDefault="009E3F16">
            <w:pPr>
              <w:rPr>
                <w:lang w:eastAsia="sv-SE"/>
              </w:rPr>
            </w:pPr>
            <w:r>
              <w:rPr>
                <w:lang w:eastAsia="sv-SE"/>
              </w:rPr>
              <w:t>Reference</w:t>
            </w:r>
          </w:p>
        </w:tc>
        <w:tc>
          <w:tcPr>
            <w:tcW w:w="2925" w:type="dxa"/>
            <w:tcBorders>
              <w:top w:val="nil"/>
              <w:left w:val="nil"/>
              <w:bottom w:val="nil"/>
              <w:right w:val="single" w:sz="4" w:space="0" w:color="auto"/>
            </w:tcBorders>
          </w:tcPr>
          <w:p w14:paraId="5E47BE09" w14:textId="77777777" w:rsidR="009E3F16" w:rsidRDefault="009E3F16">
            <w:pPr>
              <w:rPr>
                <w:lang w:eastAsia="sv-SE"/>
              </w:rPr>
            </w:pPr>
            <w:r>
              <w:rPr>
                <w:lang w:eastAsia="sv-SE"/>
              </w:rPr>
              <w:t>MatchStatus = 0 (Compared, matched or affirmed)</w:t>
            </w:r>
          </w:p>
          <w:p w14:paraId="01524A32" w14:textId="77777777" w:rsidR="009E3F16" w:rsidRDefault="009E3F16">
            <w:pPr>
              <w:rPr>
                <w:lang w:eastAsia="sv-SE"/>
              </w:rPr>
            </w:pPr>
          </w:p>
          <w:p w14:paraId="4CF51B5B" w14:textId="77777777" w:rsidR="009E3F16" w:rsidRDefault="009E3F16">
            <w:pPr>
              <w:rPr>
                <w:lang w:eastAsia="sv-SE"/>
              </w:rPr>
            </w:pPr>
            <w:r>
              <w:rPr>
                <w:lang w:eastAsia="sv-SE"/>
              </w:rPr>
              <w:t>The TradeReportRefID depends on who the receiver is.</w:t>
            </w:r>
          </w:p>
        </w:tc>
      </w:tr>
      <w:tr w:rsidR="00C90C98" w14:paraId="2D18D531" w14:textId="77777777">
        <w:trPr>
          <w:trHeight w:val="510"/>
        </w:trPr>
        <w:tc>
          <w:tcPr>
            <w:tcW w:w="594" w:type="dxa"/>
            <w:tcBorders>
              <w:top w:val="nil"/>
              <w:left w:val="single" w:sz="4" w:space="0" w:color="auto"/>
              <w:bottom w:val="single" w:sz="4" w:space="0" w:color="auto"/>
              <w:right w:val="single" w:sz="4" w:space="0" w:color="auto"/>
            </w:tcBorders>
          </w:tcPr>
          <w:p w14:paraId="6B71B2D7" w14:textId="77777777" w:rsidR="009E3F16" w:rsidRDefault="009E3F16">
            <w:pPr>
              <w:rPr>
                <w:lang w:eastAsia="sv-SE"/>
              </w:rPr>
            </w:pPr>
            <w:r>
              <w:rPr>
                <w:lang w:eastAsia="sv-SE"/>
              </w:rPr>
              <w:t>4.2</w:t>
            </w:r>
          </w:p>
        </w:tc>
        <w:tc>
          <w:tcPr>
            <w:tcW w:w="2340" w:type="dxa"/>
            <w:gridSpan w:val="2"/>
            <w:tcBorders>
              <w:top w:val="nil"/>
              <w:left w:val="nil"/>
              <w:bottom w:val="single" w:sz="4" w:space="0" w:color="auto"/>
              <w:right w:val="single" w:sz="4" w:space="0" w:color="auto"/>
            </w:tcBorders>
          </w:tcPr>
          <w:p w14:paraId="03E6CEFB" w14:textId="77777777" w:rsidR="009E3F16" w:rsidRDefault="009E3F16">
            <w:pPr>
              <w:rPr>
                <w:lang w:eastAsia="sv-SE"/>
              </w:rPr>
            </w:pPr>
            <w:r>
              <w:rPr>
                <w:lang w:eastAsia="sv-SE"/>
              </w:rPr>
              <w:t>Publication to other parties</w:t>
            </w:r>
          </w:p>
        </w:tc>
        <w:tc>
          <w:tcPr>
            <w:tcW w:w="975" w:type="dxa"/>
            <w:gridSpan w:val="2"/>
            <w:tcBorders>
              <w:top w:val="nil"/>
              <w:left w:val="nil"/>
              <w:bottom w:val="single" w:sz="4" w:space="0" w:color="auto"/>
              <w:right w:val="single" w:sz="4" w:space="0" w:color="auto"/>
            </w:tcBorders>
          </w:tcPr>
          <w:p w14:paraId="489F23D0" w14:textId="77777777" w:rsidR="009E3F16" w:rsidRDefault="009E3F16">
            <w:pPr>
              <w:rPr>
                <w:lang w:eastAsia="sv-SE"/>
              </w:rPr>
            </w:pPr>
            <w:r>
              <w:rPr>
                <w:lang w:eastAsia="sv-SE"/>
              </w:rPr>
              <w:t>TCR</w:t>
            </w:r>
          </w:p>
        </w:tc>
        <w:tc>
          <w:tcPr>
            <w:tcW w:w="1365" w:type="dxa"/>
            <w:gridSpan w:val="2"/>
            <w:tcBorders>
              <w:top w:val="nil"/>
              <w:left w:val="nil"/>
              <w:bottom w:val="single" w:sz="4" w:space="0" w:color="auto"/>
              <w:right w:val="single" w:sz="4" w:space="0" w:color="auto"/>
            </w:tcBorders>
          </w:tcPr>
          <w:p w14:paraId="1C2DB7FC" w14:textId="77777777" w:rsidR="009E3F16" w:rsidRDefault="009E3F16">
            <w:pPr>
              <w:rPr>
                <w:lang w:eastAsia="sv-SE"/>
              </w:rPr>
            </w:pPr>
            <w:r>
              <w:rPr>
                <w:lang w:eastAsia="sv-SE"/>
              </w:rPr>
              <w:t>New (0)</w:t>
            </w:r>
          </w:p>
        </w:tc>
        <w:tc>
          <w:tcPr>
            <w:tcW w:w="1559" w:type="dxa"/>
            <w:tcBorders>
              <w:top w:val="nil"/>
              <w:left w:val="nil"/>
              <w:bottom w:val="single" w:sz="4" w:space="0" w:color="auto"/>
              <w:right w:val="single" w:sz="4" w:space="0" w:color="auto"/>
            </w:tcBorders>
          </w:tcPr>
          <w:p w14:paraId="20F7F4B9" w14:textId="77777777" w:rsidR="009E3F16" w:rsidRDefault="009E3F16">
            <w:pPr>
              <w:rPr>
                <w:lang w:eastAsia="sv-SE"/>
              </w:rPr>
            </w:pPr>
            <w:r>
              <w:rPr>
                <w:lang w:eastAsia="sv-SE"/>
              </w:rPr>
              <w:t>Addendum (4),</w:t>
            </w:r>
            <w:r>
              <w:rPr>
                <w:lang w:eastAsia="sv-SE"/>
              </w:rPr>
              <w:br/>
              <w:t>No/Was (5)</w:t>
            </w:r>
          </w:p>
        </w:tc>
        <w:tc>
          <w:tcPr>
            <w:tcW w:w="1563" w:type="dxa"/>
            <w:tcBorders>
              <w:top w:val="nil"/>
              <w:left w:val="nil"/>
              <w:bottom w:val="single" w:sz="4" w:space="0" w:color="auto"/>
              <w:right w:val="single" w:sz="4" w:space="0" w:color="auto"/>
            </w:tcBorders>
          </w:tcPr>
          <w:p w14:paraId="63741D32" w14:textId="77777777" w:rsidR="009E3F16" w:rsidRDefault="009E3F16">
            <w:pPr>
              <w:rPr>
                <w:lang w:eastAsia="sv-SE"/>
              </w:rPr>
            </w:pPr>
            <w:r>
              <w:rPr>
                <w:lang w:eastAsia="sv-SE"/>
              </w:rPr>
              <w:t>Trade Confirm (0)</w:t>
            </w:r>
          </w:p>
        </w:tc>
        <w:tc>
          <w:tcPr>
            <w:tcW w:w="980" w:type="dxa"/>
            <w:tcBorders>
              <w:top w:val="nil"/>
              <w:left w:val="nil"/>
              <w:bottom w:val="single" w:sz="4" w:space="0" w:color="auto"/>
              <w:right w:val="single" w:sz="4" w:space="0" w:color="auto"/>
            </w:tcBorders>
          </w:tcPr>
          <w:p w14:paraId="7890E5A5" w14:textId="77777777" w:rsidR="009E3F16" w:rsidRDefault="009E3F16">
            <w:pPr>
              <w:rPr>
                <w:lang w:eastAsia="sv-SE"/>
              </w:rPr>
            </w:pPr>
            <w:r>
              <w:rPr>
                <w:lang w:eastAsia="sv-SE"/>
              </w:rPr>
              <w:t>Filled</w:t>
            </w:r>
          </w:p>
        </w:tc>
        <w:tc>
          <w:tcPr>
            <w:tcW w:w="1364" w:type="dxa"/>
            <w:tcBorders>
              <w:top w:val="nil"/>
              <w:left w:val="nil"/>
              <w:bottom w:val="single" w:sz="4" w:space="0" w:color="auto"/>
              <w:right w:val="single" w:sz="4" w:space="0" w:color="auto"/>
            </w:tcBorders>
          </w:tcPr>
          <w:p w14:paraId="69C6ED04" w14:textId="77777777" w:rsidR="009E3F16" w:rsidRDefault="009E3F16">
            <w:pPr>
              <w:rPr>
                <w:lang w:eastAsia="sv-SE"/>
              </w:rPr>
            </w:pPr>
            <w:r>
              <w:rPr>
                <w:lang w:eastAsia="sv-SE"/>
              </w:rPr>
              <w:t>N/A</w:t>
            </w:r>
          </w:p>
        </w:tc>
        <w:tc>
          <w:tcPr>
            <w:tcW w:w="2925" w:type="dxa"/>
            <w:tcBorders>
              <w:top w:val="nil"/>
              <w:left w:val="nil"/>
              <w:bottom w:val="single" w:sz="4" w:space="0" w:color="auto"/>
              <w:right w:val="single" w:sz="4" w:space="0" w:color="auto"/>
            </w:tcBorders>
          </w:tcPr>
          <w:p w14:paraId="0F7F98E2" w14:textId="77777777" w:rsidR="009E3F16" w:rsidRDefault="009E3F16">
            <w:pPr>
              <w:rPr>
                <w:lang w:eastAsia="sv-SE"/>
              </w:rPr>
            </w:pPr>
            <w:r>
              <w:rPr>
                <w:lang w:eastAsia="sv-SE"/>
              </w:rPr>
              <w:t>MatchStatus = 0 (Compared, matched or affirmed)</w:t>
            </w:r>
          </w:p>
        </w:tc>
      </w:tr>
    </w:tbl>
    <w:p w14:paraId="2CB79065" w14:textId="77777777" w:rsidR="009E3F16" w:rsidRDefault="009E3F16">
      <w:pPr>
        <w:pStyle w:val="Heading4"/>
        <w:keepNext/>
        <w:keepLines/>
        <w:numPr>
          <w:ilvl w:val="3"/>
          <w:numId w:val="0"/>
        </w:numPr>
        <w:tabs>
          <w:tab w:val="num" w:pos="1800"/>
        </w:tabs>
        <w:spacing w:before="240" w:after="60" w:line="220" w:lineRule="exact"/>
        <w:ind w:left="1728" w:hanging="648"/>
        <w:jc w:val="left"/>
      </w:pPr>
      <w:bookmarkStart w:id="556" w:name="_Ref139787888"/>
    </w:p>
    <w:p w14:paraId="192B3322" w14:textId="77777777" w:rsidR="009E3F16" w:rsidRDefault="009E3F16">
      <w:pPr>
        <w:pStyle w:val="Heading4"/>
        <w:keepNext/>
        <w:keepLines/>
        <w:numPr>
          <w:ilvl w:val="3"/>
          <w:numId w:val="0"/>
        </w:numPr>
        <w:tabs>
          <w:tab w:val="num" w:pos="1800"/>
        </w:tabs>
        <w:spacing w:before="240" w:after="60" w:line="220" w:lineRule="exact"/>
        <w:ind w:left="1728" w:hanging="648"/>
        <w:jc w:val="left"/>
      </w:pPr>
      <w:r>
        <w:br w:type="page"/>
      </w:r>
      <w:bookmarkStart w:id="557" w:name="_Toc227925158"/>
      <w:r>
        <w:t>Trade Amendment – One-Party Report for Matching</w:t>
      </w:r>
      <w:bookmarkEnd w:id="554"/>
      <w:bookmarkEnd w:id="556"/>
      <w:bookmarkEnd w:id="557"/>
    </w:p>
    <w:tbl>
      <w:tblPr>
        <w:tblW w:w="13665" w:type="dxa"/>
        <w:tblInd w:w="55" w:type="dxa"/>
        <w:tblCellMar>
          <w:left w:w="70" w:type="dxa"/>
          <w:right w:w="70" w:type="dxa"/>
        </w:tblCellMar>
        <w:tblLook w:val="0000" w:firstRow="0" w:lastRow="0" w:firstColumn="0" w:lastColumn="0" w:noHBand="0" w:noVBand="0"/>
      </w:tblPr>
      <w:tblGrid>
        <w:gridCol w:w="406"/>
        <w:gridCol w:w="2528"/>
        <w:gridCol w:w="6"/>
        <w:gridCol w:w="969"/>
        <w:gridCol w:w="6"/>
        <w:gridCol w:w="1358"/>
        <w:gridCol w:w="6"/>
        <w:gridCol w:w="1552"/>
        <w:gridCol w:w="7"/>
        <w:gridCol w:w="1559"/>
        <w:gridCol w:w="980"/>
        <w:gridCol w:w="1365"/>
        <w:gridCol w:w="2923"/>
        <w:tblGridChange w:id="558">
          <w:tblGrid>
            <w:gridCol w:w="93"/>
            <w:gridCol w:w="313"/>
            <w:gridCol w:w="93"/>
            <w:gridCol w:w="2528"/>
            <w:gridCol w:w="6"/>
            <w:gridCol w:w="969"/>
            <w:gridCol w:w="6"/>
            <w:gridCol w:w="1358"/>
            <w:gridCol w:w="6"/>
            <w:gridCol w:w="1552"/>
            <w:gridCol w:w="7"/>
            <w:gridCol w:w="1559"/>
            <w:gridCol w:w="980"/>
            <w:gridCol w:w="1365"/>
            <w:gridCol w:w="2830"/>
            <w:gridCol w:w="93"/>
          </w:tblGrid>
        </w:tblGridChange>
      </w:tblGrid>
      <w:tr w:rsidR="00C90C98" w14:paraId="7715334B" w14:textId="77777777">
        <w:trPr>
          <w:trHeight w:val="510"/>
        </w:trPr>
        <w:tc>
          <w:tcPr>
            <w:tcW w:w="406" w:type="dxa"/>
            <w:tcBorders>
              <w:top w:val="single" w:sz="4" w:space="0" w:color="auto"/>
              <w:left w:val="single" w:sz="4" w:space="0" w:color="auto"/>
              <w:bottom w:val="single" w:sz="4" w:space="0" w:color="auto"/>
              <w:right w:val="single" w:sz="4" w:space="0" w:color="auto"/>
            </w:tcBorders>
            <w:vAlign w:val="bottom"/>
          </w:tcPr>
          <w:p w14:paraId="29555AEC" w14:textId="77777777" w:rsidR="009E3F16" w:rsidRDefault="009E3F16">
            <w:pPr>
              <w:rPr>
                <w:b/>
                <w:bCs/>
                <w:lang w:eastAsia="sv-SE"/>
              </w:rPr>
            </w:pPr>
            <w:r>
              <w:rPr>
                <w:b/>
                <w:bCs/>
                <w:lang w:eastAsia="sv-SE"/>
              </w:rPr>
              <w:t> </w:t>
            </w:r>
          </w:p>
        </w:tc>
        <w:tc>
          <w:tcPr>
            <w:tcW w:w="2534" w:type="dxa"/>
            <w:gridSpan w:val="2"/>
            <w:tcBorders>
              <w:top w:val="single" w:sz="4" w:space="0" w:color="auto"/>
              <w:left w:val="nil"/>
              <w:bottom w:val="single" w:sz="4" w:space="0" w:color="auto"/>
              <w:right w:val="single" w:sz="4" w:space="0" w:color="auto"/>
            </w:tcBorders>
            <w:vAlign w:val="bottom"/>
          </w:tcPr>
          <w:p w14:paraId="4A8DD2B8" w14:textId="77777777" w:rsidR="009E3F16" w:rsidRDefault="009E3F16">
            <w:pPr>
              <w:rPr>
                <w:b/>
                <w:bCs/>
                <w:lang w:eastAsia="sv-SE"/>
              </w:rPr>
            </w:pPr>
            <w:r>
              <w:rPr>
                <w:b/>
                <w:bCs/>
                <w:lang w:eastAsia="sv-SE"/>
              </w:rPr>
              <w:t>Action</w:t>
            </w:r>
          </w:p>
        </w:tc>
        <w:tc>
          <w:tcPr>
            <w:tcW w:w="975" w:type="dxa"/>
            <w:gridSpan w:val="2"/>
            <w:tcBorders>
              <w:top w:val="single" w:sz="4" w:space="0" w:color="auto"/>
              <w:left w:val="nil"/>
              <w:bottom w:val="single" w:sz="4" w:space="0" w:color="auto"/>
              <w:right w:val="single" w:sz="4" w:space="0" w:color="auto"/>
            </w:tcBorders>
            <w:vAlign w:val="bottom"/>
          </w:tcPr>
          <w:p w14:paraId="3DD9C585" w14:textId="77777777" w:rsidR="009E3F16" w:rsidRDefault="009E3F16">
            <w:pPr>
              <w:rPr>
                <w:b/>
                <w:bCs/>
                <w:lang w:eastAsia="sv-SE"/>
              </w:rPr>
            </w:pPr>
            <w:r>
              <w:rPr>
                <w:b/>
                <w:bCs/>
                <w:lang w:eastAsia="sv-SE"/>
              </w:rPr>
              <w:t>Message</w:t>
            </w:r>
          </w:p>
        </w:tc>
        <w:tc>
          <w:tcPr>
            <w:tcW w:w="1364" w:type="dxa"/>
            <w:gridSpan w:val="2"/>
            <w:tcBorders>
              <w:top w:val="single" w:sz="4" w:space="0" w:color="auto"/>
              <w:left w:val="nil"/>
              <w:bottom w:val="single" w:sz="4" w:space="0" w:color="auto"/>
              <w:right w:val="single" w:sz="4" w:space="0" w:color="auto"/>
            </w:tcBorders>
            <w:vAlign w:val="bottom"/>
          </w:tcPr>
          <w:p w14:paraId="667B4FA3" w14:textId="77777777" w:rsidR="009E3F16" w:rsidRDefault="009E3F16">
            <w:pPr>
              <w:rPr>
                <w:b/>
                <w:bCs/>
                <w:lang w:eastAsia="sv-SE"/>
              </w:rPr>
            </w:pPr>
            <w:r>
              <w:rPr>
                <w:b/>
                <w:bCs/>
                <w:lang w:eastAsia="sv-SE"/>
              </w:rPr>
              <w:t>Trade Report Trans Type</w:t>
            </w:r>
          </w:p>
        </w:tc>
        <w:tc>
          <w:tcPr>
            <w:tcW w:w="1559" w:type="dxa"/>
            <w:gridSpan w:val="2"/>
            <w:tcBorders>
              <w:top w:val="single" w:sz="4" w:space="0" w:color="auto"/>
              <w:left w:val="nil"/>
              <w:bottom w:val="single" w:sz="4" w:space="0" w:color="auto"/>
              <w:right w:val="single" w:sz="4" w:space="0" w:color="auto"/>
            </w:tcBorders>
            <w:vAlign w:val="bottom"/>
          </w:tcPr>
          <w:p w14:paraId="23AB15A1" w14:textId="77777777" w:rsidR="009E3F16" w:rsidRDefault="009E3F16">
            <w:pPr>
              <w:rPr>
                <w:b/>
                <w:bCs/>
                <w:lang w:eastAsia="sv-SE"/>
              </w:rPr>
            </w:pPr>
            <w:r>
              <w:rPr>
                <w:b/>
                <w:bCs/>
                <w:lang w:eastAsia="sv-SE"/>
              </w:rPr>
              <w:t>Trade Report Type</w:t>
            </w:r>
          </w:p>
        </w:tc>
        <w:tc>
          <w:tcPr>
            <w:tcW w:w="1559" w:type="dxa"/>
            <w:tcBorders>
              <w:top w:val="single" w:sz="4" w:space="0" w:color="auto"/>
              <w:left w:val="nil"/>
              <w:bottom w:val="single" w:sz="4" w:space="0" w:color="auto"/>
              <w:right w:val="single" w:sz="4" w:space="0" w:color="auto"/>
            </w:tcBorders>
            <w:vAlign w:val="bottom"/>
          </w:tcPr>
          <w:p w14:paraId="75698D2A" w14:textId="77777777" w:rsidR="009E3F16" w:rsidRDefault="009E3F16">
            <w:pPr>
              <w:rPr>
                <w:b/>
                <w:bCs/>
                <w:lang w:eastAsia="sv-SE"/>
              </w:rPr>
            </w:pPr>
            <w:r>
              <w:rPr>
                <w:b/>
                <w:bCs/>
                <w:lang w:eastAsia="sv-SE"/>
              </w:rPr>
              <w:t>Trade Handling Instr</w:t>
            </w:r>
          </w:p>
        </w:tc>
        <w:tc>
          <w:tcPr>
            <w:tcW w:w="980" w:type="dxa"/>
            <w:tcBorders>
              <w:top w:val="single" w:sz="4" w:space="0" w:color="auto"/>
              <w:left w:val="nil"/>
              <w:bottom w:val="single" w:sz="4" w:space="0" w:color="auto"/>
              <w:right w:val="single" w:sz="4" w:space="0" w:color="auto"/>
            </w:tcBorders>
            <w:vAlign w:val="bottom"/>
          </w:tcPr>
          <w:p w14:paraId="6D596FA1" w14:textId="77777777" w:rsidR="009E3F16" w:rsidRDefault="009E3F16">
            <w:pPr>
              <w:rPr>
                <w:b/>
                <w:bCs/>
                <w:lang w:eastAsia="sv-SE"/>
              </w:rPr>
            </w:pPr>
            <w:r>
              <w:rPr>
                <w:b/>
                <w:bCs/>
                <w:lang w:eastAsia="sv-SE"/>
              </w:rPr>
              <w:t>Trade ID</w:t>
            </w:r>
          </w:p>
        </w:tc>
        <w:tc>
          <w:tcPr>
            <w:tcW w:w="1365" w:type="dxa"/>
            <w:tcBorders>
              <w:top w:val="single" w:sz="4" w:space="0" w:color="auto"/>
              <w:left w:val="nil"/>
              <w:bottom w:val="single" w:sz="4" w:space="0" w:color="auto"/>
              <w:right w:val="single" w:sz="4" w:space="0" w:color="auto"/>
            </w:tcBorders>
            <w:vAlign w:val="bottom"/>
          </w:tcPr>
          <w:p w14:paraId="1B1C5892" w14:textId="77777777" w:rsidR="009E3F16" w:rsidRDefault="009E3F16">
            <w:pPr>
              <w:rPr>
                <w:b/>
                <w:bCs/>
                <w:lang w:eastAsia="sv-SE"/>
              </w:rPr>
            </w:pPr>
            <w:r>
              <w:rPr>
                <w:b/>
                <w:bCs/>
                <w:lang w:eastAsia="sv-SE"/>
              </w:rPr>
              <w:t>Trade ReportID (Trade Report Ref ID)</w:t>
            </w:r>
          </w:p>
        </w:tc>
        <w:tc>
          <w:tcPr>
            <w:tcW w:w="2923" w:type="dxa"/>
            <w:tcBorders>
              <w:top w:val="single" w:sz="4" w:space="0" w:color="auto"/>
              <w:left w:val="nil"/>
              <w:bottom w:val="single" w:sz="4" w:space="0" w:color="auto"/>
              <w:right w:val="single" w:sz="4" w:space="0" w:color="auto"/>
            </w:tcBorders>
            <w:vAlign w:val="bottom"/>
          </w:tcPr>
          <w:p w14:paraId="297E8DDD" w14:textId="77777777" w:rsidR="009E3F16" w:rsidRDefault="009E3F16">
            <w:pPr>
              <w:rPr>
                <w:b/>
                <w:bCs/>
                <w:lang w:eastAsia="sv-SE"/>
              </w:rPr>
            </w:pPr>
            <w:r>
              <w:rPr>
                <w:b/>
                <w:bCs/>
                <w:lang w:eastAsia="sv-SE"/>
              </w:rPr>
              <w:t>Comment</w:t>
            </w:r>
          </w:p>
        </w:tc>
      </w:tr>
      <w:tr w:rsidR="009E3F16" w14:paraId="150026FB" w14:textId="77777777">
        <w:tblPrEx>
          <w:tblW w:w="13665" w:type="dxa"/>
          <w:tblInd w:w="55" w:type="dxa"/>
          <w:tblCellMar>
            <w:left w:w="70" w:type="dxa"/>
            <w:right w:w="70" w:type="dxa"/>
          </w:tblCellMar>
          <w:tblLook w:val="0000" w:firstRow="0" w:lastRow="0" w:firstColumn="0" w:lastColumn="0" w:noHBand="0" w:noVBand="0"/>
          <w:tblPrExChange w:id="559"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560" w:author="Administrator" w:date="2011-08-18T10:53:00Z">
            <w:trPr>
              <w:gridAfter w:val="0"/>
              <w:trHeight w:val="510"/>
            </w:trPr>
          </w:trPrChange>
        </w:trPr>
        <w:tc>
          <w:tcPr>
            <w:tcW w:w="406" w:type="dxa"/>
            <w:tcBorders>
              <w:top w:val="dashed" w:sz="4" w:space="0" w:color="969696"/>
              <w:left w:val="single" w:sz="4" w:space="0" w:color="auto"/>
              <w:bottom w:val="dashed" w:sz="4" w:space="0" w:color="969696"/>
              <w:right w:val="single" w:sz="4" w:space="0" w:color="auto"/>
            </w:tcBorders>
            <w:tcPrChange w:id="561" w:author="Administrator" w:date="2011-08-18T10:53:00Z">
              <w:tcPr>
                <w:tcW w:w="406" w:type="dxa"/>
                <w:gridSpan w:val="2"/>
                <w:tcBorders>
                  <w:top w:val="dashed" w:sz="4" w:space="0" w:color="969696"/>
                  <w:left w:val="single" w:sz="4" w:space="0" w:color="auto"/>
                  <w:bottom w:val="dashed" w:sz="4" w:space="0" w:color="969696"/>
                  <w:right w:val="single" w:sz="4" w:space="0" w:color="auto"/>
                </w:tcBorders>
                <w:shd w:val="clear" w:color="auto" w:fill="auto"/>
              </w:tcPr>
            </w:tcPrChange>
          </w:tcPr>
          <w:p w14:paraId="035DC68D" w14:textId="77777777" w:rsidR="009E3F16" w:rsidRDefault="009E3F16">
            <w:pPr>
              <w:rPr>
                <w:b/>
                <w:bCs/>
                <w:lang w:eastAsia="sv-SE"/>
              </w:rPr>
            </w:pPr>
            <w:r>
              <w:rPr>
                <w:b/>
                <w:bCs/>
                <w:lang w:eastAsia="sv-SE"/>
              </w:rPr>
              <w:t>1</w:t>
            </w:r>
          </w:p>
        </w:tc>
        <w:tc>
          <w:tcPr>
            <w:tcW w:w="13259" w:type="dxa"/>
            <w:gridSpan w:val="12"/>
            <w:tcBorders>
              <w:top w:val="dashed" w:sz="4" w:space="0" w:color="969696"/>
              <w:left w:val="nil"/>
              <w:bottom w:val="dashed" w:sz="4" w:space="0" w:color="969696"/>
              <w:right w:val="single" w:sz="4" w:space="0" w:color="auto"/>
            </w:tcBorders>
            <w:tcPrChange w:id="562" w:author="Administrator" w:date="2011-08-18T10:53:00Z">
              <w:tcPr>
                <w:tcW w:w="13259" w:type="dxa"/>
                <w:gridSpan w:val="13"/>
                <w:tcBorders>
                  <w:top w:val="dashed" w:sz="4" w:space="0" w:color="969696"/>
                  <w:left w:val="nil"/>
                  <w:bottom w:val="dashed" w:sz="4" w:space="0" w:color="969696"/>
                  <w:right w:val="single" w:sz="4" w:space="0" w:color="auto"/>
                </w:tcBorders>
                <w:shd w:val="clear" w:color="auto" w:fill="auto"/>
              </w:tcPr>
            </w:tcPrChange>
          </w:tcPr>
          <w:p w14:paraId="3F96BDE7" w14:textId="77777777" w:rsidR="009E3F16" w:rsidRDefault="009E3F16">
            <w:pPr>
              <w:rPr>
                <w:b/>
                <w:bCs/>
                <w:lang w:eastAsia="sv-SE"/>
              </w:rPr>
            </w:pPr>
            <w:r>
              <w:rPr>
                <w:b/>
                <w:bCs/>
                <w:lang w:eastAsia="sv-SE"/>
              </w:rPr>
              <w:t>Either side requests (main flow from party to marketplace):</w:t>
            </w:r>
          </w:p>
        </w:tc>
      </w:tr>
      <w:tr w:rsidR="00C90C98" w14:paraId="0A3E2F01" w14:textId="77777777">
        <w:trPr>
          <w:trHeight w:val="2040"/>
        </w:trPr>
        <w:tc>
          <w:tcPr>
            <w:tcW w:w="406" w:type="dxa"/>
            <w:tcBorders>
              <w:top w:val="nil"/>
              <w:left w:val="single" w:sz="4" w:space="0" w:color="auto"/>
              <w:bottom w:val="dashed" w:sz="4" w:space="0" w:color="969696"/>
              <w:right w:val="single" w:sz="4" w:space="0" w:color="auto"/>
            </w:tcBorders>
          </w:tcPr>
          <w:p w14:paraId="41E4196A" w14:textId="77777777" w:rsidR="009E3F16" w:rsidRDefault="009E3F16">
            <w:pPr>
              <w:rPr>
                <w:lang w:eastAsia="sv-SE"/>
              </w:rPr>
            </w:pPr>
            <w:r>
              <w:rPr>
                <w:lang w:eastAsia="sv-SE"/>
              </w:rPr>
              <w:t>1.1</w:t>
            </w:r>
          </w:p>
        </w:tc>
        <w:tc>
          <w:tcPr>
            <w:tcW w:w="2534" w:type="dxa"/>
            <w:gridSpan w:val="2"/>
            <w:tcBorders>
              <w:top w:val="nil"/>
              <w:left w:val="nil"/>
              <w:bottom w:val="dashed" w:sz="4" w:space="0" w:color="969696"/>
              <w:right w:val="single" w:sz="4" w:space="0" w:color="auto"/>
            </w:tcBorders>
          </w:tcPr>
          <w:p w14:paraId="66AFD41E" w14:textId="77777777" w:rsidR="009E3F16" w:rsidRDefault="009E3F16">
            <w:pPr>
              <w:rPr>
                <w:lang w:eastAsia="sv-SE"/>
              </w:rPr>
            </w:pPr>
            <w:r>
              <w:rPr>
                <w:lang w:eastAsia="sv-SE"/>
              </w:rPr>
              <w:t>Enter request to amend trade</w:t>
            </w:r>
          </w:p>
        </w:tc>
        <w:tc>
          <w:tcPr>
            <w:tcW w:w="975" w:type="dxa"/>
            <w:gridSpan w:val="2"/>
            <w:tcBorders>
              <w:top w:val="nil"/>
              <w:left w:val="nil"/>
              <w:bottom w:val="dashed" w:sz="4" w:space="0" w:color="969696"/>
              <w:right w:val="single" w:sz="4" w:space="0" w:color="auto"/>
            </w:tcBorders>
          </w:tcPr>
          <w:p w14:paraId="02697039" w14:textId="77777777" w:rsidR="009E3F16" w:rsidRDefault="009E3F16">
            <w:pPr>
              <w:rPr>
                <w:lang w:eastAsia="sv-SE"/>
              </w:rPr>
            </w:pPr>
            <w:r>
              <w:rPr>
                <w:lang w:eastAsia="sv-SE"/>
              </w:rPr>
              <w:t>TCR</w:t>
            </w:r>
          </w:p>
        </w:tc>
        <w:tc>
          <w:tcPr>
            <w:tcW w:w="1364" w:type="dxa"/>
            <w:gridSpan w:val="2"/>
            <w:tcBorders>
              <w:top w:val="nil"/>
              <w:left w:val="nil"/>
              <w:bottom w:val="dashed" w:sz="4" w:space="0" w:color="969696"/>
              <w:right w:val="single" w:sz="4" w:space="0" w:color="auto"/>
            </w:tcBorders>
          </w:tcPr>
          <w:p w14:paraId="2202EEB6" w14:textId="77777777" w:rsidR="009E3F16" w:rsidRDefault="009E3F16">
            <w:pPr>
              <w:rPr>
                <w:lang w:eastAsia="sv-SE"/>
              </w:rPr>
            </w:pPr>
            <w:r>
              <w:rPr>
                <w:lang w:eastAsia="sv-SE"/>
              </w:rPr>
              <w:t>New (0)</w:t>
            </w:r>
          </w:p>
        </w:tc>
        <w:tc>
          <w:tcPr>
            <w:tcW w:w="1559" w:type="dxa"/>
            <w:gridSpan w:val="2"/>
            <w:tcBorders>
              <w:top w:val="nil"/>
              <w:left w:val="nil"/>
              <w:bottom w:val="dashed" w:sz="4" w:space="0" w:color="969696"/>
              <w:right w:val="single" w:sz="4" w:space="0" w:color="auto"/>
            </w:tcBorders>
          </w:tcPr>
          <w:p w14:paraId="658C71D7" w14:textId="77777777" w:rsidR="009E3F16" w:rsidRDefault="009E3F16">
            <w:pPr>
              <w:rPr>
                <w:lang w:eastAsia="sv-SE"/>
              </w:rPr>
            </w:pPr>
            <w:r>
              <w:rPr>
                <w:lang w:eastAsia="sv-SE"/>
              </w:rPr>
              <w:t>Addendum (4),</w:t>
            </w:r>
            <w:r>
              <w:rPr>
                <w:lang w:eastAsia="sv-SE"/>
              </w:rPr>
              <w:br/>
              <w:t>No/Was (5)</w:t>
            </w:r>
          </w:p>
        </w:tc>
        <w:tc>
          <w:tcPr>
            <w:tcW w:w="1559" w:type="dxa"/>
            <w:tcBorders>
              <w:top w:val="nil"/>
              <w:left w:val="nil"/>
              <w:bottom w:val="dashed" w:sz="4" w:space="0" w:color="969696"/>
              <w:right w:val="single" w:sz="4" w:space="0" w:color="auto"/>
            </w:tcBorders>
          </w:tcPr>
          <w:p w14:paraId="57F83F03" w14:textId="77777777" w:rsidR="009E3F16" w:rsidRDefault="009E3F16">
            <w:pPr>
              <w:rPr>
                <w:lang w:eastAsia="sv-SE"/>
              </w:rPr>
            </w:pPr>
            <w:r>
              <w:rPr>
                <w:lang w:eastAsia="sv-SE"/>
              </w:rPr>
              <w:t>One-Party Report for Matching (2)</w:t>
            </w:r>
          </w:p>
        </w:tc>
        <w:tc>
          <w:tcPr>
            <w:tcW w:w="980" w:type="dxa"/>
            <w:tcBorders>
              <w:top w:val="nil"/>
              <w:left w:val="nil"/>
              <w:bottom w:val="dashed" w:sz="4" w:space="0" w:color="969696"/>
              <w:right w:val="single" w:sz="4" w:space="0" w:color="auto"/>
            </w:tcBorders>
          </w:tcPr>
          <w:p w14:paraId="6996443B" w14:textId="77777777" w:rsidR="009E3F16" w:rsidRDefault="009E3F16">
            <w:pPr>
              <w:rPr>
                <w:lang w:eastAsia="sv-SE"/>
              </w:rPr>
            </w:pPr>
            <w:r>
              <w:rPr>
                <w:lang w:eastAsia="sv-SE"/>
              </w:rPr>
              <w:t>Market-place issued</w:t>
            </w:r>
          </w:p>
        </w:tc>
        <w:tc>
          <w:tcPr>
            <w:tcW w:w="1365" w:type="dxa"/>
            <w:tcBorders>
              <w:top w:val="nil"/>
              <w:left w:val="nil"/>
              <w:bottom w:val="dashed" w:sz="4" w:space="0" w:color="969696"/>
              <w:right w:val="single" w:sz="4" w:space="0" w:color="auto"/>
            </w:tcBorders>
          </w:tcPr>
          <w:p w14:paraId="44C48C16" w14:textId="77777777" w:rsidR="009E3F16" w:rsidRDefault="009E3F16">
            <w:pPr>
              <w:rPr>
                <w:lang w:eastAsia="sv-SE"/>
              </w:rPr>
            </w:pPr>
            <w:r>
              <w:rPr>
                <w:lang w:eastAsia="sv-SE"/>
              </w:rPr>
              <w:t>New</w:t>
            </w:r>
          </w:p>
          <w:p w14:paraId="433EFD1C" w14:textId="77777777" w:rsidR="009E3F16" w:rsidRDefault="009E3F16">
            <w:pPr>
              <w:rPr>
                <w:lang w:eastAsia="sv-SE"/>
              </w:rPr>
            </w:pPr>
            <w:r>
              <w:rPr>
                <w:lang w:eastAsia="sv-SE"/>
              </w:rPr>
              <w:t>(N/A)</w:t>
            </w:r>
          </w:p>
        </w:tc>
        <w:tc>
          <w:tcPr>
            <w:tcW w:w="2923" w:type="dxa"/>
            <w:tcBorders>
              <w:top w:val="nil"/>
              <w:left w:val="nil"/>
              <w:bottom w:val="dashed" w:sz="4" w:space="0" w:color="969696"/>
              <w:right w:val="single" w:sz="4" w:space="0" w:color="auto"/>
            </w:tcBorders>
          </w:tcPr>
          <w:p w14:paraId="62810232" w14:textId="77777777" w:rsidR="009E3F16" w:rsidRDefault="009E3F16">
            <w:pPr>
              <w:rPr>
                <w:lang w:eastAsia="sv-SE"/>
              </w:rPr>
            </w:pPr>
            <w:r>
              <w:rPr>
                <w:lang w:eastAsia="sv-SE"/>
              </w:rPr>
              <w:t>Note: The TradeReportType depends on the type of update is needed (Submit can be used when the other two types are not distinguished).</w:t>
            </w:r>
            <w:r>
              <w:rPr>
                <w:lang w:eastAsia="sv-SE"/>
              </w:rPr>
              <w:br/>
              <w:t>Also note: That "addendums" normally would not need counterparty acknowledgement (as the update is limited to initiators side)</w:t>
            </w:r>
          </w:p>
        </w:tc>
      </w:tr>
      <w:tr w:rsidR="00C90C98" w14:paraId="7ECB750B" w14:textId="77777777">
        <w:trPr>
          <w:trHeight w:val="1020"/>
        </w:trPr>
        <w:tc>
          <w:tcPr>
            <w:tcW w:w="406" w:type="dxa"/>
            <w:tcBorders>
              <w:top w:val="nil"/>
              <w:left w:val="single" w:sz="4" w:space="0" w:color="auto"/>
              <w:bottom w:val="dashed" w:sz="4" w:space="0" w:color="969696"/>
              <w:right w:val="single" w:sz="4" w:space="0" w:color="auto"/>
            </w:tcBorders>
          </w:tcPr>
          <w:p w14:paraId="0E9DEFFD" w14:textId="77777777" w:rsidR="009E3F16" w:rsidRDefault="009E3F16">
            <w:pPr>
              <w:rPr>
                <w:color w:val="C0C0C0"/>
                <w:lang w:eastAsia="sv-SE"/>
              </w:rPr>
            </w:pPr>
            <w:r>
              <w:rPr>
                <w:color w:val="C0C0C0"/>
                <w:lang w:eastAsia="sv-SE"/>
              </w:rPr>
              <w:t>1.2</w:t>
            </w:r>
          </w:p>
        </w:tc>
        <w:tc>
          <w:tcPr>
            <w:tcW w:w="2534" w:type="dxa"/>
            <w:gridSpan w:val="2"/>
            <w:tcBorders>
              <w:top w:val="nil"/>
              <w:left w:val="nil"/>
              <w:bottom w:val="dashed" w:sz="4" w:space="0" w:color="969696"/>
              <w:right w:val="single" w:sz="4" w:space="0" w:color="auto"/>
            </w:tcBorders>
          </w:tcPr>
          <w:p w14:paraId="5C0C8058" w14:textId="77777777" w:rsidR="009E3F16" w:rsidRDefault="009E3F16">
            <w:pPr>
              <w:rPr>
                <w:color w:val="C0C0C0"/>
                <w:lang w:eastAsia="sv-SE"/>
              </w:rPr>
            </w:pPr>
            <w:r>
              <w:rPr>
                <w:color w:val="C0C0C0"/>
                <w:lang w:eastAsia="sv-SE"/>
              </w:rPr>
              <w:t>Update earlier request</w:t>
            </w:r>
          </w:p>
        </w:tc>
        <w:tc>
          <w:tcPr>
            <w:tcW w:w="975" w:type="dxa"/>
            <w:gridSpan w:val="2"/>
            <w:tcBorders>
              <w:top w:val="nil"/>
              <w:left w:val="nil"/>
              <w:bottom w:val="dashed" w:sz="4" w:space="0" w:color="969696"/>
              <w:right w:val="single" w:sz="4" w:space="0" w:color="auto"/>
            </w:tcBorders>
          </w:tcPr>
          <w:p w14:paraId="66A49C17" w14:textId="77777777" w:rsidR="009E3F16" w:rsidRDefault="009E3F16">
            <w:pPr>
              <w:rPr>
                <w:color w:val="C0C0C0"/>
                <w:lang w:eastAsia="sv-SE"/>
              </w:rPr>
            </w:pPr>
            <w:r>
              <w:rPr>
                <w:color w:val="C0C0C0"/>
                <w:lang w:eastAsia="sv-SE"/>
              </w:rPr>
              <w:t>TCR</w:t>
            </w:r>
          </w:p>
        </w:tc>
        <w:tc>
          <w:tcPr>
            <w:tcW w:w="1364" w:type="dxa"/>
            <w:gridSpan w:val="2"/>
            <w:tcBorders>
              <w:top w:val="nil"/>
              <w:left w:val="nil"/>
              <w:bottom w:val="dashed" w:sz="4" w:space="0" w:color="969696"/>
              <w:right w:val="single" w:sz="4" w:space="0" w:color="auto"/>
            </w:tcBorders>
          </w:tcPr>
          <w:p w14:paraId="5404FC51" w14:textId="77777777" w:rsidR="009E3F16" w:rsidRDefault="009E3F16">
            <w:pPr>
              <w:rPr>
                <w:color w:val="C0C0C0"/>
                <w:lang w:eastAsia="sv-SE"/>
              </w:rPr>
            </w:pPr>
            <w:r>
              <w:rPr>
                <w:color w:val="C0C0C0"/>
                <w:lang w:eastAsia="sv-SE"/>
              </w:rPr>
              <w:t>Replace (2)</w:t>
            </w:r>
          </w:p>
        </w:tc>
        <w:tc>
          <w:tcPr>
            <w:tcW w:w="1559" w:type="dxa"/>
            <w:gridSpan w:val="2"/>
            <w:tcBorders>
              <w:top w:val="nil"/>
              <w:left w:val="nil"/>
              <w:bottom w:val="dashed" w:sz="4" w:space="0" w:color="969696"/>
              <w:right w:val="single" w:sz="4" w:space="0" w:color="auto"/>
            </w:tcBorders>
          </w:tcPr>
          <w:p w14:paraId="5E5080B9" w14:textId="77777777" w:rsidR="009E3F16" w:rsidRDefault="009E3F16">
            <w:pPr>
              <w:rPr>
                <w:color w:val="C0C0C0"/>
                <w:lang w:eastAsia="sv-SE"/>
              </w:rPr>
            </w:pPr>
            <w:r>
              <w:rPr>
                <w:color w:val="C0C0C0"/>
                <w:lang w:eastAsia="sv-SE"/>
              </w:rPr>
              <w:t>Addendum (4),</w:t>
            </w:r>
          </w:p>
          <w:p w14:paraId="5167161E" w14:textId="77777777" w:rsidR="009E3F16" w:rsidRDefault="009E3F16">
            <w:pPr>
              <w:rPr>
                <w:color w:val="C0C0C0"/>
                <w:lang w:eastAsia="sv-SE"/>
              </w:rPr>
            </w:pPr>
            <w:r>
              <w:rPr>
                <w:color w:val="C0C0C0"/>
                <w:lang w:eastAsia="sv-SE"/>
              </w:rPr>
              <w:t>No/Was (5)</w:t>
            </w:r>
          </w:p>
        </w:tc>
        <w:tc>
          <w:tcPr>
            <w:tcW w:w="1559" w:type="dxa"/>
            <w:tcBorders>
              <w:top w:val="nil"/>
              <w:left w:val="nil"/>
              <w:bottom w:val="dashed" w:sz="4" w:space="0" w:color="969696"/>
              <w:right w:val="single" w:sz="4" w:space="0" w:color="auto"/>
            </w:tcBorders>
          </w:tcPr>
          <w:p w14:paraId="7AC85FBA" w14:textId="77777777" w:rsidR="009E3F16" w:rsidRDefault="009E3F16">
            <w:pPr>
              <w:rPr>
                <w:color w:val="C0C0C0"/>
                <w:lang w:eastAsia="sv-SE"/>
              </w:rPr>
            </w:pPr>
            <w:r>
              <w:rPr>
                <w:color w:val="C0C0C0"/>
                <w:lang w:eastAsia="sv-SE"/>
              </w:rPr>
              <w:t>One-Party Report for Matching (2)</w:t>
            </w:r>
          </w:p>
        </w:tc>
        <w:tc>
          <w:tcPr>
            <w:tcW w:w="980" w:type="dxa"/>
            <w:tcBorders>
              <w:top w:val="nil"/>
              <w:left w:val="nil"/>
              <w:bottom w:val="dashed" w:sz="4" w:space="0" w:color="969696"/>
              <w:right w:val="single" w:sz="4" w:space="0" w:color="auto"/>
            </w:tcBorders>
          </w:tcPr>
          <w:p w14:paraId="740D52CF" w14:textId="77777777" w:rsidR="009E3F16" w:rsidRDefault="009E3F16">
            <w:pPr>
              <w:rPr>
                <w:color w:val="C0C0C0"/>
                <w:lang w:eastAsia="sv-SE"/>
              </w:rPr>
            </w:pPr>
            <w:r>
              <w:rPr>
                <w:color w:val="C0C0C0"/>
                <w:lang w:eastAsia="sv-SE"/>
              </w:rPr>
              <w:t>Market-place issued (optional)</w:t>
            </w:r>
          </w:p>
        </w:tc>
        <w:tc>
          <w:tcPr>
            <w:tcW w:w="1365" w:type="dxa"/>
            <w:tcBorders>
              <w:top w:val="nil"/>
              <w:left w:val="nil"/>
              <w:bottom w:val="dashed" w:sz="4" w:space="0" w:color="969696"/>
              <w:right w:val="single" w:sz="4" w:space="0" w:color="auto"/>
            </w:tcBorders>
          </w:tcPr>
          <w:p w14:paraId="3E2ED34C" w14:textId="77777777" w:rsidR="009E3F16" w:rsidRDefault="009E3F16">
            <w:pPr>
              <w:rPr>
                <w:color w:val="C0C0C0"/>
                <w:lang w:eastAsia="sv-SE"/>
              </w:rPr>
            </w:pPr>
            <w:r>
              <w:rPr>
                <w:color w:val="C0C0C0"/>
                <w:lang w:eastAsia="sv-SE"/>
              </w:rPr>
              <w:t>New</w:t>
            </w:r>
          </w:p>
          <w:p w14:paraId="256CED71" w14:textId="77777777" w:rsidR="009E3F16" w:rsidRDefault="009E3F16">
            <w:pPr>
              <w:rPr>
                <w:color w:val="C0C0C0"/>
                <w:lang w:eastAsia="sv-SE"/>
              </w:rPr>
            </w:pPr>
            <w:r>
              <w:rPr>
                <w:color w:val="C0C0C0"/>
                <w:lang w:eastAsia="sv-SE"/>
              </w:rPr>
              <w:t>(Initiator’s previous)</w:t>
            </w:r>
          </w:p>
        </w:tc>
        <w:tc>
          <w:tcPr>
            <w:tcW w:w="2923" w:type="dxa"/>
            <w:tcBorders>
              <w:top w:val="nil"/>
              <w:left w:val="nil"/>
              <w:bottom w:val="dashed" w:sz="4" w:space="0" w:color="969696"/>
              <w:right w:val="single" w:sz="4" w:space="0" w:color="auto"/>
            </w:tcBorders>
          </w:tcPr>
          <w:p w14:paraId="5EDDD1EE" w14:textId="77777777" w:rsidR="009E3F16" w:rsidRDefault="009E3F16">
            <w:pPr>
              <w:rPr>
                <w:color w:val="C0C0C0"/>
                <w:lang w:eastAsia="sv-SE"/>
              </w:rPr>
            </w:pPr>
          </w:p>
        </w:tc>
      </w:tr>
      <w:tr w:rsidR="00C90C98" w14:paraId="4E067C58" w14:textId="77777777">
        <w:trPr>
          <w:trHeight w:val="1020"/>
        </w:trPr>
        <w:tc>
          <w:tcPr>
            <w:tcW w:w="406" w:type="dxa"/>
            <w:tcBorders>
              <w:top w:val="nil"/>
              <w:left w:val="single" w:sz="4" w:space="0" w:color="auto"/>
              <w:bottom w:val="dashed" w:sz="4" w:space="0" w:color="969696"/>
              <w:right w:val="single" w:sz="4" w:space="0" w:color="auto"/>
            </w:tcBorders>
          </w:tcPr>
          <w:p w14:paraId="5E56222D" w14:textId="77777777" w:rsidR="009E3F16" w:rsidRDefault="009E3F16">
            <w:pPr>
              <w:rPr>
                <w:lang w:eastAsia="sv-SE"/>
              </w:rPr>
            </w:pPr>
            <w:r>
              <w:rPr>
                <w:lang w:eastAsia="sv-SE"/>
              </w:rPr>
              <w:t>1.3</w:t>
            </w:r>
          </w:p>
        </w:tc>
        <w:tc>
          <w:tcPr>
            <w:tcW w:w="2534" w:type="dxa"/>
            <w:gridSpan w:val="2"/>
            <w:tcBorders>
              <w:top w:val="nil"/>
              <w:left w:val="nil"/>
              <w:bottom w:val="dashed" w:sz="4" w:space="0" w:color="969696"/>
              <w:right w:val="single" w:sz="4" w:space="0" w:color="auto"/>
            </w:tcBorders>
          </w:tcPr>
          <w:p w14:paraId="296A09DE" w14:textId="77777777" w:rsidR="009E3F16" w:rsidRDefault="009E3F16">
            <w:pPr>
              <w:rPr>
                <w:lang w:eastAsia="sv-SE"/>
              </w:rPr>
            </w:pPr>
            <w:r>
              <w:rPr>
                <w:lang w:eastAsia="sv-SE"/>
              </w:rPr>
              <w:t>Cancel earlier request</w:t>
            </w:r>
          </w:p>
        </w:tc>
        <w:tc>
          <w:tcPr>
            <w:tcW w:w="975" w:type="dxa"/>
            <w:gridSpan w:val="2"/>
            <w:tcBorders>
              <w:top w:val="nil"/>
              <w:left w:val="nil"/>
              <w:bottom w:val="dashed" w:sz="4" w:space="0" w:color="969696"/>
              <w:right w:val="single" w:sz="4" w:space="0" w:color="auto"/>
            </w:tcBorders>
          </w:tcPr>
          <w:p w14:paraId="6409443E" w14:textId="77777777" w:rsidR="009E3F16" w:rsidRDefault="009E3F16">
            <w:pPr>
              <w:rPr>
                <w:lang w:eastAsia="sv-SE"/>
              </w:rPr>
            </w:pPr>
            <w:r>
              <w:rPr>
                <w:lang w:eastAsia="sv-SE"/>
              </w:rPr>
              <w:t>TCR</w:t>
            </w:r>
          </w:p>
        </w:tc>
        <w:tc>
          <w:tcPr>
            <w:tcW w:w="1364" w:type="dxa"/>
            <w:gridSpan w:val="2"/>
            <w:tcBorders>
              <w:top w:val="nil"/>
              <w:left w:val="nil"/>
              <w:bottom w:val="dashed" w:sz="4" w:space="0" w:color="969696"/>
              <w:right w:val="single" w:sz="4" w:space="0" w:color="auto"/>
            </w:tcBorders>
          </w:tcPr>
          <w:p w14:paraId="528BDA03" w14:textId="77777777" w:rsidR="009E3F16" w:rsidRDefault="009E3F16">
            <w:pPr>
              <w:rPr>
                <w:lang w:eastAsia="sv-SE"/>
              </w:rPr>
            </w:pPr>
            <w:r>
              <w:rPr>
                <w:lang w:eastAsia="sv-SE"/>
              </w:rPr>
              <w:t>Cancel (1)</w:t>
            </w:r>
          </w:p>
        </w:tc>
        <w:tc>
          <w:tcPr>
            <w:tcW w:w="1559" w:type="dxa"/>
            <w:gridSpan w:val="2"/>
            <w:tcBorders>
              <w:top w:val="nil"/>
              <w:left w:val="nil"/>
              <w:bottom w:val="dashed" w:sz="4" w:space="0" w:color="969696"/>
              <w:right w:val="single" w:sz="4" w:space="0" w:color="auto"/>
            </w:tcBorders>
          </w:tcPr>
          <w:p w14:paraId="5A37769C" w14:textId="77777777" w:rsidR="009E3F16" w:rsidRDefault="009E3F16">
            <w:pPr>
              <w:rPr>
                <w:lang w:eastAsia="sv-SE"/>
              </w:rPr>
            </w:pPr>
            <w:r>
              <w:rPr>
                <w:lang w:eastAsia="sv-SE"/>
              </w:rPr>
              <w:t>Addendum (4),</w:t>
            </w:r>
            <w:r>
              <w:rPr>
                <w:lang w:eastAsia="sv-SE"/>
              </w:rPr>
              <w:br/>
              <w:t>No/Was (5)</w:t>
            </w:r>
          </w:p>
        </w:tc>
        <w:tc>
          <w:tcPr>
            <w:tcW w:w="1559" w:type="dxa"/>
            <w:tcBorders>
              <w:top w:val="nil"/>
              <w:left w:val="nil"/>
              <w:bottom w:val="dashed" w:sz="4" w:space="0" w:color="969696"/>
              <w:right w:val="single" w:sz="4" w:space="0" w:color="auto"/>
            </w:tcBorders>
          </w:tcPr>
          <w:p w14:paraId="1CCE307E" w14:textId="77777777" w:rsidR="009E3F16" w:rsidRDefault="009E3F16">
            <w:pPr>
              <w:rPr>
                <w:lang w:eastAsia="sv-SE"/>
              </w:rPr>
            </w:pPr>
            <w:r>
              <w:rPr>
                <w:lang w:eastAsia="sv-SE"/>
              </w:rPr>
              <w:t>One-Party Report for Matching (2)</w:t>
            </w:r>
          </w:p>
        </w:tc>
        <w:tc>
          <w:tcPr>
            <w:tcW w:w="980" w:type="dxa"/>
            <w:tcBorders>
              <w:top w:val="nil"/>
              <w:left w:val="nil"/>
              <w:bottom w:val="dashed" w:sz="4" w:space="0" w:color="969696"/>
              <w:right w:val="single" w:sz="4" w:space="0" w:color="auto"/>
            </w:tcBorders>
          </w:tcPr>
          <w:p w14:paraId="2D2701E1" w14:textId="77777777" w:rsidR="009E3F16" w:rsidRDefault="009E3F16">
            <w:pPr>
              <w:rPr>
                <w:lang w:eastAsia="sv-SE"/>
              </w:rPr>
            </w:pPr>
            <w:r>
              <w:rPr>
                <w:lang w:eastAsia="sv-SE"/>
              </w:rPr>
              <w:t>Market-place issued (optional)</w:t>
            </w:r>
          </w:p>
        </w:tc>
        <w:tc>
          <w:tcPr>
            <w:tcW w:w="1365" w:type="dxa"/>
            <w:tcBorders>
              <w:top w:val="nil"/>
              <w:left w:val="nil"/>
              <w:bottom w:val="dashed" w:sz="4" w:space="0" w:color="969696"/>
              <w:right w:val="single" w:sz="4" w:space="0" w:color="auto"/>
            </w:tcBorders>
          </w:tcPr>
          <w:p w14:paraId="4C7FDFBE" w14:textId="77777777" w:rsidR="009E3F16" w:rsidRDefault="009E3F16">
            <w:pPr>
              <w:rPr>
                <w:lang w:eastAsia="sv-SE"/>
              </w:rPr>
            </w:pPr>
            <w:r>
              <w:rPr>
                <w:lang w:eastAsia="sv-SE"/>
              </w:rPr>
              <w:t>New</w:t>
            </w:r>
          </w:p>
          <w:p w14:paraId="60B74F0B" w14:textId="77777777" w:rsidR="009E3F16" w:rsidRDefault="009E3F16">
            <w:pPr>
              <w:rPr>
                <w:lang w:eastAsia="sv-SE"/>
              </w:rPr>
            </w:pPr>
            <w:r>
              <w:rPr>
                <w:lang w:eastAsia="sv-SE"/>
              </w:rPr>
              <w:t>(Initiator’s previous)</w:t>
            </w:r>
          </w:p>
        </w:tc>
        <w:tc>
          <w:tcPr>
            <w:tcW w:w="2923" w:type="dxa"/>
            <w:tcBorders>
              <w:top w:val="nil"/>
              <w:left w:val="nil"/>
              <w:bottom w:val="dashed" w:sz="4" w:space="0" w:color="969696"/>
              <w:right w:val="single" w:sz="4" w:space="0" w:color="auto"/>
            </w:tcBorders>
          </w:tcPr>
          <w:p w14:paraId="73603CB9" w14:textId="77777777" w:rsidR="009E3F16" w:rsidRDefault="009E3F16">
            <w:pPr>
              <w:rPr>
                <w:lang w:eastAsia="sv-SE"/>
              </w:rPr>
            </w:pPr>
          </w:p>
        </w:tc>
      </w:tr>
      <w:tr w:rsidR="00C90C98" w14:paraId="5FF7A95A" w14:textId="77777777">
        <w:trPr>
          <w:trHeight w:val="765"/>
        </w:trPr>
        <w:tc>
          <w:tcPr>
            <w:tcW w:w="406" w:type="dxa"/>
            <w:tcBorders>
              <w:top w:val="nil"/>
              <w:left w:val="single" w:sz="4" w:space="0" w:color="auto"/>
              <w:bottom w:val="dashed" w:sz="4" w:space="0" w:color="969696"/>
              <w:right w:val="single" w:sz="4" w:space="0" w:color="auto"/>
            </w:tcBorders>
          </w:tcPr>
          <w:p w14:paraId="69DD0E9D" w14:textId="77777777" w:rsidR="009E3F16" w:rsidRDefault="009E3F16">
            <w:pPr>
              <w:rPr>
                <w:lang w:eastAsia="sv-SE"/>
              </w:rPr>
            </w:pPr>
            <w:r>
              <w:rPr>
                <w:lang w:eastAsia="sv-SE"/>
              </w:rPr>
              <w:t>1.4</w:t>
            </w:r>
          </w:p>
        </w:tc>
        <w:tc>
          <w:tcPr>
            <w:tcW w:w="2534" w:type="dxa"/>
            <w:gridSpan w:val="2"/>
            <w:tcBorders>
              <w:top w:val="nil"/>
              <w:left w:val="nil"/>
              <w:bottom w:val="dashed" w:sz="4" w:space="0" w:color="969696"/>
              <w:right w:val="single" w:sz="4" w:space="0" w:color="auto"/>
            </w:tcBorders>
          </w:tcPr>
          <w:p w14:paraId="60868449" w14:textId="77777777" w:rsidR="009E3F16" w:rsidRDefault="009E3F16">
            <w:pPr>
              <w:rPr>
                <w:lang w:eastAsia="sv-SE"/>
              </w:rPr>
            </w:pPr>
            <w:r>
              <w:rPr>
                <w:lang w:eastAsia="sv-SE"/>
              </w:rPr>
              <w:t>Acknowledgement from marketplace</w:t>
            </w:r>
          </w:p>
        </w:tc>
        <w:tc>
          <w:tcPr>
            <w:tcW w:w="975" w:type="dxa"/>
            <w:gridSpan w:val="2"/>
            <w:tcBorders>
              <w:top w:val="nil"/>
              <w:left w:val="nil"/>
              <w:bottom w:val="dashed" w:sz="4" w:space="0" w:color="969696"/>
              <w:right w:val="single" w:sz="4" w:space="0" w:color="auto"/>
            </w:tcBorders>
          </w:tcPr>
          <w:p w14:paraId="238DC9E6" w14:textId="77777777" w:rsidR="009E3F16" w:rsidRDefault="009E3F16">
            <w:pPr>
              <w:rPr>
                <w:lang w:eastAsia="sv-SE"/>
              </w:rPr>
            </w:pPr>
            <w:r>
              <w:rPr>
                <w:lang w:eastAsia="sv-SE"/>
              </w:rPr>
              <w:t>TCR Ack</w:t>
            </w:r>
          </w:p>
        </w:tc>
        <w:tc>
          <w:tcPr>
            <w:tcW w:w="1364" w:type="dxa"/>
            <w:gridSpan w:val="2"/>
            <w:tcBorders>
              <w:top w:val="nil"/>
              <w:left w:val="nil"/>
              <w:bottom w:val="dashed" w:sz="4" w:space="0" w:color="969696"/>
              <w:right w:val="single" w:sz="4" w:space="0" w:color="auto"/>
            </w:tcBorders>
          </w:tcPr>
          <w:p w14:paraId="11874D2E" w14:textId="77777777" w:rsidR="009E3F16" w:rsidRDefault="009E3F16">
            <w:pPr>
              <w:rPr>
                <w:lang w:eastAsia="sv-SE"/>
              </w:rPr>
            </w:pPr>
            <w:r>
              <w:rPr>
                <w:lang w:eastAsia="sv-SE"/>
              </w:rPr>
              <w:t>New (0);</w:t>
            </w:r>
          </w:p>
          <w:p w14:paraId="0EA8A246" w14:textId="77777777" w:rsidR="009E3F16" w:rsidRDefault="009E3F16">
            <w:pPr>
              <w:rPr>
                <w:lang w:eastAsia="sv-SE"/>
              </w:rPr>
            </w:pPr>
            <w:r>
              <w:rPr>
                <w:lang w:eastAsia="sv-SE"/>
              </w:rPr>
              <w:t>Cancel (1); Replace (2)</w:t>
            </w:r>
          </w:p>
        </w:tc>
        <w:tc>
          <w:tcPr>
            <w:tcW w:w="1559" w:type="dxa"/>
            <w:gridSpan w:val="2"/>
            <w:tcBorders>
              <w:top w:val="nil"/>
              <w:left w:val="nil"/>
              <w:bottom w:val="dashed" w:sz="4" w:space="0" w:color="969696"/>
              <w:right w:val="single" w:sz="4" w:space="0" w:color="auto"/>
            </w:tcBorders>
          </w:tcPr>
          <w:p w14:paraId="7666129F" w14:textId="77777777" w:rsidR="009E3F16" w:rsidRDefault="009E3F16">
            <w:pPr>
              <w:rPr>
                <w:lang w:eastAsia="sv-SE"/>
              </w:rPr>
            </w:pPr>
            <w:r>
              <w:rPr>
                <w:lang w:eastAsia="sv-SE"/>
              </w:rPr>
              <w:t>Addendum (4),</w:t>
            </w:r>
            <w:r>
              <w:rPr>
                <w:lang w:eastAsia="sv-SE"/>
              </w:rPr>
              <w:br/>
              <w:t>No/Was (5)</w:t>
            </w:r>
          </w:p>
        </w:tc>
        <w:tc>
          <w:tcPr>
            <w:tcW w:w="1559" w:type="dxa"/>
            <w:tcBorders>
              <w:top w:val="nil"/>
              <w:left w:val="nil"/>
              <w:bottom w:val="dashed" w:sz="4" w:space="0" w:color="969696"/>
              <w:right w:val="single" w:sz="4" w:space="0" w:color="auto"/>
            </w:tcBorders>
          </w:tcPr>
          <w:p w14:paraId="44E54AA2" w14:textId="77777777" w:rsidR="009E3F16" w:rsidRDefault="009E3F16">
            <w:pPr>
              <w:rPr>
                <w:lang w:eastAsia="sv-SE"/>
              </w:rPr>
            </w:pPr>
            <w:r>
              <w:rPr>
                <w:lang w:eastAsia="sv-SE"/>
              </w:rPr>
              <w:t>One-Party Report for Matching (2)</w:t>
            </w:r>
          </w:p>
        </w:tc>
        <w:tc>
          <w:tcPr>
            <w:tcW w:w="980" w:type="dxa"/>
            <w:tcBorders>
              <w:top w:val="nil"/>
              <w:left w:val="nil"/>
              <w:bottom w:val="dashed" w:sz="4" w:space="0" w:color="969696"/>
              <w:right w:val="single" w:sz="4" w:space="0" w:color="auto"/>
            </w:tcBorders>
          </w:tcPr>
          <w:p w14:paraId="2B6CFFD8" w14:textId="77777777" w:rsidR="009E3F16" w:rsidRDefault="009E3F16">
            <w:pPr>
              <w:rPr>
                <w:lang w:eastAsia="sv-SE"/>
              </w:rPr>
            </w:pPr>
            <w:r>
              <w:rPr>
                <w:lang w:eastAsia="sv-SE"/>
              </w:rPr>
              <w:t>Initiator’s</w:t>
            </w:r>
          </w:p>
        </w:tc>
        <w:tc>
          <w:tcPr>
            <w:tcW w:w="1365" w:type="dxa"/>
            <w:tcBorders>
              <w:top w:val="nil"/>
              <w:left w:val="nil"/>
              <w:bottom w:val="dashed" w:sz="4" w:space="0" w:color="969696"/>
              <w:right w:val="single" w:sz="4" w:space="0" w:color="auto"/>
            </w:tcBorders>
          </w:tcPr>
          <w:p w14:paraId="0F9FD6E4" w14:textId="77777777" w:rsidR="009E3F16" w:rsidRDefault="009E3F16">
            <w:pPr>
              <w:rPr>
                <w:lang w:eastAsia="sv-SE"/>
              </w:rPr>
            </w:pPr>
            <w:r>
              <w:rPr>
                <w:lang w:eastAsia="sv-SE"/>
              </w:rPr>
              <w:t>Initiator’s (Initiator’s)</w:t>
            </w:r>
          </w:p>
        </w:tc>
        <w:tc>
          <w:tcPr>
            <w:tcW w:w="2923" w:type="dxa"/>
            <w:tcBorders>
              <w:top w:val="nil"/>
              <w:left w:val="nil"/>
              <w:bottom w:val="dashed" w:sz="4" w:space="0" w:color="969696"/>
              <w:right w:val="single" w:sz="4" w:space="0" w:color="auto"/>
            </w:tcBorders>
          </w:tcPr>
          <w:p w14:paraId="02039F01" w14:textId="77777777" w:rsidR="009E3F16" w:rsidRDefault="009E3F16">
            <w:pPr>
              <w:rPr>
                <w:lang w:eastAsia="sv-SE"/>
              </w:rPr>
            </w:pPr>
            <w:r>
              <w:rPr>
                <w:lang w:eastAsia="sv-SE"/>
              </w:rPr>
              <w:t> Optional. If ack message is used for One-Party Reports.</w:t>
            </w:r>
          </w:p>
        </w:tc>
      </w:tr>
      <w:tr w:rsidR="00C90C98" w14:paraId="1859DCBB" w14:textId="77777777">
        <w:trPr>
          <w:trHeight w:val="765"/>
        </w:trPr>
        <w:tc>
          <w:tcPr>
            <w:tcW w:w="406" w:type="dxa"/>
            <w:tcBorders>
              <w:top w:val="nil"/>
              <w:left w:val="single" w:sz="4" w:space="0" w:color="auto"/>
              <w:bottom w:val="dashed" w:sz="4" w:space="0" w:color="969696"/>
              <w:right w:val="single" w:sz="4" w:space="0" w:color="auto"/>
            </w:tcBorders>
          </w:tcPr>
          <w:p w14:paraId="3B28C02F" w14:textId="77777777" w:rsidR="009E3F16" w:rsidRDefault="009E3F16">
            <w:pPr>
              <w:rPr>
                <w:lang w:eastAsia="sv-SE"/>
              </w:rPr>
            </w:pPr>
            <w:r>
              <w:rPr>
                <w:lang w:eastAsia="sv-SE"/>
              </w:rPr>
              <w:t>1.5</w:t>
            </w:r>
          </w:p>
        </w:tc>
        <w:tc>
          <w:tcPr>
            <w:tcW w:w="2534" w:type="dxa"/>
            <w:gridSpan w:val="2"/>
            <w:tcBorders>
              <w:top w:val="nil"/>
              <w:left w:val="nil"/>
              <w:bottom w:val="dashed" w:sz="4" w:space="0" w:color="969696"/>
              <w:right w:val="single" w:sz="4" w:space="0" w:color="auto"/>
            </w:tcBorders>
          </w:tcPr>
          <w:p w14:paraId="2561976E" w14:textId="77777777" w:rsidR="009E3F16" w:rsidRDefault="009E3F16">
            <w:pPr>
              <w:rPr>
                <w:lang w:eastAsia="sv-SE"/>
              </w:rPr>
            </w:pPr>
            <w:r>
              <w:rPr>
                <w:lang w:eastAsia="sv-SE"/>
              </w:rPr>
              <w:t>Reject from marketplace</w:t>
            </w:r>
          </w:p>
        </w:tc>
        <w:tc>
          <w:tcPr>
            <w:tcW w:w="975" w:type="dxa"/>
            <w:gridSpan w:val="2"/>
            <w:tcBorders>
              <w:top w:val="nil"/>
              <w:left w:val="nil"/>
              <w:bottom w:val="dashed" w:sz="4" w:space="0" w:color="969696"/>
              <w:right w:val="single" w:sz="4" w:space="0" w:color="auto"/>
            </w:tcBorders>
          </w:tcPr>
          <w:p w14:paraId="2BFB0DF6" w14:textId="77777777" w:rsidR="009E3F16" w:rsidRDefault="009E3F16">
            <w:pPr>
              <w:rPr>
                <w:lang w:eastAsia="sv-SE"/>
              </w:rPr>
            </w:pPr>
            <w:r>
              <w:rPr>
                <w:lang w:eastAsia="sv-SE"/>
              </w:rPr>
              <w:t>TCR Ack</w:t>
            </w:r>
          </w:p>
        </w:tc>
        <w:tc>
          <w:tcPr>
            <w:tcW w:w="1364" w:type="dxa"/>
            <w:gridSpan w:val="2"/>
            <w:tcBorders>
              <w:top w:val="nil"/>
              <w:left w:val="nil"/>
              <w:bottom w:val="dashed" w:sz="4" w:space="0" w:color="969696"/>
              <w:right w:val="single" w:sz="4" w:space="0" w:color="auto"/>
            </w:tcBorders>
          </w:tcPr>
          <w:p w14:paraId="59535648" w14:textId="77777777" w:rsidR="009E3F16" w:rsidRDefault="009E3F16">
            <w:pPr>
              <w:rPr>
                <w:lang w:eastAsia="sv-SE"/>
              </w:rPr>
            </w:pPr>
            <w:r>
              <w:rPr>
                <w:lang w:eastAsia="sv-SE"/>
              </w:rPr>
              <w:t>New (0);</w:t>
            </w:r>
          </w:p>
          <w:p w14:paraId="6D21DFAC" w14:textId="77777777" w:rsidR="009E3F16" w:rsidRDefault="009E3F16">
            <w:pPr>
              <w:rPr>
                <w:lang w:eastAsia="sv-SE"/>
              </w:rPr>
            </w:pPr>
            <w:r>
              <w:rPr>
                <w:lang w:eastAsia="sv-SE"/>
              </w:rPr>
              <w:t>Cancel (1); Replace (2)</w:t>
            </w:r>
          </w:p>
        </w:tc>
        <w:tc>
          <w:tcPr>
            <w:tcW w:w="1559" w:type="dxa"/>
            <w:gridSpan w:val="2"/>
            <w:tcBorders>
              <w:top w:val="nil"/>
              <w:left w:val="nil"/>
              <w:bottom w:val="dashed" w:sz="4" w:space="0" w:color="969696"/>
              <w:right w:val="single" w:sz="4" w:space="0" w:color="auto"/>
            </w:tcBorders>
          </w:tcPr>
          <w:p w14:paraId="478EA951" w14:textId="77777777" w:rsidR="009E3F16" w:rsidRDefault="009E3F16">
            <w:pPr>
              <w:rPr>
                <w:lang w:eastAsia="sv-SE"/>
              </w:rPr>
            </w:pPr>
            <w:r>
              <w:rPr>
                <w:lang w:eastAsia="sv-SE"/>
              </w:rPr>
              <w:t>Addendum (4),</w:t>
            </w:r>
            <w:r>
              <w:rPr>
                <w:lang w:eastAsia="sv-SE"/>
              </w:rPr>
              <w:br/>
              <w:t>No/Was (5)</w:t>
            </w:r>
          </w:p>
        </w:tc>
        <w:tc>
          <w:tcPr>
            <w:tcW w:w="1559" w:type="dxa"/>
            <w:tcBorders>
              <w:top w:val="nil"/>
              <w:left w:val="nil"/>
              <w:bottom w:val="dashed" w:sz="4" w:space="0" w:color="969696"/>
              <w:right w:val="single" w:sz="4" w:space="0" w:color="auto"/>
            </w:tcBorders>
          </w:tcPr>
          <w:p w14:paraId="47026E8E" w14:textId="77777777" w:rsidR="009E3F16" w:rsidRDefault="009E3F16">
            <w:pPr>
              <w:rPr>
                <w:lang w:eastAsia="sv-SE"/>
              </w:rPr>
            </w:pPr>
            <w:r>
              <w:rPr>
                <w:lang w:eastAsia="sv-SE"/>
              </w:rPr>
              <w:t>One-Party Report for Matching (2)</w:t>
            </w:r>
          </w:p>
        </w:tc>
        <w:tc>
          <w:tcPr>
            <w:tcW w:w="980" w:type="dxa"/>
            <w:tcBorders>
              <w:top w:val="nil"/>
              <w:left w:val="nil"/>
              <w:bottom w:val="dashed" w:sz="4" w:space="0" w:color="969696"/>
              <w:right w:val="single" w:sz="4" w:space="0" w:color="auto"/>
            </w:tcBorders>
          </w:tcPr>
          <w:p w14:paraId="4358072A" w14:textId="77777777" w:rsidR="009E3F16" w:rsidRDefault="009E3F16">
            <w:pPr>
              <w:rPr>
                <w:lang w:eastAsia="sv-SE"/>
              </w:rPr>
            </w:pPr>
            <w:r>
              <w:rPr>
                <w:lang w:eastAsia="sv-SE"/>
              </w:rPr>
              <w:t>Initiator’s</w:t>
            </w:r>
          </w:p>
        </w:tc>
        <w:tc>
          <w:tcPr>
            <w:tcW w:w="1365" w:type="dxa"/>
            <w:tcBorders>
              <w:top w:val="nil"/>
              <w:left w:val="nil"/>
              <w:bottom w:val="dashed" w:sz="4" w:space="0" w:color="969696"/>
              <w:right w:val="single" w:sz="4" w:space="0" w:color="auto"/>
            </w:tcBorders>
          </w:tcPr>
          <w:p w14:paraId="2317BE56" w14:textId="77777777" w:rsidR="009E3F16" w:rsidRDefault="009E3F16">
            <w:pPr>
              <w:rPr>
                <w:lang w:eastAsia="sv-SE"/>
              </w:rPr>
            </w:pPr>
            <w:r>
              <w:rPr>
                <w:lang w:eastAsia="sv-SE"/>
              </w:rPr>
              <w:t>Initiator’s (Initiator’s)</w:t>
            </w:r>
          </w:p>
        </w:tc>
        <w:tc>
          <w:tcPr>
            <w:tcW w:w="2923" w:type="dxa"/>
            <w:tcBorders>
              <w:top w:val="nil"/>
              <w:left w:val="nil"/>
              <w:bottom w:val="dashed" w:sz="4" w:space="0" w:color="969696"/>
              <w:right w:val="single" w:sz="4" w:space="0" w:color="auto"/>
            </w:tcBorders>
          </w:tcPr>
          <w:p w14:paraId="60EDA82E" w14:textId="77777777" w:rsidR="009E3F16" w:rsidRDefault="009E3F16">
            <w:pPr>
              <w:rPr>
                <w:lang w:eastAsia="sv-SE"/>
              </w:rPr>
            </w:pPr>
            <w:r>
              <w:rPr>
                <w:lang w:eastAsia="sv-SE"/>
              </w:rPr>
              <w:t> </w:t>
            </w:r>
          </w:p>
        </w:tc>
      </w:tr>
      <w:tr w:rsidR="009E3F16" w14:paraId="05800060" w14:textId="77777777">
        <w:tblPrEx>
          <w:tblW w:w="13665" w:type="dxa"/>
          <w:tblInd w:w="55" w:type="dxa"/>
          <w:tblCellMar>
            <w:left w:w="70" w:type="dxa"/>
            <w:right w:w="70" w:type="dxa"/>
          </w:tblCellMar>
          <w:tblLook w:val="0000" w:firstRow="0" w:lastRow="0" w:firstColumn="0" w:lastColumn="0" w:noHBand="0" w:noVBand="0"/>
          <w:tblPrExChange w:id="563"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255"/>
          <w:trPrChange w:id="564" w:author="Administrator" w:date="2011-08-18T10:53:00Z">
            <w:trPr>
              <w:gridAfter w:val="0"/>
              <w:trHeight w:val="255"/>
            </w:trPr>
          </w:trPrChange>
        </w:trPr>
        <w:tc>
          <w:tcPr>
            <w:tcW w:w="406" w:type="dxa"/>
            <w:tcBorders>
              <w:top w:val="nil"/>
              <w:left w:val="single" w:sz="4" w:space="0" w:color="auto"/>
              <w:bottom w:val="dashed" w:sz="4" w:space="0" w:color="969696"/>
              <w:right w:val="single" w:sz="4" w:space="0" w:color="auto"/>
            </w:tcBorders>
            <w:tcPrChange w:id="565" w:author="Administrator" w:date="2011-08-18T10:53:00Z">
              <w:tcPr>
                <w:tcW w:w="406" w:type="dxa"/>
                <w:gridSpan w:val="2"/>
                <w:tcBorders>
                  <w:top w:val="nil"/>
                  <w:left w:val="single" w:sz="4" w:space="0" w:color="auto"/>
                  <w:bottom w:val="dashed" w:sz="4" w:space="0" w:color="969696"/>
                  <w:right w:val="single" w:sz="4" w:space="0" w:color="auto"/>
                </w:tcBorders>
                <w:shd w:val="clear" w:color="auto" w:fill="auto"/>
              </w:tcPr>
            </w:tcPrChange>
          </w:tcPr>
          <w:p w14:paraId="4A75BA9D" w14:textId="77777777" w:rsidR="009E3F16" w:rsidRDefault="009E3F16">
            <w:pPr>
              <w:rPr>
                <w:b/>
                <w:bCs/>
                <w:lang w:eastAsia="sv-SE"/>
              </w:rPr>
            </w:pPr>
            <w:r>
              <w:rPr>
                <w:b/>
                <w:bCs/>
                <w:lang w:eastAsia="sv-SE"/>
              </w:rPr>
              <w:t>2</w:t>
            </w:r>
          </w:p>
        </w:tc>
        <w:tc>
          <w:tcPr>
            <w:tcW w:w="13259" w:type="dxa"/>
            <w:gridSpan w:val="12"/>
            <w:tcBorders>
              <w:top w:val="nil"/>
              <w:left w:val="nil"/>
              <w:bottom w:val="dashed" w:sz="4" w:space="0" w:color="969696"/>
              <w:right w:val="single" w:sz="4" w:space="0" w:color="auto"/>
            </w:tcBorders>
            <w:tcPrChange w:id="566" w:author="Administrator" w:date="2011-08-18T10:53:00Z">
              <w:tcPr>
                <w:tcW w:w="13259" w:type="dxa"/>
                <w:gridSpan w:val="13"/>
                <w:tcBorders>
                  <w:top w:val="nil"/>
                  <w:left w:val="nil"/>
                  <w:bottom w:val="dashed" w:sz="4" w:space="0" w:color="969696"/>
                  <w:right w:val="single" w:sz="4" w:space="0" w:color="auto"/>
                </w:tcBorders>
                <w:shd w:val="clear" w:color="auto" w:fill="auto"/>
              </w:tcPr>
            </w:tcPrChange>
          </w:tcPr>
          <w:p w14:paraId="2184FA38" w14:textId="77777777" w:rsidR="009E3F16" w:rsidRDefault="009E3F16">
            <w:pPr>
              <w:rPr>
                <w:b/>
                <w:bCs/>
                <w:lang w:eastAsia="sv-SE"/>
              </w:rPr>
            </w:pPr>
            <w:r>
              <w:rPr>
                <w:b/>
                <w:bCs/>
                <w:lang w:eastAsia="sv-SE"/>
              </w:rPr>
              <w:t>Optional relay of request to counterparty</w:t>
            </w:r>
          </w:p>
        </w:tc>
      </w:tr>
      <w:tr w:rsidR="00C90C98" w14:paraId="2BFE133C" w14:textId="77777777">
        <w:trPr>
          <w:trHeight w:val="765"/>
        </w:trPr>
        <w:tc>
          <w:tcPr>
            <w:tcW w:w="406" w:type="dxa"/>
            <w:tcBorders>
              <w:top w:val="nil"/>
              <w:left w:val="single" w:sz="4" w:space="0" w:color="auto"/>
              <w:bottom w:val="nil"/>
              <w:right w:val="single" w:sz="4" w:space="0" w:color="auto"/>
            </w:tcBorders>
          </w:tcPr>
          <w:p w14:paraId="1A9B2809" w14:textId="77777777" w:rsidR="009E3F16" w:rsidRDefault="009E3F16">
            <w:pPr>
              <w:rPr>
                <w:lang w:eastAsia="sv-SE"/>
              </w:rPr>
            </w:pPr>
            <w:r>
              <w:rPr>
                <w:lang w:eastAsia="sv-SE"/>
              </w:rPr>
              <w:t>2.1</w:t>
            </w:r>
          </w:p>
        </w:tc>
        <w:tc>
          <w:tcPr>
            <w:tcW w:w="2534" w:type="dxa"/>
            <w:gridSpan w:val="2"/>
            <w:tcBorders>
              <w:top w:val="nil"/>
              <w:left w:val="nil"/>
              <w:bottom w:val="nil"/>
              <w:right w:val="single" w:sz="4" w:space="0" w:color="auto"/>
            </w:tcBorders>
          </w:tcPr>
          <w:p w14:paraId="4D5BADD9" w14:textId="77777777" w:rsidR="009E3F16" w:rsidRDefault="009E3F16">
            <w:pPr>
              <w:rPr>
                <w:lang w:eastAsia="sv-SE"/>
              </w:rPr>
            </w:pPr>
            <w:r>
              <w:rPr>
                <w:lang w:eastAsia="sv-SE"/>
              </w:rPr>
              <w:t>Marketplace forward of initiators “New” report (Alleged)</w:t>
            </w:r>
          </w:p>
        </w:tc>
        <w:tc>
          <w:tcPr>
            <w:tcW w:w="975" w:type="dxa"/>
            <w:gridSpan w:val="2"/>
            <w:tcBorders>
              <w:top w:val="nil"/>
              <w:left w:val="nil"/>
              <w:bottom w:val="nil"/>
              <w:right w:val="single" w:sz="4" w:space="0" w:color="auto"/>
            </w:tcBorders>
          </w:tcPr>
          <w:p w14:paraId="512929BC" w14:textId="77777777" w:rsidR="009E3F16" w:rsidRDefault="009E3F16">
            <w:pPr>
              <w:rPr>
                <w:lang w:eastAsia="sv-SE"/>
              </w:rPr>
            </w:pPr>
            <w:r>
              <w:rPr>
                <w:lang w:eastAsia="sv-SE"/>
              </w:rPr>
              <w:t>TCR</w:t>
            </w:r>
          </w:p>
        </w:tc>
        <w:tc>
          <w:tcPr>
            <w:tcW w:w="1364" w:type="dxa"/>
            <w:gridSpan w:val="2"/>
            <w:tcBorders>
              <w:top w:val="nil"/>
              <w:left w:val="nil"/>
              <w:bottom w:val="nil"/>
              <w:right w:val="single" w:sz="4" w:space="0" w:color="auto"/>
            </w:tcBorders>
          </w:tcPr>
          <w:p w14:paraId="3332EB36" w14:textId="77777777" w:rsidR="009E3F16" w:rsidRDefault="009E3F16">
            <w:pPr>
              <w:rPr>
                <w:lang w:eastAsia="sv-SE"/>
              </w:rPr>
            </w:pPr>
            <w:r>
              <w:rPr>
                <w:lang w:eastAsia="sv-SE"/>
              </w:rPr>
              <w:t>New (0)</w:t>
            </w:r>
          </w:p>
        </w:tc>
        <w:tc>
          <w:tcPr>
            <w:tcW w:w="1559" w:type="dxa"/>
            <w:gridSpan w:val="2"/>
            <w:tcBorders>
              <w:top w:val="nil"/>
              <w:left w:val="nil"/>
              <w:bottom w:val="nil"/>
              <w:right w:val="single" w:sz="4" w:space="0" w:color="auto"/>
            </w:tcBorders>
          </w:tcPr>
          <w:p w14:paraId="43764F42" w14:textId="77777777" w:rsidR="009E3F16" w:rsidRDefault="009E3F16">
            <w:pPr>
              <w:rPr>
                <w:lang w:eastAsia="sv-SE"/>
              </w:rPr>
            </w:pPr>
            <w:r>
              <w:rPr>
                <w:lang w:eastAsia="sv-SE"/>
              </w:rPr>
              <w:t>Alleged Addendum (tbd);</w:t>
            </w:r>
          </w:p>
          <w:p w14:paraId="2CCB6C3F" w14:textId="77777777" w:rsidR="009E3F16" w:rsidRDefault="009E3F16">
            <w:pPr>
              <w:rPr>
                <w:lang w:eastAsia="sv-SE"/>
              </w:rPr>
            </w:pPr>
            <w:r>
              <w:rPr>
                <w:lang w:eastAsia="sv-SE"/>
              </w:rPr>
              <w:t>Alleged No/Was (tbd)</w:t>
            </w:r>
          </w:p>
        </w:tc>
        <w:tc>
          <w:tcPr>
            <w:tcW w:w="1559" w:type="dxa"/>
            <w:tcBorders>
              <w:top w:val="nil"/>
              <w:left w:val="nil"/>
              <w:bottom w:val="nil"/>
              <w:right w:val="single" w:sz="4" w:space="0" w:color="auto"/>
            </w:tcBorders>
          </w:tcPr>
          <w:p w14:paraId="13047B7D" w14:textId="77777777" w:rsidR="009E3F16" w:rsidRDefault="009E3F16">
            <w:pPr>
              <w:rPr>
                <w:lang w:eastAsia="sv-SE"/>
              </w:rPr>
            </w:pPr>
            <w:r>
              <w:rPr>
                <w:lang w:eastAsia="sv-SE"/>
              </w:rPr>
              <w:t>One-Party Report for Matching (2)</w:t>
            </w:r>
          </w:p>
        </w:tc>
        <w:tc>
          <w:tcPr>
            <w:tcW w:w="980" w:type="dxa"/>
            <w:tcBorders>
              <w:top w:val="nil"/>
              <w:left w:val="nil"/>
              <w:bottom w:val="nil"/>
              <w:right w:val="single" w:sz="4" w:space="0" w:color="auto"/>
            </w:tcBorders>
          </w:tcPr>
          <w:p w14:paraId="2E0232A4" w14:textId="77777777" w:rsidR="009E3F16" w:rsidRDefault="009E3F16">
            <w:pPr>
              <w:rPr>
                <w:lang w:eastAsia="sv-SE"/>
              </w:rPr>
            </w:pPr>
            <w:r>
              <w:rPr>
                <w:lang w:eastAsia="sv-SE"/>
              </w:rPr>
              <w:t>Initiator’s</w:t>
            </w:r>
          </w:p>
        </w:tc>
        <w:tc>
          <w:tcPr>
            <w:tcW w:w="1365" w:type="dxa"/>
            <w:tcBorders>
              <w:top w:val="nil"/>
              <w:left w:val="nil"/>
              <w:bottom w:val="nil"/>
              <w:right w:val="single" w:sz="4" w:space="0" w:color="auto"/>
            </w:tcBorders>
          </w:tcPr>
          <w:p w14:paraId="255D9B51" w14:textId="77777777" w:rsidR="009E3F16" w:rsidRDefault="009E3F16">
            <w:pPr>
              <w:rPr>
                <w:lang w:eastAsia="sv-SE"/>
              </w:rPr>
            </w:pPr>
            <w:r>
              <w:rPr>
                <w:lang w:eastAsia="sv-SE"/>
              </w:rPr>
              <w:t>New</w:t>
            </w:r>
          </w:p>
          <w:p w14:paraId="131C2ED2" w14:textId="77777777" w:rsidR="009E3F16" w:rsidRDefault="009E3F16">
            <w:pPr>
              <w:rPr>
                <w:lang w:eastAsia="sv-SE"/>
              </w:rPr>
            </w:pPr>
            <w:r>
              <w:rPr>
                <w:lang w:eastAsia="sv-SE"/>
              </w:rPr>
              <w:t>(N/A)</w:t>
            </w:r>
          </w:p>
        </w:tc>
        <w:tc>
          <w:tcPr>
            <w:tcW w:w="2923" w:type="dxa"/>
            <w:tcBorders>
              <w:top w:val="nil"/>
              <w:left w:val="nil"/>
              <w:bottom w:val="nil"/>
              <w:right w:val="single" w:sz="4" w:space="0" w:color="auto"/>
            </w:tcBorders>
          </w:tcPr>
          <w:p w14:paraId="3B3CF133" w14:textId="77777777" w:rsidR="009E3F16" w:rsidRDefault="009E3F16">
            <w:pPr>
              <w:rPr>
                <w:lang w:eastAsia="sv-SE"/>
              </w:rPr>
            </w:pPr>
          </w:p>
        </w:tc>
      </w:tr>
      <w:tr w:rsidR="00C90C98" w14:paraId="1941B08B" w14:textId="77777777">
        <w:trPr>
          <w:trHeight w:val="765"/>
        </w:trPr>
        <w:tc>
          <w:tcPr>
            <w:tcW w:w="406" w:type="dxa"/>
            <w:tcBorders>
              <w:top w:val="nil"/>
              <w:left w:val="single" w:sz="4" w:space="0" w:color="auto"/>
              <w:bottom w:val="single" w:sz="4" w:space="0" w:color="auto"/>
              <w:right w:val="single" w:sz="4" w:space="0" w:color="auto"/>
            </w:tcBorders>
          </w:tcPr>
          <w:p w14:paraId="4D34B93E" w14:textId="77777777" w:rsidR="009E3F16" w:rsidRDefault="009E3F16">
            <w:pPr>
              <w:rPr>
                <w:lang w:eastAsia="sv-SE"/>
              </w:rPr>
            </w:pPr>
            <w:r>
              <w:rPr>
                <w:lang w:eastAsia="sv-SE"/>
              </w:rPr>
              <w:t>2.2</w:t>
            </w:r>
          </w:p>
        </w:tc>
        <w:tc>
          <w:tcPr>
            <w:tcW w:w="2534" w:type="dxa"/>
            <w:gridSpan w:val="2"/>
            <w:tcBorders>
              <w:top w:val="nil"/>
              <w:left w:val="nil"/>
              <w:bottom w:val="single" w:sz="4" w:space="0" w:color="auto"/>
              <w:right w:val="single" w:sz="4" w:space="0" w:color="auto"/>
            </w:tcBorders>
          </w:tcPr>
          <w:p w14:paraId="7AB34E32" w14:textId="77777777" w:rsidR="009E3F16" w:rsidRDefault="009E3F16">
            <w:pPr>
              <w:rPr>
                <w:lang w:eastAsia="sv-SE"/>
              </w:rPr>
            </w:pPr>
            <w:r>
              <w:rPr>
                <w:lang w:eastAsia="sv-SE"/>
              </w:rPr>
              <w:t>Marketplace forward of initiators “Cancel” or “Replace” report (Alleged)</w:t>
            </w:r>
          </w:p>
        </w:tc>
        <w:tc>
          <w:tcPr>
            <w:tcW w:w="975" w:type="dxa"/>
            <w:gridSpan w:val="2"/>
            <w:tcBorders>
              <w:top w:val="nil"/>
              <w:left w:val="nil"/>
              <w:bottom w:val="single" w:sz="4" w:space="0" w:color="auto"/>
              <w:right w:val="single" w:sz="4" w:space="0" w:color="auto"/>
            </w:tcBorders>
          </w:tcPr>
          <w:p w14:paraId="4BCBC9BA" w14:textId="77777777" w:rsidR="009E3F16" w:rsidRDefault="009E3F16">
            <w:pPr>
              <w:rPr>
                <w:lang w:eastAsia="sv-SE"/>
              </w:rPr>
            </w:pPr>
            <w:r>
              <w:rPr>
                <w:lang w:eastAsia="sv-SE"/>
              </w:rPr>
              <w:t>TCR</w:t>
            </w:r>
          </w:p>
        </w:tc>
        <w:tc>
          <w:tcPr>
            <w:tcW w:w="1364" w:type="dxa"/>
            <w:gridSpan w:val="2"/>
            <w:tcBorders>
              <w:top w:val="nil"/>
              <w:left w:val="nil"/>
              <w:bottom w:val="single" w:sz="4" w:space="0" w:color="auto"/>
              <w:right w:val="single" w:sz="4" w:space="0" w:color="auto"/>
            </w:tcBorders>
          </w:tcPr>
          <w:p w14:paraId="6406BE42" w14:textId="77777777" w:rsidR="009E3F16" w:rsidRDefault="009E3F16">
            <w:pPr>
              <w:rPr>
                <w:lang w:eastAsia="sv-SE"/>
              </w:rPr>
            </w:pPr>
            <w:r>
              <w:rPr>
                <w:lang w:eastAsia="sv-SE"/>
              </w:rPr>
              <w:t>Cancel (1) or</w:t>
            </w:r>
            <w:r>
              <w:rPr>
                <w:lang w:eastAsia="sv-SE"/>
              </w:rPr>
              <w:br/>
              <w:t>Replace (2)</w:t>
            </w:r>
          </w:p>
        </w:tc>
        <w:tc>
          <w:tcPr>
            <w:tcW w:w="1559" w:type="dxa"/>
            <w:gridSpan w:val="2"/>
            <w:tcBorders>
              <w:top w:val="nil"/>
              <w:left w:val="nil"/>
              <w:bottom w:val="single" w:sz="4" w:space="0" w:color="auto"/>
              <w:right w:val="single" w:sz="4" w:space="0" w:color="auto"/>
            </w:tcBorders>
          </w:tcPr>
          <w:p w14:paraId="71BDD413" w14:textId="77777777" w:rsidR="009E3F16" w:rsidRDefault="009E3F16">
            <w:pPr>
              <w:rPr>
                <w:lang w:eastAsia="sv-SE"/>
              </w:rPr>
            </w:pPr>
            <w:r>
              <w:rPr>
                <w:lang w:eastAsia="sv-SE"/>
              </w:rPr>
              <w:t>Alleged (1)</w:t>
            </w:r>
          </w:p>
        </w:tc>
        <w:tc>
          <w:tcPr>
            <w:tcW w:w="1559" w:type="dxa"/>
            <w:tcBorders>
              <w:top w:val="nil"/>
              <w:left w:val="nil"/>
              <w:bottom w:val="single" w:sz="4" w:space="0" w:color="auto"/>
              <w:right w:val="single" w:sz="4" w:space="0" w:color="auto"/>
            </w:tcBorders>
          </w:tcPr>
          <w:p w14:paraId="1A7DBE89" w14:textId="77777777" w:rsidR="009E3F16" w:rsidRDefault="009E3F16">
            <w:pPr>
              <w:rPr>
                <w:lang w:eastAsia="sv-SE"/>
              </w:rPr>
            </w:pPr>
            <w:r>
              <w:rPr>
                <w:lang w:eastAsia="sv-SE"/>
              </w:rPr>
              <w:t>One-Party Report for Matching (2)</w:t>
            </w:r>
          </w:p>
        </w:tc>
        <w:tc>
          <w:tcPr>
            <w:tcW w:w="980" w:type="dxa"/>
            <w:tcBorders>
              <w:top w:val="nil"/>
              <w:left w:val="nil"/>
              <w:bottom w:val="single" w:sz="4" w:space="0" w:color="auto"/>
              <w:right w:val="single" w:sz="4" w:space="0" w:color="auto"/>
            </w:tcBorders>
          </w:tcPr>
          <w:p w14:paraId="65035B52" w14:textId="77777777" w:rsidR="009E3F16" w:rsidRDefault="009E3F16">
            <w:pPr>
              <w:rPr>
                <w:lang w:eastAsia="sv-SE"/>
              </w:rPr>
            </w:pPr>
            <w:r>
              <w:rPr>
                <w:lang w:eastAsia="sv-SE"/>
              </w:rPr>
              <w:t>Initiator’s (optional)</w:t>
            </w:r>
          </w:p>
        </w:tc>
        <w:tc>
          <w:tcPr>
            <w:tcW w:w="1365" w:type="dxa"/>
            <w:tcBorders>
              <w:top w:val="nil"/>
              <w:left w:val="nil"/>
              <w:bottom w:val="single" w:sz="4" w:space="0" w:color="auto"/>
              <w:right w:val="single" w:sz="4" w:space="0" w:color="auto"/>
            </w:tcBorders>
          </w:tcPr>
          <w:p w14:paraId="4CD3328D" w14:textId="77777777" w:rsidR="009E3F16" w:rsidRDefault="009E3F16">
            <w:pPr>
              <w:rPr>
                <w:lang w:eastAsia="sv-SE"/>
              </w:rPr>
            </w:pPr>
            <w:r>
              <w:rPr>
                <w:lang w:eastAsia="sv-SE"/>
              </w:rPr>
              <w:t>New (Marketplace’s</w:t>
            </w:r>
          </w:p>
          <w:p w14:paraId="5D473C4A" w14:textId="77777777" w:rsidR="009E3F16" w:rsidRDefault="009E3F16">
            <w:pPr>
              <w:rPr>
                <w:lang w:eastAsia="sv-SE"/>
              </w:rPr>
            </w:pPr>
            <w:r>
              <w:rPr>
                <w:lang w:eastAsia="sv-SE"/>
              </w:rPr>
              <w:t>Previous)</w:t>
            </w:r>
          </w:p>
        </w:tc>
        <w:tc>
          <w:tcPr>
            <w:tcW w:w="2923" w:type="dxa"/>
            <w:tcBorders>
              <w:top w:val="nil"/>
              <w:left w:val="nil"/>
              <w:bottom w:val="single" w:sz="4" w:space="0" w:color="auto"/>
              <w:right w:val="single" w:sz="4" w:space="0" w:color="auto"/>
            </w:tcBorders>
          </w:tcPr>
          <w:p w14:paraId="10E0C066" w14:textId="77777777" w:rsidR="009E3F16" w:rsidRDefault="009E3F16">
            <w:pPr>
              <w:rPr>
                <w:lang w:eastAsia="sv-SE"/>
              </w:rPr>
            </w:pPr>
            <w:r>
              <w:rPr>
                <w:lang w:eastAsia="sv-SE"/>
              </w:rPr>
              <w:t>The TradeID is not needed when the request itself is cancelled or replaced!</w:t>
            </w:r>
          </w:p>
        </w:tc>
      </w:tr>
      <w:tr w:rsidR="009E3F16" w14:paraId="642609D0" w14:textId="77777777">
        <w:tblPrEx>
          <w:tblW w:w="13665" w:type="dxa"/>
          <w:tblInd w:w="55" w:type="dxa"/>
          <w:tblCellMar>
            <w:left w:w="70" w:type="dxa"/>
            <w:right w:w="70" w:type="dxa"/>
          </w:tblCellMar>
          <w:tblLook w:val="0000" w:firstRow="0" w:lastRow="0" w:firstColumn="0" w:lastColumn="0" w:noHBand="0" w:noVBand="0"/>
          <w:tblPrExChange w:id="567"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568" w:author="Administrator" w:date="2011-08-18T10:53:00Z">
            <w:trPr>
              <w:gridAfter w:val="0"/>
              <w:trHeight w:val="510"/>
            </w:trPr>
          </w:trPrChange>
        </w:trPr>
        <w:tc>
          <w:tcPr>
            <w:tcW w:w="406" w:type="dxa"/>
            <w:tcBorders>
              <w:top w:val="nil"/>
              <w:left w:val="single" w:sz="4" w:space="0" w:color="auto"/>
              <w:bottom w:val="nil"/>
              <w:right w:val="single" w:sz="4" w:space="0" w:color="auto"/>
            </w:tcBorders>
            <w:tcPrChange w:id="569" w:author="Administrator" w:date="2011-08-18T10:53:00Z">
              <w:tcPr>
                <w:tcW w:w="406" w:type="dxa"/>
                <w:gridSpan w:val="2"/>
                <w:tcBorders>
                  <w:top w:val="nil"/>
                  <w:left w:val="single" w:sz="4" w:space="0" w:color="auto"/>
                  <w:bottom w:val="nil"/>
                  <w:right w:val="single" w:sz="4" w:space="0" w:color="auto"/>
                </w:tcBorders>
                <w:shd w:val="clear" w:color="auto" w:fill="auto"/>
              </w:tcPr>
            </w:tcPrChange>
          </w:tcPr>
          <w:p w14:paraId="081E93C6" w14:textId="77777777" w:rsidR="009E3F16" w:rsidRDefault="009E3F16">
            <w:pPr>
              <w:rPr>
                <w:b/>
                <w:lang w:eastAsia="sv-SE"/>
              </w:rPr>
            </w:pPr>
            <w:bookmarkStart w:id="570" w:name="_Ref138217385"/>
            <w:r>
              <w:rPr>
                <w:b/>
                <w:lang w:eastAsia="sv-SE"/>
              </w:rPr>
              <w:t>3</w:t>
            </w:r>
          </w:p>
        </w:tc>
        <w:tc>
          <w:tcPr>
            <w:tcW w:w="13259" w:type="dxa"/>
            <w:gridSpan w:val="12"/>
            <w:tcBorders>
              <w:top w:val="nil"/>
              <w:left w:val="nil"/>
              <w:bottom w:val="nil"/>
              <w:right w:val="single" w:sz="4" w:space="0" w:color="auto"/>
            </w:tcBorders>
            <w:tcPrChange w:id="571" w:author="Administrator" w:date="2011-08-18T10:53:00Z">
              <w:tcPr>
                <w:tcW w:w="13259" w:type="dxa"/>
                <w:gridSpan w:val="13"/>
                <w:tcBorders>
                  <w:top w:val="nil"/>
                  <w:left w:val="nil"/>
                  <w:bottom w:val="nil"/>
                  <w:right w:val="single" w:sz="4" w:space="0" w:color="auto"/>
                </w:tcBorders>
                <w:shd w:val="clear" w:color="auto" w:fill="auto"/>
              </w:tcPr>
            </w:tcPrChange>
          </w:tcPr>
          <w:p w14:paraId="1817CD27" w14:textId="77777777" w:rsidR="009E3F16" w:rsidRDefault="009E3F16">
            <w:pPr>
              <w:rPr>
                <w:b/>
                <w:lang w:eastAsia="sv-SE"/>
              </w:rPr>
            </w:pPr>
            <w:r>
              <w:rPr>
                <w:b/>
                <w:lang w:eastAsia="sv-SE"/>
              </w:rPr>
              <w:t>Marketplace publication of confirmed trade amendment (flow from marketplace to external actors)</w:t>
            </w:r>
          </w:p>
        </w:tc>
      </w:tr>
      <w:tr w:rsidR="00C90C98" w14:paraId="165F73FE" w14:textId="77777777">
        <w:trPr>
          <w:trHeight w:val="510"/>
        </w:trPr>
        <w:tc>
          <w:tcPr>
            <w:tcW w:w="406" w:type="dxa"/>
            <w:tcBorders>
              <w:top w:val="nil"/>
              <w:left w:val="single" w:sz="4" w:space="0" w:color="auto"/>
              <w:bottom w:val="nil"/>
              <w:right w:val="single" w:sz="4" w:space="0" w:color="auto"/>
            </w:tcBorders>
          </w:tcPr>
          <w:p w14:paraId="225356B1" w14:textId="77777777" w:rsidR="009E3F16" w:rsidRDefault="009E3F16">
            <w:pPr>
              <w:rPr>
                <w:lang w:eastAsia="sv-SE"/>
              </w:rPr>
            </w:pPr>
            <w:r>
              <w:rPr>
                <w:lang w:eastAsia="sv-SE"/>
              </w:rPr>
              <w:t>3.1</w:t>
            </w:r>
          </w:p>
        </w:tc>
        <w:tc>
          <w:tcPr>
            <w:tcW w:w="2528" w:type="dxa"/>
            <w:tcBorders>
              <w:top w:val="nil"/>
              <w:left w:val="nil"/>
              <w:bottom w:val="nil"/>
              <w:right w:val="single" w:sz="4" w:space="0" w:color="auto"/>
            </w:tcBorders>
          </w:tcPr>
          <w:p w14:paraId="72318DE1" w14:textId="77777777" w:rsidR="009E3F16" w:rsidRDefault="009E3F16">
            <w:pPr>
              <w:rPr>
                <w:lang w:eastAsia="sv-SE"/>
              </w:rPr>
            </w:pPr>
            <w:r>
              <w:rPr>
                <w:lang w:eastAsia="sv-SE"/>
              </w:rPr>
              <w:t>Publication to the initiator and counterparty</w:t>
            </w:r>
          </w:p>
        </w:tc>
        <w:tc>
          <w:tcPr>
            <w:tcW w:w="975" w:type="dxa"/>
            <w:gridSpan w:val="2"/>
            <w:tcBorders>
              <w:top w:val="nil"/>
              <w:left w:val="nil"/>
              <w:bottom w:val="nil"/>
              <w:right w:val="single" w:sz="4" w:space="0" w:color="auto"/>
            </w:tcBorders>
          </w:tcPr>
          <w:p w14:paraId="721CD8D0" w14:textId="77777777" w:rsidR="009E3F16" w:rsidRDefault="009E3F16">
            <w:pPr>
              <w:rPr>
                <w:lang w:eastAsia="sv-SE"/>
              </w:rPr>
            </w:pPr>
            <w:r>
              <w:rPr>
                <w:lang w:eastAsia="sv-SE"/>
              </w:rPr>
              <w:t>TCR</w:t>
            </w:r>
          </w:p>
        </w:tc>
        <w:tc>
          <w:tcPr>
            <w:tcW w:w="1364" w:type="dxa"/>
            <w:gridSpan w:val="2"/>
            <w:tcBorders>
              <w:top w:val="nil"/>
              <w:left w:val="nil"/>
              <w:bottom w:val="nil"/>
              <w:right w:val="single" w:sz="4" w:space="0" w:color="auto"/>
            </w:tcBorders>
          </w:tcPr>
          <w:p w14:paraId="57B688F0" w14:textId="77777777" w:rsidR="009E3F16" w:rsidRDefault="009E3F16">
            <w:pPr>
              <w:rPr>
                <w:lang w:eastAsia="sv-SE"/>
              </w:rPr>
            </w:pPr>
            <w:r>
              <w:rPr>
                <w:lang w:eastAsia="sv-SE"/>
              </w:rPr>
              <w:t>Replace (2)</w:t>
            </w:r>
          </w:p>
        </w:tc>
        <w:tc>
          <w:tcPr>
            <w:tcW w:w="1558" w:type="dxa"/>
            <w:gridSpan w:val="2"/>
            <w:tcBorders>
              <w:top w:val="nil"/>
              <w:left w:val="nil"/>
              <w:bottom w:val="nil"/>
              <w:right w:val="single" w:sz="4" w:space="0" w:color="auto"/>
            </w:tcBorders>
          </w:tcPr>
          <w:p w14:paraId="10B05640" w14:textId="77777777" w:rsidR="009E3F16" w:rsidRDefault="009E3F16">
            <w:pPr>
              <w:rPr>
                <w:lang w:eastAsia="sv-SE"/>
              </w:rPr>
            </w:pPr>
            <w:r>
              <w:rPr>
                <w:lang w:eastAsia="sv-SE"/>
              </w:rPr>
              <w:t>Addendum (4),</w:t>
            </w:r>
            <w:r>
              <w:rPr>
                <w:lang w:eastAsia="sv-SE"/>
              </w:rPr>
              <w:br/>
              <w:t>No/Was (5)</w:t>
            </w:r>
          </w:p>
        </w:tc>
        <w:tc>
          <w:tcPr>
            <w:tcW w:w="1566" w:type="dxa"/>
            <w:gridSpan w:val="2"/>
            <w:tcBorders>
              <w:top w:val="nil"/>
              <w:left w:val="nil"/>
              <w:bottom w:val="nil"/>
              <w:right w:val="single" w:sz="4" w:space="0" w:color="auto"/>
            </w:tcBorders>
          </w:tcPr>
          <w:p w14:paraId="57E9A0C7" w14:textId="77777777" w:rsidR="009E3F16" w:rsidRDefault="009E3F16">
            <w:pPr>
              <w:rPr>
                <w:lang w:eastAsia="sv-SE"/>
              </w:rPr>
            </w:pPr>
            <w:r>
              <w:rPr>
                <w:lang w:eastAsia="sv-SE"/>
              </w:rPr>
              <w:t>Trade Confirm (0)</w:t>
            </w:r>
          </w:p>
        </w:tc>
        <w:tc>
          <w:tcPr>
            <w:tcW w:w="980" w:type="dxa"/>
            <w:tcBorders>
              <w:top w:val="nil"/>
              <w:left w:val="nil"/>
              <w:bottom w:val="nil"/>
              <w:right w:val="single" w:sz="4" w:space="0" w:color="auto"/>
            </w:tcBorders>
          </w:tcPr>
          <w:p w14:paraId="38C9CFBB" w14:textId="77777777" w:rsidR="009E3F16" w:rsidRDefault="009E3F16">
            <w:pPr>
              <w:rPr>
                <w:lang w:eastAsia="sv-SE"/>
              </w:rPr>
            </w:pPr>
            <w:r>
              <w:rPr>
                <w:lang w:eastAsia="sv-SE"/>
              </w:rPr>
              <w:t>Filled</w:t>
            </w:r>
          </w:p>
        </w:tc>
        <w:tc>
          <w:tcPr>
            <w:tcW w:w="1365" w:type="dxa"/>
            <w:tcBorders>
              <w:top w:val="nil"/>
              <w:left w:val="nil"/>
              <w:bottom w:val="nil"/>
              <w:right w:val="single" w:sz="4" w:space="0" w:color="auto"/>
            </w:tcBorders>
          </w:tcPr>
          <w:p w14:paraId="3132FFD1" w14:textId="77777777" w:rsidR="009E3F16" w:rsidRDefault="009E3F16">
            <w:pPr>
              <w:rPr>
                <w:lang w:eastAsia="sv-SE"/>
              </w:rPr>
            </w:pPr>
            <w:r>
              <w:rPr>
                <w:lang w:eastAsia="sv-SE"/>
              </w:rPr>
              <w:t>Reference</w:t>
            </w:r>
          </w:p>
        </w:tc>
        <w:tc>
          <w:tcPr>
            <w:tcW w:w="2923" w:type="dxa"/>
            <w:tcBorders>
              <w:top w:val="nil"/>
              <w:left w:val="nil"/>
              <w:bottom w:val="nil"/>
              <w:right w:val="single" w:sz="4" w:space="0" w:color="auto"/>
            </w:tcBorders>
          </w:tcPr>
          <w:p w14:paraId="0C8CC853" w14:textId="77777777" w:rsidR="009E3F16" w:rsidRDefault="009E3F16">
            <w:pPr>
              <w:rPr>
                <w:lang w:eastAsia="sv-SE"/>
              </w:rPr>
            </w:pPr>
            <w:r>
              <w:rPr>
                <w:lang w:eastAsia="sv-SE"/>
              </w:rPr>
              <w:t>MatchStatus = 0 (Compared, matched or affirmed)</w:t>
            </w:r>
          </w:p>
          <w:p w14:paraId="0FEDD200" w14:textId="77777777" w:rsidR="009E3F16" w:rsidRDefault="009E3F16">
            <w:pPr>
              <w:rPr>
                <w:lang w:eastAsia="sv-SE"/>
              </w:rPr>
            </w:pPr>
          </w:p>
          <w:p w14:paraId="319E062B" w14:textId="77777777" w:rsidR="009E3F16" w:rsidRDefault="009E3F16">
            <w:pPr>
              <w:rPr>
                <w:lang w:eastAsia="sv-SE"/>
              </w:rPr>
            </w:pPr>
            <w:r>
              <w:rPr>
                <w:lang w:eastAsia="sv-SE"/>
              </w:rPr>
              <w:t>The TradeReportRefID depends on who the receiver is.</w:t>
            </w:r>
          </w:p>
        </w:tc>
      </w:tr>
      <w:tr w:rsidR="00C90C98" w14:paraId="62C926AD" w14:textId="77777777">
        <w:trPr>
          <w:trHeight w:val="510"/>
        </w:trPr>
        <w:tc>
          <w:tcPr>
            <w:tcW w:w="406" w:type="dxa"/>
            <w:tcBorders>
              <w:top w:val="nil"/>
              <w:left w:val="single" w:sz="4" w:space="0" w:color="auto"/>
              <w:bottom w:val="single" w:sz="4" w:space="0" w:color="auto"/>
              <w:right w:val="single" w:sz="4" w:space="0" w:color="auto"/>
            </w:tcBorders>
          </w:tcPr>
          <w:p w14:paraId="66F19EFA" w14:textId="77777777" w:rsidR="009E3F16" w:rsidRDefault="009E3F16">
            <w:pPr>
              <w:rPr>
                <w:lang w:eastAsia="sv-SE"/>
              </w:rPr>
            </w:pPr>
            <w:r>
              <w:rPr>
                <w:lang w:eastAsia="sv-SE"/>
              </w:rPr>
              <w:t>3.2</w:t>
            </w:r>
          </w:p>
        </w:tc>
        <w:tc>
          <w:tcPr>
            <w:tcW w:w="2528" w:type="dxa"/>
            <w:tcBorders>
              <w:top w:val="nil"/>
              <w:left w:val="nil"/>
              <w:bottom w:val="single" w:sz="4" w:space="0" w:color="auto"/>
              <w:right w:val="single" w:sz="4" w:space="0" w:color="auto"/>
            </w:tcBorders>
          </w:tcPr>
          <w:p w14:paraId="5E6CD681" w14:textId="77777777" w:rsidR="009E3F16" w:rsidRDefault="009E3F16">
            <w:pPr>
              <w:rPr>
                <w:lang w:eastAsia="sv-SE"/>
              </w:rPr>
            </w:pPr>
            <w:r>
              <w:rPr>
                <w:lang w:eastAsia="sv-SE"/>
              </w:rPr>
              <w:t>Publication to other parties</w:t>
            </w:r>
          </w:p>
        </w:tc>
        <w:tc>
          <w:tcPr>
            <w:tcW w:w="975" w:type="dxa"/>
            <w:gridSpan w:val="2"/>
            <w:tcBorders>
              <w:top w:val="nil"/>
              <w:left w:val="nil"/>
              <w:bottom w:val="single" w:sz="4" w:space="0" w:color="auto"/>
              <w:right w:val="single" w:sz="4" w:space="0" w:color="auto"/>
            </w:tcBorders>
          </w:tcPr>
          <w:p w14:paraId="106DEC1B" w14:textId="77777777" w:rsidR="009E3F16" w:rsidRDefault="009E3F16">
            <w:pPr>
              <w:rPr>
                <w:lang w:eastAsia="sv-SE"/>
              </w:rPr>
            </w:pPr>
            <w:r>
              <w:rPr>
                <w:lang w:eastAsia="sv-SE"/>
              </w:rPr>
              <w:t>TCR</w:t>
            </w:r>
          </w:p>
        </w:tc>
        <w:tc>
          <w:tcPr>
            <w:tcW w:w="1364" w:type="dxa"/>
            <w:gridSpan w:val="2"/>
            <w:tcBorders>
              <w:top w:val="nil"/>
              <w:left w:val="nil"/>
              <w:bottom w:val="single" w:sz="4" w:space="0" w:color="auto"/>
              <w:right w:val="single" w:sz="4" w:space="0" w:color="auto"/>
            </w:tcBorders>
          </w:tcPr>
          <w:p w14:paraId="64078818" w14:textId="77777777" w:rsidR="009E3F16" w:rsidRDefault="009E3F16">
            <w:pPr>
              <w:rPr>
                <w:lang w:eastAsia="sv-SE"/>
              </w:rPr>
            </w:pPr>
            <w:r>
              <w:rPr>
                <w:lang w:eastAsia="sv-SE"/>
              </w:rPr>
              <w:t>New (0)</w:t>
            </w:r>
          </w:p>
        </w:tc>
        <w:tc>
          <w:tcPr>
            <w:tcW w:w="1558" w:type="dxa"/>
            <w:gridSpan w:val="2"/>
            <w:tcBorders>
              <w:top w:val="nil"/>
              <w:left w:val="nil"/>
              <w:bottom w:val="single" w:sz="4" w:space="0" w:color="auto"/>
              <w:right w:val="single" w:sz="4" w:space="0" w:color="auto"/>
            </w:tcBorders>
          </w:tcPr>
          <w:p w14:paraId="0FFCFB14" w14:textId="77777777" w:rsidR="009E3F16" w:rsidRDefault="009E3F16">
            <w:pPr>
              <w:rPr>
                <w:lang w:eastAsia="sv-SE"/>
              </w:rPr>
            </w:pPr>
            <w:r>
              <w:rPr>
                <w:lang w:eastAsia="sv-SE"/>
              </w:rPr>
              <w:t>Addendum (4),</w:t>
            </w:r>
            <w:r>
              <w:rPr>
                <w:lang w:eastAsia="sv-SE"/>
              </w:rPr>
              <w:br/>
              <w:t>No/Was (5)</w:t>
            </w:r>
          </w:p>
        </w:tc>
        <w:tc>
          <w:tcPr>
            <w:tcW w:w="1566" w:type="dxa"/>
            <w:gridSpan w:val="2"/>
            <w:tcBorders>
              <w:top w:val="nil"/>
              <w:left w:val="nil"/>
              <w:bottom w:val="single" w:sz="4" w:space="0" w:color="auto"/>
              <w:right w:val="single" w:sz="4" w:space="0" w:color="auto"/>
            </w:tcBorders>
          </w:tcPr>
          <w:p w14:paraId="7738F97E" w14:textId="77777777" w:rsidR="009E3F16" w:rsidRDefault="009E3F16">
            <w:pPr>
              <w:rPr>
                <w:lang w:eastAsia="sv-SE"/>
              </w:rPr>
            </w:pPr>
            <w:r>
              <w:rPr>
                <w:lang w:eastAsia="sv-SE"/>
              </w:rPr>
              <w:t>Trade Confirm (0)</w:t>
            </w:r>
          </w:p>
        </w:tc>
        <w:tc>
          <w:tcPr>
            <w:tcW w:w="980" w:type="dxa"/>
            <w:tcBorders>
              <w:top w:val="nil"/>
              <w:left w:val="nil"/>
              <w:bottom w:val="single" w:sz="4" w:space="0" w:color="auto"/>
              <w:right w:val="single" w:sz="4" w:space="0" w:color="auto"/>
            </w:tcBorders>
          </w:tcPr>
          <w:p w14:paraId="5FC83EB3" w14:textId="77777777" w:rsidR="009E3F16" w:rsidRDefault="009E3F16">
            <w:pPr>
              <w:rPr>
                <w:lang w:eastAsia="sv-SE"/>
              </w:rPr>
            </w:pPr>
            <w:r>
              <w:rPr>
                <w:lang w:eastAsia="sv-SE"/>
              </w:rPr>
              <w:t>Filled</w:t>
            </w:r>
          </w:p>
        </w:tc>
        <w:tc>
          <w:tcPr>
            <w:tcW w:w="1365" w:type="dxa"/>
            <w:tcBorders>
              <w:top w:val="nil"/>
              <w:left w:val="nil"/>
              <w:bottom w:val="single" w:sz="4" w:space="0" w:color="auto"/>
              <w:right w:val="single" w:sz="4" w:space="0" w:color="auto"/>
            </w:tcBorders>
          </w:tcPr>
          <w:p w14:paraId="201A3079" w14:textId="77777777" w:rsidR="009E3F16" w:rsidRDefault="009E3F16">
            <w:pPr>
              <w:rPr>
                <w:lang w:eastAsia="sv-SE"/>
              </w:rPr>
            </w:pPr>
            <w:r>
              <w:rPr>
                <w:lang w:eastAsia="sv-SE"/>
              </w:rPr>
              <w:t>N/A</w:t>
            </w:r>
          </w:p>
        </w:tc>
        <w:tc>
          <w:tcPr>
            <w:tcW w:w="2923" w:type="dxa"/>
            <w:tcBorders>
              <w:top w:val="nil"/>
              <w:left w:val="nil"/>
              <w:bottom w:val="single" w:sz="4" w:space="0" w:color="auto"/>
              <w:right w:val="single" w:sz="4" w:space="0" w:color="auto"/>
            </w:tcBorders>
          </w:tcPr>
          <w:p w14:paraId="27C24476" w14:textId="77777777" w:rsidR="009E3F16" w:rsidRDefault="009E3F16">
            <w:pPr>
              <w:rPr>
                <w:lang w:eastAsia="sv-SE"/>
              </w:rPr>
            </w:pPr>
            <w:r>
              <w:rPr>
                <w:lang w:eastAsia="sv-SE"/>
              </w:rPr>
              <w:t>MatchStatus = 0 (Compared, matched or affirmed)</w:t>
            </w:r>
          </w:p>
        </w:tc>
      </w:tr>
    </w:tbl>
    <w:p w14:paraId="59DDA372" w14:textId="77777777" w:rsidR="009E3F16" w:rsidRDefault="009E3F16">
      <w:pPr>
        <w:pStyle w:val="Heading4"/>
        <w:keepNext/>
        <w:keepLines/>
        <w:numPr>
          <w:ilvl w:val="3"/>
          <w:numId w:val="0"/>
        </w:numPr>
        <w:tabs>
          <w:tab w:val="num" w:pos="1800"/>
        </w:tabs>
        <w:spacing w:before="240" w:after="60" w:line="220" w:lineRule="exact"/>
        <w:ind w:left="1728" w:hanging="648"/>
        <w:jc w:val="left"/>
      </w:pPr>
      <w:bookmarkStart w:id="572" w:name="_Ref139787946"/>
    </w:p>
    <w:p w14:paraId="26D43C22" w14:textId="77777777" w:rsidR="009E3F16" w:rsidRDefault="009E3F16">
      <w:pPr>
        <w:pStyle w:val="Heading4"/>
        <w:keepNext/>
        <w:keepLines/>
        <w:numPr>
          <w:ilvl w:val="3"/>
          <w:numId w:val="0"/>
        </w:numPr>
        <w:tabs>
          <w:tab w:val="num" w:pos="1800"/>
        </w:tabs>
        <w:spacing w:before="240" w:after="60" w:line="220" w:lineRule="exact"/>
        <w:ind w:left="1728" w:hanging="648"/>
        <w:jc w:val="left"/>
      </w:pPr>
      <w:r>
        <w:br w:type="page"/>
      </w:r>
      <w:bookmarkStart w:id="573" w:name="_Toc227925159"/>
      <w:r>
        <w:t>Trade Amendment - Two-Party Report</w:t>
      </w:r>
      <w:bookmarkEnd w:id="570"/>
      <w:bookmarkEnd w:id="572"/>
      <w:bookmarkEnd w:id="573"/>
    </w:p>
    <w:tbl>
      <w:tblPr>
        <w:tblW w:w="13665" w:type="dxa"/>
        <w:tblInd w:w="55" w:type="dxa"/>
        <w:tblCellMar>
          <w:left w:w="70" w:type="dxa"/>
          <w:right w:w="70" w:type="dxa"/>
        </w:tblCellMar>
        <w:tblLook w:val="0000" w:firstRow="0" w:lastRow="0" w:firstColumn="0" w:lastColumn="0" w:noHBand="0" w:noVBand="0"/>
      </w:tblPr>
      <w:tblGrid>
        <w:gridCol w:w="406"/>
        <w:gridCol w:w="2527"/>
        <w:gridCol w:w="7"/>
        <w:gridCol w:w="968"/>
        <w:gridCol w:w="7"/>
        <w:gridCol w:w="1356"/>
        <w:gridCol w:w="8"/>
        <w:gridCol w:w="1549"/>
        <w:gridCol w:w="10"/>
        <w:gridCol w:w="1559"/>
        <w:gridCol w:w="980"/>
        <w:gridCol w:w="1365"/>
        <w:gridCol w:w="2923"/>
        <w:tblGridChange w:id="574">
          <w:tblGrid>
            <w:gridCol w:w="93"/>
            <w:gridCol w:w="313"/>
            <w:gridCol w:w="93"/>
            <w:gridCol w:w="2527"/>
            <w:gridCol w:w="7"/>
            <w:gridCol w:w="968"/>
            <w:gridCol w:w="7"/>
            <w:gridCol w:w="1356"/>
            <w:gridCol w:w="8"/>
            <w:gridCol w:w="1549"/>
            <w:gridCol w:w="10"/>
            <w:gridCol w:w="1559"/>
            <w:gridCol w:w="980"/>
            <w:gridCol w:w="1365"/>
            <w:gridCol w:w="2830"/>
            <w:gridCol w:w="93"/>
          </w:tblGrid>
        </w:tblGridChange>
      </w:tblGrid>
      <w:tr w:rsidR="00C90C98" w14:paraId="0E20344B" w14:textId="77777777">
        <w:trPr>
          <w:trHeight w:val="510"/>
          <w:tblHeader/>
        </w:trPr>
        <w:tc>
          <w:tcPr>
            <w:tcW w:w="406" w:type="dxa"/>
            <w:tcBorders>
              <w:top w:val="single" w:sz="4" w:space="0" w:color="auto"/>
              <w:left w:val="single" w:sz="4" w:space="0" w:color="auto"/>
              <w:bottom w:val="single" w:sz="4" w:space="0" w:color="auto"/>
              <w:right w:val="single" w:sz="4" w:space="0" w:color="auto"/>
            </w:tcBorders>
            <w:vAlign w:val="bottom"/>
          </w:tcPr>
          <w:p w14:paraId="3713B786" w14:textId="77777777" w:rsidR="009E3F16" w:rsidRDefault="009E3F16">
            <w:pPr>
              <w:rPr>
                <w:b/>
                <w:bCs/>
                <w:lang w:eastAsia="sv-SE"/>
              </w:rPr>
            </w:pPr>
            <w:r>
              <w:rPr>
                <w:b/>
                <w:bCs/>
                <w:lang w:eastAsia="sv-SE"/>
              </w:rPr>
              <w:t> </w:t>
            </w:r>
          </w:p>
        </w:tc>
        <w:tc>
          <w:tcPr>
            <w:tcW w:w="2534" w:type="dxa"/>
            <w:gridSpan w:val="2"/>
            <w:tcBorders>
              <w:top w:val="single" w:sz="4" w:space="0" w:color="auto"/>
              <w:left w:val="nil"/>
              <w:bottom w:val="single" w:sz="4" w:space="0" w:color="auto"/>
              <w:right w:val="single" w:sz="4" w:space="0" w:color="auto"/>
            </w:tcBorders>
            <w:vAlign w:val="bottom"/>
          </w:tcPr>
          <w:p w14:paraId="0A745AFC" w14:textId="77777777" w:rsidR="009E3F16" w:rsidRDefault="009E3F16">
            <w:pPr>
              <w:rPr>
                <w:b/>
                <w:bCs/>
                <w:lang w:eastAsia="sv-SE"/>
              </w:rPr>
            </w:pPr>
            <w:r>
              <w:rPr>
                <w:b/>
                <w:bCs/>
                <w:lang w:eastAsia="sv-SE"/>
              </w:rPr>
              <w:t>Action</w:t>
            </w:r>
          </w:p>
        </w:tc>
        <w:tc>
          <w:tcPr>
            <w:tcW w:w="975" w:type="dxa"/>
            <w:gridSpan w:val="2"/>
            <w:tcBorders>
              <w:top w:val="single" w:sz="4" w:space="0" w:color="auto"/>
              <w:left w:val="nil"/>
              <w:bottom w:val="single" w:sz="4" w:space="0" w:color="auto"/>
              <w:right w:val="single" w:sz="4" w:space="0" w:color="auto"/>
            </w:tcBorders>
            <w:vAlign w:val="bottom"/>
          </w:tcPr>
          <w:p w14:paraId="2CD33E14" w14:textId="77777777" w:rsidR="009E3F16" w:rsidRDefault="009E3F16">
            <w:pPr>
              <w:rPr>
                <w:b/>
                <w:bCs/>
                <w:lang w:eastAsia="sv-SE"/>
              </w:rPr>
            </w:pPr>
            <w:r>
              <w:rPr>
                <w:b/>
                <w:bCs/>
                <w:lang w:eastAsia="sv-SE"/>
              </w:rPr>
              <w:t>Message</w:t>
            </w:r>
          </w:p>
        </w:tc>
        <w:tc>
          <w:tcPr>
            <w:tcW w:w="1364" w:type="dxa"/>
            <w:gridSpan w:val="2"/>
            <w:tcBorders>
              <w:top w:val="single" w:sz="4" w:space="0" w:color="auto"/>
              <w:left w:val="nil"/>
              <w:bottom w:val="single" w:sz="4" w:space="0" w:color="auto"/>
              <w:right w:val="single" w:sz="4" w:space="0" w:color="auto"/>
            </w:tcBorders>
            <w:vAlign w:val="bottom"/>
          </w:tcPr>
          <w:p w14:paraId="3F015883" w14:textId="77777777" w:rsidR="009E3F16" w:rsidRDefault="009E3F16">
            <w:pPr>
              <w:rPr>
                <w:b/>
                <w:bCs/>
                <w:lang w:eastAsia="sv-SE"/>
              </w:rPr>
            </w:pPr>
            <w:r>
              <w:rPr>
                <w:b/>
                <w:bCs/>
                <w:lang w:eastAsia="sv-SE"/>
              </w:rPr>
              <w:t>Trade Report Trans Type</w:t>
            </w:r>
          </w:p>
        </w:tc>
        <w:tc>
          <w:tcPr>
            <w:tcW w:w="1559" w:type="dxa"/>
            <w:gridSpan w:val="2"/>
            <w:tcBorders>
              <w:top w:val="single" w:sz="4" w:space="0" w:color="auto"/>
              <w:left w:val="nil"/>
              <w:bottom w:val="single" w:sz="4" w:space="0" w:color="auto"/>
              <w:right w:val="single" w:sz="4" w:space="0" w:color="auto"/>
            </w:tcBorders>
            <w:vAlign w:val="bottom"/>
          </w:tcPr>
          <w:p w14:paraId="31AD6BDD" w14:textId="77777777" w:rsidR="009E3F16" w:rsidRDefault="009E3F16">
            <w:pPr>
              <w:rPr>
                <w:b/>
                <w:bCs/>
                <w:lang w:eastAsia="sv-SE"/>
              </w:rPr>
            </w:pPr>
            <w:r>
              <w:rPr>
                <w:b/>
                <w:bCs/>
                <w:lang w:eastAsia="sv-SE"/>
              </w:rPr>
              <w:t>Trade Report Type</w:t>
            </w:r>
          </w:p>
        </w:tc>
        <w:tc>
          <w:tcPr>
            <w:tcW w:w="1559" w:type="dxa"/>
            <w:tcBorders>
              <w:top w:val="single" w:sz="4" w:space="0" w:color="auto"/>
              <w:left w:val="nil"/>
              <w:bottom w:val="single" w:sz="4" w:space="0" w:color="auto"/>
              <w:right w:val="single" w:sz="4" w:space="0" w:color="auto"/>
            </w:tcBorders>
            <w:vAlign w:val="bottom"/>
          </w:tcPr>
          <w:p w14:paraId="650FC1B1" w14:textId="77777777" w:rsidR="009E3F16" w:rsidRDefault="009E3F16">
            <w:pPr>
              <w:rPr>
                <w:b/>
                <w:bCs/>
                <w:lang w:eastAsia="sv-SE"/>
              </w:rPr>
            </w:pPr>
            <w:r>
              <w:rPr>
                <w:b/>
                <w:bCs/>
                <w:lang w:eastAsia="sv-SE"/>
              </w:rPr>
              <w:t>Trade Handling Instr</w:t>
            </w:r>
          </w:p>
        </w:tc>
        <w:tc>
          <w:tcPr>
            <w:tcW w:w="980" w:type="dxa"/>
            <w:tcBorders>
              <w:top w:val="single" w:sz="4" w:space="0" w:color="auto"/>
              <w:left w:val="nil"/>
              <w:bottom w:val="single" w:sz="4" w:space="0" w:color="auto"/>
              <w:right w:val="single" w:sz="4" w:space="0" w:color="auto"/>
            </w:tcBorders>
            <w:vAlign w:val="bottom"/>
          </w:tcPr>
          <w:p w14:paraId="28869D49" w14:textId="77777777" w:rsidR="009E3F16" w:rsidRDefault="009E3F16">
            <w:pPr>
              <w:rPr>
                <w:b/>
                <w:bCs/>
                <w:lang w:eastAsia="sv-SE"/>
              </w:rPr>
            </w:pPr>
            <w:r>
              <w:rPr>
                <w:b/>
                <w:bCs/>
                <w:lang w:eastAsia="sv-SE"/>
              </w:rPr>
              <w:t>Trade ID</w:t>
            </w:r>
          </w:p>
        </w:tc>
        <w:tc>
          <w:tcPr>
            <w:tcW w:w="1365" w:type="dxa"/>
            <w:tcBorders>
              <w:top w:val="single" w:sz="4" w:space="0" w:color="auto"/>
              <w:left w:val="nil"/>
              <w:bottom w:val="single" w:sz="4" w:space="0" w:color="auto"/>
              <w:right w:val="single" w:sz="4" w:space="0" w:color="auto"/>
            </w:tcBorders>
            <w:vAlign w:val="bottom"/>
          </w:tcPr>
          <w:p w14:paraId="4F4CC845" w14:textId="77777777" w:rsidR="009E3F16" w:rsidRDefault="009E3F16">
            <w:pPr>
              <w:rPr>
                <w:b/>
                <w:bCs/>
                <w:lang w:eastAsia="sv-SE"/>
              </w:rPr>
            </w:pPr>
            <w:r>
              <w:rPr>
                <w:b/>
                <w:bCs/>
                <w:lang w:eastAsia="sv-SE"/>
              </w:rPr>
              <w:t>Trade ReportID (Trade Report Ref ID)</w:t>
            </w:r>
          </w:p>
        </w:tc>
        <w:tc>
          <w:tcPr>
            <w:tcW w:w="2923" w:type="dxa"/>
            <w:tcBorders>
              <w:top w:val="single" w:sz="4" w:space="0" w:color="auto"/>
              <w:left w:val="nil"/>
              <w:bottom w:val="single" w:sz="4" w:space="0" w:color="auto"/>
              <w:right w:val="single" w:sz="4" w:space="0" w:color="auto"/>
            </w:tcBorders>
            <w:vAlign w:val="bottom"/>
          </w:tcPr>
          <w:p w14:paraId="4FABD53C" w14:textId="77777777" w:rsidR="009E3F16" w:rsidRDefault="009E3F16">
            <w:pPr>
              <w:rPr>
                <w:b/>
                <w:bCs/>
                <w:lang w:eastAsia="sv-SE"/>
              </w:rPr>
            </w:pPr>
            <w:r>
              <w:rPr>
                <w:b/>
                <w:bCs/>
                <w:lang w:eastAsia="sv-SE"/>
              </w:rPr>
              <w:t>Comment</w:t>
            </w:r>
          </w:p>
        </w:tc>
      </w:tr>
      <w:tr w:rsidR="009E3F16" w14:paraId="5C1C8306" w14:textId="77777777">
        <w:tblPrEx>
          <w:tblW w:w="13665" w:type="dxa"/>
          <w:tblInd w:w="55" w:type="dxa"/>
          <w:tblCellMar>
            <w:left w:w="70" w:type="dxa"/>
            <w:right w:w="70" w:type="dxa"/>
          </w:tblCellMar>
          <w:tblLook w:val="0000" w:firstRow="0" w:lastRow="0" w:firstColumn="0" w:lastColumn="0" w:noHBand="0" w:noVBand="0"/>
          <w:tblPrExChange w:id="575"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576" w:author="Administrator" w:date="2011-08-18T10:53:00Z">
            <w:trPr>
              <w:gridAfter w:val="0"/>
              <w:trHeight w:val="510"/>
            </w:trPr>
          </w:trPrChange>
        </w:trPr>
        <w:tc>
          <w:tcPr>
            <w:tcW w:w="406" w:type="dxa"/>
            <w:tcBorders>
              <w:top w:val="dashed" w:sz="4" w:space="0" w:color="969696"/>
              <w:left w:val="single" w:sz="4" w:space="0" w:color="auto"/>
              <w:bottom w:val="dashed" w:sz="4" w:space="0" w:color="969696"/>
              <w:right w:val="single" w:sz="4" w:space="0" w:color="auto"/>
            </w:tcBorders>
            <w:tcPrChange w:id="577" w:author="Administrator" w:date="2011-08-18T10:53:00Z">
              <w:tcPr>
                <w:tcW w:w="406" w:type="dxa"/>
                <w:gridSpan w:val="2"/>
                <w:tcBorders>
                  <w:top w:val="dashed" w:sz="4" w:space="0" w:color="969696"/>
                  <w:left w:val="single" w:sz="4" w:space="0" w:color="auto"/>
                  <w:bottom w:val="dashed" w:sz="4" w:space="0" w:color="969696"/>
                  <w:right w:val="single" w:sz="4" w:space="0" w:color="auto"/>
                </w:tcBorders>
                <w:shd w:val="clear" w:color="auto" w:fill="auto"/>
              </w:tcPr>
            </w:tcPrChange>
          </w:tcPr>
          <w:p w14:paraId="0482DE64" w14:textId="77777777" w:rsidR="009E3F16" w:rsidRDefault="009E3F16">
            <w:pPr>
              <w:rPr>
                <w:b/>
                <w:bCs/>
                <w:lang w:eastAsia="sv-SE"/>
              </w:rPr>
            </w:pPr>
            <w:r>
              <w:rPr>
                <w:b/>
                <w:bCs/>
                <w:lang w:eastAsia="sv-SE"/>
              </w:rPr>
              <w:t>2</w:t>
            </w:r>
          </w:p>
        </w:tc>
        <w:tc>
          <w:tcPr>
            <w:tcW w:w="13259" w:type="dxa"/>
            <w:gridSpan w:val="12"/>
            <w:tcBorders>
              <w:top w:val="dashed" w:sz="4" w:space="0" w:color="969696"/>
              <w:left w:val="nil"/>
              <w:bottom w:val="dashed" w:sz="4" w:space="0" w:color="969696"/>
              <w:right w:val="single" w:sz="4" w:space="0" w:color="auto"/>
            </w:tcBorders>
            <w:tcPrChange w:id="578" w:author="Administrator" w:date="2011-08-18T10:53:00Z">
              <w:tcPr>
                <w:tcW w:w="13259" w:type="dxa"/>
                <w:gridSpan w:val="13"/>
                <w:tcBorders>
                  <w:top w:val="dashed" w:sz="4" w:space="0" w:color="969696"/>
                  <w:left w:val="nil"/>
                  <w:bottom w:val="dashed" w:sz="4" w:space="0" w:color="969696"/>
                  <w:right w:val="single" w:sz="4" w:space="0" w:color="auto"/>
                </w:tcBorders>
                <w:shd w:val="clear" w:color="auto" w:fill="auto"/>
              </w:tcPr>
            </w:tcPrChange>
          </w:tcPr>
          <w:p w14:paraId="2B9A5E33" w14:textId="77777777" w:rsidR="009E3F16" w:rsidRDefault="009E3F16">
            <w:pPr>
              <w:rPr>
                <w:b/>
                <w:bCs/>
                <w:lang w:eastAsia="sv-SE"/>
              </w:rPr>
            </w:pPr>
            <w:r>
              <w:rPr>
                <w:b/>
                <w:bCs/>
                <w:lang w:eastAsia="sv-SE"/>
              </w:rPr>
              <w:t>Actor requests (main flow from actor to marketplace):</w:t>
            </w:r>
          </w:p>
        </w:tc>
      </w:tr>
      <w:tr w:rsidR="00C90C98" w14:paraId="79348D0C" w14:textId="77777777">
        <w:trPr>
          <w:trHeight w:val="1020"/>
        </w:trPr>
        <w:tc>
          <w:tcPr>
            <w:tcW w:w="406" w:type="dxa"/>
            <w:tcBorders>
              <w:top w:val="nil"/>
              <w:left w:val="single" w:sz="4" w:space="0" w:color="auto"/>
              <w:bottom w:val="dashed" w:sz="4" w:space="0" w:color="969696"/>
              <w:right w:val="single" w:sz="4" w:space="0" w:color="auto"/>
            </w:tcBorders>
          </w:tcPr>
          <w:p w14:paraId="4CDB555F" w14:textId="77777777" w:rsidR="009E3F16" w:rsidRDefault="009E3F16">
            <w:pPr>
              <w:rPr>
                <w:lang w:eastAsia="sv-SE"/>
              </w:rPr>
            </w:pPr>
            <w:r>
              <w:rPr>
                <w:lang w:eastAsia="sv-SE"/>
              </w:rPr>
              <w:t>1.1</w:t>
            </w:r>
          </w:p>
        </w:tc>
        <w:tc>
          <w:tcPr>
            <w:tcW w:w="2534" w:type="dxa"/>
            <w:gridSpan w:val="2"/>
            <w:tcBorders>
              <w:top w:val="nil"/>
              <w:left w:val="nil"/>
              <w:bottom w:val="dashed" w:sz="4" w:space="0" w:color="969696"/>
              <w:right w:val="single" w:sz="4" w:space="0" w:color="auto"/>
            </w:tcBorders>
          </w:tcPr>
          <w:p w14:paraId="1566EF56" w14:textId="77777777" w:rsidR="009E3F16" w:rsidRDefault="009E3F16">
            <w:pPr>
              <w:rPr>
                <w:lang w:eastAsia="sv-SE"/>
              </w:rPr>
            </w:pPr>
            <w:r>
              <w:rPr>
                <w:lang w:eastAsia="sv-SE"/>
              </w:rPr>
              <w:t>Enter request to amend trade</w:t>
            </w:r>
          </w:p>
        </w:tc>
        <w:tc>
          <w:tcPr>
            <w:tcW w:w="975" w:type="dxa"/>
            <w:gridSpan w:val="2"/>
            <w:tcBorders>
              <w:top w:val="nil"/>
              <w:left w:val="nil"/>
              <w:bottom w:val="dashed" w:sz="4" w:space="0" w:color="969696"/>
              <w:right w:val="single" w:sz="4" w:space="0" w:color="auto"/>
            </w:tcBorders>
          </w:tcPr>
          <w:p w14:paraId="28F87735" w14:textId="77777777" w:rsidR="009E3F16" w:rsidRDefault="009E3F16">
            <w:pPr>
              <w:rPr>
                <w:lang w:eastAsia="sv-SE"/>
              </w:rPr>
            </w:pPr>
            <w:r>
              <w:rPr>
                <w:lang w:eastAsia="sv-SE"/>
              </w:rPr>
              <w:t>TCR</w:t>
            </w:r>
          </w:p>
        </w:tc>
        <w:tc>
          <w:tcPr>
            <w:tcW w:w="1364" w:type="dxa"/>
            <w:gridSpan w:val="2"/>
            <w:tcBorders>
              <w:top w:val="nil"/>
              <w:left w:val="nil"/>
              <w:bottom w:val="dashed" w:sz="4" w:space="0" w:color="969696"/>
              <w:right w:val="single" w:sz="4" w:space="0" w:color="auto"/>
            </w:tcBorders>
          </w:tcPr>
          <w:p w14:paraId="5F01F23C" w14:textId="77777777" w:rsidR="009E3F16" w:rsidRDefault="009E3F16">
            <w:pPr>
              <w:rPr>
                <w:lang w:eastAsia="sv-SE"/>
              </w:rPr>
            </w:pPr>
            <w:r>
              <w:rPr>
                <w:lang w:eastAsia="sv-SE"/>
              </w:rPr>
              <w:t>New (0)</w:t>
            </w:r>
          </w:p>
        </w:tc>
        <w:tc>
          <w:tcPr>
            <w:tcW w:w="1559" w:type="dxa"/>
            <w:gridSpan w:val="2"/>
            <w:tcBorders>
              <w:top w:val="nil"/>
              <w:left w:val="nil"/>
              <w:bottom w:val="dashed" w:sz="4" w:space="0" w:color="969696"/>
              <w:right w:val="single" w:sz="4" w:space="0" w:color="auto"/>
            </w:tcBorders>
          </w:tcPr>
          <w:p w14:paraId="68B6DAA9" w14:textId="77777777" w:rsidR="009E3F16" w:rsidRDefault="009E3F16">
            <w:pPr>
              <w:rPr>
                <w:lang w:eastAsia="sv-SE"/>
              </w:rPr>
            </w:pPr>
            <w:r>
              <w:rPr>
                <w:lang w:eastAsia="sv-SE"/>
              </w:rPr>
              <w:t>Addendum (4),</w:t>
            </w:r>
            <w:r>
              <w:rPr>
                <w:lang w:eastAsia="sv-SE"/>
              </w:rPr>
              <w:br/>
              <w:t>No/Was (5)</w:t>
            </w:r>
          </w:p>
        </w:tc>
        <w:tc>
          <w:tcPr>
            <w:tcW w:w="1559" w:type="dxa"/>
            <w:tcBorders>
              <w:top w:val="nil"/>
              <w:left w:val="nil"/>
              <w:bottom w:val="dashed" w:sz="4" w:space="0" w:color="969696"/>
              <w:right w:val="single" w:sz="4" w:space="0" w:color="auto"/>
            </w:tcBorders>
          </w:tcPr>
          <w:p w14:paraId="49EF70B1" w14:textId="77777777" w:rsidR="009E3F16" w:rsidRDefault="009E3F16">
            <w:pPr>
              <w:rPr>
                <w:lang w:eastAsia="sv-SE"/>
              </w:rPr>
            </w:pPr>
            <w:r>
              <w:rPr>
                <w:lang w:eastAsia="sv-SE"/>
              </w:rPr>
              <w:t>Two-Party Report (1)</w:t>
            </w:r>
          </w:p>
        </w:tc>
        <w:tc>
          <w:tcPr>
            <w:tcW w:w="980" w:type="dxa"/>
            <w:tcBorders>
              <w:top w:val="nil"/>
              <w:left w:val="nil"/>
              <w:bottom w:val="dashed" w:sz="4" w:space="0" w:color="969696"/>
              <w:right w:val="single" w:sz="4" w:space="0" w:color="auto"/>
            </w:tcBorders>
          </w:tcPr>
          <w:p w14:paraId="01C31457" w14:textId="77777777" w:rsidR="009E3F16" w:rsidRDefault="009E3F16">
            <w:pPr>
              <w:rPr>
                <w:lang w:eastAsia="sv-SE"/>
              </w:rPr>
            </w:pPr>
            <w:r>
              <w:rPr>
                <w:lang w:eastAsia="sv-SE"/>
              </w:rPr>
              <w:t>Market-place issued</w:t>
            </w:r>
          </w:p>
        </w:tc>
        <w:tc>
          <w:tcPr>
            <w:tcW w:w="1365" w:type="dxa"/>
            <w:tcBorders>
              <w:top w:val="nil"/>
              <w:left w:val="nil"/>
              <w:bottom w:val="dashed" w:sz="4" w:space="0" w:color="969696"/>
              <w:right w:val="single" w:sz="4" w:space="0" w:color="auto"/>
            </w:tcBorders>
          </w:tcPr>
          <w:p w14:paraId="33EFFF82" w14:textId="77777777" w:rsidR="009E3F16" w:rsidRDefault="009E3F16">
            <w:pPr>
              <w:rPr>
                <w:lang w:eastAsia="sv-SE"/>
              </w:rPr>
            </w:pPr>
            <w:r>
              <w:rPr>
                <w:lang w:eastAsia="sv-SE"/>
              </w:rPr>
              <w:t>New</w:t>
            </w:r>
          </w:p>
          <w:p w14:paraId="1929F706" w14:textId="77777777" w:rsidR="009E3F16" w:rsidRDefault="009E3F16">
            <w:pPr>
              <w:rPr>
                <w:lang w:eastAsia="sv-SE"/>
              </w:rPr>
            </w:pPr>
            <w:r>
              <w:rPr>
                <w:lang w:eastAsia="sv-SE"/>
              </w:rPr>
              <w:t>(N/A)</w:t>
            </w:r>
          </w:p>
        </w:tc>
        <w:tc>
          <w:tcPr>
            <w:tcW w:w="2923" w:type="dxa"/>
            <w:tcBorders>
              <w:top w:val="nil"/>
              <w:left w:val="nil"/>
              <w:bottom w:val="dashed" w:sz="4" w:space="0" w:color="969696"/>
              <w:right w:val="single" w:sz="4" w:space="0" w:color="auto"/>
            </w:tcBorders>
          </w:tcPr>
          <w:p w14:paraId="79F64EA8" w14:textId="77777777" w:rsidR="009E3F16" w:rsidRDefault="009E3F16">
            <w:pPr>
              <w:rPr>
                <w:lang w:eastAsia="sv-SE"/>
              </w:rPr>
            </w:pPr>
            <w:r>
              <w:rPr>
                <w:lang w:eastAsia="sv-SE"/>
              </w:rPr>
              <w:t>Note: The TradeReportType depends on the type of update is needed (Submit can be used when the other two types are not distinguished).</w:t>
            </w:r>
          </w:p>
        </w:tc>
      </w:tr>
      <w:tr w:rsidR="00C90C98" w14:paraId="10231F76" w14:textId="77777777">
        <w:trPr>
          <w:trHeight w:val="1020"/>
        </w:trPr>
        <w:tc>
          <w:tcPr>
            <w:tcW w:w="406" w:type="dxa"/>
            <w:tcBorders>
              <w:top w:val="nil"/>
              <w:left w:val="single" w:sz="4" w:space="0" w:color="auto"/>
              <w:bottom w:val="dashed" w:sz="4" w:space="0" w:color="969696"/>
              <w:right w:val="single" w:sz="4" w:space="0" w:color="auto"/>
            </w:tcBorders>
          </w:tcPr>
          <w:p w14:paraId="7013F5AD" w14:textId="77777777" w:rsidR="009E3F16" w:rsidRDefault="009E3F16">
            <w:pPr>
              <w:rPr>
                <w:color w:val="C0C0C0"/>
                <w:lang w:eastAsia="sv-SE"/>
              </w:rPr>
            </w:pPr>
            <w:r>
              <w:rPr>
                <w:color w:val="C0C0C0"/>
                <w:lang w:eastAsia="sv-SE"/>
              </w:rPr>
              <w:t>1.2</w:t>
            </w:r>
          </w:p>
        </w:tc>
        <w:tc>
          <w:tcPr>
            <w:tcW w:w="2534" w:type="dxa"/>
            <w:gridSpan w:val="2"/>
            <w:tcBorders>
              <w:top w:val="nil"/>
              <w:left w:val="nil"/>
              <w:bottom w:val="dashed" w:sz="4" w:space="0" w:color="969696"/>
              <w:right w:val="single" w:sz="4" w:space="0" w:color="auto"/>
            </w:tcBorders>
          </w:tcPr>
          <w:p w14:paraId="48C4D27A" w14:textId="77777777" w:rsidR="009E3F16" w:rsidRDefault="009E3F16">
            <w:pPr>
              <w:rPr>
                <w:color w:val="C0C0C0"/>
                <w:lang w:eastAsia="sv-SE"/>
              </w:rPr>
            </w:pPr>
            <w:r>
              <w:rPr>
                <w:color w:val="C0C0C0"/>
                <w:lang w:eastAsia="sv-SE"/>
              </w:rPr>
              <w:t>Update earlier request</w:t>
            </w:r>
          </w:p>
        </w:tc>
        <w:tc>
          <w:tcPr>
            <w:tcW w:w="975" w:type="dxa"/>
            <w:gridSpan w:val="2"/>
            <w:tcBorders>
              <w:top w:val="nil"/>
              <w:left w:val="nil"/>
              <w:bottom w:val="dashed" w:sz="4" w:space="0" w:color="969696"/>
              <w:right w:val="single" w:sz="4" w:space="0" w:color="auto"/>
            </w:tcBorders>
          </w:tcPr>
          <w:p w14:paraId="41CB6A10" w14:textId="77777777" w:rsidR="009E3F16" w:rsidRDefault="009E3F16">
            <w:pPr>
              <w:rPr>
                <w:color w:val="C0C0C0"/>
                <w:lang w:eastAsia="sv-SE"/>
              </w:rPr>
            </w:pPr>
            <w:r>
              <w:rPr>
                <w:color w:val="C0C0C0"/>
                <w:lang w:eastAsia="sv-SE"/>
              </w:rPr>
              <w:t>TCR</w:t>
            </w:r>
          </w:p>
        </w:tc>
        <w:tc>
          <w:tcPr>
            <w:tcW w:w="1364" w:type="dxa"/>
            <w:gridSpan w:val="2"/>
            <w:tcBorders>
              <w:top w:val="nil"/>
              <w:left w:val="nil"/>
              <w:bottom w:val="dashed" w:sz="4" w:space="0" w:color="969696"/>
              <w:right w:val="single" w:sz="4" w:space="0" w:color="auto"/>
            </w:tcBorders>
          </w:tcPr>
          <w:p w14:paraId="33B0B630" w14:textId="77777777" w:rsidR="009E3F16" w:rsidRDefault="009E3F16">
            <w:pPr>
              <w:rPr>
                <w:color w:val="C0C0C0"/>
                <w:lang w:eastAsia="sv-SE"/>
              </w:rPr>
            </w:pPr>
            <w:r>
              <w:rPr>
                <w:color w:val="C0C0C0"/>
                <w:lang w:eastAsia="sv-SE"/>
              </w:rPr>
              <w:t>Replace (2)</w:t>
            </w:r>
          </w:p>
        </w:tc>
        <w:tc>
          <w:tcPr>
            <w:tcW w:w="1559" w:type="dxa"/>
            <w:gridSpan w:val="2"/>
            <w:tcBorders>
              <w:top w:val="nil"/>
              <w:left w:val="nil"/>
              <w:bottom w:val="dashed" w:sz="4" w:space="0" w:color="969696"/>
              <w:right w:val="single" w:sz="4" w:space="0" w:color="auto"/>
            </w:tcBorders>
          </w:tcPr>
          <w:p w14:paraId="1D4A2921" w14:textId="77777777" w:rsidR="009E3F16" w:rsidRDefault="009E3F16">
            <w:pPr>
              <w:rPr>
                <w:color w:val="C0C0C0"/>
                <w:lang w:eastAsia="sv-SE"/>
              </w:rPr>
            </w:pPr>
            <w:r>
              <w:rPr>
                <w:color w:val="C0C0C0"/>
                <w:lang w:eastAsia="sv-SE"/>
              </w:rPr>
              <w:t>Addendum (4),</w:t>
            </w:r>
          </w:p>
          <w:p w14:paraId="41189AB9" w14:textId="77777777" w:rsidR="009E3F16" w:rsidRDefault="009E3F16">
            <w:pPr>
              <w:rPr>
                <w:color w:val="C0C0C0"/>
                <w:lang w:eastAsia="sv-SE"/>
              </w:rPr>
            </w:pPr>
            <w:r>
              <w:rPr>
                <w:color w:val="C0C0C0"/>
                <w:lang w:eastAsia="sv-SE"/>
              </w:rPr>
              <w:t>No/Was (5)</w:t>
            </w:r>
          </w:p>
        </w:tc>
        <w:tc>
          <w:tcPr>
            <w:tcW w:w="1559" w:type="dxa"/>
            <w:tcBorders>
              <w:top w:val="nil"/>
              <w:left w:val="nil"/>
              <w:bottom w:val="dashed" w:sz="4" w:space="0" w:color="969696"/>
              <w:right w:val="single" w:sz="4" w:space="0" w:color="auto"/>
            </w:tcBorders>
          </w:tcPr>
          <w:p w14:paraId="67F48CD6" w14:textId="77777777" w:rsidR="009E3F16" w:rsidRDefault="009E3F16">
            <w:pPr>
              <w:rPr>
                <w:color w:val="C0C0C0"/>
                <w:lang w:eastAsia="sv-SE"/>
              </w:rPr>
            </w:pPr>
            <w:r>
              <w:rPr>
                <w:color w:val="C0C0C0"/>
                <w:lang w:eastAsia="sv-SE"/>
              </w:rPr>
              <w:t>Two-Party Report (1)</w:t>
            </w:r>
          </w:p>
        </w:tc>
        <w:tc>
          <w:tcPr>
            <w:tcW w:w="980" w:type="dxa"/>
            <w:tcBorders>
              <w:top w:val="nil"/>
              <w:left w:val="nil"/>
              <w:bottom w:val="dashed" w:sz="4" w:space="0" w:color="969696"/>
              <w:right w:val="single" w:sz="4" w:space="0" w:color="auto"/>
            </w:tcBorders>
          </w:tcPr>
          <w:p w14:paraId="2BCBE195" w14:textId="77777777" w:rsidR="009E3F16" w:rsidRDefault="009E3F16">
            <w:pPr>
              <w:rPr>
                <w:color w:val="C0C0C0"/>
                <w:lang w:eastAsia="sv-SE"/>
              </w:rPr>
            </w:pPr>
            <w:r>
              <w:rPr>
                <w:color w:val="C0C0C0"/>
                <w:lang w:eastAsia="sv-SE"/>
              </w:rPr>
              <w:t>Market-place issued (optional)</w:t>
            </w:r>
          </w:p>
        </w:tc>
        <w:tc>
          <w:tcPr>
            <w:tcW w:w="1365" w:type="dxa"/>
            <w:tcBorders>
              <w:top w:val="nil"/>
              <w:left w:val="nil"/>
              <w:bottom w:val="dashed" w:sz="4" w:space="0" w:color="969696"/>
              <w:right w:val="single" w:sz="4" w:space="0" w:color="auto"/>
            </w:tcBorders>
          </w:tcPr>
          <w:p w14:paraId="4799E3ED" w14:textId="77777777" w:rsidR="009E3F16" w:rsidRDefault="009E3F16">
            <w:pPr>
              <w:rPr>
                <w:color w:val="C0C0C0"/>
                <w:lang w:eastAsia="sv-SE"/>
              </w:rPr>
            </w:pPr>
            <w:r>
              <w:rPr>
                <w:color w:val="C0C0C0"/>
                <w:lang w:eastAsia="sv-SE"/>
              </w:rPr>
              <w:t>New</w:t>
            </w:r>
          </w:p>
          <w:p w14:paraId="75C9C9EB" w14:textId="77777777" w:rsidR="009E3F16" w:rsidRDefault="009E3F16">
            <w:pPr>
              <w:rPr>
                <w:color w:val="C0C0C0"/>
                <w:lang w:eastAsia="sv-SE"/>
              </w:rPr>
            </w:pPr>
            <w:r>
              <w:rPr>
                <w:color w:val="C0C0C0"/>
                <w:lang w:eastAsia="sv-SE"/>
              </w:rPr>
              <w:t>(Initiator’s previous)</w:t>
            </w:r>
          </w:p>
        </w:tc>
        <w:tc>
          <w:tcPr>
            <w:tcW w:w="2923" w:type="dxa"/>
            <w:tcBorders>
              <w:top w:val="nil"/>
              <w:left w:val="nil"/>
              <w:bottom w:val="dashed" w:sz="4" w:space="0" w:color="969696"/>
              <w:right w:val="single" w:sz="4" w:space="0" w:color="auto"/>
            </w:tcBorders>
          </w:tcPr>
          <w:p w14:paraId="59543FDE" w14:textId="77777777" w:rsidR="009E3F16" w:rsidRDefault="009E3F16">
            <w:pPr>
              <w:rPr>
                <w:color w:val="C0C0C0"/>
                <w:lang w:eastAsia="sv-SE"/>
              </w:rPr>
            </w:pPr>
          </w:p>
        </w:tc>
      </w:tr>
      <w:tr w:rsidR="00C90C98" w14:paraId="06CC9C18" w14:textId="77777777">
        <w:trPr>
          <w:trHeight w:val="1020"/>
        </w:trPr>
        <w:tc>
          <w:tcPr>
            <w:tcW w:w="406" w:type="dxa"/>
            <w:tcBorders>
              <w:top w:val="nil"/>
              <w:left w:val="single" w:sz="4" w:space="0" w:color="auto"/>
              <w:bottom w:val="dashed" w:sz="4" w:space="0" w:color="969696"/>
              <w:right w:val="single" w:sz="4" w:space="0" w:color="auto"/>
            </w:tcBorders>
          </w:tcPr>
          <w:p w14:paraId="2E7AB65A" w14:textId="77777777" w:rsidR="009E3F16" w:rsidRDefault="009E3F16">
            <w:pPr>
              <w:rPr>
                <w:color w:val="C0C0C0"/>
                <w:lang w:eastAsia="sv-SE"/>
              </w:rPr>
            </w:pPr>
            <w:r>
              <w:rPr>
                <w:color w:val="C0C0C0"/>
                <w:lang w:eastAsia="sv-SE"/>
              </w:rPr>
              <w:t>1.3</w:t>
            </w:r>
          </w:p>
        </w:tc>
        <w:tc>
          <w:tcPr>
            <w:tcW w:w="2534" w:type="dxa"/>
            <w:gridSpan w:val="2"/>
            <w:tcBorders>
              <w:top w:val="nil"/>
              <w:left w:val="nil"/>
              <w:bottom w:val="dashed" w:sz="4" w:space="0" w:color="969696"/>
              <w:right w:val="single" w:sz="4" w:space="0" w:color="auto"/>
            </w:tcBorders>
          </w:tcPr>
          <w:p w14:paraId="34B27549" w14:textId="77777777" w:rsidR="009E3F16" w:rsidRDefault="009E3F16">
            <w:pPr>
              <w:rPr>
                <w:color w:val="C0C0C0"/>
                <w:lang w:eastAsia="sv-SE"/>
              </w:rPr>
            </w:pPr>
            <w:r>
              <w:rPr>
                <w:color w:val="C0C0C0"/>
                <w:lang w:eastAsia="sv-SE"/>
              </w:rPr>
              <w:t>Cancel earlier request</w:t>
            </w:r>
          </w:p>
        </w:tc>
        <w:tc>
          <w:tcPr>
            <w:tcW w:w="975" w:type="dxa"/>
            <w:gridSpan w:val="2"/>
            <w:tcBorders>
              <w:top w:val="nil"/>
              <w:left w:val="nil"/>
              <w:bottom w:val="dashed" w:sz="4" w:space="0" w:color="969696"/>
              <w:right w:val="single" w:sz="4" w:space="0" w:color="auto"/>
            </w:tcBorders>
          </w:tcPr>
          <w:p w14:paraId="3D4A3C26" w14:textId="77777777" w:rsidR="009E3F16" w:rsidRDefault="009E3F16">
            <w:pPr>
              <w:rPr>
                <w:color w:val="C0C0C0"/>
                <w:lang w:eastAsia="sv-SE"/>
              </w:rPr>
            </w:pPr>
            <w:r>
              <w:rPr>
                <w:color w:val="C0C0C0"/>
                <w:lang w:eastAsia="sv-SE"/>
              </w:rPr>
              <w:t>TCR</w:t>
            </w:r>
          </w:p>
        </w:tc>
        <w:tc>
          <w:tcPr>
            <w:tcW w:w="1364" w:type="dxa"/>
            <w:gridSpan w:val="2"/>
            <w:tcBorders>
              <w:top w:val="nil"/>
              <w:left w:val="nil"/>
              <w:bottom w:val="dashed" w:sz="4" w:space="0" w:color="969696"/>
              <w:right w:val="single" w:sz="4" w:space="0" w:color="auto"/>
            </w:tcBorders>
          </w:tcPr>
          <w:p w14:paraId="63F25458" w14:textId="77777777" w:rsidR="009E3F16" w:rsidRDefault="009E3F16">
            <w:pPr>
              <w:rPr>
                <w:color w:val="C0C0C0"/>
                <w:lang w:eastAsia="sv-SE"/>
              </w:rPr>
            </w:pPr>
            <w:r>
              <w:rPr>
                <w:color w:val="C0C0C0"/>
                <w:lang w:eastAsia="sv-SE"/>
              </w:rPr>
              <w:t>Cancel (1)</w:t>
            </w:r>
          </w:p>
        </w:tc>
        <w:tc>
          <w:tcPr>
            <w:tcW w:w="1559" w:type="dxa"/>
            <w:gridSpan w:val="2"/>
            <w:tcBorders>
              <w:top w:val="nil"/>
              <w:left w:val="nil"/>
              <w:bottom w:val="dashed" w:sz="4" w:space="0" w:color="969696"/>
              <w:right w:val="single" w:sz="4" w:space="0" w:color="auto"/>
            </w:tcBorders>
          </w:tcPr>
          <w:p w14:paraId="629AAC4D" w14:textId="77777777" w:rsidR="009E3F16" w:rsidRDefault="009E3F16">
            <w:pPr>
              <w:rPr>
                <w:color w:val="C0C0C0"/>
                <w:lang w:eastAsia="sv-SE"/>
              </w:rPr>
            </w:pPr>
            <w:r>
              <w:rPr>
                <w:color w:val="C0C0C0"/>
                <w:lang w:eastAsia="sv-SE"/>
              </w:rPr>
              <w:t>Addendum (4),</w:t>
            </w:r>
          </w:p>
          <w:p w14:paraId="62D0FB3C" w14:textId="77777777" w:rsidR="009E3F16" w:rsidRDefault="009E3F16">
            <w:pPr>
              <w:rPr>
                <w:color w:val="C0C0C0"/>
                <w:lang w:eastAsia="sv-SE"/>
              </w:rPr>
            </w:pPr>
            <w:r>
              <w:rPr>
                <w:color w:val="C0C0C0"/>
                <w:lang w:eastAsia="sv-SE"/>
              </w:rPr>
              <w:t>No/Was (5)</w:t>
            </w:r>
          </w:p>
        </w:tc>
        <w:tc>
          <w:tcPr>
            <w:tcW w:w="1559" w:type="dxa"/>
            <w:tcBorders>
              <w:top w:val="nil"/>
              <w:left w:val="nil"/>
              <w:bottom w:val="dashed" w:sz="4" w:space="0" w:color="969696"/>
              <w:right w:val="single" w:sz="4" w:space="0" w:color="auto"/>
            </w:tcBorders>
          </w:tcPr>
          <w:p w14:paraId="064310E8" w14:textId="77777777" w:rsidR="009E3F16" w:rsidRDefault="009E3F16">
            <w:pPr>
              <w:rPr>
                <w:color w:val="C0C0C0"/>
                <w:lang w:eastAsia="sv-SE"/>
              </w:rPr>
            </w:pPr>
            <w:r>
              <w:rPr>
                <w:color w:val="C0C0C0"/>
                <w:lang w:eastAsia="sv-SE"/>
              </w:rPr>
              <w:t>Two-Party Report (1)</w:t>
            </w:r>
          </w:p>
        </w:tc>
        <w:tc>
          <w:tcPr>
            <w:tcW w:w="980" w:type="dxa"/>
            <w:tcBorders>
              <w:top w:val="nil"/>
              <w:left w:val="nil"/>
              <w:bottom w:val="dashed" w:sz="4" w:space="0" w:color="969696"/>
              <w:right w:val="single" w:sz="4" w:space="0" w:color="auto"/>
            </w:tcBorders>
          </w:tcPr>
          <w:p w14:paraId="55EC3B2B" w14:textId="77777777" w:rsidR="009E3F16" w:rsidRDefault="009E3F16">
            <w:pPr>
              <w:rPr>
                <w:color w:val="C0C0C0"/>
                <w:lang w:eastAsia="sv-SE"/>
              </w:rPr>
            </w:pPr>
            <w:r>
              <w:rPr>
                <w:color w:val="C0C0C0"/>
                <w:lang w:eastAsia="sv-SE"/>
              </w:rPr>
              <w:t>Market-place issued (optional)</w:t>
            </w:r>
          </w:p>
        </w:tc>
        <w:tc>
          <w:tcPr>
            <w:tcW w:w="1365" w:type="dxa"/>
            <w:tcBorders>
              <w:top w:val="nil"/>
              <w:left w:val="nil"/>
              <w:bottom w:val="dashed" w:sz="4" w:space="0" w:color="969696"/>
              <w:right w:val="single" w:sz="4" w:space="0" w:color="auto"/>
            </w:tcBorders>
          </w:tcPr>
          <w:p w14:paraId="62A6C4E0" w14:textId="77777777" w:rsidR="009E3F16" w:rsidRDefault="009E3F16">
            <w:pPr>
              <w:rPr>
                <w:color w:val="C0C0C0"/>
                <w:lang w:eastAsia="sv-SE"/>
              </w:rPr>
            </w:pPr>
            <w:r>
              <w:rPr>
                <w:color w:val="C0C0C0"/>
                <w:lang w:eastAsia="sv-SE"/>
              </w:rPr>
              <w:t>New</w:t>
            </w:r>
          </w:p>
          <w:p w14:paraId="32DBA090" w14:textId="77777777" w:rsidR="009E3F16" w:rsidRDefault="009E3F16">
            <w:pPr>
              <w:rPr>
                <w:color w:val="C0C0C0"/>
                <w:lang w:eastAsia="sv-SE"/>
              </w:rPr>
            </w:pPr>
            <w:r>
              <w:rPr>
                <w:color w:val="C0C0C0"/>
                <w:lang w:eastAsia="sv-SE"/>
              </w:rPr>
              <w:t>(Initiator’s previous)</w:t>
            </w:r>
          </w:p>
        </w:tc>
        <w:tc>
          <w:tcPr>
            <w:tcW w:w="2923" w:type="dxa"/>
            <w:tcBorders>
              <w:top w:val="nil"/>
              <w:left w:val="nil"/>
              <w:bottom w:val="dashed" w:sz="4" w:space="0" w:color="969696"/>
              <w:right w:val="single" w:sz="4" w:space="0" w:color="auto"/>
            </w:tcBorders>
          </w:tcPr>
          <w:p w14:paraId="2EAB9053" w14:textId="77777777" w:rsidR="009E3F16" w:rsidRDefault="009E3F16">
            <w:pPr>
              <w:rPr>
                <w:color w:val="C0C0C0"/>
                <w:lang w:eastAsia="sv-SE"/>
              </w:rPr>
            </w:pPr>
          </w:p>
        </w:tc>
      </w:tr>
      <w:tr w:rsidR="00C90C98" w14:paraId="256447D7" w14:textId="77777777">
        <w:trPr>
          <w:trHeight w:val="765"/>
        </w:trPr>
        <w:tc>
          <w:tcPr>
            <w:tcW w:w="406" w:type="dxa"/>
            <w:tcBorders>
              <w:top w:val="nil"/>
              <w:left w:val="single" w:sz="4" w:space="0" w:color="auto"/>
              <w:bottom w:val="dashed" w:sz="4" w:space="0" w:color="969696"/>
              <w:right w:val="single" w:sz="4" w:space="0" w:color="auto"/>
            </w:tcBorders>
          </w:tcPr>
          <w:p w14:paraId="728CF352" w14:textId="77777777" w:rsidR="009E3F16" w:rsidRDefault="009E3F16">
            <w:pPr>
              <w:rPr>
                <w:lang w:eastAsia="sv-SE"/>
              </w:rPr>
            </w:pPr>
            <w:r>
              <w:rPr>
                <w:lang w:eastAsia="sv-SE"/>
              </w:rPr>
              <w:t>1.4</w:t>
            </w:r>
          </w:p>
        </w:tc>
        <w:tc>
          <w:tcPr>
            <w:tcW w:w="2534" w:type="dxa"/>
            <w:gridSpan w:val="2"/>
            <w:tcBorders>
              <w:top w:val="nil"/>
              <w:left w:val="nil"/>
              <w:bottom w:val="dashed" w:sz="4" w:space="0" w:color="969696"/>
              <w:right w:val="single" w:sz="4" w:space="0" w:color="auto"/>
            </w:tcBorders>
          </w:tcPr>
          <w:p w14:paraId="245F903E" w14:textId="77777777" w:rsidR="009E3F16" w:rsidRDefault="009E3F16">
            <w:pPr>
              <w:rPr>
                <w:lang w:eastAsia="sv-SE"/>
              </w:rPr>
            </w:pPr>
            <w:r>
              <w:rPr>
                <w:lang w:eastAsia="sv-SE"/>
              </w:rPr>
              <w:t>Acknowledgement from marketplace</w:t>
            </w:r>
          </w:p>
        </w:tc>
        <w:tc>
          <w:tcPr>
            <w:tcW w:w="975" w:type="dxa"/>
            <w:gridSpan w:val="2"/>
            <w:tcBorders>
              <w:top w:val="nil"/>
              <w:left w:val="nil"/>
              <w:bottom w:val="dashed" w:sz="4" w:space="0" w:color="969696"/>
              <w:right w:val="single" w:sz="4" w:space="0" w:color="auto"/>
            </w:tcBorders>
          </w:tcPr>
          <w:p w14:paraId="012D7351" w14:textId="77777777" w:rsidR="009E3F16" w:rsidRDefault="009E3F16">
            <w:pPr>
              <w:rPr>
                <w:lang w:eastAsia="sv-SE"/>
              </w:rPr>
            </w:pPr>
            <w:r>
              <w:rPr>
                <w:lang w:eastAsia="sv-SE"/>
              </w:rPr>
              <w:t>TCR Ack</w:t>
            </w:r>
          </w:p>
        </w:tc>
        <w:tc>
          <w:tcPr>
            <w:tcW w:w="1364" w:type="dxa"/>
            <w:gridSpan w:val="2"/>
            <w:tcBorders>
              <w:top w:val="nil"/>
              <w:left w:val="nil"/>
              <w:bottom w:val="dashed" w:sz="4" w:space="0" w:color="969696"/>
              <w:right w:val="single" w:sz="4" w:space="0" w:color="auto"/>
            </w:tcBorders>
          </w:tcPr>
          <w:p w14:paraId="47ADA744" w14:textId="77777777" w:rsidR="009E3F16" w:rsidRDefault="009E3F16">
            <w:pPr>
              <w:rPr>
                <w:lang w:eastAsia="sv-SE"/>
              </w:rPr>
            </w:pPr>
            <w:r>
              <w:rPr>
                <w:lang w:eastAsia="sv-SE"/>
              </w:rPr>
              <w:t>New (0);</w:t>
            </w:r>
          </w:p>
          <w:p w14:paraId="6BF6C86C" w14:textId="77777777" w:rsidR="009E3F16" w:rsidRDefault="009E3F16">
            <w:pPr>
              <w:rPr>
                <w:lang w:eastAsia="sv-SE"/>
              </w:rPr>
            </w:pPr>
            <w:r>
              <w:rPr>
                <w:lang w:eastAsia="sv-SE"/>
              </w:rPr>
              <w:t>Cancel (1); Replace (2)</w:t>
            </w:r>
          </w:p>
        </w:tc>
        <w:tc>
          <w:tcPr>
            <w:tcW w:w="1559" w:type="dxa"/>
            <w:gridSpan w:val="2"/>
            <w:tcBorders>
              <w:top w:val="nil"/>
              <w:left w:val="nil"/>
              <w:bottom w:val="dashed" w:sz="4" w:space="0" w:color="969696"/>
              <w:right w:val="single" w:sz="4" w:space="0" w:color="auto"/>
            </w:tcBorders>
          </w:tcPr>
          <w:p w14:paraId="7573D20A" w14:textId="77777777" w:rsidR="009E3F16" w:rsidRDefault="009E3F16">
            <w:pPr>
              <w:rPr>
                <w:lang w:eastAsia="sv-SE"/>
              </w:rPr>
            </w:pPr>
            <w:r>
              <w:rPr>
                <w:lang w:eastAsia="sv-SE"/>
              </w:rPr>
              <w:t>Addendum (4),</w:t>
            </w:r>
            <w:r>
              <w:rPr>
                <w:lang w:eastAsia="sv-SE"/>
              </w:rPr>
              <w:br/>
              <w:t>No/Was (5)</w:t>
            </w:r>
          </w:p>
        </w:tc>
        <w:tc>
          <w:tcPr>
            <w:tcW w:w="1559" w:type="dxa"/>
            <w:tcBorders>
              <w:top w:val="nil"/>
              <w:left w:val="nil"/>
              <w:bottom w:val="dashed" w:sz="4" w:space="0" w:color="969696"/>
              <w:right w:val="single" w:sz="4" w:space="0" w:color="auto"/>
            </w:tcBorders>
          </w:tcPr>
          <w:p w14:paraId="774DBEBE" w14:textId="77777777" w:rsidR="009E3F16" w:rsidRDefault="009E3F16">
            <w:pPr>
              <w:rPr>
                <w:lang w:eastAsia="sv-SE"/>
              </w:rPr>
            </w:pPr>
            <w:r>
              <w:rPr>
                <w:lang w:eastAsia="sv-SE"/>
              </w:rPr>
              <w:t>Two-Party Report (1)</w:t>
            </w:r>
          </w:p>
        </w:tc>
        <w:tc>
          <w:tcPr>
            <w:tcW w:w="980" w:type="dxa"/>
            <w:tcBorders>
              <w:top w:val="nil"/>
              <w:left w:val="nil"/>
              <w:bottom w:val="dashed" w:sz="4" w:space="0" w:color="969696"/>
              <w:right w:val="single" w:sz="4" w:space="0" w:color="auto"/>
            </w:tcBorders>
          </w:tcPr>
          <w:p w14:paraId="7C9B7BA0" w14:textId="77777777" w:rsidR="009E3F16" w:rsidRDefault="009E3F16">
            <w:pPr>
              <w:rPr>
                <w:lang w:eastAsia="sv-SE"/>
              </w:rPr>
            </w:pPr>
            <w:r>
              <w:rPr>
                <w:lang w:eastAsia="sv-SE"/>
              </w:rPr>
              <w:t>Initiator’s</w:t>
            </w:r>
          </w:p>
        </w:tc>
        <w:tc>
          <w:tcPr>
            <w:tcW w:w="1365" w:type="dxa"/>
            <w:tcBorders>
              <w:top w:val="nil"/>
              <w:left w:val="nil"/>
              <w:bottom w:val="dashed" w:sz="4" w:space="0" w:color="969696"/>
              <w:right w:val="single" w:sz="4" w:space="0" w:color="auto"/>
            </w:tcBorders>
          </w:tcPr>
          <w:p w14:paraId="73E2AC06" w14:textId="77777777" w:rsidR="009E3F16" w:rsidRDefault="009E3F16">
            <w:pPr>
              <w:rPr>
                <w:lang w:eastAsia="sv-SE"/>
              </w:rPr>
            </w:pPr>
            <w:r>
              <w:rPr>
                <w:lang w:eastAsia="sv-SE"/>
              </w:rPr>
              <w:t>Initiator’s (Initiator’s)</w:t>
            </w:r>
          </w:p>
        </w:tc>
        <w:tc>
          <w:tcPr>
            <w:tcW w:w="2923" w:type="dxa"/>
            <w:tcBorders>
              <w:top w:val="nil"/>
              <w:left w:val="nil"/>
              <w:bottom w:val="dashed" w:sz="4" w:space="0" w:color="969696"/>
              <w:right w:val="single" w:sz="4" w:space="0" w:color="auto"/>
            </w:tcBorders>
          </w:tcPr>
          <w:p w14:paraId="59EE489B" w14:textId="77777777" w:rsidR="009E3F16" w:rsidRDefault="009E3F16">
            <w:pPr>
              <w:rPr>
                <w:lang w:eastAsia="sv-SE"/>
              </w:rPr>
            </w:pPr>
            <w:r>
              <w:rPr>
                <w:lang w:eastAsia="sv-SE"/>
              </w:rPr>
              <w:t> Optional. If ack message is used for Two-Party Reports.</w:t>
            </w:r>
          </w:p>
        </w:tc>
      </w:tr>
      <w:tr w:rsidR="00C90C98" w14:paraId="178BC78A" w14:textId="77777777">
        <w:trPr>
          <w:trHeight w:val="765"/>
        </w:trPr>
        <w:tc>
          <w:tcPr>
            <w:tcW w:w="406" w:type="dxa"/>
            <w:tcBorders>
              <w:top w:val="nil"/>
              <w:left w:val="single" w:sz="4" w:space="0" w:color="auto"/>
              <w:bottom w:val="single" w:sz="4" w:space="0" w:color="auto"/>
              <w:right w:val="single" w:sz="4" w:space="0" w:color="auto"/>
            </w:tcBorders>
          </w:tcPr>
          <w:p w14:paraId="1324BB4E" w14:textId="77777777" w:rsidR="009E3F16" w:rsidRDefault="009E3F16">
            <w:pPr>
              <w:rPr>
                <w:lang w:eastAsia="sv-SE"/>
              </w:rPr>
            </w:pPr>
            <w:r>
              <w:rPr>
                <w:lang w:eastAsia="sv-SE"/>
              </w:rPr>
              <w:t>1.5</w:t>
            </w:r>
          </w:p>
        </w:tc>
        <w:tc>
          <w:tcPr>
            <w:tcW w:w="2534" w:type="dxa"/>
            <w:gridSpan w:val="2"/>
            <w:tcBorders>
              <w:top w:val="nil"/>
              <w:left w:val="nil"/>
              <w:bottom w:val="single" w:sz="4" w:space="0" w:color="auto"/>
              <w:right w:val="single" w:sz="4" w:space="0" w:color="auto"/>
            </w:tcBorders>
          </w:tcPr>
          <w:p w14:paraId="03325BA8" w14:textId="77777777" w:rsidR="009E3F16" w:rsidRDefault="009E3F16">
            <w:pPr>
              <w:rPr>
                <w:lang w:eastAsia="sv-SE"/>
              </w:rPr>
            </w:pPr>
            <w:r>
              <w:rPr>
                <w:lang w:eastAsia="sv-SE"/>
              </w:rPr>
              <w:t>Reject from marketplace</w:t>
            </w:r>
          </w:p>
        </w:tc>
        <w:tc>
          <w:tcPr>
            <w:tcW w:w="975" w:type="dxa"/>
            <w:gridSpan w:val="2"/>
            <w:tcBorders>
              <w:top w:val="nil"/>
              <w:left w:val="nil"/>
              <w:bottom w:val="single" w:sz="4" w:space="0" w:color="auto"/>
              <w:right w:val="single" w:sz="4" w:space="0" w:color="auto"/>
            </w:tcBorders>
          </w:tcPr>
          <w:p w14:paraId="3DF2F7F9" w14:textId="77777777" w:rsidR="009E3F16" w:rsidRDefault="009E3F16">
            <w:pPr>
              <w:rPr>
                <w:lang w:eastAsia="sv-SE"/>
              </w:rPr>
            </w:pPr>
            <w:r>
              <w:rPr>
                <w:lang w:eastAsia="sv-SE"/>
              </w:rPr>
              <w:t>TCR Ack</w:t>
            </w:r>
          </w:p>
        </w:tc>
        <w:tc>
          <w:tcPr>
            <w:tcW w:w="1364" w:type="dxa"/>
            <w:gridSpan w:val="2"/>
            <w:tcBorders>
              <w:top w:val="nil"/>
              <w:left w:val="nil"/>
              <w:bottom w:val="single" w:sz="4" w:space="0" w:color="auto"/>
              <w:right w:val="single" w:sz="4" w:space="0" w:color="auto"/>
            </w:tcBorders>
          </w:tcPr>
          <w:p w14:paraId="2D1FF14A" w14:textId="77777777" w:rsidR="009E3F16" w:rsidRDefault="009E3F16">
            <w:pPr>
              <w:rPr>
                <w:lang w:eastAsia="sv-SE"/>
              </w:rPr>
            </w:pPr>
            <w:r>
              <w:rPr>
                <w:lang w:eastAsia="sv-SE"/>
              </w:rPr>
              <w:t>New (0);</w:t>
            </w:r>
          </w:p>
          <w:p w14:paraId="3D786898" w14:textId="77777777" w:rsidR="009E3F16" w:rsidRDefault="009E3F16">
            <w:pPr>
              <w:rPr>
                <w:lang w:eastAsia="sv-SE"/>
              </w:rPr>
            </w:pPr>
            <w:r>
              <w:rPr>
                <w:lang w:eastAsia="sv-SE"/>
              </w:rPr>
              <w:t>Cancel (1); Replace (2)</w:t>
            </w:r>
          </w:p>
        </w:tc>
        <w:tc>
          <w:tcPr>
            <w:tcW w:w="1559" w:type="dxa"/>
            <w:gridSpan w:val="2"/>
            <w:tcBorders>
              <w:top w:val="nil"/>
              <w:left w:val="nil"/>
              <w:bottom w:val="single" w:sz="4" w:space="0" w:color="auto"/>
              <w:right w:val="single" w:sz="4" w:space="0" w:color="auto"/>
            </w:tcBorders>
          </w:tcPr>
          <w:p w14:paraId="4F515859" w14:textId="77777777" w:rsidR="009E3F16" w:rsidRDefault="009E3F16">
            <w:pPr>
              <w:rPr>
                <w:lang w:eastAsia="sv-SE"/>
              </w:rPr>
            </w:pPr>
            <w:r>
              <w:rPr>
                <w:lang w:eastAsia="sv-SE"/>
              </w:rPr>
              <w:t>Addendum (4),</w:t>
            </w:r>
            <w:r>
              <w:rPr>
                <w:lang w:eastAsia="sv-SE"/>
              </w:rPr>
              <w:br/>
              <w:t>No/Was (5)</w:t>
            </w:r>
          </w:p>
        </w:tc>
        <w:tc>
          <w:tcPr>
            <w:tcW w:w="1559" w:type="dxa"/>
            <w:tcBorders>
              <w:top w:val="nil"/>
              <w:left w:val="nil"/>
              <w:bottom w:val="single" w:sz="4" w:space="0" w:color="auto"/>
              <w:right w:val="single" w:sz="4" w:space="0" w:color="auto"/>
            </w:tcBorders>
          </w:tcPr>
          <w:p w14:paraId="7EB732F5" w14:textId="77777777" w:rsidR="009E3F16" w:rsidRDefault="009E3F16">
            <w:pPr>
              <w:rPr>
                <w:lang w:eastAsia="sv-SE"/>
              </w:rPr>
            </w:pPr>
            <w:r>
              <w:rPr>
                <w:lang w:eastAsia="sv-SE"/>
              </w:rPr>
              <w:t>Two-Party Report (1)</w:t>
            </w:r>
          </w:p>
        </w:tc>
        <w:tc>
          <w:tcPr>
            <w:tcW w:w="980" w:type="dxa"/>
            <w:tcBorders>
              <w:top w:val="nil"/>
              <w:left w:val="nil"/>
              <w:bottom w:val="single" w:sz="4" w:space="0" w:color="auto"/>
              <w:right w:val="single" w:sz="4" w:space="0" w:color="auto"/>
            </w:tcBorders>
          </w:tcPr>
          <w:p w14:paraId="552ADF08" w14:textId="77777777" w:rsidR="009E3F16" w:rsidRDefault="009E3F16">
            <w:pPr>
              <w:rPr>
                <w:lang w:eastAsia="sv-SE"/>
              </w:rPr>
            </w:pPr>
            <w:r>
              <w:rPr>
                <w:lang w:eastAsia="sv-SE"/>
              </w:rPr>
              <w:t>Initiator’s</w:t>
            </w:r>
          </w:p>
        </w:tc>
        <w:tc>
          <w:tcPr>
            <w:tcW w:w="1365" w:type="dxa"/>
            <w:tcBorders>
              <w:top w:val="nil"/>
              <w:left w:val="nil"/>
              <w:bottom w:val="single" w:sz="4" w:space="0" w:color="auto"/>
              <w:right w:val="single" w:sz="4" w:space="0" w:color="auto"/>
            </w:tcBorders>
          </w:tcPr>
          <w:p w14:paraId="68BB23D3" w14:textId="77777777" w:rsidR="009E3F16" w:rsidRDefault="009E3F16">
            <w:pPr>
              <w:rPr>
                <w:lang w:eastAsia="sv-SE"/>
              </w:rPr>
            </w:pPr>
            <w:r>
              <w:rPr>
                <w:lang w:eastAsia="sv-SE"/>
              </w:rPr>
              <w:t>Initiator’s (Initiator’s)</w:t>
            </w:r>
          </w:p>
        </w:tc>
        <w:tc>
          <w:tcPr>
            <w:tcW w:w="2923" w:type="dxa"/>
            <w:tcBorders>
              <w:top w:val="nil"/>
              <w:left w:val="nil"/>
              <w:bottom w:val="single" w:sz="4" w:space="0" w:color="auto"/>
              <w:right w:val="single" w:sz="4" w:space="0" w:color="auto"/>
            </w:tcBorders>
          </w:tcPr>
          <w:p w14:paraId="6E5A4166" w14:textId="77777777" w:rsidR="009E3F16" w:rsidRDefault="009E3F16">
            <w:pPr>
              <w:rPr>
                <w:lang w:eastAsia="sv-SE"/>
              </w:rPr>
            </w:pPr>
            <w:r>
              <w:rPr>
                <w:lang w:eastAsia="sv-SE"/>
              </w:rPr>
              <w:t> </w:t>
            </w:r>
          </w:p>
        </w:tc>
      </w:tr>
      <w:tr w:rsidR="009E3F16" w14:paraId="1E4041A6" w14:textId="77777777">
        <w:tblPrEx>
          <w:tblW w:w="13665" w:type="dxa"/>
          <w:tblInd w:w="55" w:type="dxa"/>
          <w:tblCellMar>
            <w:left w:w="70" w:type="dxa"/>
            <w:right w:w="70" w:type="dxa"/>
          </w:tblCellMar>
          <w:tblLook w:val="0000" w:firstRow="0" w:lastRow="0" w:firstColumn="0" w:lastColumn="0" w:noHBand="0" w:noVBand="0"/>
          <w:tblPrExChange w:id="579"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580" w:author="Administrator" w:date="2011-08-18T10:53:00Z">
            <w:trPr>
              <w:gridAfter w:val="0"/>
              <w:trHeight w:val="510"/>
            </w:trPr>
          </w:trPrChange>
        </w:trPr>
        <w:tc>
          <w:tcPr>
            <w:tcW w:w="406" w:type="dxa"/>
            <w:tcBorders>
              <w:top w:val="nil"/>
              <w:left w:val="single" w:sz="4" w:space="0" w:color="auto"/>
              <w:bottom w:val="nil"/>
              <w:right w:val="single" w:sz="4" w:space="0" w:color="auto"/>
            </w:tcBorders>
            <w:tcPrChange w:id="581" w:author="Administrator" w:date="2011-08-18T10:53:00Z">
              <w:tcPr>
                <w:tcW w:w="406" w:type="dxa"/>
                <w:gridSpan w:val="2"/>
                <w:tcBorders>
                  <w:top w:val="nil"/>
                  <w:left w:val="single" w:sz="4" w:space="0" w:color="auto"/>
                  <w:bottom w:val="nil"/>
                  <w:right w:val="single" w:sz="4" w:space="0" w:color="auto"/>
                </w:tcBorders>
                <w:shd w:val="clear" w:color="auto" w:fill="auto"/>
              </w:tcPr>
            </w:tcPrChange>
          </w:tcPr>
          <w:p w14:paraId="6872B8BF" w14:textId="77777777" w:rsidR="009E3F16" w:rsidRDefault="009E3F16">
            <w:pPr>
              <w:rPr>
                <w:b/>
                <w:lang w:eastAsia="sv-SE"/>
              </w:rPr>
            </w:pPr>
            <w:bookmarkStart w:id="582" w:name="_Ref138217450"/>
            <w:r>
              <w:rPr>
                <w:b/>
                <w:lang w:eastAsia="sv-SE"/>
              </w:rPr>
              <w:t>2</w:t>
            </w:r>
          </w:p>
        </w:tc>
        <w:tc>
          <w:tcPr>
            <w:tcW w:w="13259" w:type="dxa"/>
            <w:gridSpan w:val="12"/>
            <w:tcBorders>
              <w:top w:val="nil"/>
              <w:left w:val="nil"/>
              <w:bottom w:val="nil"/>
              <w:right w:val="single" w:sz="4" w:space="0" w:color="auto"/>
            </w:tcBorders>
            <w:tcPrChange w:id="583" w:author="Administrator" w:date="2011-08-18T10:53:00Z">
              <w:tcPr>
                <w:tcW w:w="13259" w:type="dxa"/>
                <w:gridSpan w:val="13"/>
                <w:tcBorders>
                  <w:top w:val="nil"/>
                  <w:left w:val="nil"/>
                  <w:bottom w:val="nil"/>
                  <w:right w:val="single" w:sz="4" w:space="0" w:color="auto"/>
                </w:tcBorders>
                <w:shd w:val="clear" w:color="auto" w:fill="auto"/>
              </w:tcPr>
            </w:tcPrChange>
          </w:tcPr>
          <w:p w14:paraId="14265965" w14:textId="77777777" w:rsidR="009E3F16" w:rsidRDefault="009E3F16">
            <w:pPr>
              <w:rPr>
                <w:b/>
                <w:lang w:eastAsia="sv-SE"/>
              </w:rPr>
            </w:pPr>
            <w:r>
              <w:rPr>
                <w:b/>
                <w:lang w:eastAsia="sv-SE"/>
              </w:rPr>
              <w:t>Marketplace publication of confirmed trade amendment (flow from marketplace to external actors)</w:t>
            </w:r>
          </w:p>
        </w:tc>
      </w:tr>
      <w:tr w:rsidR="00C90C98" w14:paraId="09E4CD0F" w14:textId="77777777">
        <w:trPr>
          <w:trHeight w:val="510"/>
        </w:trPr>
        <w:tc>
          <w:tcPr>
            <w:tcW w:w="406" w:type="dxa"/>
            <w:tcBorders>
              <w:top w:val="nil"/>
              <w:left w:val="single" w:sz="4" w:space="0" w:color="auto"/>
              <w:bottom w:val="nil"/>
              <w:right w:val="single" w:sz="4" w:space="0" w:color="auto"/>
            </w:tcBorders>
          </w:tcPr>
          <w:p w14:paraId="22233B7F" w14:textId="77777777" w:rsidR="009E3F16" w:rsidRDefault="009E3F16">
            <w:pPr>
              <w:rPr>
                <w:lang w:eastAsia="sv-SE"/>
              </w:rPr>
            </w:pPr>
            <w:r>
              <w:rPr>
                <w:lang w:eastAsia="sv-SE"/>
              </w:rPr>
              <w:t>2.1</w:t>
            </w:r>
          </w:p>
        </w:tc>
        <w:tc>
          <w:tcPr>
            <w:tcW w:w="2527" w:type="dxa"/>
            <w:tcBorders>
              <w:top w:val="nil"/>
              <w:left w:val="nil"/>
              <w:bottom w:val="nil"/>
              <w:right w:val="single" w:sz="4" w:space="0" w:color="auto"/>
            </w:tcBorders>
          </w:tcPr>
          <w:p w14:paraId="3CAE47D6" w14:textId="77777777" w:rsidR="009E3F16" w:rsidRDefault="009E3F16">
            <w:pPr>
              <w:rPr>
                <w:lang w:eastAsia="sv-SE"/>
              </w:rPr>
            </w:pPr>
            <w:r>
              <w:rPr>
                <w:lang w:eastAsia="sv-SE"/>
              </w:rPr>
              <w:t>Publication to the initiator</w:t>
            </w:r>
          </w:p>
        </w:tc>
        <w:tc>
          <w:tcPr>
            <w:tcW w:w="975" w:type="dxa"/>
            <w:gridSpan w:val="2"/>
            <w:tcBorders>
              <w:top w:val="nil"/>
              <w:left w:val="nil"/>
              <w:bottom w:val="nil"/>
              <w:right w:val="single" w:sz="4" w:space="0" w:color="auto"/>
            </w:tcBorders>
          </w:tcPr>
          <w:p w14:paraId="0506A846" w14:textId="77777777" w:rsidR="009E3F16" w:rsidRDefault="009E3F16">
            <w:pPr>
              <w:rPr>
                <w:lang w:eastAsia="sv-SE"/>
              </w:rPr>
            </w:pPr>
            <w:r>
              <w:rPr>
                <w:lang w:eastAsia="sv-SE"/>
              </w:rPr>
              <w:t>TCR</w:t>
            </w:r>
          </w:p>
        </w:tc>
        <w:tc>
          <w:tcPr>
            <w:tcW w:w="1363" w:type="dxa"/>
            <w:gridSpan w:val="2"/>
            <w:tcBorders>
              <w:top w:val="nil"/>
              <w:left w:val="nil"/>
              <w:bottom w:val="nil"/>
              <w:right w:val="single" w:sz="4" w:space="0" w:color="auto"/>
            </w:tcBorders>
          </w:tcPr>
          <w:p w14:paraId="6B723C80" w14:textId="77777777" w:rsidR="009E3F16" w:rsidRDefault="009E3F16">
            <w:pPr>
              <w:rPr>
                <w:lang w:eastAsia="sv-SE"/>
              </w:rPr>
            </w:pPr>
            <w:r>
              <w:rPr>
                <w:lang w:eastAsia="sv-SE"/>
              </w:rPr>
              <w:t>Replace (2)</w:t>
            </w:r>
          </w:p>
        </w:tc>
        <w:tc>
          <w:tcPr>
            <w:tcW w:w="1557" w:type="dxa"/>
            <w:gridSpan w:val="2"/>
            <w:tcBorders>
              <w:top w:val="nil"/>
              <w:left w:val="nil"/>
              <w:bottom w:val="nil"/>
              <w:right w:val="single" w:sz="4" w:space="0" w:color="auto"/>
            </w:tcBorders>
          </w:tcPr>
          <w:p w14:paraId="1887E7C0" w14:textId="77777777" w:rsidR="009E3F16" w:rsidRDefault="009E3F16">
            <w:pPr>
              <w:rPr>
                <w:lang w:eastAsia="sv-SE"/>
              </w:rPr>
            </w:pPr>
            <w:r>
              <w:rPr>
                <w:lang w:eastAsia="sv-SE"/>
              </w:rPr>
              <w:t>Addendum (4),</w:t>
            </w:r>
            <w:r>
              <w:rPr>
                <w:lang w:eastAsia="sv-SE"/>
              </w:rPr>
              <w:br/>
              <w:t>No/Was (5)</w:t>
            </w:r>
          </w:p>
        </w:tc>
        <w:tc>
          <w:tcPr>
            <w:tcW w:w="1569" w:type="dxa"/>
            <w:gridSpan w:val="2"/>
            <w:tcBorders>
              <w:top w:val="nil"/>
              <w:left w:val="nil"/>
              <w:bottom w:val="nil"/>
              <w:right w:val="single" w:sz="4" w:space="0" w:color="auto"/>
            </w:tcBorders>
          </w:tcPr>
          <w:p w14:paraId="30D25DEF" w14:textId="77777777" w:rsidR="009E3F16" w:rsidRDefault="009E3F16">
            <w:pPr>
              <w:rPr>
                <w:lang w:eastAsia="sv-SE"/>
              </w:rPr>
            </w:pPr>
            <w:r>
              <w:rPr>
                <w:lang w:eastAsia="sv-SE"/>
              </w:rPr>
              <w:t>Trade Confirm (0)</w:t>
            </w:r>
          </w:p>
        </w:tc>
        <w:tc>
          <w:tcPr>
            <w:tcW w:w="980" w:type="dxa"/>
            <w:tcBorders>
              <w:top w:val="nil"/>
              <w:left w:val="nil"/>
              <w:bottom w:val="nil"/>
              <w:right w:val="single" w:sz="4" w:space="0" w:color="auto"/>
            </w:tcBorders>
          </w:tcPr>
          <w:p w14:paraId="116A619C" w14:textId="77777777" w:rsidR="009E3F16" w:rsidRDefault="009E3F16">
            <w:pPr>
              <w:rPr>
                <w:lang w:eastAsia="sv-SE"/>
              </w:rPr>
            </w:pPr>
            <w:r>
              <w:rPr>
                <w:lang w:eastAsia="sv-SE"/>
              </w:rPr>
              <w:t>Filled</w:t>
            </w:r>
          </w:p>
        </w:tc>
        <w:tc>
          <w:tcPr>
            <w:tcW w:w="1365" w:type="dxa"/>
            <w:tcBorders>
              <w:top w:val="nil"/>
              <w:left w:val="nil"/>
              <w:bottom w:val="nil"/>
              <w:right w:val="single" w:sz="4" w:space="0" w:color="auto"/>
            </w:tcBorders>
          </w:tcPr>
          <w:p w14:paraId="392F5199" w14:textId="77777777" w:rsidR="009E3F16" w:rsidRDefault="009E3F16">
            <w:pPr>
              <w:rPr>
                <w:lang w:eastAsia="sv-SE"/>
              </w:rPr>
            </w:pPr>
            <w:r>
              <w:rPr>
                <w:lang w:eastAsia="sv-SE"/>
              </w:rPr>
              <w:t>Initiator’s</w:t>
            </w:r>
          </w:p>
        </w:tc>
        <w:tc>
          <w:tcPr>
            <w:tcW w:w="2923" w:type="dxa"/>
            <w:tcBorders>
              <w:top w:val="nil"/>
              <w:left w:val="nil"/>
              <w:bottom w:val="nil"/>
              <w:right w:val="single" w:sz="4" w:space="0" w:color="auto"/>
            </w:tcBorders>
          </w:tcPr>
          <w:p w14:paraId="675A2FB3" w14:textId="77777777" w:rsidR="009E3F16" w:rsidRDefault="009E3F16">
            <w:pPr>
              <w:rPr>
                <w:lang w:eastAsia="sv-SE"/>
              </w:rPr>
            </w:pPr>
            <w:r>
              <w:rPr>
                <w:lang w:eastAsia="sv-SE"/>
              </w:rPr>
              <w:t>MatchStatus = 0 (Compared, matched or affirmed)</w:t>
            </w:r>
          </w:p>
        </w:tc>
      </w:tr>
      <w:tr w:rsidR="00C90C98" w14:paraId="1EB2E820" w14:textId="77777777">
        <w:trPr>
          <w:trHeight w:val="510"/>
        </w:trPr>
        <w:tc>
          <w:tcPr>
            <w:tcW w:w="406" w:type="dxa"/>
            <w:tcBorders>
              <w:top w:val="nil"/>
              <w:left w:val="single" w:sz="4" w:space="0" w:color="auto"/>
              <w:bottom w:val="single" w:sz="4" w:space="0" w:color="auto"/>
              <w:right w:val="single" w:sz="4" w:space="0" w:color="auto"/>
            </w:tcBorders>
          </w:tcPr>
          <w:p w14:paraId="299B6290" w14:textId="77777777" w:rsidR="009E3F16" w:rsidRDefault="009E3F16">
            <w:pPr>
              <w:rPr>
                <w:lang w:eastAsia="sv-SE"/>
              </w:rPr>
            </w:pPr>
            <w:r>
              <w:rPr>
                <w:lang w:eastAsia="sv-SE"/>
              </w:rPr>
              <w:t>2.2</w:t>
            </w:r>
          </w:p>
        </w:tc>
        <w:tc>
          <w:tcPr>
            <w:tcW w:w="2527" w:type="dxa"/>
            <w:tcBorders>
              <w:top w:val="nil"/>
              <w:left w:val="nil"/>
              <w:bottom w:val="single" w:sz="4" w:space="0" w:color="auto"/>
              <w:right w:val="single" w:sz="4" w:space="0" w:color="auto"/>
            </w:tcBorders>
          </w:tcPr>
          <w:p w14:paraId="4920E4EF" w14:textId="77777777" w:rsidR="009E3F16" w:rsidRDefault="009E3F16">
            <w:pPr>
              <w:rPr>
                <w:lang w:eastAsia="sv-SE"/>
              </w:rPr>
            </w:pPr>
            <w:r>
              <w:rPr>
                <w:lang w:eastAsia="sv-SE"/>
              </w:rPr>
              <w:t>Publication to other parties</w:t>
            </w:r>
          </w:p>
        </w:tc>
        <w:tc>
          <w:tcPr>
            <w:tcW w:w="975" w:type="dxa"/>
            <w:gridSpan w:val="2"/>
            <w:tcBorders>
              <w:top w:val="nil"/>
              <w:left w:val="nil"/>
              <w:bottom w:val="single" w:sz="4" w:space="0" w:color="auto"/>
              <w:right w:val="single" w:sz="4" w:space="0" w:color="auto"/>
            </w:tcBorders>
          </w:tcPr>
          <w:p w14:paraId="0DFB8EA0" w14:textId="77777777" w:rsidR="009E3F16" w:rsidRDefault="009E3F16">
            <w:pPr>
              <w:rPr>
                <w:lang w:eastAsia="sv-SE"/>
              </w:rPr>
            </w:pPr>
            <w:r>
              <w:rPr>
                <w:lang w:eastAsia="sv-SE"/>
              </w:rPr>
              <w:t>TCR</w:t>
            </w:r>
          </w:p>
        </w:tc>
        <w:tc>
          <w:tcPr>
            <w:tcW w:w="1363" w:type="dxa"/>
            <w:gridSpan w:val="2"/>
            <w:tcBorders>
              <w:top w:val="nil"/>
              <w:left w:val="nil"/>
              <w:bottom w:val="single" w:sz="4" w:space="0" w:color="auto"/>
              <w:right w:val="single" w:sz="4" w:space="0" w:color="auto"/>
            </w:tcBorders>
          </w:tcPr>
          <w:p w14:paraId="069B55E3" w14:textId="77777777" w:rsidR="009E3F16" w:rsidRDefault="009E3F16">
            <w:pPr>
              <w:rPr>
                <w:lang w:eastAsia="sv-SE"/>
              </w:rPr>
            </w:pPr>
            <w:r>
              <w:rPr>
                <w:lang w:eastAsia="sv-SE"/>
              </w:rPr>
              <w:t>New (0)</w:t>
            </w:r>
          </w:p>
        </w:tc>
        <w:tc>
          <w:tcPr>
            <w:tcW w:w="1557" w:type="dxa"/>
            <w:gridSpan w:val="2"/>
            <w:tcBorders>
              <w:top w:val="nil"/>
              <w:left w:val="nil"/>
              <w:bottom w:val="single" w:sz="4" w:space="0" w:color="auto"/>
              <w:right w:val="single" w:sz="4" w:space="0" w:color="auto"/>
            </w:tcBorders>
          </w:tcPr>
          <w:p w14:paraId="103A9D11" w14:textId="77777777" w:rsidR="009E3F16" w:rsidRDefault="009E3F16">
            <w:pPr>
              <w:rPr>
                <w:lang w:eastAsia="sv-SE"/>
              </w:rPr>
            </w:pPr>
            <w:r>
              <w:rPr>
                <w:lang w:eastAsia="sv-SE"/>
              </w:rPr>
              <w:t>Addendum (4),</w:t>
            </w:r>
            <w:r>
              <w:rPr>
                <w:lang w:eastAsia="sv-SE"/>
              </w:rPr>
              <w:br/>
              <w:t>No/Was (5)</w:t>
            </w:r>
          </w:p>
        </w:tc>
        <w:tc>
          <w:tcPr>
            <w:tcW w:w="1569" w:type="dxa"/>
            <w:gridSpan w:val="2"/>
            <w:tcBorders>
              <w:top w:val="nil"/>
              <w:left w:val="nil"/>
              <w:bottom w:val="single" w:sz="4" w:space="0" w:color="auto"/>
              <w:right w:val="single" w:sz="4" w:space="0" w:color="auto"/>
            </w:tcBorders>
          </w:tcPr>
          <w:p w14:paraId="33A8401C" w14:textId="77777777" w:rsidR="009E3F16" w:rsidRDefault="009E3F16">
            <w:pPr>
              <w:rPr>
                <w:lang w:eastAsia="sv-SE"/>
              </w:rPr>
            </w:pPr>
            <w:r>
              <w:rPr>
                <w:lang w:eastAsia="sv-SE"/>
              </w:rPr>
              <w:t>Trade Confirm (0)</w:t>
            </w:r>
          </w:p>
        </w:tc>
        <w:tc>
          <w:tcPr>
            <w:tcW w:w="980" w:type="dxa"/>
            <w:tcBorders>
              <w:top w:val="nil"/>
              <w:left w:val="nil"/>
              <w:bottom w:val="single" w:sz="4" w:space="0" w:color="auto"/>
              <w:right w:val="single" w:sz="4" w:space="0" w:color="auto"/>
            </w:tcBorders>
          </w:tcPr>
          <w:p w14:paraId="58B04F15" w14:textId="77777777" w:rsidR="009E3F16" w:rsidRDefault="009E3F16">
            <w:pPr>
              <w:rPr>
                <w:lang w:eastAsia="sv-SE"/>
              </w:rPr>
            </w:pPr>
            <w:r>
              <w:rPr>
                <w:lang w:eastAsia="sv-SE"/>
              </w:rPr>
              <w:t>Filled</w:t>
            </w:r>
          </w:p>
        </w:tc>
        <w:tc>
          <w:tcPr>
            <w:tcW w:w="1365" w:type="dxa"/>
            <w:tcBorders>
              <w:top w:val="nil"/>
              <w:left w:val="nil"/>
              <w:bottom w:val="single" w:sz="4" w:space="0" w:color="auto"/>
              <w:right w:val="single" w:sz="4" w:space="0" w:color="auto"/>
            </w:tcBorders>
          </w:tcPr>
          <w:p w14:paraId="7ED6BB75" w14:textId="77777777" w:rsidR="009E3F16" w:rsidRDefault="009E3F16">
            <w:pPr>
              <w:rPr>
                <w:lang w:eastAsia="sv-SE"/>
              </w:rPr>
            </w:pPr>
            <w:r>
              <w:rPr>
                <w:lang w:eastAsia="sv-SE"/>
              </w:rPr>
              <w:t>N/A</w:t>
            </w:r>
          </w:p>
        </w:tc>
        <w:tc>
          <w:tcPr>
            <w:tcW w:w="2923" w:type="dxa"/>
            <w:tcBorders>
              <w:top w:val="nil"/>
              <w:left w:val="nil"/>
              <w:bottom w:val="single" w:sz="4" w:space="0" w:color="auto"/>
              <w:right w:val="single" w:sz="4" w:space="0" w:color="auto"/>
            </w:tcBorders>
          </w:tcPr>
          <w:p w14:paraId="0EE267C0" w14:textId="77777777" w:rsidR="009E3F16" w:rsidRDefault="009E3F16">
            <w:pPr>
              <w:rPr>
                <w:lang w:eastAsia="sv-SE"/>
              </w:rPr>
            </w:pPr>
            <w:r>
              <w:rPr>
                <w:lang w:eastAsia="sv-SE"/>
              </w:rPr>
              <w:t>MatchStatus = 0 (Compared, matched or affirmed)</w:t>
            </w:r>
          </w:p>
        </w:tc>
      </w:tr>
    </w:tbl>
    <w:p w14:paraId="507FD004" w14:textId="77777777" w:rsidR="009E3F16" w:rsidRDefault="009E3F16">
      <w:pPr>
        <w:pStyle w:val="Heading4"/>
        <w:keepNext/>
        <w:keepLines/>
        <w:numPr>
          <w:ilvl w:val="3"/>
          <w:numId w:val="0"/>
        </w:numPr>
        <w:tabs>
          <w:tab w:val="num" w:pos="1800"/>
        </w:tabs>
        <w:spacing w:before="240" w:after="60" w:line="220" w:lineRule="exact"/>
        <w:ind w:left="1728" w:hanging="648"/>
        <w:jc w:val="left"/>
      </w:pPr>
      <w:bookmarkStart w:id="584" w:name="_Ref139787960"/>
    </w:p>
    <w:p w14:paraId="525C12BA" w14:textId="77777777" w:rsidR="009E3F16" w:rsidRDefault="009E3F16">
      <w:pPr>
        <w:pStyle w:val="Heading4"/>
        <w:keepNext/>
        <w:keepLines/>
        <w:numPr>
          <w:ilvl w:val="3"/>
          <w:numId w:val="0"/>
        </w:numPr>
        <w:tabs>
          <w:tab w:val="num" w:pos="1800"/>
        </w:tabs>
        <w:spacing w:before="240" w:after="60" w:line="220" w:lineRule="exact"/>
        <w:ind w:left="1728" w:hanging="648"/>
        <w:jc w:val="left"/>
      </w:pPr>
      <w:bookmarkStart w:id="585" w:name="_Toc227925160"/>
      <w:r>
        <w:t>Trade Amendment - Locked-In Amendment</w:t>
      </w:r>
      <w:bookmarkEnd w:id="582"/>
      <w:bookmarkEnd w:id="584"/>
      <w:bookmarkEnd w:id="585"/>
    </w:p>
    <w:tbl>
      <w:tblPr>
        <w:tblW w:w="13665" w:type="dxa"/>
        <w:tblInd w:w="55" w:type="dxa"/>
        <w:tblCellMar>
          <w:left w:w="70" w:type="dxa"/>
          <w:right w:w="70" w:type="dxa"/>
        </w:tblCellMar>
        <w:tblLook w:val="0000" w:firstRow="0" w:lastRow="0" w:firstColumn="0" w:lastColumn="0" w:noHBand="0" w:noVBand="0"/>
      </w:tblPr>
      <w:tblGrid>
        <w:gridCol w:w="406"/>
        <w:gridCol w:w="2526"/>
        <w:gridCol w:w="8"/>
        <w:gridCol w:w="967"/>
        <w:gridCol w:w="8"/>
        <w:gridCol w:w="1354"/>
        <w:gridCol w:w="10"/>
        <w:gridCol w:w="1546"/>
        <w:gridCol w:w="13"/>
        <w:gridCol w:w="1559"/>
        <w:gridCol w:w="980"/>
        <w:gridCol w:w="1365"/>
        <w:gridCol w:w="2923"/>
        <w:tblGridChange w:id="586">
          <w:tblGrid>
            <w:gridCol w:w="93"/>
            <w:gridCol w:w="313"/>
            <w:gridCol w:w="93"/>
            <w:gridCol w:w="2526"/>
            <w:gridCol w:w="8"/>
            <w:gridCol w:w="967"/>
            <w:gridCol w:w="8"/>
            <w:gridCol w:w="1354"/>
            <w:gridCol w:w="10"/>
            <w:gridCol w:w="1546"/>
            <w:gridCol w:w="13"/>
            <w:gridCol w:w="1559"/>
            <w:gridCol w:w="980"/>
            <w:gridCol w:w="1365"/>
            <w:gridCol w:w="2830"/>
            <w:gridCol w:w="93"/>
          </w:tblGrid>
        </w:tblGridChange>
      </w:tblGrid>
      <w:tr w:rsidR="00C90C98" w14:paraId="74E748A4" w14:textId="77777777">
        <w:trPr>
          <w:trHeight w:val="510"/>
        </w:trPr>
        <w:tc>
          <w:tcPr>
            <w:tcW w:w="406" w:type="dxa"/>
            <w:tcBorders>
              <w:top w:val="single" w:sz="4" w:space="0" w:color="auto"/>
              <w:left w:val="single" w:sz="4" w:space="0" w:color="auto"/>
              <w:bottom w:val="single" w:sz="4" w:space="0" w:color="auto"/>
              <w:right w:val="single" w:sz="4" w:space="0" w:color="auto"/>
            </w:tcBorders>
            <w:vAlign w:val="bottom"/>
          </w:tcPr>
          <w:p w14:paraId="31474B47" w14:textId="77777777" w:rsidR="009E3F16" w:rsidRDefault="009E3F16">
            <w:pPr>
              <w:rPr>
                <w:b/>
                <w:bCs/>
                <w:lang w:eastAsia="sv-SE"/>
              </w:rPr>
            </w:pPr>
            <w:r>
              <w:rPr>
                <w:b/>
                <w:bCs/>
                <w:lang w:eastAsia="sv-SE"/>
              </w:rPr>
              <w:t> </w:t>
            </w:r>
          </w:p>
        </w:tc>
        <w:tc>
          <w:tcPr>
            <w:tcW w:w="2534" w:type="dxa"/>
            <w:gridSpan w:val="2"/>
            <w:tcBorders>
              <w:top w:val="single" w:sz="4" w:space="0" w:color="auto"/>
              <w:left w:val="nil"/>
              <w:bottom w:val="single" w:sz="4" w:space="0" w:color="auto"/>
              <w:right w:val="single" w:sz="4" w:space="0" w:color="auto"/>
            </w:tcBorders>
            <w:vAlign w:val="bottom"/>
          </w:tcPr>
          <w:p w14:paraId="171FB73D" w14:textId="77777777" w:rsidR="009E3F16" w:rsidRDefault="009E3F16">
            <w:pPr>
              <w:rPr>
                <w:b/>
                <w:bCs/>
                <w:lang w:eastAsia="sv-SE"/>
              </w:rPr>
            </w:pPr>
            <w:r>
              <w:rPr>
                <w:b/>
                <w:bCs/>
                <w:lang w:eastAsia="sv-SE"/>
              </w:rPr>
              <w:t>Action</w:t>
            </w:r>
          </w:p>
        </w:tc>
        <w:tc>
          <w:tcPr>
            <w:tcW w:w="975" w:type="dxa"/>
            <w:gridSpan w:val="2"/>
            <w:tcBorders>
              <w:top w:val="single" w:sz="4" w:space="0" w:color="auto"/>
              <w:left w:val="nil"/>
              <w:bottom w:val="single" w:sz="4" w:space="0" w:color="auto"/>
              <w:right w:val="single" w:sz="4" w:space="0" w:color="auto"/>
            </w:tcBorders>
            <w:vAlign w:val="bottom"/>
          </w:tcPr>
          <w:p w14:paraId="36C56DD6" w14:textId="77777777" w:rsidR="009E3F16" w:rsidRDefault="009E3F16">
            <w:pPr>
              <w:rPr>
                <w:b/>
                <w:bCs/>
                <w:lang w:eastAsia="sv-SE"/>
              </w:rPr>
            </w:pPr>
            <w:r>
              <w:rPr>
                <w:b/>
                <w:bCs/>
                <w:lang w:eastAsia="sv-SE"/>
              </w:rPr>
              <w:t>Message</w:t>
            </w:r>
          </w:p>
        </w:tc>
        <w:tc>
          <w:tcPr>
            <w:tcW w:w="1364" w:type="dxa"/>
            <w:gridSpan w:val="2"/>
            <w:tcBorders>
              <w:top w:val="single" w:sz="4" w:space="0" w:color="auto"/>
              <w:left w:val="nil"/>
              <w:bottom w:val="single" w:sz="4" w:space="0" w:color="auto"/>
              <w:right w:val="single" w:sz="4" w:space="0" w:color="auto"/>
            </w:tcBorders>
            <w:vAlign w:val="bottom"/>
          </w:tcPr>
          <w:p w14:paraId="4F1379F1" w14:textId="77777777" w:rsidR="009E3F16" w:rsidRDefault="009E3F16">
            <w:pPr>
              <w:rPr>
                <w:b/>
                <w:bCs/>
                <w:lang w:eastAsia="sv-SE"/>
              </w:rPr>
            </w:pPr>
            <w:r>
              <w:rPr>
                <w:b/>
                <w:bCs/>
                <w:lang w:eastAsia="sv-SE"/>
              </w:rPr>
              <w:t>Trade Report Trans Type</w:t>
            </w:r>
          </w:p>
        </w:tc>
        <w:tc>
          <w:tcPr>
            <w:tcW w:w="1559" w:type="dxa"/>
            <w:gridSpan w:val="2"/>
            <w:tcBorders>
              <w:top w:val="single" w:sz="4" w:space="0" w:color="auto"/>
              <w:left w:val="nil"/>
              <w:bottom w:val="single" w:sz="4" w:space="0" w:color="auto"/>
              <w:right w:val="single" w:sz="4" w:space="0" w:color="auto"/>
            </w:tcBorders>
            <w:vAlign w:val="bottom"/>
          </w:tcPr>
          <w:p w14:paraId="3939EC2A" w14:textId="77777777" w:rsidR="009E3F16" w:rsidRDefault="009E3F16">
            <w:pPr>
              <w:rPr>
                <w:b/>
                <w:bCs/>
                <w:lang w:eastAsia="sv-SE"/>
              </w:rPr>
            </w:pPr>
            <w:r>
              <w:rPr>
                <w:b/>
                <w:bCs/>
                <w:lang w:eastAsia="sv-SE"/>
              </w:rPr>
              <w:t>Trade Report Type</w:t>
            </w:r>
          </w:p>
        </w:tc>
        <w:tc>
          <w:tcPr>
            <w:tcW w:w="1559" w:type="dxa"/>
            <w:tcBorders>
              <w:top w:val="single" w:sz="4" w:space="0" w:color="auto"/>
              <w:left w:val="nil"/>
              <w:bottom w:val="single" w:sz="4" w:space="0" w:color="auto"/>
              <w:right w:val="single" w:sz="4" w:space="0" w:color="auto"/>
            </w:tcBorders>
            <w:vAlign w:val="bottom"/>
          </w:tcPr>
          <w:p w14:paraId="7E25EA62" w14:textId="77777777" w:rsidR="009E3F16" w:rsidRDefault="009E3F16">
            <w:pPr>
              <w:rPr>
                <w:b/>
                <w:bCs/>
                <w:lang w:eastAsia="sv-SE"/>
              </w:rPr>
            </w:pPr>
            <w:r>
              <w:rPr>
                <w:b/>
                <w:bCs/>
                <w:lang w:eastAsia="sv-SE"/>
              </w:rPr>
              <w:t>Trade Handling Instr</w:t>
            </w:r>
          </w:p>
        </w:tc>
        <w:tc>
          <w:tcPr>
            <w:tcW w:w="980" w:type="dxa"/>
            <w:tcBorders>
              <w:top w:val="single" w:sz="4" w:space="0" w:color="auto"/>
              <w:left w:val="nil"/>
              <w:bottom w:val="single" w:sz="4" w:space="0" w:color="auto"/>
              <w:right w:val="single" w:sz="4" w:space="0" w:color="auto"/>
            </w:tcBorders>
            <w:vAlign w:val="bottom"/>
          </w:tcPr>
          <w:p w14:paraId="0F9DBDB9" w14:textId="77777777" w:rsidR="009E3F16" w:rsidRDefault="009E3F16">
            <w:pPr>
              <w:rPr>
                <w:b/>
                <w:bCs/>
                <w:lang w:eastAsia="sv-SE"/>
              </w:rPr>
            </w:pPr>
            <w:r>
              <w:rPr>
                <w:b/>
                <w:bCs/>
                <w:lang w:eastAsia="sv-SE"/>
              </w:rPr>
              <w:t>Trade ID</w:t>
            </w:r>
          </w:p>
        </w:tc>
        <w:tc>
          <w:tcPr>
            <w:tcW w:w="1365" w:type="dxa"/>
            <w:tcBorders>
              <w:top w:val="single" w:sz="4" w:space="0" w:color="auto"/>
              <w:left w:val="nil"/>
              <w:bottom w:val="single" w:sz="4" w:space="0" w:color="auto"/>
              <w:right w:val="single" w:sz="4" w:space="0" w:color="auto"/>
            </w:tcBorders>
            <w:vAlign w:val="bottom"/>
          </w:tcPr>
          <w:p w14:paraId="31840919" w14:textId="77777777" w:rsidR="009E3F16" w:rsidRDefault="009E3F16">
            <w:pPr>
              <w:rPr>
                <w:b/>
                <w:bCs/>
                <w:lang w:eastAsia="sv-SE"/>
              </w:rPr>
            </w:pPr>
            <w:r>
              <w:rPr>
                <w:b/>
                <w:bCs/>
                <w:lang w:eastAsia="sv-SE"/>
              </w:rPr>
              <w:t>Trade ReportID (Trade Report Ref ID)</w:t>
            </w:r>
          </w:p>
        </w:tc>
        <w:tc>
          <w:tcPr>
            <w:tcW w:w="2923" w:type="dxa"/>
            <w:tcBorders>
              <w:top w:val="single" w:sz="4" w:space="0" w:color="auto"/>
              <w:left w:val="nil"/>
              <w:bottom w:val="single" w:sz="4" w:space="0" w:color="auto"/>
              <w:right w:val="single" w:sz="4" w:space="0" w:color="auto"/>
            </w:tcBorders>
            <w:vAlign w:val="bottom"/>
          </w:tcPr>
          <w:p w14:paraId="315DC1F9" w14:textId="77777777" w:rsidR="009E3F16" w:rsidRDefault="009E3F16">
            <w:pPr>
              <w:rPr>
                <w:b/>
                <w:bCs/>
                <w:lang w:eastAsia="sv-SE"/>
              </w:rPr>
            </w:pPr>
            <w:r>
              <w:rPr>
                <w:b/>
                <w:bCs/>
                <w:lang w:eastAsia="sv-SE"/>
              </w:rPr>
              <w:t>Comment</w:t>
            </w:r>
          </w:p>
        </w:tc>
      </w:tr>
      <w:tr w:rsidR="009E3F16" w14:paraId="5D66A3BC" w14:textId="77777777">
        <w:tblPrEx>
          <w:tblW w:w="13665" w:type="dxa"/>
          <w:tblInd w:w="55" w:type="dxa"/>
          <w:tblCellMar>
            <w:left w:w="70" w:type="dxa"/>
            <w:right w:w="70" w:type="dxa"/>
          </w:tblCellMar>
          <w:tblLook w:val="0000" w:firstRow="0" w:lastRow="0" w:firstColumn="0" w:lastColumn="0" w:noHBand="0" w:noVBand="0"/>
          <w:tblPrExChange w:id="587"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588" w:author="Administrator" w:date="2011-08-18T10:53:00Z">
            <w:trPr>
              <w:gridAfter w:val="0"/>
              <w:trHeight w:val="510"/>
            </w:trPr>
          </w:trPrChange>
        </w:trPr>
        <w:tc>
          <w:tcPr>
            <w:tcW w:w="406" w:type="dxa"/>
            <w:tcBorders>
              <w:top w:val="dashed" w:sz="4" w:space="0" w:color="969696"/>
              <w:left w:val="single" w:sz="4" w:space="0" w:color="auto"/>
              <w:bottom w:val="dashed" w:sz="4" w:space="0" w:color="969696"/>
              <w:right w:val="single" w:sz="4" w:space="0" w:color="auto"/>
            </w:tcBorders>
            <w:tcPrChange w:id="589" w:author="Administrator" w:date="2011-08-18T10:53:00Z">
              <w:tcPr>
                <w:tcW w:w="406" w:type="dxa"/>
                <w:gridSpan w:val="2"/>
                <w:tcBorders>
                  <w:top w:val="dashed" w:sz="4" w:space="0" w:color="969696"/>
                  <w:left w:val="single" w:sz="4" w:space="0" w:color="auto"/>
                  <w:bottom w:val="dashed" w:sz="4" w:space="0" w:color="969696"/>
                  <w:right w:val="single" w:sz="4" w:space="0" w:color="auto"/>
                </w:tcBorders>
                <w:shd w:val="clear" w:color="auto" w:fill="auto"/>
              </w:tcPr>
            </w:tcPrChange>
          </w:tcPr>
          <w:p w14:paraId="67DABDF4" w14:textId="77777777" w:rsidR="009E3F16" w:rsidRDefault="009E3F16">
            <w:pPr>
              <w:rPr>
                <w:b/>
                <w:bCs/>
                <w:lang w:eastAsia="sv-SE"/>
              </w:rPr>
            </w:pPr>
            <w:r>
              <w:rPr>
                <w:b/>
                <w:bCs/>
                <w:lang w:eastAsia="sv-SE"/>
              </w:rPr>
              <w:t>1</w:t>
            </w:r>
          </w:p>
        </w:tc>
        <w:tc>
          <w:tcPr>
            <w:tcW w:w="13259" w:type="dxa"/>
            <w:gridSpan w:val="12"/>
            <w:tcBorders>
              <w:top w:val="dashed" w:sz="4" w:space="0" w:color="969696"/>
              <w:left w:val="nil"/>
              <w:bottom w:val="dashed" w:sz="4" w:space="0" w:color="969696"/>
              <w:right w:val="single" w:sz="4" w:space="0" w:color="auto"/>
            </w:tcBorders>
            <w:tcPrChange w:id="590" w:author="Administrator" w:date="2011-08-18T10:53:00Z">
              <w:tcPr>
                <w:tcW w:w="13259" w:type="dxa"/>
                <w:gridSpan w:val="13"/>
                <w:tcBorders>
                  <w:top w:val="dashed" w:sz="4" w:space="0" w:color="969696"/>
                  <w:left w:val="nil"/>
                  <w:bottom w:val="dashed" w:sz="4" w:space="0" w:color="969696"/>
                  <w:right w:val="single" w:sz="4" w:space="0" w:color="auto"/>
                </w:tcBorders>
                <w:shd w:val="clear" w:color="auto" w:fill="auto"/>
              </w:tcPr>
            </w:tcPrChange>
          </w:tcPr>
          <w:p w14:paraId="4DB61594" w14:textId="77777777" w:rsidR="009E3F16" w:rsidRDefault="009E3F16">
            <w:pPr>
              <w:rPr>
                <w:b/>
                <w:bCs/>
                <w:lang w:eastAsia="sv-SE"/>
              </w:rPr>
            </w:pPr>
            <w:r>
              <w:rPr>
                <w:b/>
                <w:bCs/>
                <w:lang w:eastAsia="sv-SE"/>
              </w:rPr>
              <w:t>Actor requests (main flow from actor to marketplace):</w:t>
            </w:r>
          </w:p>
        </w:tc>
      </w:tr>
      <w:tr w:rsidR="00C90C98" w14:paraId="1CD1FD01" w14:textId="77777777">
        <w:trPr>
          <w:trHeight w:val="1020"/>
        </w:trPr>
        <w:tc>
          <w:tcPr>
            <w:tcW w:w="406" w:type="dxa"/>
            <w:tcBorders>
              <w:top w:val="nil"/>
              <w:left w:val="single" w:sz="4" w:space="0" w:color="auto"/>
              <w:bottom w:val="dashed" w:sz="4" w:space="0" w:color="969696"/>
              <w:right w:val="single" w:sz="4" w:space="0" w:color="auto"/>
            </w:tcBorders>
          </w:tcPr>
          <w:p w14:paraId="45A43C63" w14:textId="77777777" w:rsidR="009E3F16" w:rsidRDefault="009E3F16">
            <w:pPr>
              <w:rPr>
                <w:lang w:eastAsia="sv-SE"/>
              </w:rPr>
            </w:pPr>
            <w:r>
              <w:rPr>
                <w:lang w:eastAsia="sv-SE"/>
              </w:rPr>
              <w:t>1.1</w:t>
            </w:r>
          </w:p>
        </w:tc>
        <w:tc>
          <w:tcPr>
            <w:tcW w:w="2534" w:type="dxa"/>
            <w:gridSpan w:val="2"/>
            <w:tcBorders>
              <w:top w:val="nil"/>
              <w:left w:val="nil"/>
              <w:bottom w:val="dashed" w:sz="4" w:space="0" w:color="969696"/>
              <w:right w:val="single" w:sz="4" w:space="0" w:color="auto"/>
            </w:tcBorders>
          </w:tcPr>
          <w:p w14:paraId="48AD7AAE" w14:textId="77777777" w:rsidR="009E3F16" w:rsidRDefault="009E3F16">
            <w:pPr>
              <w:rPr>
                <w:lang w:eastAsia="sv-SE"/>
              </w:rPr>
            </w:pPr>
            <w:r>
              <w:rPr>
                <w:lang w:eastAsia="sv-SE"/>
              </w:rPr>
              <w:t>Enter request to amend trade</w:t>
            </w:r>
          </w:p>
        </w:tc>
        <w:tc>
          <w:tcPr>
            <w:tcW w:w="975" w:type="dxa"/>
            <w:gridSpan w:val="2"/>
            <w:tcBorders>
              <w:top w:val="nil"/>
              <w:left w:val="nil"/>
              <w:bottom w:val="dashed" w:sz="4" w:space="0" w:color="969696"/>
              <w:right w:val="single" w:sz="4" w:space="0" w:color="auto"/>
            </w:tcBorders>
          </w:tcPr>
          <w:p w14:paraId="42484173" w14:textId="77777777" w:rsidR="009E3F16" w:rsidRDefault="009E3F16">
            <w:pPr>
              <w:rPr>
                <w:lang w:eastAsia="sv-SE"/>
              </w:rPr>
            </w:pPr>
            <w:r>
              <w:rPr>
                <w:lang w:eastAsia="sv-SE"/>
              </w:rPr>
              <w:t>TCR</w:t>
            </w:r>
          </w:p>
        </w:tc>
        <w:tc>
          <w:tcPr>
            <w:tcW w:w="1364" w:type="dxa"/>
            <w:gridSpan w:val="2"/>
            <w:tcBorders>
              <w:top w:val="nil"/>
              <w:left w:val="nil"/>
              <w:bottom w:val="dashed" w:sz="4" w:space="0" w:color="969696"/>
              <w:right w:val="single" w:sz="4" w:space="0" w:color="auto"/>
            </w:tcBorders>
          </w:tcPr>
          <w:p w14:paraId="6903A341" w14:textId="77777777" w:rsidR="009E3F16" w:rsidRDefault="009E3F16">
            <w:pPr>
              <w:rPr>
                <w:lang w:eastAsia="sv-SE"/>
              </w:rPr>
            </w:pPr>
            <w:r>
              <w:rPr>
                <w:lang w:eastAsia="sv-SE"/>
              </w:rPr>
              <w:t>New (0)</w:t>
            </w:r>
          </w:p>
        </w:tc>
        <w:tc>
          <w:tcPr>
            <w:tcW w:w="1559" w:type="dxa"/>
            <w:gridSpan w:val="2"/>
            <w:tcBorders>
              <w:top w:val="nil"/>
              <w:left w:val="nil"/>
              <w:bottom w:val="dashed" w:sz="4" w:space="0" w:color="969696"/>
              <w:right w:val="single" w:sz="4" w:space="0" w:color="auto"/>
            </w:tcBorders>
          </w:tcPr>
          <w:p w14:paraId="4B9AE395" w14:textId="77777777" w:rsidR="009E3F16" w:rsidRDefault="009E3F16">
            <w:pPr>
              <w:rPr>
                <w:lang w:eastAsia="sv-SE"/>
              </w:rPr>
            </w:pPr>
            <w:r>
              <w:rPr>
                <w:lang w:eastAsia="sv-SE"/>
              </w:rPr>
              <w:t>Addendum (4),</w:t>
            </w:r>
            <w:r>
              <w:rPr>
                <w:lang w:eastAsia="sv-SE"/>
              </w:rPr>
              <w:br/>
              <w:t>No/Was (5)</w:t>
            </w:r>
          </w:p>
        </w:tc>
        <w:tc>
          <w:tcPr>
            <w:tcW w:w="1559" w:type="dxa"/>
            <w:tcBorders>
              <w:top w:val="nil"/>
              <w:left w:val="nil"/>
              <w:bottom w:val="dashed" w:sz="4" w:space="0" w:color="969696"/>
              <w:right w:val="single" w:sz="4" w:space="0" w:color="auto"/>
            </w:tcBorders>
          </w:tcPr>
          <w:p w14:paraId="1019A559" w14:textId="77777777" w:rsidR="009E3F16" w:rsidRDefault="009E3F16">
            <w:pPr>
              <w:rPr>
                <w:lang w:eastAsia="sv-SE"/>
              </w:rPr>
            </w:pPr>
            <w:r>
              <w:rPr>
                <w:lang w:eastAsia="sv-SE"/>
              </w:rPr>
              <w:t>Trade Confirm (0)</w:t>
            </w:r>
          </w:p>
        </w:tc>
        <w:tc>
          <w:tcPr>
            <w:tcW w:w="980" w:type="dxa"/>
            <w:tcBorders>
              <w:top w:val="nil"/>
              <w:left w:val="nil"/>
              <w:bottom w:val="dashed" w:sz="4" w:space="0" w:color="969696"/>
              <w:right w:val="single" w:sz="4" w:space="0" w:color="auto"/>
            </w:tcBorders>
          </w:tcPr>
          <w:p w14:paraId="42E8EF1E" w14:textId="77777777" w:rsidR="009E3F16" w:rsidRDefault="009E3F16">
            <w:pPr>
              <w:rPr>
                <w:lang w:eastAsia="sv-SE"/>
              </w:rPr>
            </w:pPr>
            <w:r>
              <w:rPr>
                <w:lang w:eastAsia="sv-SE"/>
              </w:rPr>
              <w:t>Market-place issued</w:t>
            </w:r>
          </w:p>
        </w:tc>
        <w:tc>
          <w:tcPr>
            <w:tcW w:w="1365" w:type="dxa"/>
            <w:tcBorders>
              <w:top w:val="nil"/>
              <w:left w:val="nil"/>
              <w:bottom w:val="dashed" w:sz="4" w:space="0" w:color="969696"/>
              <w:right w:val="single" w:sz="4" w:space="0" w:color="auto"/>
            </w:tcBorders>
          </w:tcPr>
          <w:p w14:paraId="7D2A3D0B" w14:textId="77777777" w:rsidR="009E3F16" w:rsidRDefault="009E3F16">
            <w:pPr>
              <w:rPr>
                <w:lang w:eastAsia="sv-SE"/>
              </w:rPr>
            </w:pPr>
            <w:r>
              <w:rPr>
                <w:lang w:eastAsia="sv-SE"/>
              </w:rPr>
              <w:t>New</w:t>
            </w:r>
          </w:p>
          <w:p w14:paraId="5874C575" w14:textId="77777777" w:rsidR="009E3F16" w:rsidRDefault="009E3F16">
            <w:pPr>
              <w:rPr>
                <w:lang w:eastAsia="sv-SE"/>
              </w:rPr>
            </w:pPr>
            <w:r>
              <w:rPr>
                <w:lang w:eastAsia="sv-SE"/>
              </w:rPr>
              <w:t>(N/A)</w:t>
            </w:r>
          </w:p>
        </w:tc>
        <w:tc>
          <w:tcPr>
            <w:tcW w:w="2923" w:type="dxa"/>
            <w:tcBorders>
              <w:top w:val="nil"/>
              <w:left w:val="nil"/>
              <w:bottom w:val="dashed" w:sz="4" w:space="0" w:color="969696"/>
              <w:right w:val="single" w:sz="4" w:space="0" w:color="auto"/>
            </w:tcBorders>
          </w:tcPr>
          <w:p w14:paraId="12C7FA17" w14:textId="77777777" w:rsidR="009E3F16" w:rsidRDefault="009E3F16">
            <w:pPr>
              <w:rPr>
                <w:lang w:eastAsia="sv-SE"/>
              </w:rPr>
            </w:pPr>
            <w:r>
              <w:rPr>
                <w:lang w:eastAsia="sv-SE"/>
              </w:rPr>
              <w:t>Note: The TradeReportType depends on the type of update is needed (Submit can be used when the other two types are not distinguished).</w:t>
            </w:r>
          </w:p>
        </w:tc>
      </w:tr>
      <w:tr w:rsidR="00C90C98" w14:paraId="631D9988" w14:textId="77777777">
        <w:trPr>
          <w:trHeight w:val="1020"/>
        </w:trPr>
        <w:tc>
          <w:tcPr>
            <w:tcW w:w="406" w:type="dxa"/>
            <w:tcBorders>
              <w:top w:val="nil"/>
              <w:left w:val="single" w:sz="4" w:space="0" w:color="auto"/>
              <w:bottom w:val="dashed" w:sz="4" w:space="0" w:color="969696"/>
              <w:right w:val="single" w:sz="4" w:space="0" w:color="auto"/>
            </w:tcBorders>
          </w:tcPr>
          <w:p w14:paraId="3EE3CF21" w14:textId="77777777" w:rsidR="009E3F16" w:rsidRDefault="009E3F16">
            <w:pPr>
              <w:rPr>
                <w:color w:val="C0C0C0"/>
                <w:lang w:eastAsia="sv-SE"/>
              </w:rPr>
            </w:pPr>
            <w:r>
              <w:rPr>
                <w:color w:val="C0C0C0"/>
                <w:lang w:eastAsia="sv-SE"/>
              </w:rPr>
              <w:t>1.2</w:t>
            </w:r>
          </w:p>
        </w:tc>
        <w:tc>
          <w:tcPr>
            <w:tcW w:w="2534" w:type="dxa"/>
            <w:gridSpan w:val="2"/>
            <w:tcBorders>
              <w:top w:val="nil"/>
              <w:left w:val="nil"/>
              <w:bottom w:val="dashed" w:sz="4" w:space="0" w:color="969696"/>
              <w:right w:val="single" w:sz="4" w:space="0" w:color="auto"/>
            </w:tcBorders>
          </w:tcPr>
          <w:p w14:paraId="448DEE91" w14:textId="77777777" w:rsidR="009E3F16" w:rsidRDefault="009E3F16">
            <w:pPr>
              <w:rPr>
                <w:color w:val="C0C0C0"/>
                <w:lang w:eastAsia="sv-SE"/>
              </w:rPr>
            </w:pPr>
            <w:r>
              <w:rPr>
                <w:color w:val="C0C0C0"/>
                <w:lang w:eastAsia="sv-SE"/>
              </w:rPr>
              <w:t>Update earlier request</w:t>
            </w:r>
          </w:p>
        </w:tc>
        <w:tc>
          <w:tcPr>
            <w:tcW w:w="975" w:type="dxa"/>
            <w:gridSpan w:val="2"/>
            <w:tcBorders>
              <w:top w:val="nil"/>
              <w:left w:val="nil"/>
              <w:bottom w:val="dashed" w:sz="4" w:space="0" w:color="969696"/>
              <w:right w:val="single" w:sz="4" w:space="0" w:color="auto"/>
            </w:tcBorders>
          </w:tcPr>
          <w:p w14:paraId="140618C1" w14:textId="77777777" w:rsidR="009E3F16" w:rsidRDefault="009E3F16">
            <w:pPr>
              <w:rPr>
                <w:color w:val="C0C0C0"/>
                <w:lang w:eastAsia="sv-SE"/>
              </w:rPr>
            </w:pPr>
            <w:r>
              <w:rPr>
                <w:color w:val="C0C0C0"/>
                <w:lang w:eastAsia="sv-SE"/>
              </w:rPr>
              <w:t>TCR</w:t>
            </w:r>
          </w:p>
        </w:tc>
        <w:tc>
          <w:tcPr>
            <w:tcW w:w="1364" w:type="dxa"/>
            <w:gridSpan w:val="2"/>
            <w:tcBorders>
              <w:top w:val="nil"/>
              <w:left w:val="nil"/>
              <w:bottom w:val="dashed" w:sz="4" w:space="0" w:color="969696"/>
              <w:right w:val="single" w:sz="4" w:space="0" w:color="auto"/>
            </w:tcBorders>
          </w:tcPr>
          <w:p w14:paraId="48F0630E" w14:textId="77777777" w:rsidR="009E3F16" w:rsidRDefault="009E3F16">
            <w:pPr>
              <w:rPr>
                <w:color w:val="C0C0C0"/>
                <w:lang w:eastAsia="sv-SE"/>
              </w:rPr>
            </w:pPr>
            <w:r>
              <w:rPr>
                <w:color w:val="C0C0C0"/>
                <w:lang w:eastAsia="sv-SE"/>
              </w:rPr>
              <w:t>Replace (2)</w:t>
            </w:r>
          </w:p>
        </w:tc>
        <w:tc>
          <w:tcPr>
            <w:tcW w:w="1559" w:type="dxa"/>
            <w:gridSpan w:val="2"/>
            <w:tcBorders>
              <w:top w:val="nil"/>
              <w:left w:val="nil"/>
              <w:bottom w:val="dashed" w:sz="4" w:space="0" w:color="969696"/>
              <w:right w:val="single" w:sz="4" w:space="0" w:color="auto"/>
            </w:tcBorders>
          </w:tcPr>
          <w:p w14:paraId="4914D9BD" w14:textId="77777777" w:rsidR="009E3F16" w:rsidRDefault="009E3F16">
            <w:pPr>
              <w:rPr>
                <w:color w:val="C0C0C0"/>
                <w:lang w:eastAsia="sv-SE"/>
              </w:rPr>
            </w:pPr>
            <w:r>
              <w:rPr>
                <w:color w:val="C0C0C0"/>
                <w:lang w:eastAsia="sv-SE"/>
              </w:rPr>
              <w:t>Addendum (4),</w:t>
            </w:r>
          </w:p>
          <w:p w14:paraId="3FF216B4" w14:textId="77777777" w:rsidR="009E3F16" w:rsidRDefault="009E3F16">
            <w:pPr>
              <w:rPr>
                <w:color w:val="C0C0C0"/>
                <w:lang w:eastAsia="sv-SE"/>
              </w:rPr>
            </w:pPr>
            <w:r>
              <w:rPr>
                <w:color w:val="C0C0C0"/>
                <w:lang w:eastAsia="sv-SE"/>
              </w:rPr>
              <w:t>No/Was (5)</w:t>
            </w:r>
          </w:p>
        </w:tc>
        <w:tc>
          <w:tcPr>
            <w:tcW w:w="1559" w:type="dxa"/>
            <w:tcBorders>
              <w:top w:val="nil"/>
              <w:left w:val="nil"/>
              <w:bottom w:val="dashed" w:sz="4" w:space="0" w:color="969696"/>
              <w:right w:val="single" w:sz="4" w:space="0" w:color="auto"/>
            </w:tcBorders>
          </w:tcPr>
          <w:p w14:paraId="455DD893" w14:textId="77777777" w:rsidR="009E3F16" w:rsidRDefault="009E3F16">
            <w:pPr>
              <w:rPr>
                <w:color w:val="C0C0C0"/>
                <w:lang w:eastAsia="sv-SE"/>
              </w:rPr>
            </w:pPr>
            <w:r>
              <w:rPr>
                <w:color w:val="C0C0C0"/>
                <w:lang w:eastAsia="sv-SE"/>
              </w:rPr>
              <w:t>Trade Confirm (0)</w:t>
            </w:r>
          </w:p>
        </w:tc>
        <w:tc>
          <w:tcPr>
            <w:tcW w:w="980" w:type="dxa"/>
            <w:tcBorders>
              <w:top w:val="nil"/>
              <w:left w:val="nil"/>
              <w:bottom w:val="dashed" w:sz="4" w:space="0" w:color="969696"/>
              <w:right w:val="single" w:sz="4" w:space="0" w:color="auto"/>
            </w:tcBorders>
          </w:tcPr>
          <w:p w14:paraId="3C4A496F" w14:textId="77777777" w:rsidR="009E3F16" w:rsidRDefault="009E3F16">
            <w:pPr>
              <w:rPr>
                <w:color w:val="C0C0C0"/>
                <w:lang w:eastAsia="sv-SE"/>
              </w:rPr>
            </w:pPr>
            <w:r>
              <w:rPr>
                <w:color w:val="C0C0C0"/>
                <w:lang w:eastAsia="sv-SE"/>
              </w:rPr>
              <w:t>Market-place issued (optional)</w:t>
            </w:r>
          </w:p>
        </w:tc>
        <w:tc>
          <w:tcPr>
            <w:tcW w:w="1365" w:type="dxa"/>
            <w:tcBorders>
              <w:top w:val="nil"/>
              <w:left w:val="nil"/>
              <w:bottom w:val="dashed" w:sz="4" w:space="0" w:color="969696"/>
              <w:right w:val="single" w:sz="4" w:space="0" w:color="auto"/>
            </w:tcBorders>
          </w:tcPr>
          <w:p w14:paraId="08EFEC7D" w14:textId="77777777" w:rsidR="009E3F16" w:rsidRDefault="009E3F16">
            <w:pPr>
              <w:rPr>
                <w:color w:val="C0C0C0"/>
                <w:lang w:eastAsia="sv-SE"/>
              </w:rPr>
            </w:pPr>
            <w:r>
              <w:rPr>
                <w:color w:val="C0C0C0"/>
                <w:lang w:eastAsia="sv-SE"/>
              </w:rPr>
              <w:t>New</w:t>
            </w:r>
          </w:p>
          <w:p w14:paraId="77501D9F" w14:textId="77777777" w:rsidR="009E3F16" w:rsidRDefault="009E3F16">
            <w:pPr>
              <w:rPr>
                <w:color w:val="C0C0C0"/>
                <w:lang w:eastAsia="sv-SE"/>
              </w:rPr>
            </w:pPr>
            <w:r>
              <w:rPr>
                <w:color w:val="C0C0C0"/>
                <w:lang w:eastAsia="sv-SE"/>
              </w:rPr>
              <w:t>(Initiator’s previous)</w:t>
            </w:r>
          </w:p>
        </w:tc>
        <w:tc>
          <w:tcPr>
            <w:tcW w:w="2923" w:type="dxa"/>
            <w:tcBorders>
              <w:top w:val="nil"/>
              <w:left w:val="nil"/>
              <w:bottom w:val="dashed" w:sz="4" w:space="0" w:color="969696"/>
              <w:right w:val="single" w:sz="4" w:space="0" w:color="auto"/>
            </w:tcBorders>
          </w:tcPr>
          <w:p w14:paraId="578D4F07" w14:textId="77777777" w:rsidR="009E3F16" w:rsidRDefault="009E3F16">
            <w:pPr>
              <w:rPr>
                <w:color w:val="C0C0C0"/>
                <w:lang w:eastAsia="sv-SE"/>
              </w:rPr>
            </w:pPr>
          </w:p>
        </w:tc>
      </w:tr>
      <w:tr w:rsidR="00C90C98" w14:paraId="7BF40FCC" w14:textId="77777777">
        <w:trPr>
          <w:trHeight w:val="1020"/>
        </w:trPr>
        <w:tc>
          <w:tcPr>
            <w:tcW w:w="406" w:type="dxa"/>
            <w:tcBorders>
              <w:top w:val="nil"/>
              <w:left w:val="single" w:sz="4" w:space="0" w:color="auto"/>
              <w:bottom w:val="dashed" w:sz="4" w:space="0" w:color="969696"/>
              <w:right w:val="single" w:sz="4" w:space="0" w:color="auto"/>
            </w:tcBorders>
          </w:tcPr>
          <w:p w14:paraId="0197D605" w14:textId="77777777" w:rsidR="009E3F16" w:rsidRDefault="009E3F16">
            <w:pPr>
              <w:rPr>
                <w:color w:val="C0C0C0"/>
                <w:lang w:eastAsia="sv-SE"/>
              </w:rPr>
            </w:pPr>
            <w:r>
              <w:rPr>
                <w:color w:val="C0C0C0"/>
                <w:lang w:eastAsia="sv-SE"/>
              </w:rPr>
              <w:t>1.3</w:t>
            </w:r>
          </w:p>
        </w:tc>
        <w:tc>
          <w:tcPr>
            <w:tcW w:w="2534" w:type="dxa"/>
            <w:gridSpan w:val="2"/>
            <w:tcBorders>
              <w:top w:val="nil"/>
              <w:left w:val="nil"/>
              <w:bottom w:val="dashed" w:sz="4" w:space="0" w:color="969696"/>
              <w:right w:val="single" w:sz="4" w:space="0" w:color="auto"/>
            </w:tcBorders>
          </w:tcPr>
          <w:p w14:paraId="38FA289A" w14:textId="77777777" w:rsidR="009E3F16" w:rsidRDefault="009E3F16">
            <w:pPr>
              <w:rPr>
                <w:color w:val="C0C0C0"/>
                <w:lang w:eastAsia="sv-SE"/>
              </w:rPr>
            </w:pPr>
            <w:r>
              <w:rPr>
                <w:color w:val="C0C0C0"/>
                <w:lang w:eastAsia="sv-SE"/>
              </w:rPr>
              <w:t>Cancel earlier request</w:t>
            </w:r>
          </w:p>
        </w:tc>
        <w:tc>
          <w:tcPr>
            <w:tcW w:w="975" w:type="dxa"/>
            <w:gridSpan w:val="2"/>
            <w:tcBorders>
              <w:top w:val="nil"/>
              <w:left w:val="nil"/>
              <w:bottom w:val="dashed" w:sz="4" w:space="0" w:color="969696"/>
              <w:right w:val="single" w:sz="4" w:space="0" w:color="auto"/>
            </w:tcBorders>
          </w:tcPr>
          <w:p w14:paraId="6FF46AEB" w14:textId="77777777" w:rsidR="009E3F16" w:rsidRDefault="009E3F16">
            <w:pPr>
              <w:rPr>
                <w:color w:val="C0C0C0"/>
                <w:lang w:eastAsia="sv-SE"/>
              </w:rPr>
            </w:pPr>
            <w:r>
              <w:rPr>
                <w:color w:val="C0C0C0"/>
                <w:lang w:eastAsia="sv-SE"/>
              </w:rPr>
              <w:t>TCR</w:t>
            </w:r>
          </w:p>
        </w:tc>
        <w:tc>
          <w:tcPr>
            <w:tcW w:w="1364" w:type="dxa"/>
            <w:gridSpan w:val="2"/>
            <w:tcBorders>
              <w:top w:val="nil"/>
              <w:left w:val="nil"/>
              <w:bottom w:val="dashed" w:sz="4" w:space="0" w:color="969696"/>
              <w:right w:val="single" w:sz="4" w:space="0" w:color="auto"/>
            </w:tcBorders>
          </w:tcPr>
          <w:p w14:paraId="0EB6AFE9" w14:textId="77777777" w:rsidR="009E3F16" w:rsidRDefault="009E3F16">
            <w:pPr>
              <w:rPr>
                <w:color w:val="C0C0C0"/>
                <w:lang w:eastAsia="sv-SE"/>
              </w:rPr>
            </w:pPr>
            <w:r>
              <w:rPr>
                <w:color w:val="C0C0C0"/>
                <w:lang w:eastAsia="sv-SE"/>
              </w:rPr>
              <w:t>Cancel (1)</w:t>
            </w:r>
          </w:p>
        </w:tc>
        <w:tc>
          <w:tcPr>
            <w:tcW w:w="1559" w:type="dxa"/>
            <w:gridSpan w:val="2"/>
            <w:tcBorders>
              <w:top w:val="nil"/>
              <w:left w:val="nil"/>
              <w:bottom w:val="dashed" w:sz="4" w:space="0" w:color="969696"/>
              <w:right w:val="single" w:sz="4" w:space="0" w:color="auto"/>
            </w:tcBorders>
          </w:tcPr>
          <w:p w14:paraId="11873EE9" w14:textId="77777777" w:rsidR="009E3F16" w:rsidRDefault="009E3F16">
            <w:pPr>
              <w:rPr>
                <w:color w:val="C0C0C0"/>
                <w:lang w:eastAsia="sv-SE"/>
              </w:rPr>
            </w:pPr>
            <w:r>
              <w:rPr>
                <w:color w:val="C0C0C0"/>
                <w:lang w:eastAsia="sv-SE"/>
              </w:rPr>
              <w:t>Addendum (4),</w:t>
            </w:r>
          </w:p>
          <w:p w14:paraId="0C852C24" w14:textId="77777777" w:rsidR="009E3F16" w:rsidRDefault="009E3F16">
            <w:pPr>
              <w:rPr>
                <w:color w:val="C0C0C0"/>
                <w:lang w:eastAsia="sv-SE"/>
              </w:rPr>
            </w:pPr>
            <w:r>
              <w:rPr>
                <w:color w:val="C0C0C0"/>
                <w:lang w:eastAsia="sv-SE"/>
              </w:rPr>
              <w:t>No/Was (5)</w:t>
            </w:r>
          </w:p>
        </w:tc>
        <w:tc>
          <w:tcPr>
            <w:tcW w:w="1559" w:type="dxa"/>
            <w:tcBorders>
              <w:top w:val="nil"/>
              <w:left w:val="nil"/>
              <w:bottom w:val="dashed" w:sz="4" w:space="0" w:color="969696"/>
              <w:right w:val="single" w:sz="4" w:space="0" w:color="auto"/>
            </w:tcBorders>
          </w:tcPr>
          <w:p w14:paraId="6BFB1D18" w14:textId="77777777" w:rsidR="009E3F16" w:rsidRDefault="009E3F16">
            <w:pPr>
              <w:rPr>
                <w:color w:val="C0C0C0"/>
                <w:lang w:eastAsia="sv-SE"/>
              </w:rPr>
            </w:pPr>
            <w:r>
              <w:rPr>
                <w:color w:val="C0C0C0"/>
                <w:lang w:eastAsia="sv-SE"/>
              </w:rPr>
              <w:t>Trade Confirm (0)</w:t>
            </w:r>
          </w:p>
        </w:tc>
        <w:tc>
          <w:tcPr>
            <w:tcW w:w="980" w:type="dxa"/>
            <w:tcBorders>
              <w:top w:val="nil"/>
              <w:left w:val="nil"/>
              <w:bottom w:val="dashed" w:sz="4" w:space="0" w:color="969696"/>
              <w:right w:val="single" w:sz="4" w:space="0" w:color="auto"/>
            </w:tcBorders>
          </w:tcPr>
          <w:p w14:paraId="1B980E84" w14:textId="77777777" w:rsidR="009E3F16" w:rsidRDefault="009E3F16">
            <w:pPr>
              <w:rPr>
                <w:color w:val="C0C0C0"/>
                <w:lang w:eastAsia="sv-SE"/>
              </w:rPr>
            </w:pPr>
            <w:r>
              <w:rPr>
                <w:color w:val="C0C0C0"/>
                <w:lang w:eastAsia="sv-SE"/>
              </w:rPr>
              <w:t>Market-place issued (optional)</w:t>
            </w:r>
          </w:p>
        </w:tc>
        <w:tc>
          <w:tcPr>
            <w:tcW w:w="1365" w:type="dxa"/>
            <w:tcBorders>
              <w:top w:val="nil"/>
              <w:left w:val="nil"/>
              <w:bottom w:val="dashed" w:sz="4" w:space="0" w:color="969696"/>
              <w:right w:val="single" w:sz="4" w:space="0" w:color="auto"/>
            </w:tcBorders>
          </w:tcPr>
          <w:p w14:paraId="3371ADE7" w14:textId="77777777" w:rsidR="009E3F16" w:rsidRDefault="009E3F16">
            <w:pPr>
              <w:rPr>
                <w:color w:val="C0C0C0"/>
                <w:lang w:eastAsia="sv-SE"/>
              </w:rPr>
            </w:pPr>
            <w:r>
              <w:rPr>
                <w:color w:val="C0C0C0"/>
                <w:lang w:eastAsia="sv-SE"/>
              </w:rPr>
              <w:t>New</w:t>
            </w:r>
          </w:p>
          <w:p w14:paraId="2B29497E" w14:textId="77777777" w:rsidR="009E3F16" w:rsidRDefault="009E3F16">
            <w:pPr>
              <w:rPr>
                <w:color w:val="C0C0C0"/>
                <w:lang w:eastAsia="sv-SE"/>
              </w:rPr>
            </w:pPr>
            <w:r>
              <w:rPr>
                <w:color w:val="C0C0C0"/>
                <w:lang w:eastAsia="sv-SE"/>
              </w:rPr>
              <w:t>(Initiator’s previous)</w:t>
            </w:r>
          </w:p>
        </w:tc>
        <w:tc>
          <w:tcPr>
            <w:tcW w:w="2923" w:type="dxa"/>
            <w:tcBorders>
              <w:top w:val="nil"/>
              <w:left w:val="nil"/>
              <w:bottom w:val="dashed" w:sz="4" w:space="0" w:color="969696"/>
              <w:right w:val="single" w:sz="4" w:space="0" w:color="auto"/>
            </w:tcBorders>
          </w:tcPr>
          <w:p w14:paraId="69F520B1" w14:textId="77777777" w:rsidR="009E3F16" w:rsidRDefault="009E3F16">
            <w:pPr>
              <w:rPr>
                <w:color w:val="C0C0C0"/>
                <w:lang w:eastAsia="sv-SE"/>
              </w:rPr>
            </w:pPr>
          </w:p>
        </w:tc>
      </w:tr>
      <w:tr w:rsidR="00C90C98" w14:paraId="2B86B457" w14:textId="77777777">
        <w:trPr>
          <w:trHeight w:val="765"/>
        </w:trPr>
        <w:tc>
          <w:tcPr>
            <w:tcW w:w="406" w:type="dxa"/>
            <w:tcBorders>
              <w:top w:val="nil"/>
              <w:left w:val="single" w:sz="4" w:space="0" w:color="auto"/>
              <w:bottom w:val="dashed" w:sz="4" w:space="0" w:color="969696"/>
              <w:right w:val="single" w:sz="4" w:space="0" w:color="auto"/>
            </w:tcBorders>
          </w:tcPr>
          <w:p w14:paraId="5D0EFBB8" w14:textId="77777777" w:rsidR="009E3F16" w:rsidRDefault="009E3F16">
            <w:pPr>
              <w:rPr>
                <w:lang w:eastAsia="sv-SE"/>
              </w:rPr>
            </w:pPr>
            <w:r>
              <w:rPr>
                <w:lang w:eastAsia="sv-SE"/>
              </w:rPr>
              <w:t>1.4</w:t>
            </w:r>
          </w:p>
        </w:tc>
        <w:tc>
          <w:tcPr>
            <w:tcW w:w="2534" w:type="dxa"/>
            <w:gridSpan w:val="2"/>
            <w:tcBorders>
              <w:top w:val="nil"/>
              <w:left w:val="nil"/>
              <w:bottom w:val="dashed" w:sz="4" w:space="0" w:color="969696"/>
              <w:right w:val="single" w:sz="4" w:space="0" w:color="auto"/>
            </w:tcBorders>
          </w:tcPr>
          <w:p w14:paraId="22DBB05D" w14:textId="77777777" w:rsidR="009E3F16" w:rsidRDefault="009E3F16">
            <w:pPr>
              <w:rPr>
                <w:lang w:eastAsia="sv-SE"/>
              </w:rPr>
            </w:pPr>
            <w:r>
              <w:rPr>
                <w:lang w:eastAsia="sv-SE"/>
              </w:rPr>
              <w:t>Acknowledgement from marketplace</w:t>
            </w:r>
          </w:p>
        </w:tc>
        <w:tc>
          <w:tcPr>
            <w:tcW w:w="975" w:type="dxa"/>
            <w:gridSpan w:val="2"/>
            <w:tcBorders>
              <w:top w:val="nil"/>
              <w:left w:val="nil"/>
              <w:bottom w:val="dashed" w:sz="4" w:space="0" w:color="969696"/>
              <w:right w:val="single" w:sz="4" w:space="0" w:color="auto"/>
            </w:tcBorders>
          </w:tcPr>
          <w:p w14:paraId="6109B68D" w14:textId="77777777" w:rsidR="009E3F16" w:rsidRDefault="009E3F16">
            <w:pPr>
              <w:rPr>
                <w:lang w:eastAsia="sv-SE"/>
              </w:rPr>
            </w:pPr>
            <w:r>
              <w:rPr>
                <w:lang w:eastAsia="sv-SE"/>
              </w:rPr>
              <w:t>TCR Ack</w:t>
            </w:r>
          </w:p>
        </w:tc>
        <w:tc>
          <w:tcPr>
            <w:tcW w:w="1364" w:type="dxa"/>
            <w:gridSpan w:val="2"/>
            <w:tcBorders>
              <w:top w:val="nil"/>
              <w:left w:val="nil"/>
              <w:bottom w:val="dashed" w:sz="4" w:space="0" w:color="969696"/>
              <w:right w:val="single" w:sz="4" w:space="0" w:color="auto"/>
            </w:tcBorders>
          </w:tcPr>
          <w:p w14:paraId="4CAD2619" w14:textId="77777777" w:rsidR="009E3F16" w:rsidRDefault="009E3F16">
            <w:pPr>
              <w:rPr>
                <w:lang w:eastAsia="sv-SE"/>
              </w:rPr>
            </w:pPr>
            <w:r>
              <w:rPr>
                <w:lang w:eastAsia="sv-SE"/>
              </w:rPr>
              <w:t>New (0);</w:t>
            </w:r>
          </w:p>
          <w:p w14:paraId="299B75FC" w14:textId="77777777" w:rsidR="009E3F16" w:rsidRDefault="009E3F16">
            <w:pPr>
              <w:rPr>
                <w:lang w:eastAsia="sv-SE"/>
              </w:rPr>
            </w:pPr>
            <w:r>
              <w:rPr>
                <w:lang w:eastAsia="sv-SE"/>
              </w:rPr>
              <w:t>Cancel (1); Replace (2)</w:t>
            </w:r>
          </w:p>
        </w:tc>
        <w:tc>
          <w:tcPr>
            <w:tcW w:w="1559" w:type="dxa"/>
            <w:gridSpan w:val="2"/>
            <w:tcBorders>
              <w:top w:val="nil"/>
              <w:left w:val="nil"/>
              <w:bottom w:val="dashed" w:sz="4" w:space="0" w:color="969696"/>
              <w:right w:val="single" w:sz="4" w:space="0" w:color="auto"/>
            </w:tcBorders>
          </w:tcPr>
          <w:p w14:paraId="4C0A0369" w14:textId="77777777" w:rsidR="009E3F16" w:rsidRDefault="009E3F16">
            <w:pPr>
              <w:rPr>
                <w:lang w:eastAsia="sv-SE"/>
              </w:rPr>
            </w:pPr>
            <w:r>
              <w:rPr>
                <w:lang w:eastAsia="sv-SE"/>
              </w:rPr>
              <w:t>Submit (0),</w:t>
            </w:r>
            <w:r>
              <w:rPr>
                <w:lang w:eastAsia="sv-SE"/>
              </w:rPr>
              <w:br/>
              <w:t>Addendum (4),</w:t>
            </w:r>
            <w:r>
              <w:rPr>
                <w:lang w:eastAsia="sv-SE"/>
              </w:rPr>
              <w:br/>
              <w:t>No/Was (5)</w:t>
            </w:r>
          </w:p>
        </w:tc>
        <w:tc>
          <w:tcPr>
            <w:tcW w:w="1559" w:type="dxa"/>
            <w:tcBorders>
              <w:top w:val="nil"/>
              <w:left w:val="nil"/>
              <w:bottom w:val="dashed" w:sz="4" w:space="0" w:color="969696"/>
              <w:right w:val="single" w:sz="4" w:space="0" w:color="auto"/>
            </w:tcBorders>
          </w:tcPr>
          <w:p w14:paraId="3731BC32" w14:textId="77777777" w:rsidR="009E3F16" w:rsidRDefault="009E3F16">
            <w:pPr>
              <w:rPr>
                <w:lang w:eastAsia="sv-SE"/>
              </w:rPr>
            </w:pPr>
            <w:r>
              <w:rPr>
                <w:lang w:eastAsia="sv-SE"/>
              </w:rPr>
              <w:t>Trade Confirm (0)</w:t>
            </w:r>
          </w:p>
        </w:tc>
        <w:tc>
          <w:tcPr>
            <w:tcW w:w="980" w:type="dxa"/>
            <w:tcBorders>
              <w:top w:val="nil"/>
              <w:left w:val="nil"/>
              <w:bottom w:val="dashed" w:sz="4" w:space="0" w:color="969696"/>
              <w:right w:val="single" w:sz="4" w:space="0" w:color="auto"/>
            </w:tcBorders>
          </w:tcPr>
          <w:p w14:paraId="0A0D96F8" w14:textId="77777777" w:rsidR="009E3F16" w:rsidRDefault="009E3F16">
            <w:pPr>
              <w:rPr>
                <w:lang w:eastAsia="sv-SE"/>
              </w:rPr>
            </w:pPr>
            <w:r>
              <w:rPr>
                <w:lang w:eastAsia="sv-SE"/>
              </w:rPr>
              <w:t>Initiator’s</w:t>
            </w:r>
          </w:p>
        </w:tc>
        <w:tc>
          <w:tcPr>
            <w:tcW w:w="1365" w:type="dxa"/>
            <w:tcBorders>
              <w:top w:val="nil"/>
              <w:left w:val="nil"/>
              <w:bottom w:val="dashed" w:sz="4" w:space="0" w:color="969696"/>
              <w:right w:val="single" w:sz="4" w:space="0" w:color="auto"/>
            </w:tcBorders>
          </w:tcPr>
          <w:p w14:paraId="4665628A" w14:textId="77777777" w:rsidR="009E3F16" w:rsidRDefault="009E3F16">
            <w:pPr>
              <w:rPr>
                <w:lang w:eastAsia="sv-SE"/>
              </w:rPr>
            </w:pPr>
            <w:r>
              <w:rPr>
                <w:lang w:eastAsia="sv-SE"/>
              </w:rPr>
              <w:t>Initiator’s (Initiator’s)</w:t>
            </w:r>
          </w:p>
        </w:tc>
        <w:tc>
          <w:tcPr>
            <w:tcW w:w="2923" w:type="dxa"/>
            <w:tcBorders>
              <w:top w:val="nil"/>
              <w:left w:val="nil"/>
              <w:bottom w:val="dashed" w:sz="4" w:space="0" w:color="969696"/>
              <w:right w:val="single" w:sz="4" w:space="0" w:color="auto"/>
            </w:tcBorders>
          </w:tcPr>
          <w:p w14:paraId="3A8215AF" w14:textId="77777777" w:rsidR="009E3F16" w:rsidRDefault="009E3F16">
            <w:pPr>
              <w:rPr>
                <w:lang w:eastAsia="sv-SE"/>
              </w:rPr>
            </w:pPr>
            <w:r>
              <w:rPr>
                <w:lang w:eastAsia="sv-SE"/>
              </w:rPr>
              <w:t> Optional. If ack message is used for Locked-In Reports.</w:t>
            </w:r>
          </w:p>
        </w:tc>
      </w:tr>
      <w:tr w:rsidR="00C90C98" w14:paraId="2EE9734D" w14:textId="77777777">
        <w:trPr>
          <w:trHeight w:val="765"/>
        </w:trPr>
        <w:tc>
          <w:tcPr>
            <w:tcW w:w="406" w:type="dxa"/>
            <w:tcBorders>
              <w:top w:val="nil"/>
              <w:left w:val="single" w:sz="4" w:space="0" w:color="auto"/>
              <w:bottom w:val="single" w:sz="4" w:space="0" w:color="auto"/>
              <w:right w:val="single" w:sz="4" w:space="0" w:color="auto"/>
            </w:tcBorders>
          </w:tcPr>
          <w:p w14:paraId="69C1384F" w14:textId="77777777" w:rsidR="009E3F16" w:rsidRDefault="009E3F16">
            <w:pPr>
              <w:rPr>
                <w:lang w:eastAsia="sv-SE"/>
              </w:rPr>
            </w:pPr>
            <w:r>
              <w:rPr>
                <w:lang w:eastAsia="sv-SE"/>
              </w:rPr>
              <w:t>1.5</w:t>
            </w:r>
          </w:p>
        </w:tc>
        <w:tc>
          <w:tcPr>
            <w:tcW w:w="2534" w:type="dxa"/>
            <w:gridSpan w:val="2"/>
            <w:tcBorders>
              <w:top w:val="nil"/>
              <w:left w:val="nil"/>
              <w:bottom w:val="single" w:sz="4" w:space="0" w:color="auto"/>
              <w:right w:val="single" w:sz="4" w:space="0" w:color="auto"/>
            </w:tcBorders>
          </w:tcPr>
          <w:p w14:paraId="349A0C36" w14:textId="77777777" w:rsidR="009E3F16" w:rsidRDefault="009E3F16">
            <w:pPr>
              <w:rPr>
                <w:lang w:eastAsia="sv-SE"/>
              </w:rPr>
            </w:pPr>
            <w:r>
              <w:rPr>
                <w:lang w:eastAsia="sv-SE"/>
              </w:rPr>
              <w:t>Reject from marketplace</w:t>
            </w:r>
          </w:p>
        </w:tc>
        <w:tc>
          <w:tcPr>
            <w:tcW w:w="975" w:type="dxa"/>
            <w:gridSpan w:val="2"/>
            <w:tcBorders>
              <w:top w:val="nil"/>
              <w:left w:val="nil"/>
              <w:bottom w:val="single" w:sz="4" w:space="0" w:color="auto"/>
              <w:right w:val="single" w:sz="4" w:space="0" w:color="auto"/>
            </w:tcBorders>
          </w:tcPr>
          <w:p w14:paraId="14D34178" w14:textId="77777777" w:rsidR="009E3F16" w:rsidRDefault="009E3F16">
            <w:pPr>
              <w:rPr>
                <w:lang w:eastAsia="sv-SE"/>
              </w:rPr>
            </w:pPr>
            <w:r>
              <w:rPr>
                <w:lang w:eastAsia="sv-SE"/>
              </w:rPr>
              <w:t>TCR Ack</w:t>
            </w:r>
          </w:p>
        </w:tc>
        <w:tc>
          <w:tcPr>
            <w:tcW w:w="1364" w:type="dxa"/>
            <w:gridSpan w:val="2"/>
            <w:tcBorders>
              <w:top w:val="nil"/>
              <w:left w:val="nil"/>
              <w:bottom w:val="single" w:sz="4" w:space="0" w:color="auto"/>
              <w:right w:val="single" w:sz="4" w:space="0" w:color="auto"/>
            </w:tcBorders>
          </w:tcPr>
          <w:p w14:paraId="078367DF" w14:textId="77777777" w:rsidR="009E3F16" w:rsidRDefault="009E3F16">
            <w:pPr>
              <w:rPr>
                <w:lang w:eastAsia="sv-SE"/>
              </w:rPr>
            </w:pPr>
            <w:r>
              <w:rPr>
                <w:lang w:eastAsia="sv-SE"/>
              </w:rPr>
              <w:t>New (0);</w:t>
            </w:r>
          </w:p>
          <w:p w14:paraId="5734903B" w14:textId="77777777" w:rsidR="009E3F16" w:rsidRDefault="009E3F16">
            <w:pPr>
              <w:rPr>
                <w:lang w:eastAsia="sv-SE"/>
              </w:rPr>
            </w:pPr>
            <w:r>
              <w:rPr>
                <w:lang w:eastAsia="sv-SE"/>
              </w:rPr>
              <w:t>Cancel (1); Replace (2)</w:t>
            </w:r>
          </w:p>
        </w:tc>
        <w:tc>
          <w:tcPr>
            <w:tcW w:w="1559" w:type="dxa"/>
            <w:gridSpan w:val="2"/>
            <w:tcBorders>
              <w:top w:val="nil"/>
              <w:left w:val="nil"/>
              <w:bottom w:val="single" w:sz="4" w:space="0" w:color="auto"/>
              <w:right w:val="single" w:sz="4" w:space="0" w:color="auto"/>
            </w:tcBorders>
          </w:tcPr>
          <w:p w14:paraId="168E0672" w14:textId="77777777" w:rsidR="009E3F16" w:rsidRDefault="009E3F16">
            <w:pPr>
              <w:rPr>
                <w:lang w:eastAsia="sv-SE"/>
              </w:rPr>
            </w:pPr>
            <w:r>
              <w:rPr>
                <w:lang w:eastAsia="sv-SE"/>
              </w:rPr>
              <w:t>Submit (0),</w:t>
            </w:r>
            <w:r>
              <w:rPr>
                <w:lang w:eastAsia="sv-SE"/>
              </w:rPr>
              <w:br/>
              <w:t>Addendum (4),</w:t>
            </w:r>
            <w:r>
              <w:rPr>
                <w:lang w:eastAsia="sv-SE"/>
              </w:rPr>
              <w:br/>
              <w:t>No/Was (5)</w:t>
            </w:r>
          </w:p>
        </w:tc>
        <w:tc>
          <w:tcPr>
            <w:tcW w:w="1559" w:type="dxa"/>
            <w:tcBorders>
              <w:top w:val="nil"/>
              <w:left w:val="nil"/>
              <w:bottom w:val="single" w:sz="4" w:space="0" w:color="auto"/>
              <w:right w:val="single" w:sz="4" w:space="0" w:color="auto"/>
            </w:tcBorders>
          </w:tcPr>
          <w:p w14:paraId="619A032D" w14:textId="77777777" w:rsidR="009E3F16" w:rsidRDefault="009E3F16">
            <w:pPr>
              <w:rPr>
                <w:lang w:eastAsia="sv-SE"/>
              </w:rPr>
            </w:pPr>
            <w:r>
              <w:rPr>
                <w:lang w:eastAsia="sv-SE"/>
              </w:rPr>
              <w:t>Trade Confirm (0)</w:t>
            </w:r>
          </w:p>
        </w:tc>
        <w:tc>
          <w:tcPr>
            <w:tcW w:w="980" w:type="dxa"/>
            <w:tcBorders>
              <w:top w:val="nil"/>
              <w:left w:val="nil"/>
              <w:bottom w:val="single" w:sz="4" w:space="0" w:color="auto"/>
              <w:right w:val="single" w:sz="4" w:space="0" w:color="auto"/>
            </w:tcBorders>
          </w:tcPr>
          <w:p w14:paraId="6C78C54A" w14:textId="77777777" w:rsidR="009E3F16" w:rsidRDefault="009E3F16">
            <w:pPr>
              <w:rPr>
                <w:lang w:eastAsia="sv-SE"/>
              </w:rPr>
            </w:pPr>
            <w:r>
              <w:rPr>
                <w:lang w:eastAsia="sv-SE"/>
              </w:rPr>
              <w:t>Initiator’s</w:t>
            </w:r>
          </w:p>
        </w:tc>
        <w:tc>
          <w:tcPr>
            <w:tcW w:w="1365" w:type="dxa"/>
            <w:tcBorders>
              <w:top w:val="nil"/>
              <w:left w:val="nil"/>
              <w:bottom w:val="single" w:sz="4" w:space="0" w:color="auto"/>
              <w:right w:val="single" w:sz="4" w:space="0" w:color="auto"/>
            </w:tcBorders>
          </w:tcPr>
          <w:p w14:paraId="70358FF5" w14:textId="77777777" w:rsidR="009E3F16" w:rsidRDefault="009E3F16">
            <w:pPr>
              <w:rPr>
                <w:lang w:eastAsia="sv-SE"/>
              </w:rPr>
            </w:pPr>
            <w:r>
              <w:rPr>
                <w:lang w:eastAsia="sv-SE"/>
              </w:rPr>
              <w:t>Initiator’s (Initiator’s)</w:t>
            </w:r>
          </w:p>
        </w:tc>
        <w:tc>
          <w:tcPr>
            <w:tcW w:w="2923" w:type="dxa"/>
            <w:tcBorders>
              <w:top w:val="nil"/>
              <w:left w:val="nil"/>
              <w:bottom w:val="single" w:sz="4" w:space="0" w:color="auto"/>
              <w:right w:val="single" w:sz="4" w:space="0" w:color="auto"/>
            </w:tcBorders>
          </w:tcPr>
          <w:p w14:paraId="51E08F62" w14:textId="77777777" w:rsidR="009E3F16" w:rsidRDefault="009E3F16">
            <w:pPr>
              <w:rPr>
                <w:lang w:eastAsia="sv-SE"/>
              </w:rPr>
            </w:pPr>
            <w:r>
              <w:rPr>
                <w:lang w:eastAsia="sv-SE"/>
              </w:rPr>
              <w:t> </w:t>
            </w:r>
          </w:p>
        </w:tc>
      </w:tr>
      <w:tr w:rsidR="009E3F16" w14:paraId="74B9B911" w14:textId="77777777">
        <w:tblPrEx>
          <w:tblW w:w="13665" w:type="dxa"/>
          <w:tblInd w:w="55" w:type="dxa"/>
          <w:tblCellMar>
            <w:left w:w="70" w:type="dxa"/>
            <w:right w:w="70" w:type="dxa"/>
          </w:tblCellMar>
          <w:tblLook w:val="0000" w:firstRow="0" w:lastRow="0" w:firstColumn="0" w:lastColumn="0" w:noHBand="0" w:noVBand="0"/>
          <w:tblPrExChange w:id="591" w:author="Administrator" w:date="2011-08-18T10:53:00Z">
            <w:tblPrEx>
              <w:tblW w:w="13665" w:type="dxa"/>
              <w:tblInd w:w="55" w:type="dxa"/>
              <w:tblCellMar>
                <w:left w:w="70" w:type="dxa"/>
                <w:right w:w="70" w:type="dxa"/>
              </w:tblCellMar>
              <w:tblLook w:val="0000" w:firstRow="0" w:lastRow="0" w:firstColumn="0" w:lastColumn="0" w:noHBand="0" w:noVBand="0"/>
            </w:tblPrEx>
          </w:tblPrExChange>
        </w:tblPrEx>
        <w:trPr>
          <w:trHeight w:val="510"/>
          <w:trPrChange w:id="592" w:author="Administrator" w:date="2011-08-18T10:53:00Z">
            <w:trPr>
              <w:gridAfter w:val="0"/>
              <w:trHeight w:val="510"/>
            </w:trPr>
          </w:trPrChange>
        </w:trPr>
        <w:tc>
          <w:tcPr>
            <w:tcW w:w="406" w:type="dxa"/>
            <w:tcBorders>
              <w:top w:val="nil"/>
              <w:left w:val="single" w:sz="4" w:space="0" w:color="auto"/>
              <w:bottom w:val="nil"/>
              <w:right w:val="single" w:sz="4" w:space="0" w:color="auto"/>
            </w:tcBorders>
            <w:tcPrChange w:id="593" w:author="Administrator" w:date="2011-08-18T10:53:00Z">
              <w:tcPr>
                <w:tcW w:w="406" w:type="dxa"/>
                <w:gridSpan w:val="2"/>
                <w:tcBorders>
                  <w:top w:val="nil"/>
                  <w:left w:val="single" w:sz="4" w:space="0" w:color="auto"/>
                  <w:bottom w:val="nil"/>
                  <w:right w:val="single" w:sz="4" w:space="0" w:color="auto"/>
                </w:tcBorders>
                <w:shd w:val="clear" w:color="auto" w:fill="auto"/>
              </w:tcPr>
            </w:tcPrChange>
          </w:tcPr>
          <w:p w14:paraId="4CF91C80" w14:textId="77777777" w:rsidR="009E3F16" w:rsidRDefault="009E3F16">
            <w:pPr>
              <w:rPr>
                <w:b/>
                <w:lang w:eastAsia="sv-SE"/>
              </w:rPr>
            </w:pPr>
          </w:p>
        </w:tc>
        <w:tc>
          <w:tcPr>
            <w:tcW w:w="13259" w:type="dxa"/>
            <w:gridSpan w:val="12"/>
            <w:tcBorders>
              <w:top w:val="nil"/>
              <w:left w:val="nil"/>
              <w:bottom w:val="nil"/>
              <w:right w:val="single" w:sz="4" w:space="0" w:color="auto"/>
            </w:tcBorders>
            <w:tcPrChange w:id="594" w:author="Administrator" w:date="2011-08-18T10:53:00Z">
              <w:tcPr>
                <w:tcW w:w="13259" w:type="dxa"/>
                <w:gridSpan w:val="13"/>
                <w:tcBorders>
                  <w:top w:val="nil"/>
                  <w:left w:val="nil"/>
                  <w:bottom w:val="nil"/>
                  <w:right w:val="single" w:sz="4" w:space="0" w:color="auto"/>
                </w:tcBorders>
                <w:shd w:val="clear" w:color="auto" w:fill="auto"/>
              </w:tcPr>
            </w:tcPrChange>
          </w:tcPr>
          <w:p w14:paraId="0BC737F0" w14:textId="77777777" w:rsidR="009E3F16" w:rsidRDefault="009E3F16">
            <w:pPr>
              <w:rPr>
                <w:b/>
                <w:lang w:eastAsia="sv-SE"/>
              </w:rPr>
            </w:pPr>
            <w:r>
              <w:rPr>
                <w:b/>
                <w:lang w:eastAsia="sv-SE"/>
              </w:rPr>
              <w:t>Marketplace publication of confirmed trade amendment (flow from marketplace to external actors)</w:t>
            </w:r>
          </w:p>
        </w:tc>
      </w:tr>
      <w:tr w:rsidR="00C90C98" w14:paraId="7DAFBACC" w14:textId="77777777">
        <w:trPr>
          <w:trHeight w:val="510"/>
        </w:trPr>
        <w:tc>
          <w:tcPr>
            <w:tcW w:w="406" w:type="dxa"/>
            <w:tcBorders>
              <w:top w:val="nil"/>
              <w:left w:val="single" w:sz="4" w:space="0" w:color="auto"/>
              <w:bottom w:val="nil"/>
              <w:right w:val="single" w:sz="4" w:space="0" w:color="auto"/>
            </w:tcBorders>
          </w:tcPr>
          <w:p w14:paraId="13FDBAF0" w14:textId="77777777" w:rsidR="009E3F16" w:rsidRDefault="009E3F16">
            <w:pPr>
              <w:rPr>
                <w:lang w:eastAsia="sv-SE"/>
              </w:rPr>
            </w:pPr>
            <w:r>
              <w:rPr>
                <w:lang w:eastAsia="sv-SE"/>
              </w:rPr>
              <w:t>2.1</w:t>
            </w:r>
          </w:p>
        </w:tc>
        <w:tc>
          <w:tcPr>
            <w:tcW w:w="2526" w:type="dxa"/>
            <w:tcBorders>
              <w:top w:val="nil"/>
              <w:left w:val="nil"/>
              <w:bottom w:val="nil"/>
              <w:right w:val="single" w:sz="4" w:space="0" w:color="auto"/>
            </w:tcBorders>
          </w:tcPr>
          <w:p w14:paraId="07F9431C" w14:textId="77777777" w:rsidR="009E3F16" w:rsidRDefault="009E3F16">
            <w:pPr>
              <w:rPr>
                <w:lang w:eastAsia="sv-SE"/>
              </w:rPr>
            </w:pPr>
            <w:r>
              <w:rPr>
                <w:lang w:eastAsia="sv-SE"/>
              </w:rPr>
              <w:t>Publication to the initiator</w:t>
            </w:r>
          </w:p>
        </w:tc>
        <w:tc>
          <w:tcPr>
            <w:tcW w:w="975" w:type="dxa"/>
            <w:gridSpan w:val="2"/>
            <w:tcBorders>
              <w:top w:val="nil"/>
              <w:left w:val="nil"/>
              <w:bottom w:val="nil"/>
              <w:right w:val="single" w:sz="4" w:space="0" w:color="auto"/>
            </w:tcBorders>
          </w:tcPr>
          <w:p w14:paraId="00904C50" w14:textId="77777777" w:rsidR="009E3F16" w:rsidRDefault="009E3F16">
            <w:pPr>
              <w:rPr>
                <w:lang w:eastAsia="sv-SE"/>
              </w:rPr>
            </w:pPr>
            <w:r>
              <w:rPr>
                <w:lang w:eastAsia="sv-SE"/>
              </w:rPr>
              <w:t>TCR</w:t>
            </w:r>
          </w:p>
        </w:tc>
        <w:tc>
          <w:tcPr>
            <w:tcW w:w="1362" w:type="dxa"/>
            <w:gridSpan w:val="2"/>
            <w:tcBorders>
              <w:top w:val="nil"/>
              <w:left w:val="nil"/>
              <w:bottom w:val="nil"/>
              <w:right w:val="single" w:sz="4" w:space="0" w:color="auto"/>
            </w:tcBorders>
          </w:tcPr>
          <w:p w14:paraId="3ACC42F3" w14:textId="77777777" w:rsidR="009E3F16" w:rsidRDefault="009E3F16">
            <w:pPr>
              <w:rPr>
                <w:lang w:eastAsia="sv-SE"/>
              </w:rPr>
            </w:pPr>
            <w:r>
              <w:rPr>
                <w:lang w:eastAsia="sv-SE"/>
              </w:rPr>
              <w:t>Replace (2)</w:t>
            </w:r>
          </w:p>
        </w:tc>
        <w:tc>
          <w:tcPr>
            <w:tcW w:w="1556" w:type="dxa"/>
            <w:gridSpan w:val="2"/>
            <w:tcBorders>
              <w:top w:val="nil"/>
              <w:left w:val="nil"/>
              <w:bottom w:val="nil"/>
              <w:right w:val="single" w:sz="4" w:space="0" w:color="auto"/>
            </w:tcBorders>
          </w:tcPr>
          <w:p w14:paraId="49312C5C" w14:textId="77777777" w:rsidR="009E3F16" w:rsidRDefault="009E3F16">
            <w:pPr>
              <w:rPr>
                <w:lang w:eastAsia="sv-SE"/>
              </w:rPr>
            </w:pPr>
            <w:r>
              <w:rPr>
                <w:lang w:eastAsia="sv-SE"/>
              </w:rPr>
              <w:t>Addendum (4),</w:t>
            </w:r>
            <w:r>
              <w:rPr>
                <w:lang w:eastAsia="sv-SE"/>
              </w:rPr>
              <w:br/>
              <w:t>No/Was (5)</w:t>
            </w:r>
          </w:p>
        </w:tc>
        <w:tc>
          <w:tcPr>
            <w:tcW w:w="1572" w:type="dxa"/>
            <w:gridSpan w:val="2"/>
            <w:tcBorders>
              <w:top w:val="nil"/>
              <w:left w:val="nil"/>
              <w:bottom w:val="nil"/>
              <w:right w:val="single" w:sz="4" w:space="0" w:color="auto"/>
            </w:tcBorders>
          </w:tcPr>
          <w:p w14:paraId="7E7FA0AE" w14:textId="77777777" w:rsidR="009E3F16" w:rsidRDefault="009E3F16">
            <w:pPr>
              <w:rPr>
                <w:lang w:eastAsia="sv-SE"/>
              </w:rPr>
            </w:pPr>
            <w:r>
              <w:rPr>
                <w:lang w:eastAsia="sv-SE"/>
              </w:rPr>
              <w:t>Trade Confirm (0)</w:t>
            </w:r>
          </w:p>
        </w:tc>
        <w:tc>
          <w:tcPr>
            <w:tcW w:w="980" w:type="dxa"/>
            <w:tcBorders>
              <w:top w:val="nil"/>
              <w:left w:val="nil"/>
              <w:bottom w:val="nil"/>
              <w:right w:val="single" w:sz="4" w:space="0" w:color="auto"/>
            </w:tcBorders>
          </w:tcPr>
          <w:p w14:paraId="01443C8F" w14:textId="77777777" w:rsidR="009E3F16" w:rsidRDefault="009E3F16">
            <w:pPr>
              <w:rPr>
                <w:lang w:eastAsia="sv-SE"/>
              </w:rPr>
            </w:pPr>
            <w:r>
              <w:rPr>
                <w:lang w:eastAsia="sv-SE"/>
              </w:rPr>
              <w:t>Filled</w:t>
            </w:r>
          </w:p>
        </w:tc>
        <w:tc>
          <w:tcPr>
            <w:tcW w:w="1365" w:type="dxa"/>
            <w:tcBorders>
              <w:top w:val="nil"/>
              <w:left w:val="nil"/>
              <w:bottom w:val="nil"/>
              <w:right w:val="single" w:sz="4" w:space="0" w:color="auto"/>
            </w:tcBorders>
          </w:tcPr>
          <w:p w14:paraId="31D3EB7A" w14:textId="77777777" w:rsidR="009E3F16" w:rsidRDefault="009E3F16">
            <w:pPr>
              <w:rPr>
                <w:lang w:eastAsia="sv-SE"/>
              </w:rPr>
            </w:pPr>
            <w:r>
              <w:rPr>
                <w:lang w:eastAsia="sv-SE"/>
              </w:rPr>
              <w:t>Initiator’s</w:t>
            </w:r>
          </w:p>
        </w:tc>
        <w:tc>
          <w:tcPr>
            <w:tcW w:w="2923" w:type="dxa"/>
            <w:tcBorders>
              <w:top w:val="nil"/>
              <w:left w:val="nil"/>
              <w:bottom w:val="nil"/>
              <w:right w:val="single" w:sz="4" w:space="0" w:color="auto"/>
            </w:tcBorders>
          </w:tcPr>
          <w:p w14:paraId="29FD83A3" w14:textId="77777777" w:rsidR="009E3F16" w:rsidRDefault="009E3F16">
            <w:pPr>
              <w:rPr>
                <w:lang w:eastAsia="sv-SE"/>
              </w:rPr>
            </w:pPr>
            <w:r>
              <w:rPr>
                <w:lang w:eastAsia="sv-SE"/>
              </w:rPr>
              <w:t>MatchStatus = 0 (Compared, matched or affirmed)</w:t>
            </w:r>
          </w:p>
        </w:tc>
      </w:tr>
      <w:tr w:rsidR="00C90C98" w14:paraId="342C0617" w14:textId="77777777">
        <w:trPr>
          <w:trHeight w:val="510"/>
        </w:trPr>
        <w:tc>
          <w:tcPr>
            <w:tcW w:w="406" w:type="dxa"/>
            <w:tcBorders>
              <w:top w:val="nil"/>
              <w:left w:val="single" w:sz="4" w:space="0" w:color="auto"/>
              <w:bottom w:val="nil"/>
              <w:right w:val="single" w:sz="4" w:space="0" w:color="auto"/>
            </w:tcBorders>
          </w:tcPr>
          <w:p w14:paraId="599E1D9B" w14:textId="77777777" w:rsidR="009E3F16" w:rsidRDefault="009E3F16">
            <w:pPr>
              <w:rPr>
                <w:lang w:eastAsia="sv-SE"/>
              </w:rPr>
            </w:pPr>
            <w:r>
              <w:rPr>
                <w:lang w:eastAsia="sv-SE"/>
              </w:rPr>
              <w:t>2.2</w:t>
            </w:r>
          </w:p>
        </w:tc>
        <w:tc>
          <w:tcPr>
            <w:tcW w:w="2526" w:type="dxa"/>
            <w:tcBorders>
              <w:top w:val="nil"/>
              <w:left w:val="nil"/>
              <w:bottom w:val="nil"/>
              <w:right w:val="single" w:sz="4" w:space="0" w:color="auto"/>
            </w:tcBorders>
          </w:tcPr>
          <w:p w14:paraId="21E29E59" w14:textId="77777777" w:rsidR="009E3F16" w:rsidRDefault="009E3F16">
            <w:pPr>
              <w:rPr>
                <w:lang w:eastAsia="sv-SE"/>
              </w:rPr>
            </w:pPr>
            <w:r>
              <w:rPr>
                <w:lang w:eastAsia="sv-SE"/>
              </w:rPr>
              <w:t>Publication to other parties</w:t>
            </w:r>
          </w:p>
        </w:tc>
        <w:tc>
          <w:tcPr>
            <w:tcW w:w="975" w:type="dxa"/>
            <w:gridSpan w:val="2"/>
            <w:tcBorders>
              <w:top w:val="nil"/>
              <w:left w:val="nil"/>
              <w:bottom w:val="nil"/>
              <w:right w:val="single" w:sz="4" w:space="0" w:color="auto"/>
            </w:tcBorders>
          </w:tcPr>
          <w:p w14:paraId="0DE18A69" w14:textId="77777777" w:rsidR="009E3F16" w:rsidRDefault="009E3F16">
            <w:pPr>
              <w:rPr>
                <w:lang w:eastAsia="sv-SE"/>
              </w:rPr>
            </w:pPr>
            <w:r>
              <w:rPr>
                <w:lang w:eastAsia="sv-SE"/>
              </w:rPr>
              <w:t>TCR</w:t>
            </w:r>
          </w:p>
        </w:tc>
        <w:tc>
          <w:tcPr>
            <w:tcW w:w="1362" w:type="dxa"/>
            <w:gridSpan w:val="2"/>
            <w:tcBorders>
              <w:top w:val="nil"/>
              <w:left w:val="nil"/>
              <w:bottom w:val="nil"/>
              <w:right w:val="single" w:sz="4" w:space="0" w:color="auto"/>
            </w:tcBorders>
          </w:tcPr>
          <w:p w14:paraId="20879BF6" w14:textId="77777777" w:rsidR="009E3F16" w:rsidRDefault="009E3F16">
            <w:pPr>
              <w:rPr>
                <w:lang w:eastAsia="sv-SE"/>
              </w:rPr>
            </w:pPr>
            <w:r>
              <w:rPr>
                <w:lang w:eastAsia="sv-SE"/>
              </w:rPr>
              <w:t>New (0)</w:t>
            </w:r>
          </w:p>
        </w:tc>
        <w:tc>
          <w:tcPr>
            <w:tcW w:w="1556" w:type="dxa"/>
            <w:gridSpan w:val="2"/>
            <w:tcBorders>
              <w:top w:val="nil"/>
              <w:left w:val="nil"/>
              <w:bottom w:val="nil"/>
              <w:right w:val="single" w:sz="4" w:space="0" w:color="auto"/>
            </w:tcBorders>
          </w:tcPr>
          <w:p w14:paraId="0D770097" w14:textId="77777777" w:rsidR="009E3F16" w:rsidRDefault="009E3F16">
            <w:pPr>
              <w:rPr>
                <w:lang w:eastAsia="sv-SE"/>
              </w:rPr>
            </w:pPr>
            <w:r>
              <w:rPr>
                <w:lang w:eastAsia="sv-SE"/>
              </w:rPr>
              <w:t>Addendum (4),</w:t>
            </w:r>
            <w:r>
              <w:rPr>
                <w:lang w:eastAsia="sv-SE"/>
              </w:rPr>
              <w:br/>
              <w:t>No/Was (5)</w:t>
            </w:r>
          </w:p>
        </w:tc>
        <w:tc>
          <w:tcPr>
            <w:tcW w:w="1572" w:type="dxa"/>
            <w:gridSpan w:val="2"/>
            <w:tcBorders>
              <w:top w:val="nil"/>
              <w:left w:val="nil"/>
              <w:bottom w:val="nil"/>
              <w:right w:val="single" w:sz="4" w:space="0" w:color="auto"/>
            </w:tcBorders>
          </w:tcPr>
          <w:p w14:paraId="295E5AA0" w14:textId="77777777" w:rsidR="009E3F16" w:rsidRDefault="009E3F16">
            <w:pPr>
              <w:rPr>
                <w:lang w:eastAsia="sv-SE"/>
              </w:rPr>
            </w:pPr>
            <w:r>
              <w:rPr>
                <w:lang w:eastAsia="sv-SE"/>
              </w:rPr>
              <w:t>Trade Confirm (0)</w:t>
            </w:r>
          </w:p>
        </w:tc>
        <w:tc>
          <w:tcPr>
            <w:tcW w:w="980" w:type="dxa"/>
            <w:tcBorders>
              <w:top w:val="nil"/>
              <w:left w:val="nil"/>
              <w:bottom w:val="nil"/>
              <w:right w:val="single" w:sz="4" w:space="0" w:color="auto"/>
            </w:tcBorders>
          </w:tcPr>
          <w:p w14:paraId="23C787B0" w14:textId="77777777" w:rsidR="009E3F16" w:rsidRDefault="009E3F16">
            <w:pPr>
              <w:rPr>
                <w:lang w:eastAsia="sv-SE"/>
              </w:rPr>
            </w:pPr>
            <w:r>
              <w:rPr>
                <w:lang w:eastAsia="sv-SE"/>
              </w:rPr>
              <w:t>Filled</w:t>
            </w:r>
          </w:p>
        </w:tc>
        <w:tc>
          <w:tcPr>
            <w:tcW w:w="1365" w:type="dxa"/>
            <w:tcBorders>
              <w:top w:val="nil"/>
              <w:left w:val="nil"/>
              <w:bottom w:val="nil"/>
              <w:right w:val="single" w:sz="4" w:space="0" w:color="auto"/>
            </w:tcBorders>
          </w:tcPr>
          <w:p w14:paraId="38AD436E" w14:textId="77777777" w:rsidR="009E3F16" w:rsidRDefault="009E3F16">
            <w:pPr>
              <w:rPr>
                <w:lang w:eastAsia="sv-SE"/>
              </w:rPr>
            </w:pPr>
            <w:r>
              <w:rPr>
                <w:lang w:eastAsia="sv-SE"/>
              </w:rPr>
              <w:t>N/A</w:t>
            </w:r>
          </w:p>
        </w:tc>
        <w:tc>
          <w:tcPr>
            <w:tcW w:w="2923" w:type="dxa"/>
            <w:tcBorders>
              <w:top w:val="nil"/>
              <w:left w:val="nil"/>
              <w:bottom w:val="nil"/>
              <w:right w:val="single" w:sz="4" w:space="0" w:color="auto"/>
            </w:tcBorders>
          </w:tcPr>
          <w:p w14:paraId="6A009A4A" w14:textId="77777777" w:rsidR="009E3F16" w:rsidRDefault="009E3F16">
            <w:pPr>
              <w:rPr>
                <w:lang w:eastAsia="sv-SE"/>
              </w:rPr>
            </w:pPr>
            <w:r>
              <w:rPr>
                <w:lang w:eastAsia="sv-SE"/>
              </w:rPr>
              <w:t>MatchStatus = 0 (Compared, matched or affirmed)</w:t>
            </w:r>
          </w:p>
        </w:tc>
      </w:tr>
    </w:tbl>
    <w:p w14:paraId="17F267D7" w14:textId="77777777" w:rsidR="009E3F16" w:rsidRDefault="009E3F16"/>
    <w:sectPr w:rsidR="009E3F16">
      <w:footerReference w:type="default" r:id="rId116"/>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1C38FA" w14:textId="77777777" w:rsidR="00B74E23" w:rsidRDefault="00B74E23">
      <w:r>
        <w:separator/>
      </w:r>
    </w:p>
  </w:endnote>
  <w:endnote w:type="continuationSeparator" w:id="0">
    <w:p w14:paraId="5106B5F1" w14:textId="77777777" w:rsidR="00B74E23" w:rsidRDefault="00B74E23">
      <w:r>
        <w:continuationSeparator/>
      </w:r>
    </w:p>
  </w:endnote>
  <w:endnote w:type="continuationNotice" w:id="1">
    <w:p w14:paraId="61151C3A" w14:textId="77777777" w:rsidR="00B74E23" w:rsidRDefault="00B74E2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66185" w14:textId="6BA0F779" w:rsidR="009E3F16" w:rsidRDefault="009E3F16">
    <w:pPr>
      <w:pStyle w:val="Footer"/>
      <w:pBdr>
        <w:top w:val="single" w:sz="4" w:space="1" w:color="auto"/>
      </w:pBdr>
      <w:tabs>
        <w:tab w:val="clear" w:pos="8640"/>
        <w:tab w:val="right" w:pos="9360"/>
      </w:tabs>
      <w:jc w:val="center"/>
    </w:pPr>
    <w:r>
      <w:rPr>
        <w:color w:val="auto"/>
        <w:szCs w:val="24"/>
      </w:rPr>
      <w:sym w:font="Symbol" w:char="F0D3"/>
    </w:r>
    <w:r>
      <w:rPr>
        <w:color w:val="auto"/>
        <w:szCs w:val="24"/>
      </w:rPr>
      <w:t xml:space="preserve"> Copyright, 2008-</w:t>
    </w:r>
    <w:del w:id="13" w:author="Administrator" w:date="2011-08-18T10:53:00Z">
      <w:r w:rsidR="009C053B">
        <w:rPr>
          <w:color w:val="auto"/>
          <w:szCs w:val="24"/>
        </w:rPr>
        <w:delText>2009</w:delText>
      </w:r>
    </w:del>
    <w:ins w:id="14" w:author="Administrator" w:date="2011-08-18T10:53:00Z">
      <w:r>
        <w:rPr>
          <w:color w:val="auto"/>
          <w:szCs w:val="24"/>
        </w:rPr>
        <w:t>201</w:t>
      </w:r>
    </w:ins>
    <w:ins w:id="15" w:author="Administrator" w:date="2011-08-18T10:54:00Z">
      <w:r w:rsidR="00C90C98">
        <w:rPr>
          <w:color w:val="auto"/>
          <w:szCs w:val="24"/>
        </w:rPr>
        <w:t>1</w:t>
      </w:r>
    </w:ins>
    <w:r>
      <w:rPr>
        <w:color w:val="auto"/>
        <w:szCs w:val="24"/>
      </w:rPr>
      <w:t>, FIX Protocol, Limited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ECE7" w14:textId="23B2C429" w:rsidR="009E3F16" w:rsidRDefault="009E3F16">
    <w:pPr>
      <w:pStyle w:val="Footer"/>
      <w:pBdr>
        <w:top w:val="single" w:sz="4" w:space="1" w:color="auto"/>
      </w:pBdr>
      <w:tabs>
        <w:tab w:val="clear" w:pos="8640"/>
        <w:tab w:val="right" w:pos="9360"/>
      </w:tabs>
    </w:pPr>
    <w:r>
      <w:rPr>
        <w:color w:val="auto"/>
        <w:szCs w:val="24"/>
      </w:rPr>
      <w:sym w:font="Symbol" w:char="F0D3"/>
    </w:r>
    <w:r>
      <w:rPr>
        <w:color w:val="auto"/>
        <w:szCs w:val="24"/>
      </w:rPr>
      <w:t xml:space="preserve"> Copyright, 2006, FIX Protocol, Limited</w:t>
    </w:r>
    <w:r>
      <w:rPr>
        <w:color w:val="auto"/>
        <w:szCs w:val="24"/>
      </w:rPr>
      <w:tab/>
    </w:r>
    <w:r>
      <w:rPr>
        <w:color w:val="auto"/>
        <w:szCs w:val="24"/>
      </w:rPr>
      <w:tab/>
      <w:t xml:space="preserve">Page </w:t>
    </w:r>
    <w:r>
      <w:rPr>
        <w:color w:val="auto"/>
        <w:szCs w:val="24"/>
      </w:rPr>
      <w:fldChar w:fldCharType="begin"/>
    </w:r>
    <w:r>
      <w:rPr>
        <w:color w:val="auto"/>
        <w:szCs w:val="24"/>
      </w:rPr>
      <w:instrText xml:space="preserve"> PAGE </w:instrText>
    </w:r>
    <w:r>
      <w:rPr>
        <w:color w:val="auto"/>
        <w:szCs w:val="24"/>
      </w:rPr>
      <w:fldChar w:fldCharType="separate"/>
    </w:r>
    <w:r w:rsidR="00C90C98">
      <w:rPr>
        <w:noProof/>
        <w:color w:val="auto"/>
        <w:szCs w:val="24"/>
      </w:rPr>
      <w:t>169</w:t>
    </w:r>
    <w:r>
      <w:rPr>
        <w:color w:val="auto"/>
        <w:szCs w:val="24"/>
      </w:rPr>
      <w:fldChar w:fldCharType="end"/>
    </w:r>
    <w:r>
      <w:rPr>
        <w:color w:val="auto"/>
        <w:szCs w:val="24"/>
      </w:rPr>
      <w:t xml:space="preserve"> of </w:t>
    </w:r>
    <w:r>
      <w:rPr>
        <w:color w:val="auto"/>
        <w:szCs w:val="24"/>
      </w:rPr>
      <w:fldChar w:fldCharType="begin"/>
    </w:r>
    <w:r>
      <w:rPr>
        <w:color w:val="auto"/>
        <w:szCs w:val="24"/>
      </w:rPr>
      <w:instrText xml:space="preserve"> NUMPAGES </w:instrText>
    </w:r>
    <w:r>
      <w:rPr>
        <w:color w:val="auto"/>
        <w:szCs w:val="24"/>
      </w:rPr>
      <w:fldChar w:fldCharType="separate"/>
    </w:r>
    <w:r w:rsidR="00C90C98">
      <w:rPr>
        <w:noProof/>
        <w:color w:val="auto"/>
        <w:szCs w:val="24"/>
      </w:rPr>
      <w:t>202</w:t>
    </w:r>
    <w:r>
      <w:rPr>
        <w:color w:val="auto"/>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18836" w14:textId="68E652D7" w:rsidR="009E3F16" w:rsidRDefault="009E3F16">
    <w:pPr>
      <w:pStyle w:val="Footer"/>
      <w:pBdr>
        <w:top w:val="single" w:sz="4" w:space="1" w:color="auto"/>
      </w:pBdr>
      <w:tabs>
        <w:tab w:val="clear" w:pos="8640"/>
        <w:tab w:val="right" w:pos="9360"/>
      </w:tabs>
      <w:jc w:val="left"/>
    </w:pPr>
    <w:r>
      <w:rPr>
        <w:color w:val="auto"/>
        <w:szCs w:val="24"/>
      </w:rPr>
      <w:sym w:font="Symbol" w:char="F0D3"/>
    </w:r>
    <w:r>
      <w:rPr>
        <w:color w:val="auto"/>
        <w:szCs w:val="24"/>
      </w:rPr>
      <w:t xml:space="preserve"> Copyright, 2008-</w:t>
    </w:r>
    <w:del w:id="392" w:author="Administrator" w:date="2011-08-18T10:53:00Z">
      <w:r w:rsidR="009C053B">
        <w:rPr>
          <w:color w:val="auto"/>
          <w:szCs w:val="24"/>
        </w:rPr>
        <w:delText>2009</w:delText>
      </w:r>
    </w:del>
    <w:ins w:id="393" w:author="Administrator" w:date="2011-08-18T10:53:00Z">
      <w:r>
        <w:rPr>
          <w:color w:val="auto"/>
          <w:szCs w:val="24"/>
        </w:rPr>
        <w:t>201</w:t>
      </w:r>
    </w:ins>
    <w:ins w:id="394" w:author="Administrator" w:date="2011-08-18T10:54:00Z">
      <w:r w:rsidR="00C90C98">
        <w:rPr>
          <w:color w:val="auto"/>
          <w:szCs w:val="24"/>
        </w:rPr>
        <w:t>1</w:t>
      </w:r>
    </w:ins>
    <w:r>
      <w:rPr>
        <w:color w:val="auto"/>
        <w:szCs w:val="24"/>
      </w:rPr>
      <w:t>, FIX Protocol, Limited</w:t>
    </w:r>
    <w:r>
      <w:rPr>
        <w:color w:val="auto"/>
        <w:szCs w:val="24"/>
      </w:rPr>
      <w:tab/>
    </w:r>
    <w:r>
      <w:rPr>
        <w:color w:val="auto"/>
        <w:szCs w:val="24"/>
      </w:rPr>
      <w:tab/>
      <w:t xml:space="preserve">Page </w:t>
    </w:r>
    <w:r>
      <w:rPr>
        <w:color w:val="auto"/>
        <w:szCs w:val="24"/>
      </w:rPr>
      <w:fldChar w:fldCharType="begin"/>
    </w:r>
    <w:r>
      <w:rPr>
        <w:color w:val="auto"/>
        <w:szCs w:val="24"/>
      </w:rPr>
      <w:instrText xml:space="preserve"> PAGE </w:instrText>
    </w:r>
    <w:r>
      <w:rPr>
        <w:color w:val="auto"/>
        <w:szCs w:val="24"/>
      </w:rPr>
      <w:fldChar w:fldCharType="separate"/>
    </w:r>
    <w:r w:rsidR="00C962BF">
      <w:rPr>
        <w:noProof/>
        <w:color w:val="auto"/>
        <w:szCs w:val="24"/>
      </w:rPr>
      <w:t>114</w:t>
    </w:r>
    <w:r>
      <w:rPr>
        <w:color w:val="auto"/>
        <w:szCs w:val="24"/>
      </w:rPr>
      <w:fldChar w:fldCharType="end"/>
    </w:r>
    <w:r>
      <w:rPr>
        <w:color w:val="auto"/>
        <w:szCs w:val="24"/>
      </w:rPr>
      <w:t xml:space="preserve"> of </w:t>
    </w:r>
    <w:r>
      <w:rPr>
        <w:color w:val="auto"/>
        <w:szCs w:val="24"/>
      </w:rPr>
      <w:fldChar w:fldCharType="begin"/>
    </w:r>
    <w:r>
      <w:rPr>
        <w:color w:val="auto"/>
        <w:szCs w:val="24"/>
      </w:rPr>
      <w:instrText xml:space="preserve"> NUMPAGES </w:instrText>
    </w:r>
    <w:r>
      <w:rPr>
        <w:color w:val="auto"/>
        <w:szCs w:val="24"/>
      </w:rPr>
      <w:fldChar w:fldCharType="separate"/>
    </w:r>
    <w:r w:rsidR="00C962BF">
      <w:rPr>
        <w:noProof/>
        <w:color w:val="auto"/>
        <w:szCs w:val="24"/>
      </w:rPr>
      <w:t>114</w:t>
    </w:r>
    <w:r>
      <w:rPr>
        <w:color w:val="auto"/>
        <w:szCs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4B65D" w14:textId="4EDE3E8B" w:rsidR="009E3F16" w:rsidRDefault="009E3F16">
    <w:pPr>
      <w:pStyle w:val="Footer"/>
      <w:pBdr>
        <w:top w:val="single" w:sz="4" w:space="1" w:color="auto"/>
      </w:pBdr>
      <w:tabs>
        <w:tab w:val="clear" w:pos="8640"/>
        <w:tab w:val="right" w:pos="9360"/>
      </w:tabs>
    </w:pPr>
    <w:r>
      <w:sym w:font="Symbol" w:char="F0D3"/>
    </w:r>
    <w:r>
      <w:t xml:space="preserve"> Copyright, 2006, FIX Protocol, Limited</w:t>
    </w:r>
    <w:r>
      <w:tab/>
    </w:r>
    <w:r>
      <w:tab/>
      <w:t xml:space="preserve">Page </w:t>
    </w:r>
    <w:r>
      <w:fldChar w:fldCharType="begin"/>
    </w:r>
    <w:r>
      <w:instrText xml:space="preserve"> PAGE </w:instrText>
    </w:r>
    <w:r>
      <w:fldChar w:fldCharType="separate"/>
    </w:r>
    <w:r w:rsidR="00C90C98">
      <w:rPr>
        <w:noProof/>
      </w:rPr>
      <w:t>181</w:t>
    </w:r>
    <w:r>
      <w:fldChar w:fldCharType="end"/>
    </w:r>
    <w:r>
      <w:t xml:space="preserve"> of </w:t>
    </w:r>
    <w:fldSimple w:instr=" NUMPAGES ">
      <w:r w:rsidR="00C90C98">
        <w:rPr>
          <w:noProof/>
        </w:rPr>
        <w:t>202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9F70DC" w14:textId="77777777" w:rsidR="00B74E23" w:rsidRDefault="00B74E23">
      <w:r>
        <w:separator/>
      </w:r>
    </w:p>
  </w:footnote>
  <w:footnote w:type="continuationSeparator" w:id="0">
    <w:p w14:paraId="1021229A" w14:textId="77777777" w:rsidR="00B74E23" w:rsidRDefault="00B74E23">
      <w:r>
        <w:continuationSeparator/>
      </w:r>
    </w:p>
  </w:footnote>
  <w:footnote w:type="continuationNotice" w:id="1">
    <w:p w14:paraId="443A041D" w14:textId="77777777" w:rsidR="00B74E23" w:rsidRDefault="00B74E23">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1C538" w14:textId="77777777" w:rsidR="009E3F16" w:rsidRDefault="009E3F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8C0337" w14:textId="6C5348F7" w:rsidR="009E3F16" w:rsidRPr="00C90C98" w:rsidRDefault="009E3F16">
    <w:pPr>
      <w:pStyle w:val="Header"/>
      <w:pBdr>
        <w:bottom w:val="single" w:sz="4" w:space="1" w:color="auto"/>
      </w:pBdr>
      <w:tabs>
        <w:tab w:val="clear" w:pos="8640"/>
        <w:tab w:val="right" w:pos="9360"/>
      </w:tabs>
      <w:rPr>
        <w:lang w:val="fr-FR"/>
        <w:rPrChange w:id="378" w:author="Administrator" w:date="2011-08-18T10:53:00Z">
          <w:rPr/>
        </w:rPrChange>
      </w:rPr>
    </w:pPr>
    <w:r>
      <w:fldChar w:fldCharType="begin"/>
    </w:r>
    <w:r w:rsidRPr="00C90C98">
      <w:rPr>
        <w:lang w:val="fr-FR"/>
      </w:rPr>
      <w:instrText xml:space="preserve"> REF  Version_tag  \* MERGEFORMAT </w:instrText>
    </w:r>
    <w:r>
      <w:fldChar w:fldCharType="separate"/>
    </w:r>
    <w:r w:rsidRPr="00C90C98">
      <w:rPr>
        <w:lang w:val="fr-FR"/>
        <w:rPrChange w:id="379" w:author="Administrator" w:date="2011-08-18T10:53:00Z">
          <w:rPr/>
        </w:rPrChange>
      </w:rPr>
      <w:t xml:space="preserve"> Version 5.0 Service Pack 2 </w:t>
    </w:r>
    <w:ins w:id="380" w:author="Administrator" w:date="2011-08-18T10:53:00Z">
      <w:r w:rsidRPr="00C90C98">
        <w:rPr>
          <w:lang w:val="fr-FR"/>
        </w:rPr>
        <w:t xml:space="preserve">- Errata </w:t>
      </w:r>
    </w:ins>
    <w:r>
      <w:fldChar w:fldCharType="end"/>
    </w:r>
    <w:r w:rsidRPr="00C90C98">
      <w:rPr>
        <w:lang w:val="fr-FR"/>
        <w:rPrChange w:id="381" w:author="Administrator" w:date="2011-08-18T10:53:00Z">
          <w:rPr/>
        </w:rPrChange>
      </w:rPr>
      <w:t xml:space="preserve"> </w:t>
    </w:r>
    <w:r>
      <w:sym w:font="Symbol" w:char="F02D"/>
    </w:r>
    <w:r w:rsidRPr="00C90C98">
      <w:rPr>
        <w:lang w:val="fr-FR"/>
        <w:rPrChange w:id="382" w:author="Administrator" w:date="2011-08-18T10:53:00Z">
          <w:rPr/>
        </w:rPrChange>
      </w:rPr>
      <w:t xml:space="preserve"> </w:t>
    </w:r>
    <w:r>
      <w:fldChar w:fldCharType="begin"/>
    </w:r>
    <w:r w:rsidRPr="00C90C98">
      <w:rPr>
        <w:lang w:val="fr-FR"/>
        <w:rPrChange w:id="383" w:author="Administrator" w:date="2011-08-18T10:53:00Z">
          <w:rPr/>
        </w:rPrChange>
      </w:rPr>
      <w:instrText xml:space="preserve"> REF  Volume_tag  \* MERGEFORMAT </w:instrText>
    </w:r>
    <w:r>
      <w:fldChar w:fldCharType="separate"/>
    </w:r>
    <w:r w:rsidRPr="00C90C98">
      <w:rPr>
        <w:lang w:val="fr-FR"/>
        <w:rPrChange w:id="384" w:author="Administrator" w:date="2011-08-18T10:53:00Z">
          <w:rPr/>
        </w:rPrChange>
      </w:rPr>
      <w:t xml:space="preserve"> VOLUME 5 </w:t>
    </w:r>
    <w:r>
      <w:fldChar w:fldCharType="end"/>
    </w:r>
    <w:r w:rsidRPr="00C90C98">
      <w:rPr>
        <w:lang w:val="fr-FR"/>
        <w:rPrChange w:id="385" w:author="Administrator" w:date="2011-08-18T10:53:00Z">
          <w:rPr/>
        </w:rPrChange>
      </w:rPr>
      <w:tab/>
    </w:r>
    <w:r w:rsidRPr="00C90C98">
      <w:rPr>
        <w:lang w:val="fr-FR"/>
        <w:rPrChange w:id="386" w:author="Administrator" w:date="2011-08-18T10:53:00Z">
          <w:rPr/>
        </w:rPrChange>
      </w:rPr>
      <w:tab/>
    </w:r>
    <w:r>
      <w:fldChar w:fldCharType="begin"/>
    </w:r>
    <w:r w:rsidRPr="00C90C98">
      <w:rPr>
        <w:lang w:val="fr-FR"/>
      </w:rPr>
      <w:instrText xml:space="preserve"> REF  Date_tag  \* MERGEFORMAT </w:instrText>
    </w:r>
    <w:r>
      <w:fldChar w:fldCharType="separate"/>
    </w:r>
    <w:ins w:id="387" w:author="Administrator" w:date="2011-08-18T10:54:00Z">
      <w:r w:rsidR="00C90C98" w:rsidRPr="00C90C98">
        <w:rPr>
          <w:lang w:val="fr-FR"/>
          <w:rPrChange w:id="388" w:author="Administrator" w:date="2011-08-18T10:54:00Z">
            <w:rPr>
              <w:sz w:val="28"/>
              <w:szCs w:val="28"/>
            </w:rPr>
          </w:rPrChange>
        </w:rPr>
        <w:t xml:space="preserve"> </w:t>
      </w:r>
      <w:r w:rsidR="00C90C98" w:rsidRPr="00C90C98">
        <w:rPr>
          <w:rPrChange w:id="389" w:author="Administrator" w:date="2011-08-18T10:54:00Z">
            <w:rPr>
              <w:sz w:val="28"/>
              <w:szCs w:val="28"/>
            </w:rPr>
          </w:rPrChange>
        </w:rPr>
        <w:t>August 2011</w:t>
      </w:r>
      <w:r w:rsidR="00C90C98" w:rsidRPr="00C90C98">
        <w:rPr>
          <w:lang w:val="fr-FR"/>
          <w:rPrChange w:id="390" w:author="Administrator" w:date="2011-08-18T10:54:00Z">
            <w:rPr>
              <w:sz w:val="28"/>
              <w:szCs w:val="28"/>
            </w:rPr>
          </w:rPrChange>
        </w:rPr>
        <w:t xml:space="preserve"> </w:t>
      </w:r>
    </w:ins>
    <w:r>
      <w:fldChar w:fldCharType="end"/>
    </w:r>
  </w:p>
  <w:p w14:paraId="3B644B4B" w14:textId="77777777" w:rsidR="009E3F16" w:rsidRPr="00C90C98" w:rsidRDefault="009E3F16">
    <w:pPr>
      <w:pStyle w:val="Header"/>
      <w:rPr>
        <w:lang w:val="fr-FR"/>
        <w:rPrChange w:id="391" w:author="Administrator" w:date="2011-08-18T10:53:00Z">
          <w:rPr/>
        </w:rPrChang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2EE61C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D2674D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CA4FBF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E5E2C7C"/>
    <w:lvl w:ilvl="0">
      <w:start w:val="1"/>
      <w:numFmt w:val="decimal"/>
      <w:pStyle w:val="ListNumber2"/>
      <w:lvlText w:val="%1."/>
      <w:lvlJc w:val="left"/>
      <w:pPr>
        <w:tabs>
          <w:tab w:val="num" w:pos="720"/>
        </w:tabs>
        <w:ind w:left="720" w:hanging="360"/>
      </w:pPr>
    </w:lvl>
  </w:abstractNum>
  <w:abstractNum w:abstractNumId="4">
    <w:nsid w:val="FFFFFF80"/>
    <w:multiLevelType w:val="singleLevel"/>
    <w:tmpl w:val="64F0C1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9C6D58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C7282B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6E06E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9760B3A"/>
    <w:lvl w:ilvl="0">
      <w:start w:val="1"/>
      <w:numFmt w:val="decimal"/>
      <w:pStyle w:val="ListNumber"/>
      <w:lvlText w:val="%1."/>
      <w:lvlJc w:val="left"/>
      <w:pPr>
        <w:tabs>
          <w:tab w:val="num" w:pos="360"/>
        </w:tabs>
        <w:ind w:left="360" w:hanging="360"/>
      </w:pPr>
    </w:lvl>
  </w:abstractNum>
  <w:abstractNum w:abstractNumId="9">
    <w:nsid w:val="FFFFFF89"/>
    <w:multiLevelType w:val="singleLevel"/>
    <w:tmpl w:val="E604E83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00903583"/>
    <w:multiLevelType w:val="singleLevel"/>
    <w:tmpl w:val="FF6219EE"/>
    <w:lvl w:ilvl="0">
      <w:start w:val="1"/>
      <w:numFmt w:val="bullet"/>
      <w:lvlText w:val=""/>
      <w:lvlJc w:val="left"/>
      <w:pPr>
        <w:tabs>
          <w:tab w:val="num" w:pos="360"/>
        </w:tabs>
        <w:ind w:left="360" w:hanging="360"/>
      </w:pPr>
      <w:rPr>
        <w:rFonts w:ascii="Symbol" w:hAnsi="Symbol" w:hint="default"/>
      </w:rPr>
    </w:lvl>
  </w:abstractNum>
  <w:abstractNum w:abstractNumId="12">
    <w:nsid w:val="03E232A4"/>
    <w:multiLevelType w:val="hybridMultilevel"/>
    <w:tmpl w:val="0B10CD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BB4168"/>
    <w:multiLevelType w:val="hybridMultilevel"/>
    <w:tmpl w:val="C804CE6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095B124B"/>
    <w:multiLevelType w:val="hybridMultilevel"/>
    <w:tmpl w:val="EBD26E8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0BEB61DC"/>
    <w:multiLevelType w:val="multilevel"/>
    <w:tmpl w:val="401029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0DEC3CF3"/>
    <w:multiLevelType w:val="hybridMultilevel"/>
    <w:tmpl w:val="FAD452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0E910DA9"/>
    <w:multiLevelType w:val="singleLevel"/>
    <w:tmpl w:val="FF6219EE"/>
    <w:lvl w:ilvl="0">
      <w:start w:val="1"/>
      <w:numFmt w:val="bullet"/>
      <w:lvlText w:val=""/>
      <w:lvlJc w:val="left"/>
      <w:pPr>
        <w:tabs>
          <w:tab w:val="num" w:pos="360"/>
        </w:tabs>
        <w:ind w:left="360" w:hanging="360"/>
      </w:pPr>
      <w:rPr>
        <w:rFonts w:ascii="Symbol" w:hAnsi="Symbol" w:hint="default"/>
      </w:rPr>
    </w:lvl>
  </w:abstractNum>
  <w:abstractNum w:abstractNumId="18">
    <w:nsid w:val="0EB55920"/>
    <w:multiLevelType w:val="hybridMultilevel"/>
    <w:tmpl w:val="F73C3AE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ED36C05"/>
    <w:multiLevelType w:val="singleLevel"/>
    <w:tmpl w:val="FF6219EE"/>
    <w:lvl w:ilvl="0">
      <w:start w:val="1"/>
      <w:numFmt w:val="bullet"/>
      <w:lvlText w:val=""/>
      <w:lvlJc w:val="left"/>
      <w:pPr>
        <w:tabs>
          <w:tab w:val="num" w:pos="360"/>
        </w:tabs>
        <w:ind w:left="360" w:hanging="360"/>
      </w:pPr>
      <w:rPr>
        <w:rFonts w:ascii="Symbol" w:hAnsi="Symbol" w:hint="default"/>
      </w:rPr>
    </w:lvl>
  </w:abstractNum>
  <w:abstractNum w:abstractNumId="20">
    <w:nsid w:val="0F3D3F10"/>
    <w:multiLevelType w:val="hybridMultilevel"/>
    <w:tmpl w:val="F80ED0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170709E6"/>
    <w:multiLevelType w:val="hybridMultilevel"/>
    <w:tmpl w:val="1696C2E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18C02206"/>
    <w:multiLevelType w:val="hybridMultilevel"/>
    <w:tmpl w:val="944CC5EA"/>
    <w:lvl w:ilvl="0" w:tplc="FFFFFFFF">
      <w:start w:val="1"/>
      <w:numFmt w:val="bullet"/>
      <w:lvlText w:val=""/>
      <w:lvlJc w:val="left"/>
      <w:pPr>
        <w:tabs>
          <w:tab w:val="num" w:pos="780"/>
        </w:tabs>
        <w:ind w:left="780" w:hanging="360"/>
      </w:pPr>
      <w:rPr>
        <w:rFonts w:ascii="Symbol" w:hAnsi="Symbol" w:hint="default"/>
      </w:rPr>
    </w:lvl>
    <w:lvl w:ilvl="1" w:tplc="FFFFFFFF">
      <w:start w:val="1"/>
      <w:numFmt w:val="bullet"/>
      <w:lvlText w:val="o"/>
      <w:lvlJc w:val="left"/>
      <w:pPr>
        <w:tabs>
          <w:tab w:val="num" w:pos="1500"/>
        </w:tabs>
        <w:ind w:left="1500" w:hanging="360"/>
      </w:pPr>
      <w:rPr>
        <w:rFonts w:ascii="Courier New" w:hAnsi="Courier New" w:cs="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cs="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cs="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23">
    <w:nsid w:val="23FD4CE7"/>
    <w:multiLevelType w:val="hybridMultilevel"/>
    <w:tmpl w:val="F8C6592A"/>
    <w:lvl w:ilvl="0" w:tplc="04090001">
      <w:start w:val="1"/>
      <w:numFmt w:val="bullet"/>
      <w:pStyle w:val="TableBulletlist"/>
      <w:lvlText w:val=""/>
      <w:lvlJc w:val="left"/>
      <w:pPr>
        <w:tabs>
          <w:tab w:val="num" w:pos="360"/>
        </w:tabs>
        <w:ind w:left="227"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25097FEB"/>
    <w:multiLevelType w:val="multilevel"/>
    <w:tmpl w:val="E2D226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26AB24DB"/>
    <w:multiLevelType w:val="hybridMultilevel"/>
    <w:tmpl w:val="292607C0"/>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6">
    <w:nsid w:val="27AD51B5"/>
    <w:multiLevelType w:val="hybridMultilevel"/>
    <w:tmpl w:val="9FCA8BE4"/>
    <w:lvl w:ilvl="0" w:tplc="4DEA7BBE">
      <w:start w:val="1"/>
      <w:numFmt w:val="bullet"/>
      <w:lvlText w:val=""/>
      <w:lvlJc w:val="left"/>
      <w:pPr>
        <w:tabs>
          <w:tab w:val="num" w:pos="1139"/>
        </w:tabs>
        <w:ind w:left="1139" w:hanging="360"/>
      </w:pPr>
      <w:rPr>
        <w:rFonts w:ascii="Symbol" w:hAnsi="Symbol" w:hint="default"/>
      </w:rPr>
    </w:lvl>
    <w:lvl w:ilvl="1" w:tplc="A09294CC" w:tentative="1">
      <w:start w:val="1"/>
      <w:numFmt w:val="bullet"/>
      <w:lvlText w:val="o"/>
      <w:lvlJc w:val="left"/>
      <w:pPr>
        <w:tabs>
          <w:tab w:val="num" w:pos="1859"/>
        </w:tabs>
        <w:ind w:left="1859" w:hanging="360"/>
      </w:pPr>
      <w:rPr>
        <w:rFonts w:ascii="Courier New" w:hAnsi="Courier New" w:hint="default"/>
      </w:rPr>
    </w:lvl>
    <w:lvl w:ilvl="2" w:tplc="BF48DE8A" w:tentative="1">
      <w:start w:val="1"/>
      <w:numFmt w:val="bullet"/>
      <w:lvlText w:val=""/>
      <w:lvlJc w:val="left"/>
      <w:pPr>
        <w:tabs>
          <w:tab w:val="num" w:pos="2579"/>
        </w:tabs>
        <w:ind w:left="2579" w:hanging="360"/>
      </w:pPr>
      <w:rPr>
        <w:rFonts w:ascii="Wingdings" w:hAnsi="Wingdings" w:hint="default"/>
      </w:rPr>
    </w:lvl>
    <w:lvl w:ilvl="3" w:tplc="FDEC10D6" w:tentative="1">
      <w:start w:val="1"/>
      <w:numFmt w:val="bullet"/>
      <w:lvlText w:val=""/>
      <w:lvlJc w:val="left"/>
      <w:pPr>
        <w:tabs>
          <w:tab w:val="num" w:pos="3299"/>
        </w:tabs>
        <w:ind w:left="3299" w:hanging="360"/>
      </w:pPr>
      <w:rPr>
        <w:rFonts w:ascii="Symbol" w:hAnsi="Symbol" w:hint="default"/>
      </w:rPr>
    </w:lvl>
    <w:lvl w:ilvl="4" w:tplc="642ED97C" w:tentative="1">
      <w:start w:val="1"/>
      <w:numFmt w:val="bullet"/>
      <w:lvlText w:val="o"/>
      <w:lvlJc w:val="left"/>
      <w:pPr>
        <w:tabs>
          <w:tab w:val="num" w:pos="4019"/>
        </w:tabs>
        <w:ind w:left="4019" w:hanging="360"/>
      </w:pPr>
      <w:rPr>
        <w:rFonts w:ascii="Courier New" w:hAnsi="Courier New" w:hint="default"/>
      </w:rPr>
    </w:lvl>
    <w:lvl w:ilvl="5" w:tplc="2764938C" w:tentative="1">
      <w:start w:val="1"/>
      <w:numFmt w:val="bullet"/>
      <w:lvlText w:val=""/>
      <w:lvlJc w:val="left"/>
      <w:pPr>
        <w:tabs>
          <w:tab w:val="num" w:pos="4739"/>
        </w:tabs>
        <w:ind w:left="4739" w:hanging="360"/>
      </w:pPr>
      <w:rPr>
        <w:rFonts w:ascii="Wingdings" w:hAnsi="Wingdings" w:hint="default"/>
      </w:rPr>
    </w:lvl>
    <w:lvl w:ilvl="6" w:tplc="CCF42BB6" w:tentative="1">
      <w:start w:val="1"/>
      <w:numFmt w:val="bullet"/>
      <w:lvlText w:val=""/>
      <w:lvlJc w:val="left"/>
      <w:pPr>
        <w:tabs>
          <w:tab w:val="num" w:pos="5459"/>
        </w:tabs>
        <w:ind w:left="5459" w:hanging="360"/>
      </w:pPr>
      <w:rPr>
        <w:rFonts w:ascii="Symbol" w:hAnsi="Symbol" w:hint="default"/>
      </w:rPr>
    </w:lvl>
    <w:lvl w:ilvl="7" w:tplc="4EA0CC0C" w:tentative="1">
      <w:start w:val="1"/>
      <w:numFmt w:val="bullet"/>
      <w:lvlText w:val="o"/>
      <w:lvlJc w:val="left"/>
      <w:pPr>
        <w:tabs>
          <w:tab w:val="num" w:pos="6179"/>
        </w:tabs>
        <w:ind w:left="6179" w:hanging="360"/>
      </w:pPr>
      <w:rPr>
        <w:rFonts w:ascii="Courier New" w:hAnsi="Courier New" w:hint="default"/>
      </w:rPr>
    </w:lvl>
    <w:lvl w:ilvl="8" w:tplc="610C841A" w:tentative="1">
      <w:start w:val="1"/>
      <w:numFmt w:val="bullet"/>
      <w:lvlText w:val=""/>
      <w:lvlJc w:val="left"/>
      <w:pPr>
        <w:tabs>
          <w:tab w:val="num" w:pos="6899"/>
        </w:tabs>
        <w:ind w:left="6899" w:hanging="360"/>
      </w:pPr>
      <w:rPr>
        <w:rFonts w:ascii="Wingdings" w:hAnsi="Wingdings" w:hint="default"/>
      </w:rPr>
    </w:lvl>
  </w:abstractNum>
  <w:abstractNum w:abstractNumId="27">
    <w:nsid w:val="29112F3C"/>
    <w:multiLevelType w:val="hybridMultilevel"/>
    <w:tmpl w:val="6406CE0A"/>
    <w:lvl w:ilvl="0" w:tplc="04090001">
      <w:start w:val="1"/>
      <w:numFmt w:val="decimal"/>
      <w:pStyle w:val="TableNumberlist"/>
      <w:lvlText w:val="%1."/>
      <w:lvlJc w:val="left"/>
      <w:pPr>
        <w:tabs>
          <w:tab w:val="num" w:pos="227"/>
        </w:tabs>
        <w:ind w:left="227" w:hanging="227"/>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8">
    <w:nsid w:val="292E7E09"/>
    <w:multiLevelType w:val="hybridMultilevel"/>
    <w:tmpl w:val="D94AA14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2E995FEE"/>
    <w:multiLevelType w:val="hybridMultilevel"/>
    <w:tmpl w:val="DDCC9796"/>
    <w:lvl w:ilvl="0" w:tplc="092C544C">
      <w:start w:val="1"/>
      <w:numFmt w:val="decimal"/>
      <w:lvlText w:val="%1."/>
      <w:lvlJc w:val="left"/>
      <w:pPr>
        <w:tabs>
          <w:tab w:val="num" w:pos="1080"/>
        </w:tabs>
        <w:ind w:left="1080" w:hanging="360"/>
      </w:pPr>
    </w:lvl>
    <w:lvl w:ilvl="1" w:tplc="6C125BA8" w:tentative="1">
      <w:start w:val="1"/>
      <w:numFmt w:val="lowerLetter"/>
      <w:lvlText w:val="%2."/>
      <w:lvlJc w:val="left"/>
      <w:pPr>
        <w:tabs>
          <w:tab w:val="num" w:pos="1800"/>
        </w:tabs>
        <w:ind w:left="1800" w:hanging="360"/>
      </w:pPr>
    </w:lvl>
    <w:lvl w:ilvl="2" w:tplc="C02A8648" w:tentative="1">
      <w:start w:val="1"/>
      <w:numFmt w:val="lowerRoman"/>
      <w:lvlText w:val="%3."/>
      <w:lvlJc w:val="right"/>
      <w:pPr>
        <w:tabs>
          <w:tab w:val="num" w:pos="2520"/>
        </w:tabs>
        <w:ind w:left="2520" w:hanging="180"/>
      </w:pPr>
    </w:lvl>
    <w:lvl w:ilvl="3" w:tplc="F6D618E0" w:tentative="1">
      <w:start w:val="1"/>
      <w:numFmt w:val="decimal"/>
      <w:lvlText w:val="%4."/>
      <w:lvlJc w:val="left"/>
      <w:pPr>
        <w:tabs>
          <w:tab w:val="num" w:pos="3240"/>
        </w:tabs>
        <w:ind w:left="3240" w:hanging="360"/>
      </w:pPr>
    </w:lvl>
    <w:lvl w:ilvl="4" w:tplc="9E70CD3C" w:tentative="1">
      <w:start w:val="1"/>
      <w:numFmt w:val="lowerLetter"/>
      <w:lvlText w:val="%5."/>
      <w:lvlJc w:val="left"/>
      <w:pPr>
        <w:tabs>
          <w:tab w:val="num" w:pos="3960"/>
        </w:tabs>
        <w:ind w:left="3960" w:hanging="360"/>
      </w:pPr>
    </w:lvl>
    <w:lvl w:ilvl="5" w:tplc="2B00272A" w:tentative="1">
      <w:start w:val="1"/>
      <w:numFmt w:val="lowerRoman"/>
      <w:lvlText w:val="%6."/>
      <w:lvlJc w:val="right"/>
      <w:pPr>
        <w:tabs>
          <w:tab w:val="num" w:pos="4680"/>
        </w:tabs>
        <w:ind w:left="4680" w:hanging="180"/>
      </w:pPr>
    </w:lvl>
    <w:lvl w:ilvl="6" w:tplc="E4147332" w:tentative="1">
      <w:start w:val="1"/>
      <w:numFmt w:val="decimal"/>
      <w:lvlText w:val="%7."/>
      <w:lvlJc w:val="left"/>
      <w:pPr>
        <w:tabs>
          <w:tab w:val="num" w:pos="5400"/>
        </w:tabs>
        <w:ind w:left="5400" w:hanging="360"/>
      </w:pPr>
    </w:lvl>
    <w:lvl w:ilvl="7" w:tplc="E93C46B6" w:tentative="1">
      <w:start w:val="1"/>
      <w:numFmt w:val="lowerLetter"/>
      <w:lvlText w:val="%8."/>
      <w:lvlJc w:val="left"/>
      <w:pPr>
        <w:tabs>
          <w:tab w:val="num" w:pos="6120"/>
        </w:tabs>
        <w:ind w:left="6120" w:hanging="360"/>
      </w:pPr>
    </w:lvl>
    <w:lvl w:ilvl="8" w:tplc="263E9EF8" w:tentative="1">
      <w:start w:val="1"/>
      <w:numFmt w:val="lowerRoman"/>
      <w:lvlText w:val="%9."/>
      <w:lvlJc w:val="right"/>
      <w:pPr>
        <w:tabs>
          <w:tab w:val="num" w:pos="6840"/>
        </w:tabs>
        <w:ind w:left="6840" w:hanging="180"/>
      </w:pPr>
    </w:lvl>
  </w:abstractNum>
  <w:abstractNum w:abstractNumId="30">
    <w:nsid w:val="334C2A43"/>
    <w:multiLevelType w:val="hybridMultilevel"/>
    <w:tmpl w:val="319EEEE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36C14073"/>
    <w:multiLevelType w:val="hybridMultilevel"/>
    <w:tmpl w:val="709EFF38"/>
    <w:lvl w:ilvl="0" w:tplc="FF96C24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3B211AF4"/>
    <w:multiLevelType w:val="hybridMultilevel"/>
    <w:tmpl w:val="E7D471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3E4D4825"/>
    <w:multiLevelType w:val="hybridMultilevel"/>
    <w:tmpl w:val="08888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3FDE6557"/>
    <w:multiLevelType w:val="singleLevel"/>
    <w:tmpl w:val="FF6219EE"/>
    <w:lvl w:ilvl="0">
      <w:start w:val="1"/>
      <w:numFmt w:val="bullet"/>
      <w:lvlText w:val=""/>
      <w:lvlJc w:val="left"/>
      <w:pPr>
        <w:tabs>
          <w:tab w:val="num" w:pos="360"/>
        </w:tabs>
        <w:ind w:left="360" w:hanging="360"/>
      </w:pPr>
      <w:rPr>
        <w:rFonts w:ascii="Symbol" w:hAnsi="Symbol" w:hint="default"/>
      </w:rPr>
    </w:lvl>
  </w:abstractNum>
  <w:abstractNum w:abstractNumId="35">
    <w:nsid w:val="402C14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nsid w:val="41151201"/>
    <w:multiLevelType w:val="hybridMultilevel"/>
    <w:tmpl w:val="D2BC07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41227FA7"/>
    <w:multiLevelType w:val="hybridMultilevel"/>
    <w:tmpl w:val="05DE5920"/>
    <w:lvl w:ilvl="0" w:tplc="2F122880">
      <w:start w:val="1"/>
      <w:numFmt w:val="bullet"/>
      <w:lvlText w:val=""/>
      <w:lvlJc w:val="left"/>
      <w:pPr>
        <w:tabs>
          <w:tab w:val="num" w:pos="780"/>
        </w:tabs>
        <w:ind w:left="780" w:hanging="360"/>
      </w:pPr>
      <w:rPr>
        <w:rFonts w:ascii="Symbol" w:hAnsi="Symbol" w:hint="default"/>
      </w:rPr>
    </w:lvl>
    <w:lvl w:ilvl="1" w:tplc="1C32FD30" w:tentative="1">
      <w:start w:val="1"/>
      <w:numFmt w:val="bullet"/>
      <w:lvlText w:val="o"/>
      <w:lvlJc w:val="left"/>
      <w:pPr>
        <w:tabs>
          <w:tab w:val="num" w:pos="1500"/>
        </w:tabs>
        <w:ind w:left="1500" w:hanging="360"/>
      </w:pPr>
      <w:rPr>
        <w:rFonts w:ascii="Courier New" w:hAnsi="Courier New" w:cs="Courier New" w:hint="default"/>
      </w:rPr>
    </w:lvl>
    <w:lvl w:ilvl="2" w:tplc="B616E87E" w:tentative="1">
      <w:start w:val="1"/>
      <w:numFmt w:val="bullet"/>
      <w:lvlText w:val=""/>
      <w:lvlJc w:val="left"/>
      <w:pPr>
        <w:tabs>
          <w:tab w:val="num" w:pos="2220"/>
        </w:tabs>
        <w:ind w:left="2220" w:hanging="360"/>
      </w:pPr>
      <w:rPr>
        <w:rFonts w:ascii="Wingdings" w:hAnsi="Wingdings" w:hint="default"/>
      </w:rPr>
    </w:lvl>
    <w:lvl w:ilvl="3" w:tplc="C92075B2" w:tentative="1">
      <w:start w:val="1"/>
      <w:numFmt w:val="bullet"/>
      <w:lvlText w:val=""/>
      <w:lvlJc w:val="left"/>
      <w:pPr>
        <w:tabs>
          <w:tab w:val="num" w:pos="2940"/>
        </w:tabs>
        <w:ind w:left="2940" w:hanging="360"/>
      </w:pPr>
      <w:rPr>
        <w:rFonts w:ascii="Symbol" w:hAnsi="Symbol" w:hint="default"/>
      </w:rPr>
    </w:lvl>
    <w:lvl w:ilvl="4" w:tplc="BAA61192" w:tentative="1">
      <w:start w:val="1"/>
      <w:numFmt w:val="bullet"/>
      <w:lvlText w:val="o"/>
      <w:lvlJc w:val="left"/>
      <w:pPr>
        <w:tabs>
          <w:tab w:val="num" w:pos="3660"/>
        </w:tabs>
        <w:ind w:left="3660" w:hanging="360"/>
      </w:pPr>
      <w:rPr>
        <w:rFonts w:ascii="Courier New" w:hAnsi="Courier New" w:cs="Courier New" w:hint="default"/>
      </w:rPr>
    </w:lvl>
    <w:lvl w:ilvl="5" w:tplc="83ACE4F4" w:tentative="1">
      <w:start w:val="1"/>
      <w:numFmt w:val="bullet"/>
      <w:lvlText w:val=""/>
      <w:lvlJc w:val="left"/>
      <w:pPr>
        <w:tabs>
          <w:tab w:val="num" w:pos="4380"/>
        </w:tabs>
        <w:ind w:left="4380" w:hanging="360"/>
      </w:pPr>
      <w:rPr>
        <w:rFonts w:ascii="Wingdings" w:hAnsi="Wingdings" w:hint="default"/>
      </w:rPr>
    </w:lvl>
    <w:lvl w:ilvl="6" w:tplc="F028E70E" w:tentative="1">
      <w:start w:val="1"/>
      <w:numFmt w:val="bullet"/>
      <w:lvlText w:val=""/>
      <w:lvlJc w:val="left"/>
      <w:pPr>
        <w:tabs>
          <w:tab w:val="num" w:pos="5100"/>
        </w:tabs>
        <w:ind w:left="5100" w:hanging="360"/>
      </w:pPr>
      <w:rPr>
        <w:rFonts w:ascii="Symbol" w:hAnsi="Symbol" w:hint="default"/>
      </w:rPr>
    </w:lvl>
    <w:lvl w:ilvl="7" w:tplc="99DCF858" w:tentative="1">
      <w:start w:val="1"/>
      <w:numFmt w:val="bullet"/>
      <w:lvlText w:val="o"/>
      <w:lvlJc w:val="left"/>
      <w:pPr>
        <w:tabs>
          <w:tab w:val="num" w:pos="5820"/>
        </w:tabs>
        <w:ind w:left="5820" w:hanging="360"/>
      </w:pPr>
      <w:rPr>
        <w:rFonts w:ascii="Courier New" w:hAnsi="Courier New" w:cs="Courier New" w:hint="default"/>
      </w:rPr>
    </w:lvl>
    <w:lvl w:ilvl="8" w:tplc="E78C8160" w:tentative="1">
      <w:start w:val="1"/>
      <w:numFmt w:val="bullet"/>
      <w:lvlText w:val=""/>
      <w:lvlJc w:val="left"/>
      <w:pPr>
        <w:tabs>
          <w:tab w:val="num" w:pos="6540"/>
        </w:tabs>
        <w:ind w:left="6540" w:hanging="360"/>
      </w:pPr>
      <w:rPr>
        <w:rFonts w:ascii="Wingdings" w:hAnsi="Wingdings" w:hint="default"/>
      </w:rPr>
    </w:lvl>
  </w:abstractNum>
  <w:abstractNum w:abstractNumId="38">
    <w:nsid w:val="44C16B3A"/>
    <w:multiLevelType w:val="hybridMultilevel"/>
    <w:tmpl w:val="B0F06DEE"/>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44C45A34"/>
    <w:multiLevelType w:val="hybridMultilevel"/>
    <w:tmpl w:val="6F4081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48621EF0"/>
    <w:multiLevelType w:val="hybridMultilevel"/>
    <w:tmpl w:val="0BFAF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48E1177B"/>
    <w:multiLevelType w:val="hybridMultilevel"/>
    <w:tmpl w:val="028E4C40"/>
    <w:lvl w:ilvl="0" w:tplc="04090001">
      <w:start w:val="1"/>
      <w:numFmt w:val="decimal"/>
      <w:lvlText w:val="%1."/>
      <w:lvlJc w:val="left"/>
      <w:pPr>
        <w:tabs>
          <w:tab w:val="num" w:pos="1080"/>
        </w:tabs>
        <w:ind w:left="1080" w:hanging="360"/>
      </w:p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42">
    <w:nsid w:val="496B4F4C"/>
    <w:multiLevelType w:val="hybridMultilevel"/>
    <w:tmpl w:val="A920CF6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nsid w:val="59705CE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nsid w:val="5B9F32BA"/>
    <w:multiLevelType w:val="hybridMultilevel"/>
    <w:tmpl w:val="158879EE"/>
    <w:lvl w:ilvl="0" w:tplc="FFFFFFFF">
      <w:start w:val="1"/>
      <w:numFmt w:val="bullet"/>
      <w:lvlText w:val=""/>
      <w:lvlJc w:val="left"/>
      <w:pPr>
        <w:tabs>
          <w:tab w:val="num" w:pos="720"/>
        </w:tabs>
        <w:ind w:left="720" w:hanging="360"/>
      </w:pPr>
      <w:rPr>
        <w:rFonts w:ascii="Symbol" w:hAnsi="Symbol" w:hint="default"/>
      </w:rPr>
    </w:lvl>
    <w:lvl w:ilvl="1" w:tplc="46AEF73E">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5">
    <w:nsid w:val="5F5D4C09"/>
    <w:multiLevelType w:val="multilevel"/>
    <w:tmpl w:val="8C52B56C"/>
    <w:lvl w:ilvl="0">
      <w:start w:val="1"/>
      <w:numFmt w:val="bullet"/>
      <w:pStyle w:val="BlueBullets"/>
      <w:lvlText w:val=""/>
      <w:lvlJc w:val="left"/>
      <w:pPr>
        <w:tabs>
          <w:tab w:val="num" w:pos="720"/>
        </w:tabs>
        <w:ind w:left="700" w:hanging="34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nsid w:val="61F821E7"/>
    <w:multiLevelType w:val="hybridMultilevel"/>
    <w:tmpl w:val="2326CF8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
    <w:nsid w:val="663E3782"/>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48">
    <w:nsid w:val="68677D7F"/>
    <w:multiLevelType w:val="singleLevel"/>
    <w:tmpl w:val="04090017"/>
    <w:lvl w:ilvl="0">
      <w:start w:val="1"/>
      <w:numFmt w:val="lowerLetter"/>
      <w:lvlText w:val="%1)"/>
      <w:lvlJc w:val="left"/>
      <w:pPr>
        <w:tabs>
          <w:tab w:val="num" w:pos="360"/>
        </w:tabs>
        <w:ind w:left="360" w:hanging="360"/>
      </w:pPr>
    </w:lvl>
  </w:abstractNum>
  <w:abstractNum w:abstractNumId="49">
    <w:nsid w:val="69CD2E16"/>
    <w:multiLevelType w:val="multilevel"/>
    <w:tmpl w:val="67C6859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0">
    <w:nsid w:val="71620473"/>
    <w:multiLevelType w:val="hybridMultilevel"/>
    <w:tmpl w:val="A906E7E8"/>
    <w:lvl w:ilvl="0" w:tplc="0048302C">
      <w:start w:val="1"/>
      <w:numFmt w:val="decimal"/>
      <w:lvlText w:val="%1."/>
      <w:lvlJc w:val="left"/>
      <w:pPr>
        <w:tabs>
          <w:tab w:val="num" w:pos="1080"/>
        </w:tabs>
        <w:ind w:left="1080" w:hanging="360"/>
      </w:pPr>
    </w:lvl>
    <w:lvl w:ilvl="1" w:tplc="5A642D10" w:tentative="1">
      <w:start w:val="1"/>
      <w:numFmt w:val="lowerLetter"/>
      <w:lvlText w:val="%2."/>
      <w:lvlJc w:val="left"/>
      <w:pPr>
        <w:tabs>
          <w:tab w:val="num" w:pos="1800"/>
        </w:tabs>
        <w:ind w:left="1800" w:hanging="360"/>
      </w:pPr>
    </w:lvl>
    <w:lvl w:ilvl="2" w:tplc="38580E88" w:tentative="1">
      <w:start w:val="1"/>
      <w:numFmt w:val="lowerRoman"/>
      <w:lvlText w:val="%3."/>
      <w:lvlJc w:val="right"/>
      <w:pPr>
        <w:tabs>
          <w:tab w:val="num" w:pos="2520"/>
        </w:tabs>
        <w:ind w:left="2520" w:hanging="180"/>
      </w:pPr>
    </w:lvl>
    <w:lvl w:ilvl="3" w:tplc="D2E2B438" w:tentative="1">
      <w:start w:val="1"/>
      <w:numFmt w:val="decimal"/>
      <w:lvlText w:val="%4."/>
      <w:lvlJc w:val="left"/>
      <w:pPr>
        <w:tabs>
          <w:tab w:val="num" w:pos="3240"/>
        </w:tabs>
        <w:ind w:left="3240" w:hanging="360"/>
      </w:pPr>
    </w:lvl>
    <w:lvl w:ilvl="4" w:tplc="4C68A362" w:tentative="1">
      <w:start w:val="1"/>
      <w:numFmt w:val="lowerLetter"/>
      <w:lvlText w:val="%5."/>
      <w:lvlJc w:val="left"/>
      <w:pPr>
        <w:tabs>
          <w:tab w:val="num" w:pos="3960"/>
        </w:tabs>
        <w:ind w:left="3960" w:hanging="360"/>
      </w:pPr>
    </w:lvl>
    <w:lvl w:ilvl="5" w:tplc="5B62398E" w:tentative="1">
      <w:start w:val="1"/>
      <w:numFmt w:val="lowerRoman"/>
      <w:lvlText w:val="%6."/>
      <w:lvlJc w:val="right"/>
      <w:pPr>
        <w:tabs>
          <w:tab w:val="num" w:pos="4680"/>
        </w:tabs>
        <w:ind w:left="4680" w:hanging="180"/>
      </w:pPr>
    </w:lvl>
    <w:lvl w:ilvl="6" w:tplc="51A69DD8" w:tentative="1">
      <w:start w:val="1"/>
      <w:numFmt w:val="decimal"/>
      <w:lvlText w:val="%7."/>
      <w:lvlJc w:val="left"/>
      <w:pPr>
        <w:tabs>
          <w:tab w:val="num" w:pos="5400"/>
        </w:tabs>
        <w:ind w:left="5400" w:hanging="360"/>
      </w:pPr>
    </w:lvl>
    <w:lvl w:ilvl="7" w:tplc="CF545408" w:tentative="1">
      <w:start w:val="1"/>
      <w:numFmt w:val="lowerLetter"/>
      <w:lvlText w:val="%8."/>
      <w:lvlJc w:val="left"/>
      <w:pPr>
        <w:tabs>
          <w:tab w:val="num" w:pos="6120"/>
        </w:tabs>
        <w:ind w:left="6120" w:hanging="360"/>
      </w:pPr>
    </w:lvl>
    <w:lvl w:ilvl="8" w:tplc="07D60CC2" w:tentative="1">
      <w:start w:val="1"/>
      <w:numFmt w:val="lowerRoman"/>
      <w:lvlText w:val="%9."/>
      <w:lvlJc w:val="right"/>
      <w:pPr>
        <w:tabs>
          <w:tab w:val="num" w:pos="6840"/>
        </w:tabs>
        <w:ind w:left="6840" w:hanging="180"/>
      </w:pPr>
    </w:lvl>
  </w:abstractNum>
  <w:abstractNum w:abstractNumId="51">
    <w:nsid w:val="72F45E09"/>
    <w:multiLevelType w:val="hybridMultilevel"/>
    <w:tmpl w:val="7F16D57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2">
    <w:nsid w:val="72F739ED"/>
    <w:multiLevelType w:val="singleLevel"/>
    <w:tmpl w:val="D5E8A204"/>
    <w:lvl w:ilvl="0">
      <w:start w:val="1"/>
      <w:numFmt w:val="decimal"/>
      <w:lvlText w:val="%1."/>
      <w:legacy w:legacy="1" w:legacySpace="0" w:legacyIndent="360"/>
      <w:lvlJc w:val="left"/>
      <w:pPr>
        <w:ind w:left="1080" w:hanging="360"/>
      </w:pPr>
    </w:lvl>
  </w:abstractNum>
  <w:abstractNum w:abstractNumId="53">
    <w:nsid w:val="730846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4">
    <w:nsid w:val="75FC03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5">
    <w:nsid w:val="77F118F7"/>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56">
    <w:nsid w:val="7A3C2DFA"/>
    <w:multiLevelType w:val="singleLevel"/>
    <w:tmpl w:val="04090011"/>
    <w:lvl w:ilvl="0">
      <w:start w:val="1"/>
      <w:numFmt w:val="decimal"/>
      <w:lvlText w:val="%1)"/>
      <w:lvlJc w:val="left"/>
      <w:pPr>
        <w:tabs>
          <w:tab w:val="num" w:pos="360"/>
        </w:tabs>
        <w:ind w:left="360" w:hanging="360"/>
      </w:pPr>
    </w:lvl>
  </w:abstractNum>
  <w:abstractNum w:abstractNumId="57">
    <w:nsid w:val="7BB6362D"/>
    <w:multiLevelType w:val="hybridMultilevel"/>
    <w:tmpl w:val="54F48E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7C2C7C25"/>
    <w:multiLevelType w:val="singleLevel"/>
    <w:tmpl w:val="0409000F"/>
    <w:lvl w:ilvl="0">
      <w:start w:val="1"/>
      <w:numFmt w:val="decimal"/>
      <w:lvlText w:val="%1."/>
      <w:lvlJc w:val="left"/>
      <w:pPr>
        <w:tabs>
          <w:tab w:val="num" w:pos="360"/>
        </w:tabs>
        <w:ind w:left="360" w:hanging="360"/>
      </w:pPr>
    </w:lvl>
  </w:abstractNum>
  <w:abstractNum w:abstractNumId="59">
    <w:nsid w:val="7C936766"/>
    <w:multiLevelType w:val="hybridMultilevel"/>
    <w:tmpl w:val="26E6A05E"/>
    <w:lvl w:ilvl="0" w:tplc="F6A24C52">
      <w:start w:val="1"/>
      <w:numFmt w:val="bullet"/>
      <w:lvlText w:val=""/>
      <w:lvlJc w:val="left"/>
      <w:pPr>
        <w:tabs>
          <w:tab w:val="num" w:pos="1092"/>
        </w:tabs>
        <w:ind w:left="1092"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60">
    <w:nsid w:val="7D7D6FAD"/>
    <w:multiLevelType w:val="singleLevel"/>
    <w:tmpl w:val="D5E8A204"/>
    <w:lvl w:ilvl="0">
      <w:start w:val="1"/>
      <w:numFmt w:val="decimal"/>
      <w:lvlText w:val="%1."/>
      <w:legacy w:legacy="1" w:legacySpace="0" w:legacyIndent="360"/>
      <w:lvlJc w:val="left"/>
      <w:pPr>
        <w:ind w:left="720" w:hanging="360"/>
      </w:pPr>
    </w:lvl>
  </w:abstractNum>
  <w:abstractNum w:abstractNumId="61">
    <w:nsid w:val="7FD4382C"/>
    <w:multiLevelType w:val="hybridMultilevel"/>
    <w:tmpl w:val="492CADCC"/>
    <w:lvl w:ilvl="0" w:tplc="29B424F0">
      <w:start w:val="1"/>
      <w:numFmt w:val="bullet"/>
      <w:lvlText w:val=""/>
      <w:lvlJc w:val="left"/>
      <w:pPr>
        <w:tabs>
          <w:tab w:val="num" w:pos="720"/>
        </w:tabs>
        <w:ind w:left="720" w:hanging="360"/>
      </w:pPr>
      <w:rPr>
        <w:rFonts w:ascii="Symbol" w:hAnsi="Symbol" w:hint="default"/>
      </w:rPr>
    </w:lvl>
    <w:lvl w:ilvl="1" w:tplc="846CCCFA" w:tentative="1">
      <w:start w:val="1"/>
      <w:numFmt w:val="bullet"/>
      <w:lvlText w:val="o"/>
      <w:lvlJc w:val="left"/>
      <w:pPr>
        <w:tabs>
          <w:tab w:val="num" w:pos="1440"/>
        </w:tabs>
        <w:ind w:left="1440" w:hanging="360"/>
      </w:pPr>
      <w:rPr>
        <w:rFonts w:ascii="Courier New" w:hAnsi="Courier New" w:cs="Courier New" w:hint="default"/>
      </w:rPr>
    </w:lvl>
    <w:lvl w:ilvl="2" w:tplc="2B664B68" w:tentative="1">
      <w:start w:val="1"/>
      <w:numFmt w:val="bullet"/>
      <w:lvlText w:val=""/>
      <w:lvlJc w:val="left"/>
      <w:pPr>
        <w:tabs>
          <w:tab w:val="num" w:pos="2160"/>
        </w:tabs>
        <w:ind w:left="2160" w:hanging="360"/>
      </w:pPr>
      <w:rPr>
        <w:rFonts w:ascii="Wingdings" w:hAnsi="Wingdings" w:hint="default"/>
      </w:rPr>
    </w:lvl>
    <w:lvl w:ilvl="3" w:tplc="51C20FFE" w:tentative="1">
      <w:start w:val="1"/>
      <w:numFmt w:val="bullet"/>
      <w:lvlText w:val=""/>
      <w:lvlJc w:val="left"/>
      <w:pPr>
        <w:tabs>
          <w:tab w:val="num" w:pos="2880"/>
        </w:tabs>
        <w:ind w:left="2880" w:hanging="360"/>
      </w:pPr>
      <w:rPr>
        <w:rFonts w:ascii="Symbol" w:hAnsi="Symbol" w:hint="default"/>
      </w:rPr>
    </w:lvl>
    <w:lvl w:ilvl="4" w:tplc="E75A119E" w:tentative="1">
      <w:start w:val="1"/>
      <w:numFmt w:val="bullet"/>
      <w:lvlText w:val="o"/>
      <w:lvlJc w:val="left"/>
      <w:pPr>
        <w:tabs>
          <w:tab w:val="num" w:pos="3600"/>
        </w:tabs>
        <w:ind w:left="3600" w:hanging="360"/>
      </w:pPr>
      <w:rPr>
        <w:rFonts w:ascii="Courier New" w:hAnsi="Courier New" w:cs="Courier New" w:hint="default"/>
      </w:rPr>
    </w:lvl>
    <w:lvl w:ilvl="5" w:tplc="38C65CA6" w:tentative="1">
      <w:start w:val="1"/>
      <w:numFmt w:val="bullet"/>
      <w:lvlText w:val=""/>
      <w:lvlJc w:val="left"/>
      <w:pPr>
        <w:tabs>
          <w:tab w:val="num" w:pos="4320"/>
        </w:tabs>
        <w:ind w:left="4320" w:hanging="360"/>
      </w:pPr>
      <w:rPr>
        <w:rFonts w:ascii="Wingdings" w:hAnsi="Wingdings" w:hint="default"/>
      </w:rPr>
    </w:lvl>
    <w:lvl w:ilvl="6" w:tplc="D51E7546" w:tentative="1">
      <w:start w:val="1"/>
      <w:numFmt w:val="bullet"/>
      <w:lvlText w:val=""/>
      <w:lvlJc w:val="left"/>
      <w:pPr>
        <w:tabs>
          <w:tab w:val="num" w:pos="5040"/>
        </w:tabs>
        <w:ind w:left="5040" w:hanging="360"/>
      </w:pPr>
      <w:rPr>
        <w:rFonts w:ascii="Symbol" w:hAnsi="Symbol" w:hint="default"/>
      </w:rPr>
    </w:lvl>
    <w:lvl w:ilvl="7" w:tplc="764A6430" w:tentative="1">
      <w:start w:val="1"/>
      <w:numFmt w:val="bullet"/>
      <w:lvlText w:val="o"/>
      <w:lvlJc w:val="left"/>
      <w:pPr>
        <w:tabs>
          <w:tab w:val="num" w:pos="5760"/>
        </w:tabs>
        <w:ind w:left="5760" w:hanging="360"/>
      </w:pPr>
      <w:rPr>
        <w:rFonts w:ascii="Courier New" w:hAnsi="Courier New" w:cs="Courier New" w:hint="default"/>
      </w:rPr>
    </w:lvl>
    <w:lvl w:ilvl="8" w:tplc="FE8A8994" w:tentative="1">
      <w:start w:val="1"/>
      <w:numFmt w:val="bullet"/>
      <w:lvlText w:val=""/>
      <w:lvlJc w:val="left"/>
      <w:pPr>
        <w:tabs>
          <w:tab w:val="num" w:pos="6480"/>
        </w:tabs>
        <w:ind w:left="6480" w:hanging="36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56"/>
  </w:num>
  <w:num w:numId="3">
    <w:abstractNumId w:val="58"/>
  </w:num>
  <w:num w:numId="4">
    <w:abstractNumId w:val="35"/>
  </w:num>
  <w:num w:numId="5">
    <w:abstractNumId w:val="47"/>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49"/>
  </w:num>
  <w:num w:numId="17">
    <w:abstractNumId w:val="45"/>
  </w:num>
  <w:num w:numId="18">
    <w:abstractNumId w:val="52"/>
  </w:num>
  <w:num w:numId="19">
    <w:abstractNumId w:val="10"/>
    <w:lvlOverride w:ilvl="0">
      <w:lvl w:ilvl="0">
        <w:start w:val="1"/>
        <w:numFmt w:val="bullet"/>
        <w:lvlText w:val=""/>
        <w:legacy w:legacy="1" w:legacySpace="0" w:legacyIndent="360"/>
        <w:lvlJc w:val="left"/>
        <w:pPr>
          <w:ind w:left="720" w:hanging="360"/>
        </w:pPr>
        <w:rPr>
          <w:rFonts w:ascii="Symbol" w:hAnsi="Symbol" w:hint="default"/>
        </w:rPr>
      </w:lvl>
    </w:lvlOverride>
  </w:num>
  <w:num w:numId="20">
    <w:abstractNumId w:val="60"/>
  </w:num>
  <w:num w:numId="21">
    <w:abstractNumId w:val="26"/>
  </w:num>
  <w:num w:numId="22">
    <w:abstractNumId w:val="24"/>
  </w:num>
  <w:num w:numId="23">
    <w:abstractNumId w:val="15"/>
  </w:num>
  <w:num w:numId="24">
    <w:abstractNumId w:val="48"/>
  </w:num>
  <w:num w:numId="25">
    <w:abstractNumId w:val="11"/>
  </w:num>
  <w:num w:numId="26">
    <w:abstractNumId w:val="17"/>
  </w:num>
  <w:num w:numId="27">
    <w:abstractNumId w:val="19"/>
  </w:num>
  <w:num w:numId="28">
    <w:abstractNumId w:val="34"/>
  </w:num>
  <w:num w:numId="29">
    <w:abstractNumId w:val="54"/>
  </w:num>
  <w:num w:numId="30">
    <w:abstractNumId w:val="53"/>
  </w:num>
  <w:num w:numId="31">
    <w:abstractNumId w:val="43"/>
  </w:num>
  <w:num w:numId="32">
    <w:abstractNumId w:val="42"/>
  </w:num>
  <w:num w:numId="33">
    <w:abstractNumId w:val="21"/>
  </w:num>
  <w:num w:numId="34">
    <w:abstractNumId w:val="41"/>
  </w:num>
  <w:num w:numId="35">
    <w:abstractNumId w:val="44"/>
  </w:num>
  <w:num w:numId="36">
    <w:abstractNumId w:val="18"/>
  </w:num>
  <w:num w:numId="37">
    <w:abstractNumId w:val="51"/>
  </w:num>
  <w:num w:numId="38">
    <w:abstractNumId w:val="31"/>
  </w:num>
  <w:num w:numId="39">
    <w:abstractNumId w:val="33"/>
  </w:num>
  <w:num w:numId="40">
    <w:abstractNumId w:val="61"/>
  </w:num>
  <w:num w:numId="41">
    <w:abstractNumId w:val="12"/>
  </w:num>
  <w:num w:numId="42">
    <w:abstractNumId w:val="28"/>
  </w:num>
  <w:num w:numId="43">
    <w:abstractNumId w:val="50"/>
  </w:num>
  <w:num w:numId="44">
    <w:abstractNumId w:val="29"/>
  </w:num>
  <w:num w:numId="45">
    <w:abstractNumId w:val="22"/>
  </w:num>
  <w:num w:numId="46">
    <w:abstractNumId w:val="37"/>
  </w:num>
  <w:num w:numId="47">
    <w:abstractNumId w:val="30"/>
  </w:num>
  <w:num w:numId="48">
    <w:abstractNumId w:val="39"/>
  </w:num>
  <w:num w:numId="49">
    <w:abstractNumId w:val="27"/>
  </w:num>
  <w:num w:numId="50">
    <w:abstractNumId w:val="23"/>
  </w:num>
  <w:num w:numId="51">
    <w:abstractNumId w:val="13"/>
  </w:num>
  <w:num w:numId="52">
    <w:abstractNumId w:val="25"/>
  </w:num>
  <w:num w:numId="53">
    <w:abstractNumId w:val="16"/>
  </w:num>
  <w:num w:numId="54">
    <w:abstractNumId w:val="14"/>
  </w:num>
  <w:num w:numId="55">
    <w:abstractNumId w:val="20"/>
  </w:num>
  <w:num w:numId="56">
    <w:abstractNumId w:val="46"/>
  </w:num>
  <w:num w:numId="57">
    <w:abstractNumId w:val="57"/>
  </w:num>
  <w:num w:numId="58">
    <w:abstractNumId w:val="38"/>
  </w:num>
  <w:num w:numId="59">
    <w:abstractNumId w:val="32"/>
  </w:num>
  <w:num w:numId="60">
    <w:abstractNumId w:val="36"/>
  </w:num>
  <w:num w:numId="61">
    <w:abstractNumId w:val="40"/>
  </w:num>
  <w:num w:numId="62">
    <w:abstractNumId w:val="59"/>
  </w:num>
  <w:num w:numId="63">
    <w:abstractNumId w:val="5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hideSpellingErrors/>
  <w:activeWritingStyle w:appName="MSWord" w:lang="en-US" w:vendorID="8" w:dllVersion="513" w:checkStyle="1"/>
  <w:activeWritingStyle w:appName="MSWord" w:lang="en-GB"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36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printColBlack/>
    <w:showBreaksInFrames/>
    <w:suppressSpBfAfterPgBrk/>
    <w:swapBordersFacingPages/>
    <w:convMailMergeEsc/>
    <w:usePrinterMetrics/>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566CD"/>
    <w:rsid w:val="00032169"/>
    <w:rsid w:val="00032AAF"/>
    <w:rsid w:val="0003554A"/>
    <w:rsid w:val="00047E00"/>
    <w:rsid w:val="00064153"/>
    <w:rsid w:val="00064AD1"/>
    <w:rsid w:val="000735C1"/>
    <w:rsid w:val="000805DC"/>
    <w:rsid w:val="00090654"/>
    <w:rsid w:val="00091B8E"/>
    <w:rsid w:val="00097EBC"/>
    <w:rsid w:val="000A5A70"/>
    <w:rsid w:val="000C3F68"/>
    <w:rsid w:val="000C6421"/>
    <w:rsid w:val="000C7DEE"/>
    <w:rsid w:val="000D7F34"/>
    <w:rsid w:val="000E1EC7"/>
    <w:rsid w:val="000F1273"/>
    <w:rsid w:val="000F60F2"/>
    <w:rsid w:val="000F73DB"/>
    <w:rsid w:val="00111FE4"/>
    <w:rsid w:val="00115107"/>
    <w:rsid w:val="00121F51"/>
    <w:rsid w:val="0012323A"/>
    <w:rsid w:val="001265F9"/>
    <w:rsid w:val="00126B3C"/>
    <w:rsid w:val="0013519A"/>
    <w:rsid w:val="001351A7"/>
    <w:rsid w:val="00135469"/>
    <w:rsid w:val="0013599C"/>
    <w:rsid w:val="00136429"/>
    <w:rsid w:val="00137CD4"/>
    <w:rsid w:val="00141715"/>
    <w:rsid w:val="00151731"/>
    <w:rsid w:val="00152CEB"/>
    <w:rsid w:val="00166DB2"/>
    <w:rsid w:val="00171AA6"/>
    <w:rsid w:val="001762FE"/>
    <w:rsid w:val="001831D7"/>
    <w:rsid w:val="00193642"/>
    <w:rsid w:val="00193E34"/>
    <w:rsid w:val="001B262D"/>
    <w:rsid w:val="001B38C6"/>
    <w:rsid w:val="001B6DA8"/>
    <w:rsid w:val="001B7E76"/>
    <w:rsid w:val="001C513C"/>
    <w:rsid w:val="001D5F15"/>
    <w:rsid w:val="001D609A"/>
    <w:rsid w:val="001F1EC1"/>
    <w:rsid w:val="001F6B8E"/>
    <w:rsid w:val="00226926"/>
    <w:rsid w:val="00245AF7"/>
    <w:rsid w:val="00253487"/>
    <w:rsid w:val="00253993"/>
    <w:rsid w:val="00261578"/>
    <w:rsid w:val="00261F37"/>
    <w:rsid w:val="002709EC"/>
    <w:rsid w:val="002C6B62"/>
    <w:rsid w:val="002D5752"/>
    <w:rsid w:val="002D7EE2"/>
    <w:rsid w:val="002F1E36"/>
    <w:rsid w:val="00302D91"/>
    <w:rsid w:val="00303C4F"/>
    <w:rsid w:val="003172AB"/>
    <w:rsid w:val="00344CFD"/>
    <w:rsid w:val="0036190F"/>
    <w:rsid w:val="00361CBE"/>
    <w:rsid w:val="0037786E"/>
    <w:rsid w:val="00383FC2"/>
    <w:rsid w:val="00384271"/>
    <w:rsid w:val="003942B6"/>
    <w:rsid w:val="003A4B01"/>
    <w:rsid w:val="003A7E2C"/>
    <w:rsid w:val="003C0F25"/>
    <w:rsid w:val="003F0EC2"/>
    <w:rsid w:val="003F5686"/>
    <w:rsid w:val="00410A6D"/>
    <w:rsid w:val="00411CBF"/>
    <w:rsid w:val="00412AF3"/>
    <w:rsid w:val="00441D1B"/>
    <w:rsid w:val="00447B60"/>
    <w:rsid w:val="00452282"/>
    <w:rsid w:val="00457C5C"/>
    <w:rsid w:val="00463FAB"/>
    <w:rsid w:val="00466DD0"/>
    <w:rsid w:val="004759C6"/>
    <w:rsid w:val="0048407D"/>
    <w:rsid w:val="00485285"/>
    <w:rsid w:val="004870E0"/>
    <w:rsid w:val="00490C33"/>
    <w:rsid w:val="00492E3D"/>
    <w:rsid w:val="004945A5"/>
    <w:rsid w:val="00497FB0"/>
    <w:rsid w:val="004A4502"/>
    <w:rsid w:val="004B44D1"/>
    <w:rsid w:val="004B61D9"/>
    <w:rsid w:val="004B6C11"/>
    <w:rsid w:val="004C56FB"/>
    <w:rsid w:val="004D2E33"/>
    <w:rsid w:val="004E59A3"/>
    <w:rsid w:val="004E62BC"/>
    <w:rsid w:val="00501B02"/>
    <w:rsid w:val="00510480"/>
    <w:rsid w:val="0052647B"/>
    <w:rsid w:val="005532AF"/>
    <w:rsid w:val="00561CE6"/>
    <w:rsid w:val="0056689E"/>
    <w:rsid w:val="005916D2"/>
    <w:rsid w:val="00591E94"/>
    <w:rsid w:val="005B1D38"/>
    <w:rsid w:val="005C5BAB"/>
    <w:rsid w:val="005D31B3"/>
    <w:rsid w:val="005E0310"/>
    <w:rsid w:val="005E78D2"/>
    <w:rsid w:val="005F324E"/>
    <w:rsid w:val="00621C91"/>
    <w:rsid w:val="00642E01"/>
    <w:rsid w:val="00646E0E"/>
    <w:rsid w:val="006507DE"/>
    <w:rsid w:val="00652344"/>
    <w:rsid w:val="0065452F"/>
    <w:rsid w:val="006620C0"/>
    <w:rsid w:val="0067007C"/>
    <w:rsid w:val="00674984"/>
    <w:rsid w:val="00684C7F"/>
    <w:rsid w:val="0069634C"/>
    <w:rsid w:val="006B38D4"/>
    <w:rsid w:val="006B4583"/>
    <w:rsid w:val="006B4A57"/>
    <w:rsid w:val="006C2661"/>
    <w:rsid w:val="006C51AE"/>
    <w:rsid w:val="006D3503"/>
    <w:rsid w:val="006F073F"/>
    <w:rsid w:val="006F1FB7"/>
    <w:rsid w:val="006F30E9"/>
    <w:rsid w:val="007003EE"/>
    <w:rsid w:val="00703D48"/>
    <w:rsid w:val="007255F9"/>
    <w:rsid w:val="00725846"/>
    <w:rsid w:val="00745F02"/>
    <w:rsid w:val="007566CD"/>
    <w:rsid w:val="0076308C"/>
    <w:rsid w:val="00767350"/>
    <w:rsid w:val="007719D1"/>
    <w:rsid w:val="0078055C"/>
    <w:rsid w:val="00784129"/>
    <w:rsid w:val="00791C9C"/>
    <w:rsid w:val="007A7C0D"/>
    <w:rsid w:val="007B39F5"/>
    <w:rsid w:val="007B496D"/>
    <w:rsid w:val="007C42F6"/>
    <w:rsid w:val="007D346B"/>
    <w:rsid w:val="007E2062"/>
    <w:rsid w:val="007E72F8"/>
    <w:rsid w:val="008032C7"/>
    <w:rsid w:val="00813170"/>
    <w:rsid w:val="008151FC"/>
    <w:rsid w:val="0083239A"/>
    <w:rsid w:val="00832BBE"/>
    <w:rsid w:val="00833A33"/>
    <w:rsid w:val="00836194"/>
    <w:rsid w:val="00845C83"/>
    <w:rsid w:val="00847B05"/>
    <w:rsid w:val="00850577"/>
    <w:rsid w:val="00885BDE"/>
    <w:rsid w:val="008929F8"/>
    <w:rsid w:val="00893153"/>
    <w:rsid w:val="00893A1B"/>
    <w:rsid w:val="00895B96"/>
    <w:rsid w:val="008A3960"/>
    <w:rsid w:val="008B145B"/>
    <w:rsid w:val="008B21E8"/>
    <w:rsid w:val="008B2E76"/>
    <w:rsid w:val="008E4C15"/>
    <w:rsid w:val="008F689F"/>
    <w:rsid w:val="00902695"/>
    <w:rsid w:val="0090404A"/>
    <w:rsid w:val="00906E88"/>
    <w:rsid w:val="00920D72"/>
    <w:rsid w:val="00922818"/>
    <w:rsid w:val="00924F8D"/>
    <w:rsid w:val="00934BAB"/>
    <w:rsid w:val="00937F46"/>
    <w:rsid w:val="0094391F"/>
    <w:rsid w:val="00953B1E"/>
    <w:rsid w:val="00960260"/>
    <w:rsid w:val="00961986"/>
    <w:rsid w:val="00981A60"/>
    <w:rsid w:val="009A0790"/>
    <w:rsid w:val="009A3F3A"/>
    <w:rsid w:val="009C053B"/>
    <w:rsid w:val="009D49DD"/>
    <w:rsid w:val="009E2B09"/>
    <w:rsid w:val="009E3F16"/>
    <w:rsid w:val="009F4074"/>
    <w:rsid w:val="00A14205"/>
    <w:rsid w:val="00A31786"/>
    <w:rsid w:val="00A33E8F"/>
    <w:rsid w:val="00A4106B"/>
    <w:rsid w:val="00A42AD5"/>
    <w:rsid w:val="00A61E5F"/>
    <w:rsid w:val="00A652AB"/>
    <w:rsid w:val="00A83F14"/>
    <w:rsid w:val="00A8512E"/>
    <w:rsid w:val="00A86660"/>
    <w:rsid w:val="00A941FB"/>
    <w:rsid w:val="00AA422A"/>
    <w:rsid w:val="00AB3899"/>
    <w:rsid w:val="00AB3DC1"/>
    <w:rsid w:val="00AB5993"/>
    <w:rsid w:val="00AB6368"/>
    <w:rsid w:val="00AC0AD9"/>
    <w:rsid w:val="00AD108E"/>
    <w:rsid w:val="00AD7510"/>
    <w:rsid w:val="00AE05CE"/>
    <w:rsid w:val="00AF1E90"/>
    <w:rsid w:val="00B023DE"/>
    <w:rsid w:val="00B023F0"/>
    <w:rsid w:val="00B03E8E"/>
    <w:rsid w:val="00B26D0A"/>
    <w:rsid w:val="00B27137"/>
    <w:rsid w:val="00B531C8"/>
    <w:rsid w:val="00B5639A"/>
    <w:rsid w:val="00B74E23"/>
    <w:rsid w:val="00B8202D"/>
    <w:rsid w:val="00B82C2C"/>
    <w:rsid w:val="00B93B88"/>
    <w:rsid w:val="00BA647F"/>
    <w:rsid w:val="00BB15EC"/>
    <w:rsid w:val="00BB42CF"/>
    <w:rsid w:val="00BB5C11"/>
    <w:rsid w:val="00BD1566"/>
    <w:rsid w:val="00BE1F99"/>
    <w:rsid w:val="00BE260F"/>
    <w:rsid w:val="00BF46B9"/>
    <w:rsid w:val="00C01615"/>
    <w:rsid w:val="00C1216E"/>
    <w:rsid w:val="00C16732"/>
    <w:rsid w:val="00C21092"/>
    <w:rsid w:val="00C224E2"/>
    <w:rsid w:val="00C3757A"/>
    <w:rsid w:val="00C55A5A"/>
    <w:rsid w:val="00C64742"/>
    <w:rsid w:val="00C70357"/>
    <w:rsid w:val="00C90C98"/>
    <w:rsid w:val="00C962BF"/>
    <w:rsid w:val="00C97C87"/>
    <w:rsid w:val="00CA1490"/>
    <w:rsid w:val="00CB4E5F"/>
    <w:rsid w:val="00CB597C"/>
    <w:rsid w:val="00CD069B"/>
    <w:rsid w:val="00CD2D2F"/>
    <w:rsid w:val="00CE38A1"/>
    <w:rsid w:val="00CE421C"/>
    <w:rsid w:val="00CE44FD"/>
    <w:rsid w:val="00CF080D"/>
    <w:rsid w:val="00CF288E"/>
    <w:rsid w:val="00CF41D2"/>
    <w:rsid w:val="00CF53D4"/>
    <w:rsid w:val="00D06507"/>
    <w:rsid w:val="00D2150F"/>
    <w:rsid w:val="00D27375"/>
    <w:rsid w:val="00D27928"/>
    <w:rsid w:val="00D346ED"/>
    <w:rsid w:val="00D56F98"/>
    <w:rsid w:val="00D72B97"/>
    <w:rsid w:val="00D733E2"/>
    <w:rsid w:val="00D826F4"/>
    <w:rsid w:val="00D84A74"/>
    <w:rsid w:val="00D93D13"/>
    <w:rsid w:val="00D95A7F"/>
    <w:rsid w:val="00DA2836"/>
    <w:rsid w:val="00DA3712"/>
    <w:rsid w:val="00DA75BE"/>
    <w:rsid w:val="00DB094D"/>
    <w:rsid w:val="00DB285F"/>
    <w:rsid w:val="00DC122E"/>
    <w:rsid w:val="00DC16DE"/>
    <w:rsid w:val="00DC3216"/>
    <w:rsid w:val="00DD3FCC"/>
    <w:rsid w:val="00DE2416"/>
    <w:rsid w:val="00DF0707"/>
    <w:rsid w:val="00E065E3"/>
    <w:rsid w:val="00E12880"/>
    <w:rsid w:val="00E1521B"/>
    <w:rsid w:val="00E22C8F"/>
    <w:rsid w:val="00E235C6"/>
    <w:rsid w:val="00E236E4"/>
    <w:rsid w:val="00E237E2"/>
    <w:rsid w:val="00E264CF"/>
    <w:rsid w:val="00E2650B"/>
    <w:rsid w:val="00E46FA5"/>
    <w:rsid w:val="00E51A4B"/>
    <w:rsid w:val="00E53964"/>
    <w:rsid w:val="00E554DC"/>
    <w:rsid w:val="00E57446"/>
    <w:rsid w:val="00E61691"/>
    <w:rsid w:val="00E617CF"/>
    <w:rsid w:val="00E64FBF"/>
    <w:rsid w:val="00E67DF5"/>
    <w:rsid w:val="00E734DD"/>
    <w:rsid w:val="00E87FD5"/>
    <w:rsid w:val="00E900C2"/>
    <w:rsid w:val="00E943D8"/>
    <w:rsid w:val="00E94EA2"/>
    <w:rsid w:val="00EA030C"/>
    <w:rsid w:val="00EA6699"/>
    <w:rsid w:val="00EB1C4E"/>
    <w:rsid w:val="00EC42E6"/>
    <w:rsid w:val="00ED26C7"/>
    <w:rsid w:val="00EE3EEA"/>
    <w:rsid w:val="00F34300"/>
    <w:rsid w:val="00F411FF"/>
    <w:rsid w:val="00F52237"/>
    <w:rsid w:val="00F6419D"/>
    <w:rsid w:val="00F700D8"/>
    <w:rsid w:val="00F71CBA"/>
    <w:rsid w:val="00F812D0"/>
    <w:rsid w:val="00F86DA0"/>
    <w:rsid w:val="00F918F1"/>
    <w:rsid w:val="00F979E2"/>
    <w:rsid w:val="00FB51A1"/>
    <w:rsid w:val="00FC6F89"/>
    <w:rsid w:val="00FD3763"/>
    <w:rsid w:val="00FE3433"/>
    <w:rsid w:val="00FF1AB3"/>
    <w:rsid w:val="00FF5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color w:val="000000"/>
    </w:rPr>
  </w:style>
  <w:style w:type="paragraph" w:styleId="Heading1">
    <w:name w:val="heading 1"/>
    <w:basedOn w:val="Normal"/>
    <w:next w:val="Normal"/>
    <w:qFormat/>
    <w:pPr>
      <w:spacing w:before="240"/>
      <w:jc w:val="left"/>
      <w:outlineLvl w:val="0"/>
    </w:pPr>
    <w:rPr>
      <w:b/>
      <w:sz w:val="28"/>
    </w:rPr>
  </w:style>
  <w:style w:type="paragraph" w:styleId="Heading2">
    <w:name w:val="heading 2"/>
    <w:basedOn w:val="Normal"/>
    <w:next w:val="Normal"/>
    <w:link w:val="Heading2Char"/>
    <w:qFormat/>
    <w:pPr>
      <w:outlineLvl w:val="1"/>
    </w:pPr>
    <w:rPr>
      <w:b/>
      <w:sz w:val="24"/>
    </w:rPr>
  </w:style>
  <w:style w:type="paragraph" w:styleId="Heading3">
    <w:name w:val="heading 3"/>
    <w:basedOn w:val="Normal"/>
    <w:next w:val="NormalIndent"/>
    <w:qFormat/>
    <w:pPr>
      <w:ind w:left="180"/>
      <w:outlineLvl w:val="2"/>
    </w:pPr>
    <w:rPr>
      <w:rFonts w:ascii="Tms Rmn" w:hAnsi="Tms Rmn"/>
      <w:b/>
      <w:sz w:val="24"/>
    </w:rPr>
  </w:style>
  <w:style w:type="paragraph" w:styleId="Heading4">
    <w:name w:val="heading 4"/>
    <w:basedOn w:val="Normal"/>
    <w:next w:val="NormalIndent"/>
    <w:qFormat/>
    <w:pPr>
      <w:ind w:left="180"/>
      <w:outlineLvl w:val="3"/>
    </w:pPr>
    <w:rPr>
      <w:b/>
    </w:rPr>
  </w:style>
  <w:style w:type="paragraph" w:styleId="Heading5">
    <w:name w:val="heading 5"/>
    <w:basedOn w:val="Normal"/>
    <w:next w:val="NormalIndent"/>
    <w:qFormat/>
    <w:pPr>
      <w:ind w:left="360"/>
      <w:outlineLvl w:val="4"/>
    </w:pPr>
    <w:rPr>
      <w:rFonts w:ascii="NewCenturySchlbk" w:hAnsi="NewCenturySchlbk"/>
      <w:b/>
      <w:i/>
    </w:rPr>
  </w:style>
  <w:style w:type="paragraph" w:styleId="Heading6">
    <w:name w:val="heading 6"/>
    <w:basedOn w:val="Normal"/>
    <w:next w:val="NormalIndent"/>
    <w:qFormat/>
    <w:pPr>
      <w:ind w:left="360"/>
      <w:outlineLvl w:val="5"/>
    </w:pPr>
    <w:rPr>
      <w:i/>
    </w:rPr>
  </w:style>
  <w:style w:type="paragraph" w:styleId="Heading7">
    <w:name w:val="heading 7"/>
    <w:basedOn w:val="Normal"/>
    <w:next w:val="NormalIndent"/>
    <w:qFormat/>
    <w:pPr>
      <w:ind w:left="360"/>
      <w:outlineLvl w:val="6"/>
    </w:pPr>
    <w:rPr>
      <w:rFonts w:ascii="Tms Rmn" w:hAnsi="Tms Rmn"/>
      <w:i/>
    </w:rPr>
  </w:style>
  <w:style w:type="paragraph" w:styleId="Heading8">
    <w:name w:val="heading 8"/>
    <w:basedOn w:val="Normal"/>
    <w:next w:val="NormalIndent"/>
    <w:qFormat/>
    <w:pPr>
      <w:ind w:left="360"/>
      <w:outlineLvl w:val="7"/>
    </w:pPr>
    <w:rPr>
      <w:rFonts w:ascii="Tms Rmn" w:hAnsi="Tms Rmn"/>
      <w:i/>
    </w:rPr>
  </w:style>
  <w:style w:type="paragraph" w:styleId="Heading9">
    <w:name w:val="heading 9"/>
    <w:basedOn w:val="Normal"/>
    <w:next w:val="NormalIndent"/>
    <w:qFormat/>
    <w:pPr>
      <w:ind w:left="360"/>
      <w:outlineLvl w:val="8"/>
    </w:pPr>
    <w:rPr>
      <w:rFonts w:ascii="Tms Rmn" w:hAnsi="Tms Rm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left="360"/>
    </w:pPr>
  </w:style>
  <w:style w:type="paragraph" w:styleId="TOC6">
    <w:name w:val="toc 6"/>
    <w:basedOn w:val="Normal"/>
    <w:next w:val="Normal"/>
    <w:semiHidden/>
    <w:pPr>
      <w:spacing w:before="0"/>
      <w:ind w:left="1000"/>
      <w:jc w:val="left"/>
    </w:pPr>
    <w:rPr>
      <w:sz w:val="18"/>
      <w:szCs w:val="18"/>
    </w:rPr>
  </w:style>
  <w:style w:type="paragraph" w:styleId="TOC5">
    <w:name w:val="toc 5"/>
    <w:basedOn w:val="Normal"/>
    <w:next w:val="Normal"/>
    <w:semiHidden/>
    <w:pPr>
      <w:spacing w:before="0"/>
      <w:ind w:left="800"/>
      <w:jc w:val="left"/>
    </w:pPr>
    <w:rPr>
      <w:sz w:val="18"/>
      <w:szCs w:val="18"/>
    </w:rPr>
  </w:style>
  <w:style w:type="paragraph" w:styleId="TOC4">
    <w:name w:val="toc 4"/>
    <w:basedOn w:val="Normal"/>
    <w:next w:val="Normal"/>
    <w:semiHidden/>
    <w:pPr>
      <w:spacing w:before="0"/>
      <w:ind w:left="600"/>
      <w:jc w:val="left"/>
    </w:pPr>
    <w:rPr>
      <w:sz w:val="18"/>
      <w:szCs w:val="18"/>
    </w:rPr>
  </w:style>
  <w:style w:type="paragraph" w:styleId="TOC3">
    <w:name w:val="toc 3"/>
    <w:basedOn w:val="Normal"/>
    <w:next w:val="Normal"/>
    <w:semiHidden/>
    <w:pPr>
      <w:spacing w:before="0"/>
      <w:ind w:left="400"/>
      <w:jc w:val="left"/>
    </w:pPr>
    <w:rPr>
      <w:i/>
      <w:iCs/>
    </w:rPr>
  </w:style>
  <w:style w:type="paragraph" w:styleId="TOC2">
    <w:name w:val="toc 2"/>
    <w:basedOn w:val="Normal"/>
    <w:next w:val="Normal"/>
    <w:semiHidden/>
    <w:pPr>
      <w:spacing w:before="0"/>
      <w:ind w:left="200"/>
      <w:jc w:val="left"/>
    </w:pPr>
    <w:rPr>
      <w:smallCaps/>
    </w:rPr>
  </w:style>
  <w:style w:type="paragraph" w:styleId="TOC1">
    <w:name w:val="toc 1"/>
    <w:basedOn w:val="Normal"/>
    <w:next w:val="Normal"/>
    <w:semiHidden/>
    <w:pPr>
      <w:spacing w:after="120"/>
      <w:jc w:val="left"/>
    </w:pPr>
    <w:rPr>
      <w:b/>
      <w:bCs/>
      <w:caps/>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Normal"/>
    <w:next w:val="Normal"/>
    <w:semiHidden/>
    <w:pPr>
      <w:ind w:left="1440"/>
    </w:pPr>
  </w:style>
  <w:style w:type="paragraph" w:styleId="Index4">
    <w:name w:val="index 4"/>
    <w:basedOn w:val="Normal"/>
    <w:next w:val="Normal"/>
    <w:semiHidden/>
    <w:pPr>
      <w:ind w:left="1080"/>
    </w:pPr>
  </w:style>
  <w:style w:type="paragraph" w:styleId="Index3">
    <w:name w:val="index 3"/>
    <w:basedOn w:val="Normal"/>
    <w:next w:val="Normal"/>
    <w:semiHidden/>
    <w:pPr>
      <w:ind w:left="720"/>
    </w:pPr>
  </w:style>
  <w:style w:type="paragraph" w:styleId="Index2">
    <w:name w:val="index 2"/>
    <w:basedOn w:val="Normal"/>
    <w:next w:val="Normal"/>
    <w:semiHidden/>
    <w:pPr>
      <w:ind w:left="360"/>
    </w:pPr>
  </w:style>
  <w:style w:type="paragraph" w:styleId="Index1">
    <w:name w:val="index 1"/>
    <w:basedOn w:val="Normal"/>
    <w:next w:val="Normal"/>
    <w:semiHidden/>
  </w:style>
  <w:style w:type="character" w:styleId="LineNumber">
    <w:name w:val="line number"/>
    <w:basedOn w:val="DefaultParagraphFont"/>
  </w:style>
  <w:style w:type="paragraph" w:styleId="IndexHeading">
    <w:name w:val="index heading"/>
    <w:basedOn w:val="Normal"/>
    <w:next w:val="Index1"/>
    <w:semiHidden/>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semiHidden/>
  </w:style>
  <w:style w:type="paragraph" w:styleId="List">
    <w:name w:val="List"/>
    <w:basedOn w:val="Normal"/>
    <w:pPr>
      <w:tabs>
        <w:tab w:val="left" w:pos="180"/>
        <w:tab w:val="left" w:pos="540"/>
      </w:tabs>
      <w:spacing w:before="0"/>
      <w:ind w:left="720" w:hanging="360"/>
    </w:pPr>
  </w:style>
  <w:style w:type="paragraph" w:customStyle="1" w:styleId="table">
    <w:name w:val="table"/>
    <w:basedOn w:val="Normal"/>
    <w:pPr>
      <w:tabs>
        <w:tab w:val="left" w:pos="1440"/>
        <w:tab w:val="left" w:pos="2880"/>
      </w:tabs>
    </w:pPr>
    <w:rPr>
      <w:sz w:val="16"/>
    </w:rPr>
  </w:style>
  <w:style w:type="paragraph" w:customStyle="1" w:styleId="element">
    <w:name w:val="element"/>
    <w:basedOn w:val="List"/>
    <w:pPr>
      <w:tabs>
        <w:tab w:val="clear" w:pos="180"/>
        <w:tab w:val="clear" w:pos="540"/>
        <w:tab w:val="left" w:pos="1440"/>
        <w:tab w:val="left" w:pos="2880"/>
      </w:tabs>
      <w:ind w:left="0" w:firstLine="0"/>
    </w:pPr>
    <w:rPr>
      <w:rFonts w:ascii="Courier" w:hAnsi="Courier"/>
      <w:b/>
      <w:color w:val="auto"/>
      <w:sz w:val="16"/>
    </w:rPr>
  </w:style>
  <w:style w:type="paragraph" w:customStyle="1" w:styleId="def">
    <w:name w:val="def"/>
    <w:basedOn w:val="Normal"/>
    <w:pPr>
      <w:tabs>
        <w:tab w:val="left" w:pos="1080"/>
      </w:tabs>
      <w:spacing w:before="0"/>
      <w:ind w:left="1080" w:hanging="1080"/>
    </w:pPr>
  </w:style>
  <w:style w:type="paragraph" w:customStyle="1" w:styleId="def1">
    <w:name w:val="def1"/>
    <w:basedOn w:val="Normal"/>
    <w:pPr>
      <w:tabs>
        <w:tab w:val="left" w:pos="1080"/>
        <w:tab w:val="left" w:pos="1440"/>
        <w:tab w:val="left" w:pos="2076"/>
        <w:tab w:val="left" w:pos="2988"/>
        <w:tab w:val="left" w:pos="3900"/>
        <w:tab w:val="left" w:pos="8760"/>
      </w:tabs>
      <w:spacing w:before="0"/>
      <w:ind w:left="1440" w:hanging="1080"/>
    </w:pPr>
    <w:rPr>
      <w:b/>
    </w:rPr>
  </w:style>
  <w:style w:type="paragraph" w:customStyle="1" w:styleId="abbs">
    <w:name w:val="abbs"/>
    <w:basedOn w:val="Normal"/>
    <w:pPr>
      <w:tabs>
        <w:tab w:val="left" w:pos="1080"/>
        <w:tab w:val="left" w:pos="3240"/>
      </w:tabs>
      <w:spacing w:before="0"/>
      <w:ind w:left="1080" w:hanging="720"/>
    </w:pPr>
  </w:style>
  <w:style w:type="paragraph" w:customStyle="1" w:styleId="ll">
    <w:name w:val="ll"/>
    <w:basedOn w:val="List"/>
    <w:pPr>
      <w:numPr>
        <w:ilvl w:val="12"/>
      </w:numPr>
      <w:tabs>
        <w:tab w:val="clear" w:pos="180"/>
        <w:tab w:val="clear" w:pos="540"/>
      </w:tabs>
      <w:spacing w:before="120"/>
      <w:ind w:left="1440" w:hanging="360"/>
    </w:pPr>
    <w:rPr>
      <w:rFonts w:ascii="Arial" w:hAnsi="Arial"/>
      <w:b/>
      <w:i/>
    </w:rPr>
  </w:style>
  <w:style w:type="paragraph" w:customStyle="1" w:styleId="lab">
    <w:name w:val="lab"/>
    <w:basedOn w:val="abbs"/>
  </w:style>
  <w:style w:type="character" w:styleId="PageNumber">
    <w:name w:val="page number"/>
    <w:basedOn w:val="DefaultParagraphFont"/>
  </w:style>
  <w:style w:type="paragraph" w:styleId="TOC7">
    <w:name w:val="toc 7"/>
    <w:basedOn w:val="Normal"/>
    <w:next w:val="Normal"/>
    <w:semiHidden/>
    <w:pPr>
      <w:spacing w:before="0"/>
      <w:ind w:left="1200"/>
      <w:jc w:val="left"/>
    </w:pPr>
    <w:rPr>
      <w:sz w:val="18"/>
      <w:szCs w:val="18"/>
    </w:rPr>
  </w:style>
  <w:style w:type="paragraph" w:styleId="TOC8">
    <w:name w:val="toc 8"/>
    <w:basedOn w:val="Normal"/>
    <w:next w:val="Normal"/>
    <w:semiHidden/>
    <w:pPr>
      <w:spacing w:before="0"/>
      <w:ind w:left="1400"/>
      <w:jc w:val="left"/>
    </w:pPr>
    <w:rPr>
      <w:sz w:val="18"/>
      <w:szCs w:val="18"/>
    </w:rPr>
  </w:style>
  <w:style w:type="paragraph" w:styleId="TOC9">
    <w:name w:val="toc 9"/>
    <w:basedOn w:val="Normal"/>
    <w:next w:val="Normal"/>
    <w:semiHidden/>
    <w:pPr>
      <w:spacing w:before="0"/>
      <w:ind w:left="1600"/>
      <w:jc w:val="left"/>
    </w:pPr>
    <w:rPr>
      <w:sz w:val="18"/>
      <w:szCs w:val="18"/>
    </w:rPr>
  </w:style>
  <w:style w:type="paragraph" w:styleId="BodyText">
    <w:name w:val="Body Text"/>
    <w:basedOn w:val="Normal"/>
    <w:rPr>
      <w:rFonts w:ascii="Arial" w:hAnsi="Arial"/>
      <w:sz w:val="24"/>
    </w:rPr>
  </w:style>
  <w:style w:type="paragraph" w:styleId="BodyText2">
    <w:name w:val="Body Text 2"/>
    <w:basedOn w:val="Normal"/>
    <w:rsid w:val="00C90C98"/>
    <w:pPr>
      <w:ind w:left="360"/>
      <w:pPrChange w:id="0" w:author="Administrator" w:date="2011-08-18T10:53:00Z">
        <w:pPr>
          <w:spacing w:before="120"/>
        </w:pPr>
      </w:pPrChange>
    </w:pPr>
    <w:rPr>
      <w:rPrChange w:id="0" w:author="Administrator" w:date="2011-08-18T10:53:00Z">
        <w:rPr>
          <w:rFonts w:ascii="Arial" w:hAnsi="Arial"/>
          <w:color w:val="000000"/>
          <w:sz w:val="24"/>
          <w:lang w:val="en-US" w:eastAsia="en-US" w:bidi="ar-SA"/>
        </w:rPr>
      </w:rPrChange>
    </w:rPr>
  </w:style>
  <w:style w:type="character" w:styleId="Hyperlink">
    <w:name w:val="Hyperlink"/>
    <w:rPr>
      <w:rFonts w:ascii="Arial" w:hAnsi="Arial"/>
      <w:b/>
      <w:i/>
      <w:color w:val="0000FF"/>
      <w:sz w:val="22"/>
      <w:u w:val="single"/>
    </w:rPr>
  </w:style>
  <w:style w:type="character" w:styleId="FollowedHyperlink">
    <w:name w:val="FollowedHyperlink"/>
    <w:rPr>
      <w:color w:val="800080"/>
      <w:u w:val="single"/>
    </w:rPr>
  </w:style>
  <w:style w:type="paragraph" w:styleId="DocumentMap">
    <w:name w:val="Document Map"/>
    <w:basedOn w:val="Normal"/>
    <w:semiHidden/>
    <w:pPr>
      <w:widowControl w:val="0"/>
      <w:shd w:val="clear" w:color="auto" w:fill="000080"/>
      <w:spacing w:before="0"/>
      <w:jc w:val="left"/>
    </w:pPr>
    <w:rPr>
      <w:rFonts w:ascii="Tahoma" w:hAnsi="Tahoma"/>
      <w:color w:val="auto"/>
    </w:rPr>
  </w:style>
  <w:style w:type="paragraph" w:customStyle="1" w:styleId="TableText">
    <w:name w:val="Table Text"/>
    <w:basedOn w:val="Normal"/>
    <w:pPr>
      <w:spacing w:before="0"/>
      <w:jc w:val="left"/>
    </w:pPr>
    <w:rPr>
      <w:color w:val="auto"/>
      <w:sz w:val="24"/>
    </w:rPr>
  </w:style>
  <w:style w:type="paragraph" w:customStyle="1" w:styleId="W">
    <w:name w:val="•W€"/>
    <w:pPr>
      <w:widowControl w:val="0"/>
      <w:jc w:val="both"/>
    </w:pPr>
    <w:rPr>
      <w:kern w:val="2"/>
      <w:sz w:val="21"/>
    </w:rPr>
  </w:style>
  <w:style w:type="paragraph" w:customStyle="1" w:styleId="o2">
    <w:name w:val="Œ©o‚µ 2"/>
    <w:basedOn w:val="W"/>
    <w:next w:val="Normal"/>
    <w:pPr>
      <w:keepNext/>
    </w:pPr>
    <w:rPr>
      <w:b/>
      <w:color w:val="000000"/>
      <w:sz w:val="22"/>
    </w:rPr>
  </w:style>
  <w:style w:type="paragraph" w:customStyle="1" w:styleId="a">
    <w:name w:val="Í¯ÀÞ°"/>
    <w:basedOn w:val="W"/>
    <w:pPr>
      <w:tabs>
        <w:tab w:val="center" w:pos="4252"/>
        <w:tab w:val="right" w:pos="8504"/>
      </w:tabs>
    </w:pPr>
  </w:style>
  <w:style w:type="character" w:styleId="Strong">
    <w:name w:val="Strong"/>
    <w:qFormat/>
    <w:rPr>
      <w:b/>
    </w:rPr>
  </w:style>
  <w:style w:type="paragraph" w:styleId="BodyText3">
    <w:name w:val="Body Text 3"/>
    <w:basedOn w:val="Normal"/>
    <w:pPr>
      <w:jc w:val="left"/>
    </w:pPr>
  </w:style>
  <w:style w:type="paragraph" w:customStyle="1" w:styleId="1">
    <w:name w:val="Œ©1"/>
    <w:basedOn w:val="W1"/>
    <w:next w:val="Normal"/>
    <w:pPr>
      <w:spacing w:before="120"/>
      <w:ind w:left="180"/>
    </w:pPr>
    <w:rPr>
      <w:b/>
      <w:kern w:val="0"/>
      <w:sz w:val="20"/>
    </w:rPr>
  </w:style>
  <w:style w:type="paragraph" w:customStyle="1" w:styleId="W1">
    <w:name w:val="•W1"/>
    <w:pPr>
      <w:widowControl w:val="0"/>
      <w:jc w:val="both"/>
    </w:pPr>
    <w:rPr>
      <w:kern w:val="2"/>
      <w:sz w:val="21"/>
    </w:rPr>
  </w:style>
  <w:style w:type="paragraph" w:styleId="Title">
    <w:name w:val="Title"/>
    <w:basedOn w:val="Normal"/>
    <w:qFormat/>
    <w:pPr>
      <w:spacing w:before="0"/>
      <w:jc w:val="center"/>
    </w:pPr>
    <w:rPr>
      <w:color w:val="auto"/>
      <w:sz w:val="32"/>
    </w:rPr>
  </w:style>
  <w:style w:type="paragraph" w:customStyle="1" w:styleId="W0">
    <w:name w:val="•W"/>
    <w:pPr>
      <w:widowControl w:val="0"/>
      <w:jc w:val="both"/>
    </w:pPr>
    <w:rPr>
      <w:kern w:val="2"/>
      <w:sz w:val="21"/>
    </w:rPr>
  </w:style>
  <w:style w:type="paragraph" w:customStyle="1" w:styleId="a0">
    <w:name w:val="Œ©"/>
    <w:basedOn w:val="W0"/>
    <w:next w:val="Normal"/>
    <w:pPr>
      <w:keepNext/>
    </w:pPr>
    <w:rPr>
      <w:b/>
      <w:color w:val="000000"/>
      <w:sz w:val="22"/>
    </w:rPr>
  </w:style>
  <w:style w:type="paragraph" w:styleId="BodyTextIndent">
    <w:name w:val="Body Text Indent"/>
    <w:basedOn w:val="Normal"/>
    <w:pPr>
      <w:spacing w:before="0"/>
      <w:jc w:val="left"/>
    </w:pPr>
    <w:rPr>
      <w:rFonts w:ascii="AvantGarde" w:hAnsi="AvantGarde"/>
      <w:color w:val="auto"/>
      <w:sz w:val="32"/>
    </w:rPr>
  </w:style>
  <w:style w:type="paragraph" w:styleId="BodyTextIndent2">
    <w:name w:val="Body Text Indent 2"/>
    <w:basedOn w:val="Normal"/>
    <w:pPr>
      <w:ind w:left="180"/>
    </w:pPr>
  </w:style>
  <w:style w:type="paragraph" w:styleId="BodyTextIndent3">
    <w:name w:val="Body Text Indent 3"/>
    <w:basedOn w:val="Normal"/>
    <w:pPr>
      <w:ind w:left="360"/>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color w:val="auto"/>
    </w:rPr>
  </w:style>
  <w:style w:type="paragraph" w:customStyle="1" w:styleId="BodyTextArial">
    <w:name w:val="Body Text Arial"/>
    <w:basedOn w:val="BodyText"/>
    <w:pPr>
      <w:spacing w:before="0" w:after="120"/>
      <w:jc w:val="left"/>
    </w:pPr>
    <w:rPr>
      <w:color w:val="auto"/>
      <w:sz w:val="20"/>
    </w:rPr>
  </w:style>
  <w:style w:type="paragraph" w:customStyle="1" w:styleId="W2">
    <w:name w:val="•W2"/>
    <w:pPr>
      <w:widowControl w:val="0"/>
      <w:jc w:val="both"/>
    </w:pPr>
    <w:rPr>
      <w:kern w:val="2"/>
      <w:sz w:val="21"/>
    </w:rPr>
  </w:style>
  <w:style w:type="paragraph" w:customStyle="1" w:styleId="2">
    <w:name w:val="Œ©2"/>
    <w:basedOn w:val="W2"/>
    <w:next w:val="Normal"/>
    <w:pPr>
      <w:keepNext/>
    </w:pPr>
    <w:rPr>
      <w:b/>
      <w:color w:val="000000"/>
      <w:sz w:val="22"/>
    </w:rPr>
  </w:style>
  <w:style w:type="paragraph" w:styleId="ListBullet">
    <w:name w:val="List Bullet"/>
    <w:basedOn w:val="Normal"/>
    <w:autoRedefine/>
    <w:pPr>
      <w:numPr>
        <w:numId w:val="6"/>
      </w:numPr>
    </w:pPr>
  </w:style>
  <w:style w:type="paragraph" w:styleId="ListBullet2">
    <w:name w:val="List Bullet 2"/>
    <w:basedOn w:val="Normal"/>
    <w:autoRedefine/>
    <w:pPr>
      <w:numPr>
        <w:numId w:val="7"/>
      </w:numPr>
    </w:pPr>
  </w:style>
  <w:style w:type="paragraph" w:styleId="ListBullet3">
    <w:name w:val="List Bullet 3"/>
    <w:basedOn w:val="Normal"/>
    <w:autoRedefine/>
    <w:pPr>
      <w:numPr>
        <w:numId w:val="8"/>
      </w:numPr>
    </w:pPr>
  </w:style>
  <w:style w:type="paragraph" w:styleId="ListBullet4">
    <w:name w:val="List Bullet 4"/>
    <w:basedOn w:val="Normal"/>
    <w:autoRedefine/>
    <w:pPr>
      <w:numPr>
        <w:numId w:val="9"/>
      </w:numPr>
    </w:pPr>
  </w:style>
  <w:style w:type="paragraph" w:styleId="ListBullet5">
    <w:name w:val="List Bullet 5"/>
    <w:basedOn w:val="Normal"/>
    <w:autoRedefine/>
    <w:pPr>
      <w:numPr>
        <w:numId w:val="10"/>
      </w:numPr>
    </w:pPr>
  </w:style>
  <w:style w:type="paragraph" w:styleId="ListNumber">
    <w:name w:val="List Number"/>
    <w:basedOn w:val="Normal"/>
    <w:pPr>
      <w:numPr>
        <w:numId w:val="11"/>
      </w:numPr>
    </w:pPr>
  </w:style>
  <w:style w:type="paragraph" w:styleId="ListNumber2">
    <w:name w:val="List Number 2"/>
    <w:basedOn w:val="Normal"/>
    <w:pPr>
      <w:numPr>
        <w:numId w:val="12"/>
      </w:numPr>
    </w:pPr>
  </w:style>
  <w:style w:type="paragraph" w:styleId="ListNumber3">
    <w:name w:val="List Number 3"/>
    <w:basedOn w:val="Normal"/>
    <w:pPr>
      <w:numPr>
        <w:numId w:val="13"/>
      </w:numPr>
    </w:pPr>
  </w:style>
  <w:style w:type="paragraph" w:styleId="ListNumber4">
    <w:name w:val="List Number 4"/>
    <w:basedOn w:val="Normal"/>
    <w:pPr>
      <w:numPr>
        <w:numId w:val="14"/>
      </w:numPr>
    </w:pPr>
  </w:style>
  <w:style w:type="paragraph" w:styleId="ListNumber5">
    <w:name w:val="List Number 5"/>
    <w:basedOn w:val="Normal"/>
    <w:pPr>
      <w:numPr>
        <w:numId w:val="15"/>
      </w:numPr>
    </w:pPr>
  </w:style>
  <w:style w:type="paragraph" w:styleId="BalloonText">
    <w:name w:val="Balloon Text"/>
    <w:basedOn w:val="Normal"/>
    <w:rPr>
      <w:rFonts w:ascii="Tahoma" w:hAnsi="Tahoma"/>
      <w:sz w:val="16"/>
    </w:rPr>
  </w:style>
  <w:style w:type="character" w:styleId="CommentReference">
    <w:name w:val="annotation reference"/>
    <w:semiHidden/>
    <w:rPr>
      <w:sz w:val="16"/>
    </w:rPr>
  </w:style>
  <w:style w:type="paragraph" w:customStyle="1" w:styleId="BlueBullets">
    <w:name w:val="Blue Bullets"/>
    <w:basedOn w:val="Normal"/>
    <w:pPr>
      <w:numPr>
        <w:numId w:val="17"/>
      </w:numPr>
    </w:pPr>
  </w:style>
  <w:style w:type="paragraph" w:styleId="Caption">
    <w:name w:val="caption"/>
    <w:basedOn w:val="Normal"/>
    <w:next w:val="Normal"/>
    <w:qFormat/>
    <w:pPr>
      <w:overflowPunct w:val="0"/>
      <w:autoSpaceDE w:val="0"/>
      <w:autoSpaceDN w:val="0"/>
      <w:adjustRightInd w:val="0"/>
      <w:textAlignment w:val="baseline"/>
    </w:pPr>
    <w:rPr>
      <w:b/>
    </w:rPr>
  </w:style>
  <w:style w:type="table" w:customStyle="1" w:styleId="FIXMsgTableElegant">
    <w:name w:val="FIXMsg Table Elegant"/>
    <w:basedOn w:val="TableElegant"/>
    <w:rsid w:val="00F34300"/>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pPr>
        <w:jc w:val="center"/>
      </w:pPr>
      <w:rPr>
        <w:b/>
        <w:i/>
        <w:caps w:val="0"/>
        <w:color w:val="auto"/>
      </w:rPr>
      <w:tblPr/>
      <w:tcPr>
        <w:tcBorders>
          <w:top w:val="double" w:sz="4" w:space="0" w:color="auto"/>
          <w:left w:val="double" w:sz="4" w:space="0" w:color="auto"/>
          <w:bottom w:val="double" w:sz="4" w:space="0" w:color="auto"/>
          <w:right w:val="double" w:sz="4" w:space="0" w:color="auto"/>
          <w:insideH w:val="nil"/>
          <w:insideV w:val="single" w:sz="4" w:space="0" w:color="auto"/>
          <w:tl2br w:val="nil"/>
          <w:tr2bl w:val="nil"/>
        </w:tcBorders>
      </w:tcPr>
    </w:tblStylePr>
  </w:style>
  <w:style w:type="table" w:styleId="TableElegant">
    <w:name w:val="Table Elegant"/>
    <w:basedOn w:val="TableNormal"/>
    <w:rsid w:val="00F34300"/>
    <w:pPr>
      <w:spacing w:before="12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C90C98"/>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paragraphstyle">
    <w:name w:val="[No paragraph style]"/>
    <w:pPr>
      <w:autoSpaceDE w:val="0"/>
      <w:autoSpaceDN w:val="0"/>
      <w:adjustRightInd w:val="0"/>
      <w:spacing w:line="288" w:lineRule="auto"/>
      <w:textAlignment w:val="center"/>
    </w:pPr>
    <w:rPr>
      <w:rFonts w:eastAsia="SimSun"/>
      <w:color w:val="000000"/>
      <w:sz w:val="24"/>
      <w:lang w:val="sv-SE" w:eastAsia="zh-CN"/>
    </w:rPr>
  </w:style>
  <w:style w:type="paragraph" w:customStyle="1" w:styleId="ImageText">
    <w:name w:val="Image Text"/>
    <w:basedOn w:val="BodyText"/>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60" w:line="200" w:lineRule="exact"/>
      <w:jc w:val="left"/>
    </w:pPr>
    <w:rPr>
      <w:rFonts w:ascii="Verdana" w:eastAsia="SimSun" w:hAnsi="Verdana"/>
      <w:color w:val="auto"/>
      <w:sz w:val="16"/>
      <w:lang w:eastAsia="zh-CN"/>
    </w:rPr>
  </w:style>
  <w:style w:type="paragraph" w:customStyle="1" w:styleId="TableHeading1">
    <w:name w:val="Table Heading1"/>
    <w:next w:val="Normal"/>
    <w:pPr>
      <w:spacing w:before="240" w:after="120" w:line="200" w:lineRule="exact"/>
    </w:pPr>
    <w:rPr>
      <w:rFonts w:ascii="Verdana" w:eastAsia="SimSun" w:hAnsi="Verdana"/>
      <w:caps/>
      <w:sz w:val="16"/>
      <w:lang w:eastAsia="zh-CN"/>
    </w:rPr>
  </w:style>
  <w:style w:type="paragraph" w:customStyle="1" w:styleId="TableBodytext">
    <w:name w:val="Table Bodytext"/>
    <w:basedOn w:val="TableHeading1"/>
    <w:pPr>
      <w:spacing w:before="0" w:after="40"/>
    </w:pPr>
    <w:rPr>
      <w:caps w:val="0"/>
    </w:rPr>
  </w:style>
  <w:style w:type="paragraph" w:customStyle="1" w:styleId="TableNumberlist">
    <w:name w:val="Table Numberlist"/>
    <w:basedOn w:val="Normal"/>
    <w:pPr>
      <w:numPr>
        <w:numId w:val="49"/>
      </w:numPr>
      <w:tabs>
        <w:tab w:val="clear" w:pos="227"/>
        <w:tab w:val="left" w:pos="308"/>
      </w:tabs>
      <w:spacing w:before="0" w:after="80" w:line="200" w:lineRule="exact"/>
      <w:ind w:left="308" w:hanging="322"/>
      <w:jc w:val="left"/>
    </w:pPr>
    <w:rPr>
      <w:rFonts w:ascii="Verdana" w:eastAsia="SimSun" w:hAnsi="Verdana"/>
      <w:color w:val="auto"/>
      <w:sz w:val="16"/>
      <w:lang w:eastAsia="zh-CN"/>
    </w:rPr>
  </w:style>
  <w:style w:type="paragraph" w:customStyle="1" w:styleId="TableBulletlist">
    <w:name w:val="Table Bulletlist"/>
    <w:basedOn w:val="TableNumberlist"/>
    <w:pPr>
      <w:numPr>
        <w:numId w:val="50"/>
      </w:numPr>
      <w:tabs>
        <w:tab w:val="clear" w:pos="308"/>
        <w:tab w:val="clear" w:pos="360"/>
      </w:tabs>
      <w:ind w:left="308" w:hanging="294"/>
    </w:pPr>
  </w:style>
  <w:style w:type="paragraph" w:customStyle="1" w:styleId="TableFooter">
    <w:name w:val="Table Footer"/>
    <w:basedOn w:val="BodyText"/>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180" w:lineRule="exact"/>
      <w:jc w:val="left"/>
    </w:pPr>
    <w:rPr>
      <w:rFonts w:ascii="Verdana" w:eastAsia="MS Mincho" w:hAnsi="Verdana"/>
      <w:color w:val="auto"/>
      <w:sz w:val="16"/>
      <w:lang w:eastAsia="zh-CN"/>
    </w:rPr>
  </w:style>
  <w:style w:type="paragraph" w:customStyle="1" w:styleId="TableHeading2">
    <w:name w:val="Table Heading2"/>
    <w:basedOn w:val="TableHeading1"/>
    <w:pPr>
      <w:spacing w:before="120" w:after="60" w:line="180" w:lineRule="exact"/>
    </w:pPr>
    <w:rPr>
      <w:sz w:val="14"/>
    </w:rPr>
  </w:style>
  <w:style w:type="paragraph" w:styleId="CommentText">
    <w:name w:val="annotation text"/>
    <w:basedOn w:val="Normal"/>
    <w:semiHidden/>
    <w:pPr>
      <w:spacing w:before="0" w:line="260" w:lineRule="atLeast"/>
      <w:jc w:val="left"/>
    </w:pPr>
    <w:rPr>
      <w:rFonts w:eastAsia="SimSun"/>
      <w:color w:val="auto"/>
      <w:lang w:eastAsia="zh-CN"/>
    </w:rPr>
  </w:style>
  <w:style w:type="paragraph" w:styleId="CommentSubject">
    <w:name w:val="annotation subject"/>
    <w:basedOn w:val="CommentText"/>
    <w:next w:val="CommentText"/>
    <w:semiHidden/>
    <w:rPr>
      <w:b/>
      <w:bCs/>
    </w:rPr>
  </w:style>
  <w:style w:type="paragraph" w:styleId="BlockText">
    <w:name w:val="Block Text"/>
    <w:basedOn w:val="Normal"/>
    <w:pPr>
      <w:spacing w:after="120"/>
      <w:ind w:left="1440" w:right="1440"/>
    </w:pPr>
    <w:rPr>
      <w:lang w:eastAsia="zh-CN"/>
    </w:rPr>
  </w:style>
  <w:style w:type="table" w:styleId="TableProfessional">
    <w:name w:val="Table Professional"/>
    <w:basedOn w:val="TableNormal"/>
    <w:rsid w:val="00C90C98"/>
    <w:pPr>
      <w:spacing w:line="260" w:lineRule="atLeast"/>
    </w:pPr>
    <w:rPr>
      <w:rFonts w:eastAsia="SimSu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PlainText">
    <w:name w:val="Plain Text"/>
    <w:basedOn w:val="Normal"/>
    <w:pPr>
      <w:spacing w:before="0"/>
      <w:jc w:val="left"/>
    </w:pPr>
    <w:rPr>
      <w:rFonts w:ascii="Courier New" w:hAnsi="Courier New" w:cs="Courier New"/>
      <w:color w:val="auto"/>
    </w:rPr>
  </w:style>
  <w:style w:type="character" w:customStyle="1" w:styleId="CharChar1">
    <w:name w:val="Char Char1"/>
    <w:rPr>
      <w:b/>
      <w:color w:val="000000"/>
      <w:sz w:val="24"/>
      <w:lang w:val="en-US" w:eastAsia="en-US" w:bidi="ar-SA"/>
    </w:rPr>
  </w:style>
  <w:style w:type="character" w:customStyle="1" w:styleId="CharChar">
    <w:name w:val="Char Char"/>
    <w:rPr>
      <w:color w:val="000000"/>
      <w:lang w:val="en-US" w:eastAsia="en-US" w:bidi="ar-SA"/>
    </w:rPr>
  </w:style>
  <w:style w:type="character" w:customStyle="1" w:styleId="Heading2Char">
    <w:name w:val="Heading 2 Char"/>
    <w:basedOn w:val="DefaultParagraphFont"/>
    <w:link w:val="Heading2"/>
    <w:rsid w:val="00C90C98"/>
    <w:rPr>
      <w:b/>
      <w:color w:val="000000"/>
      <w:sz w:val="24"/>
    </w:rPr>
  </w:style>
  <w:style w:type="character" w:customStyle="1" w:styleId="NormalIndentChar">
    <w:name w:val="Normal Indent Char"/>
    <w:basedOn w:val="DefaultParagraphFont"/>
    <w:link w:val="NormalIndent"/>
    <w:rsid w:val="00C90C98"/>
    <w:rPr>
      <w:color w:val="000000"/>
    </w:rPr>
  </w:style>
  <w:style w:type="paragraph" w:styleId="Revision">
    <w:name w:val="Revision"/>
    <w:hidden/>
    <w:uiPriority w:val="99"/>
    <w:semiHidden/>
    <w:rsid w:val="00C90C98"/>
    <w:rPr>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color w:val="000000"/>
    </w:rPr>
  </w:style>
  <w:style w:type="paragraph" w:styleId="Heading1">
    <w:name w:val="heading 1"/>
    <w:basedOn w:val="Normal"/>
    <w:next w:val="Normal"/>
    <w:qFormat/>
    <w:pPr>
      <w:spacing w:before="240"/>
      <w:jc w:val="left"/>
      <w:outlineLvl w:val="0"/>
    </w:pPr>
    <w:rPr>
      <w:b/>
      <w:sz w:val="28"/>
    </w:rPr>
  </w:style>
  <w:style w:type="paragraph" w:styleId="Heading2">
    <w:name w:val="heading 2"/>
    <w:basedOn w:val="Normal"/>
    <w:next w:val="Normal"/>
    <w:link w:val="Heading2Char"/>
    <w:qFormat/>
    <w:pPr>
      <w:outlineLvl w:val="1"/>
    </w:pPr>
    <w:rPr>
      <w:b/>
      <w:sz w:val="24"/>
    </w:rPr>
  </w:style>
  <w:style w:type="paragraph" w:styleId="Heading3">
    <w:name w:val="heading 3"/>
    <w:basedOn w:val="Normal"/>
    <w:next w:val="NormalIndent"/>
    <w:qFormat/>
    <w:pPr>
      <w:ind w:left="180"/>
      <w:outlineLvl w:val="2"/>
    </w:pPr>
    <w:rPr>
      <w:rFonts w:ascii="Tms Rmn" w:hAnsi="Tms Rmn"/>
      <w:b/>
      <w:sz w:val="24"/>
    </w:rPr>
  </w:style>
  <w:style w:type="paragraph" w:styleId="Heading4">
    <w:name w:val="heading 4"/>
    <w:basedOn w:val="Normal"/>
    <w:next w:val="NormalIndent"/>
    <w:qFormat/>
    <w:pPr>
      <w:ind w:left="180"/>
      <w:outlineLvl w:val="3"/>
    </w:pPr>
    <w:rPr>
      <w:b/>
    </w:rPr>
  </w:style>
  <w:style w:type="paragraph" w:styleId="Heading5">
    <w:name w:val="heading 5"/>
    <w:basedOn w:val="Normal"/>
    <w:next w:val="NormalIndent"/>
    <w:qFormat/>
    <w:pPr>
      <w:ind w:left="360"/>
      <w:outlineLvl w:val="4"/>
    </w:pPr>
    <w:rPr>
      <w:rFonts w:ascii="NewCenturySchlbk" w:hAnsi="NewCenturySchlbk"/>
      <w:b/>
      <w:i/>
    </w:rPr>
  </w:style>
  <w:style w:type="paragraph" w:styleId="Heading6">
    <w:name w:val="heading 6"/>
    <w:basedOn w:val="Normal"/>
    <w:next w:val="NormalIndent"/>
    <w:qFormat/>
    <w:pPr>
      <w:ind w:left="360"/>
      <w:outlineLvl w:val="5"/>
    </w:pPr>
    <w:rPr>
      <w:i/>
    </w:rPr>
  </w:style>
  <w:style w:type="paragraph" w:styleId="Heading7">
    <w:name w:val="heading 7"/>
    <w:basedOn w:val="Normal"/>
    <w:next w:val="NormalIndent"/>
    <w:qFormat/>
    <w:pPr>
      <w:ind w:left="360"/>
      <w:outlineLvl w:val="6"/>
    </w:pPr>
    <w:rPr>
      <w:rFonts w:ascii="Tms Rmn" w:hAnsi="Tms Rmn"/>
      <w:i/>
    </w:rPr>
  </w:style>
  <w:style w:type="paragraph" w:styleId="Heading8">
    <w:name w:val="heading 8"/>
    <w:basedOn w:val="Normal"/>
    <w:next w:val="NormalIndent"/>
    <w:qFormat/>
    <w:pPr>
      <w:ind w:left="360"/>
      <w:outlineLvl w:val="7"/>
    </w:pPr>
    <w:rPr>
      <w:rFonts w:ascii="Tms Rmn" w:hAnsi="Tms Rmn"/>
      <w:i/>
    </w:rPr>
  </w:style>
  <w:style w:type="paragraph" w:styleId="Heading9">
    <w:name w:val="heading 9"/>
    <w:basedOn w:val="Normal"/>
    <w:next w:val="NormalIndent"/>
    <w:qFormat/>
    <w:pPr>
      <w:ind w:left="360"/>
      <w:outlineLvl w:val="8"/>
    </w:pPr>
    <w:rPr>
      <w:rFonts w:ascii="Tms Rmn" w:hAnsi="Tms Rm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pPr>
      <w:ind w:left="360"/>
    </w:pPr>
  </w:style>
  <w:style w:type="paragraph" w:styleId="TOC6">
    <w:name w:val="toc 6"/>
    <w:basedOn w:val="Normal"/>
    <w:next w:val="Normal"/>
    <w:semiHidden/>
    <w:pPr>
      <w:spacing w:before="0"/>
      <w:ind w:left="1000"/>
      <w:jc w:val="left"/>
    </w:pPr>
    <w:rPr>
      <w:sz w:val="18"/>
      <w:szCs w:val="18"/>
    </w:rPr>
  </w:style>
  <w:style w:type="paragraph" w:styleId="TOC5">
    <w:name w:val="toc 5"/>
    <w:basedOn w:val="Normal"/>
    <w:next w:val="Normal"/>
    <w:semiHidden/>
    <w:pPr>
      <w:spacing w:before="0"/>
      <w:ind w:left="800"/>
      <w:jc w:val="left"/>
    </w:pPr>
    <w:rPr>
      <w:sz w:val="18"/>
      <w:szCs w:val="18"/>
    </w:rPr>
  </w:style>
  <w:style w:type="paragraph" w:styleId="TOC4">
    <w:name w:val="toc 4"/>
    <w:basedOn w:val="Normal"/>
    <w:next w:val="Normal"/>
    <w:semiHidden/>
    <w:pPr>
      <w:spacing w:before="0"/>
      <w:ind w:left="600"/>
      <w:jc w:val="left"/>
    </w:pPr>
    <w:rPr>
      <w:sz w:val="18"/>
      <w:szCs w:val="18"/>
    </w:rPr>
  </w:style>
  <w:style w:type="paragraph" w:styleId="TOC3">
    <w:name w:val="toc 3"/>
    <w:basedOn w:val="Normal"/>
    <w:next w:val="Normal"/>
    <w:semiHidden/>
    <w:pPr>
      <w:spacing w:before="0"/>
      <w:ind w:left="400"/>
      <w:jc w:val="left"/>
    </w:pPr>
    <w:rPr>
      <w:i/>
      <w:iCs/>
    </w:rPr>
  </w:style>
  <w:style w:type="paragraph" w:styleId="TOC2">
    <w:name w:val="toc 2"/>
    <w:basedOn w:val="Normal"/>
    <w:next w:val="Normal"/>
    <w:semiHidden/>
    <w:pPr>
      <w:spacing w:before="0"/>
      <w:ind w:left="200"/>
      <w:jc w:val="left"/>
    </w:pPr>
    <w:rPr>
      <w:smallCaps/>
    </w:rPr>
  </w:style>
  <w:style w:type="paragraph" w:styleId="TOC1">
    <w:name w:val="toc 1"/>
    <w:basedOn w:val="Normal"/>
    <w:next w:val="Normal"/>
    <w:semiHidden/>
    <w:pPr>
      <w:spacing w:after="120"/>
      <w:jc w:val="left"/>
    </w:pPr>
    <w:rPr>
      <w:b/>
      <w:bCs/>
      <w:caps/>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Normal"/>
    <w:next w:val="Normal"/>
    <w:semiHidden/>
    <w:pPr>
      <w:ind w:left="1440"/>
    </w:pPr>
  </w:style>
  <w:style w:type="paragraph" w:styleId="Index4">
    <w:name w:val="index 4"/>
    <w:basedOn w:val="Normal"/>
    <w:next w:val="Normal"/>
    <w:semiHidden/>
    <w:pPr>
      <w:ind w:left="1080"/>
    </w:pPr>
  </w:style>
  <w:style w:type="paragraph" w:styleId="Index3">
    <w:name w:val="index 3"/>
    <w:basedOn w:val="Normal"/>
    <w:next w:val="Normal"/>
    <w:semiHidden/>
    <w:pPr>
      <w:ind w:left="720"/>
    </w:pPr>
  </w:style>
  <w:style w:type="paragraph" w:styleId="Index2">
    <w:name w:val="index 2"/>
    <w:basedOn w:val="Normal"/>
    <w:next w:val="Normal"/>
    <w:semiHidden/>
    <w:pPr>
      <w:ind w:left="360"/>
    </w:pPr>
  </w:style>
  <w:style w:type="paragraph" w:styleId="Index1">
    <w:name w:val="index 1"/>
    <w:basedOn w:val="Normal"/>
    <w:next w:val="Normal"/>
    <w:semiHidden/>
  </w:style>
  <w:style w:type="character" w:styleId="LineNumber">
    <w:name w:val="line number"/>
    <w:basedOn w:val="DefaultParagraphFont"/>
  </w:style>
  <w:style w:type="paragraph" w:styleId="IndexHeading">
    <w:name w:val="index heading"/>
    <w:basedOn w:val="Normal"/>
    <w:next w:val="Index1"/>
    <w:semiHidden/>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semiHidden/>
  </w:style>
  <w:style w:type="paragraph" w:styleId="List">
    <w:name w:val="List"/>
    <w:basedOn w:val="Normal"/>
    <w:pPr>
      <w:tabs>
        <w:tab w:val="left" w:pos="180"/>
        <w:tab w:val="left" w:pos="540"/>
      </w:tabs>
      <w:spacing w:before="0"/>
      <w:ind w:left="720" w:hanging="360"/>
    </w:pPr>
  </w:style>
  <w:style w:type="paragraph" w:customStyle="1" w:styleId="table">
    <w:name w:val="table"/>
    <w:basedOn w:val="Normal"/>
    <w:pPr>
      <w:tabs>
        <w:tab w:val="left" w:pos="1440"/>
        <w:tab w:val="left" w:pos="2880"/>
      </w:tabs>
    </w:pPr>
    <w:rPr>
      <w:sz w:val="16"/>
    </w:rPr>
  </w:style>
  <w:style w:type="paragraph" w:customStyle="1" w:styleId="element">
    <w:name w:val="element"/>
    <w:basedOn w:val="List"/>
    <w:pPr>
      <w:tabs>
        <w:tab w:val="clear" w:pos="180"/>
        <w:tab w:val="clear" w:pos="540"/>
        <w:tab w:val="left" w:pos="1440"/>
        <w:tab w:val="left" w:pos="2880"/>
      </w:tabs>
      <w:ind w:left="0" w:firstLine="0"/>
    </w:pPr>
    <w:rPr>
      <w:rFonts w:ascii="Courier" w:hAnsi="Courier"/>
      <w:b/>
      <w:color w:val="auto"/>
      <w:sz w:val="16"/>
    </w:rPr>
  </w:style>
  <w:style w:type="paragraph" w:customStyle="1" w:styleId="def">
    <w:name w:val="def"/>
    <w:basedOn w:val="Normal"/>
    <w:pPr>
      <w:tabs>
        <w:tab w:val="left" w:pos="1080"/>
      </w:tabs>
      <w:spacing w:before="0"/>
      <w:ind w:left="1080" w:hanging="1080"/>
    </w:pPr>
  </w:style>
  <w:style w:type="paragraph" w:customStyle="1" w:styleId="def1">
    <w:name w:val="def1"/>
    <w:basedOn w:val="Normal"/>
    <w:pPr>
      <w:tabs>
        <w:tab w:val="left" w:pos="1080"/>
        <w:tab w:val="left" w:pos="1440"/>
        <w:tab w:val="left" w:pos="2076"/>
        <w:tab w:val="left" w:pos="2988"/>
        <w:tab w:val="left" w:pos="3900"/>
        <w:tab w:val="left" w:pos="8760"/>
      </w:tabs>
      <w:spacing w:before="0"/>
      <w:ind w:left="1440" w:hanging="1080"/>
    </w:pPr>
    <w:rPr>
      <w:b/>
    </w:rPr>
  </w:style>
  <w:style w:type="paragraph" w:customStyle="1" w:styleId="abbs">
    <w:name w:val="abbs"/>
    <w:basedOn w:val="Normal"/>
    <w:pPr>
      <w:tabs>
        <w:tab w:val="left" w:pos="1080"/>
        <w:tab w:val="left" w:pos="3240"/>
      </w:tabs>
      <w:spacing w:before="0"/>
      <w:ind w:left="1080" w:hanging="720"/>
    </w:pPr>
  </w:style>
  <w:style w:type="paragraph" w:customStyle="1" w:styleId="ll">
    <w:name w:val="ll"/>
    <w:basedOn w:val="List"/>
    <w:pPr>
      <w:numPr>
        <w:ilvl w:val="12"/>
      </w:numPr>
      <w:tabs>
        <w:tab w:val="clear" w:pos="180"/>
        <w:tab w:val="clear" w:pos="540"/>
      </w:tabs>
      <w:spacing w:before="120"/>
      <w:ind w:left="1440" w:hanging="360"/>
    </w:pPr>
    <w:rPr>
      <w:rFonts w:ascii="Arial" w:hAnsi="Arial"/>
      <w:b/>
      <w:i/>
    </w:rPr>
  </w:style>
  <w:style w:type="paragraph" w:customStyle="1" w:styleId="lab">
    <w:name w:val="lab"/>
    <w:basedOn w:val="abbs"/>
  </w:style>
  <w:style w:type="character" w:styleId="PageNumber">
    <w:name w:val="page number"/>
    <w:basedOn w:val="DefaultParagraphFont"/>
  </w:style>
  <w:style w:type="paragraph" w:styleId="TOC7">
    <w:name w:val="toc 7"/>
    <w:basedOn w:val="Normal"/>
    <w:next w:val="Normal"/>
    <w:semiHidden/>
    <w:pPr>
      <w:spacing w:before="0"/>
      <w:ind w:left="1200"/>
      <w:jc w:val="left"/>
    </w:pPr>
    <w:rPr>
      <w:sz w:val="18"/>
      <w:szCs w:val="18"/>
    </w:rPr>
  </w:style>
  <w:style w:type="paragraph" w:styleId="TOC8">
    <w:name w:val="toc 8"/>
    <w:basedOn w:val="Normal"/>
    <w:next w:val="Normal"/>
    <w:semiHidden/>
    <w:pPr>
      <w:spacing w:before="0"/>
      <w:ind w:left="1400"/>
      <w:jc w:val="left"/>
    </w:pPr>
    <w:rPr>
      <w:sz w:val="18"/>
      <w:szCs w:val="18"/>
    </w:rPr>
  </w:style>
  <w:style w:type="paragraph" w:styleId="TOC9">
    <w:name w:val="toc 9"/>
    <w:basedOn w:val="Normal"/>
    <w:next w:val="Normal"/>
    <w:semiHidden/>
    <w:pPr>
      <w:spacing w:before="0"/>
      <w:ind w:left="1600"/>
      <w:jc w:val="left"/>
    </w:pPr>
    <w:rPr>
      <w:sz w:val="18"/>
      <w:szCs w:val="18"/>
    </w:rPr>
  </w:style>
  <w:style w:type="paragraph" w:styleId="BodyText">
    <w:name w:val="Body Text"/>
    <w:basedOn w:val="Normal"/>
    <w:rPr>
      <w:rFonts w:ascii="Arial" w:hAnsi="Arial"/>
      <w:sz w:val="24"/>
    </w:rPr>
  </w:style>
  <w:style w:type="paragraph" w:styleId="BodyText2">
    <w:name w:val="Body Text 2"/>
    <w:basedOn w:val="Normal"/>
    <w:rsid w:val="00C90C98"/>
    <w:pPr>
      <w:ind w:left="360"/>
      <w:pPrChange w:id="1" w:author="Administrator" w:date="2011-08-18T10:53:00Z">
        <w:pPr>
          <w:spacing w:before="120"/>
        </w:pPr>
      </w:pPrChange>
    </w:pPr>
    <w:rPr>
      <w:rPrChange w:id="1" w:author="Administrator" w:date="2011-08-18T10:53:00Z">
        <w:rPr>
          <w:rFonts w:ascii="Arial" w:hAnsi="Arial"/>
          <w:color w:val="000000"/>
          <w:sz w:val="24"/>
          <w:lang w:val="en-US" w:eastAsia="en-US" w:bidi="ar-SA"/>
        </w:rPr>
      </w:rPrChange>
    </w:rPr>
  </w:style>
  <w:style w:type="character" w:styleId="Hyperlink">
    <w:name w:val="Hyperlink"/>
    <w:rPr>
      <w:rFonts w:ascii="Arial" w:hAnsi="Arial"/>
      <w:b/>
      <w:i/>
      <w:color w:val="0000FF"/>
      <w:sz w:val="22"/>
      <w:u w:val="single"/>
    </w:rPr>
  </w:style>
  <w:style w:type="character" w:styleId="FollowedHyperlink">
    <w:name w:val="FollowedHyperlink"/>
    <w:rPr>
      <w:color w:val="800080"/>
      <w:u w:val="single"/>
    </w:rPr>
  </w:style>
  <w:style w:type="paragraph" w:styleId="DocumentMap">
    <w:name w:val="Document Map"/>
    <w:basedOn w:val="Normal"/>
    <w:semiHidden/>
    <w:pPr>
      <w:widowControl w:val="0"/>
      <w:shd w:val="clear" w:color="auto" w:fill="000080"/>
      <w:spacing w:before="0"/>
      <w:jc w:val="left"/>
    </w:pPr>
    <w:rPr>
      <w:rFonts w:ascii="Tahoma" w:hAnsi="Tahoma"/>
      <w:color w:val="auto"/>
    </w:rPr>
  </w:style>
  <w:style w:type="paragraph" w:customStyle="1" w:styleId="TableText">
    <w:name w:val="Table Text"/>
    <w:basedOn w:val="Normal"/>
    <w:pPr>
      <w:spacing w:before="0"/>
      <w:jc w:val="left"/>
    </w:pPr>
    <w:rPr>
      <w:color w:val="auto"/>
      <w:sz w:val="24"/>
    </w:rPr>
  </w:style>
  <w:style w:type="paragraph" w:customStyle="1" w:styleId="W">
    <w:name w:val="•W€"/>
    <w:pPr>
      <w:widowControl w:val="0"/>
      <w:jc w:val="both"/>
    </w:pPr>
    <w:rPr>
      <w:kern w:val="2"/>
      <w:sz w:val="21"/>
    </w:rPr>
  </w:style>
  <w:style w:type="paragraph" w:customStyle="1" w:styleId="o2">
    <w:name w:val="Œ©o‚µ 2"/>
    <w:basedOn w:val="W"/>
    <w:next w:val="Normal"/>
    <w:pPr>
      <w:keepNext/>
    </w:pPr>
    <w:rPr>
      <w:b/>
      <w:color w:val="000000"/>
      <w:sz w:val="22"/>
    </w:rPr>
  </w:style>
  <w:style w:type="paragraph" w:customStyle="1" w:styleId="a">
    <w:name w:val="Í¯ÀÞ°"/>
    <w:basedOn w:val="W"/>
    <w:pPr>
      <w:tabs>
        <w:tab w:val="center" w:pos="4252"/>
        <w:tab w:val="right" w:pos="8504"/>
      </w:tabs>
    </w:pPr>
  </w:style>
  <w:style w:type="character" w:styleId="Strong">
    <w:name w:val="Strong"/>
    <w:qFormat/>
    <w:rPr>
      <w:b/>
    </w:rPr>
  </w:style>
  <w:style w:type="paragraph" w:styleId="BodyText3">
    <w:name w:val="Body Text 3"/>
    <w:basedOn w:val="Normal"/>
    <w:pPr>
      <w:jc w:val="left"/>
    </w:pPr>
  </w:style>
  <w:style w:type="paragraph" w:customStyle="1" w:styleId="1">
    <w:name w:val="Œ©1"/>
    <w:basedOn w:val="W1"/>
    <w:next w:val="Normal"/>
    <w:pPr>
      <w:spacing w:before="120"/>
      <w:ind w:left="180"/>
    </w:pPr>
    <w:rPr>
      <w:b/>
      <w:kern w:val="0"/>
      <w:sz w:val="20"/>
    </w:rPr>
  </w:style>
  <w:style w:type="paragraph" w:customStyle="1" w:styleId="W1">
    <w:name w:val="•W1"/>
    <w:pPr>
      <w:widowControl w:val="0"/>
      <w:jc w:val="both"/>
    </w:pPr>
    <w:rPr>
      <w:kern w:val="2"/>
      <w:sz w:val="21"/>
    </w:rPr>
  </w:style>
  <w:style w:type="paragraph" w:styleId="Title">
    <w:name w:val="Title"/>
    <w:basedOn w:val="Normal"/>
    <w:qFormat/>
    <w:pPr>
      <w:spacing w:before="0"/>
      <w:jc w:val="center"/>
    </w:pPr>
    <w:rPr>
      <w:color w:val="auto"/>
      <w:sz w:val="32"/>
    </w:rPr>
  </w:style>
  <w:style w:type="paragraph" w:customStyle="1" w:styleId="W0">
    <w:name w:val="•W"/>
    <w:pPr>
      <w:widowControl w:val="0"/>
      <w:jc w:val="both"/>
    </w:pPr>
    <w:rPr>
      <w:kern w:val="2"/>
      <w:sz w:val="21"/>
    </w:rPr>
  </w:style>
  <w:style w:type="paragraph" w:customStyle="1" w:styleId="a0">
    <w:name w:val="Œ©"/>
    <w:basedOn w:val="W0"/>
    <w:next w:val="Normal"/>
    <w:pPr>
      <w:keepNext/>
    </w:pPr>
    <w:rPr>
      <w:b/>
      <w:color w:val="000000"/>
      <w:sz w:val="22"/>
    </w:rPr>
  </w:style>
  <w:style w:type="paragraph" w:styleId="BodyTextIndent">
    <w:name w:val="Body Text Indent"/>
    <w:basedOn w:val="Normal"/>
    <w:pPr>
      <w:spacing w:before="0"/>
      <w:jc w:val="left"/>
    </w:pPr>
    <w:rPr>
      <w:rFonts w:ascii="AvantGarde" w:hAnsi="AvantGarde"/>
      <w:color w:val="auto"/>
      <w:sz w:val="32"/>
    </w:rPr>
  </w:style>
  <w:style w:type="paragraph" w:styleId="BodyTextIndent2">
    <w:name w:val="Body Text Indent 2"/>
    <w:basedOn w:val="Normal"/>
    <w:pPr>
      <w:ind w:left="180"/>
    </w:pPr>
  </w:style>
  <w:style w:type="paragraph" w:styleId="BodyTextIndent3">
    <w:name w:val="Body Text Indent 3"/>
    <w:basedOn w:val="Normal"/>
    <w:pPr>
      <w:ind w:left="360"/>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color w:val="auto"/>
    </w:rPr>
  </w:style>
  <w:style w:type="paragraph" w:customStyle="1" w:styleId="BodyTextArial">
    <w:name w:val="Body Text Arial"/>
    <w:basedOn w:val="BodyText"/>
    <w:pPr>
      <w:spacing w:before="0" w:after="120"/>
      <w:jc w:val="left"/>
    </w:pPr>
    <w:rPr>
      <w:color w:val="auto"/>
      <w:sz w:val="20"/>
    </w:rPr>
  </w:style>
  <w:style w:type="paragraph" w:customStyle="1" w:styleId="W2">
    <w:name w:val="•W2"/>
    <w:pPr>
      <w:widowControl w:val="0"/>
      <w:jc w:val="both"/>
    </w:pPr>
    <w:rPr>
      <w:kern w:val="2"/>
      <w:sz w:val="21"/>
    </w:rPr>
  </w:style>
  <w:style w:type="paragraph" w:customStyle="1" w:styleId="2">
    <w:name w:val="Œ©2"/>
    <w:basedOn w:val="W2"/>
    <w:next w:val="Normal"/>
    <w:pPr>
      <w:keepNext/>
    </w:pPr>
    <w:rPr>
      <w:b/>
      <w:color w:val="000000"/>
      <w:sz w:val="22"/>
    </w:rPr>
  </w:style>
  <w:style w:type="paragraph" w:styleId="ListBullet">
    <w:name w:val="List Bullet"/>
    <w:basedOn w:val="Normal"/>
    <w:autoRedefine/>
    <w:pPr>
      <w:numPr>
        <w:numId w:val="6"/>
      </w:numPr>
    </w:pPr>
  </w:style>
  <w:style w:type="paragraph" w:styleId="ListBullet2">
    <w:name w:val="List Bullet 2"/>
    <w:basedOn w:val="Normal"/>
    <w:autoRedefine/>
    <w:pPr>
      <w:numPr>
        <w:numId w:val="7"/>
      </w:numPr>
    </w:pPr>
  </w:style>
  <w:style w:type="paragraph" w:styleId="ListBullet3">
    <w:name w:val="List Bullet 3"/>
    <w:basedOn w:val="Normal"/>
    <w:autoRedefine/>
    <w:pPr>
      <w:numPr>
        <w:numId w:val="8"/>
      </w:numPr>
    </w:pPr>
  </w:style>
  <w:style w:type="paragraph" w:styleId="ListBullet4">
    <w:name w:val="List Bullet 4"/>
    <w:basedOn w:val="Normal"/>
    <w:autoRedefine/>
    <w:pPr>
      <w:numPr>
        <w:numId w:val="9"/>
      </w:numPr>
    </w:pPr>
  </w:style>
  <w:style w:type="paragraph" w:styleId="ListBullet5">
    <w:name w:val="List Bullet 5"/>
    <w:basedOn w:val="Normal"/>
    <w:autoRedefine/>
    <w:pPr>
      <w:numPr>
        <w:numId w:val="10"/>
      </w:numPr>
    </w:pPr>
  </w:style>
  <w:style w:type="paragraph" w:styleId="ListNumber">
    <w:name w:val="List Number"/>
    <w:basedOn w:val="Normal"/>
    <w:pPr>
      <w:numPr>
        <w:numId w:val="11"/>
      </w:numPr>
    </w:pPr>
  </w:style>
  <w:style w:type="paragraph" w:styleId="ListNumber2">
    <w:name w:val="List Number 2"/>
    <w:basedOn w:val="Normal"/>
    <w:pPr>
      <w:numPr>
        <w:numId w:val="12"/>
      </w:numPr>
    </w:pPr>
  </w:style>
  <w:style w:type="paragraph" w:styleId="ListNumber3">
    <w:name w:val="List Number 3"/>
    <w:basedOn w:val="Normal"/>
    <w:pPr>
      <w:numPr>
        <w:numId w:val="13"/>
      </w:numPr>
    </w:pPr>
  </w:style>
  <w:style w:type="paragraph" w:styleId="ListNumber4">
    <w:name w:val="List Number 4"/>
    <w:basedOn w:val="Normal"/>
    <w:pPr>
      <w:numPr>
        <w:numId w:val="14"/>
      </w:numPr>
    </w:pPr>
  </w:style>
  <w:style w:type="paragraph" w:styleId="ListNumber5">
    <w:name w:val="List Number 5"/>
    <w:basedOn w:val="Normal"/>
    <w:pPr>
      <w:numPr>
        <w:numId w:val="15"/>
      </w:numPr>
    </w:pPr>
  </w:style>
  <w:style w:type="paragraph" w:styleId="BalloonText">
    <w:name w:val="Balloon Text"/>
    <w:basedOn w:val="Normal"/>
    <w:rPr>
      <w:rFonts w:ascii="Tahoma" w:hAnsi="Tahoma"/>
      <w:sz w:val="16"/>
    </w:rPr>
  </w:style>
  <w:style w:type="character" w:styleId="CommentReference">
    <w:name w:val="annotation reference"/>
    <w:semiHidden/>
    <w:rPr>
      <w:sz w:val="16"/>
    </w:rPr>
  </w:style>
  <w:style w:type="paragraph" w:customStyle="1" w:styleId="BlueBullets">
    <w:name w:val="Blue Bullets"/>
    <w:basedOn w:val="Normal"/>
    <w:pPr>
      <w:numPr>
        <w:numId w:val="17"/>
      </w:numPr>
    </w:pPr>
  </w:style>
  <w:style w:type="paragraph" w:styleId="Caption">
    <w:name w:val="caption"/>
    <w:basedOn w:val="Normal"/>
    <w:next w:val="Normal"/>
    <w:qFormat/>
    <w:pPr>
      <w:overflowPunct w:val="0"/>
      <w:autoSpaceDE w:val="0"/>
      <w:autoSpaceDN w:val="0"/>
      <w:adjustRightInd w:val="0"/>
      <w:textAlignment w:val="baseline"/>
    </w:pPr>
    <w:rPr>
      <w:b/>
    </w:rPr>
  </w:style>
  <w:style w:type="table" w:customStyle="1" w:styleId="FIXMsgTableElegant">
    <w:name w:val="FIXMsg Table Elegant"/>
    <w:basedOn w:val="TableElegant"/>
    <w:rsid w:val="00F34300"/>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pPr>
        <w:jc w:val="center"/>
      </w:pPr>
      <w:rPr>
        <w:b/>
        <w:i/>
        <w:caps w:val="0"/>
        <w:color w:val="auto"/>
      </w:rPr>
      <w:tblPr/>
      <w:tcPr>
        <w:tcBorders>
          <w:top w:val="double" w:sz="4" w:space="0" w:color="auto"/>
          <w:left w:val="double" w:sz="4" w:space="0" w:color="auto"/>
          <w:bottom w:val="double" w:sz="4" w:space="0" w:color="auto"/>
          <w:right w:val="double" w:sz="4" w:space="0" w:color="auto"/>
          <w:insideH w:val="nil"/>
          <w:insideV w:val="single" w:sz="4" w:space="0" w:color="auto"/>
          <w:tl2br w:val="nil"/>
          <w:tr2bl w:val="nil"/>
        </w:tcBorders>
      </w:tcPr>
    </w:tblStylePr>
  </w:style>
  <w:style w:type="table" w:styleId="TableElegant">
    <w:name w:val="Table Elegant"/>
    <w:basedOn w:val="TableNormal"/>
    <w:rsid w:val="00F34300"/>
    <w:pPr>
      <w:spacing w:before="12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C90C98"/>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paragraphstyle">
    <w:name w:val="[No paragraph style]"/>
    <w:pPr>
      <w:autoSpaceDE w:val="0"/>
      <w:autoSpaceDN w:val="0"/>
      <w:adjustRightInd w:val="0"/>
      <w:spacing w:line="288" w:lineRule="auto"/>
      <w:textAlignment w:val="center"/>
    </w:pPr>
    <w:rPr>
      <w:rFonts w:eastAsia="SimSun"/>
      <w:color w:val="000000"/>
      <w:sz w:val="24"/>
      <w:lang w:val="sv-SE" w:eastAsia="zh-CN"/>
    </w:rPr>
  </w:style>
  <w:style w:type="paragraph" w:customStyle="1" w:styleId="ImageText">
    <w:name w:val="Image Text"/>
    <w:basedOn w:val="BodyText"/>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after="60" w:line="200" w:lineRule="exact"/>
      <w:jc w:val="left"/>
    </w:pPr>
    <w:rPr>
      <w:rFonts w:ascii="Verdana" w:eastAsia="SimSun" w:hAnsi="Verdana"/>
      <w:color w:val="auto"/>
      <w:sz w:val="16"/>
      <w:lang w:eastAsia="zh-CN"/>
    </w:rPr>
  </w:style>
  <w:style w:type="paragraph" w:customStyle="1" w:styleId="TableHeading1">
    <w:name w:val="Table Heading1"/>
    <w:next w:val="Normal"/>
    <w:pPr>
      <w:spacing w:before="240" w:after="120" w:line="200" w:lineRule="exact"/>
    </w:pPr>
    <w:rPr>
      <w:rFonts w:ascii="Verdana" w:eastAsia="SimSun" w:hAnsi="Verdana"/>
      <w:caps/>
      <w:sz w:val="16"/>
      <w:lang w:eastAsia="zh-CN"/>
    </w:rPr>
  </w:style>
  <w:style w:type="paragraph" w:customStyle="1" w:styleId="TableBodytext">
    <w:name w:val="Table Bodytext"/>
    <w:basedOn w:val="TableHeading1"/>
    <w:pPr>
      <w:spacing w:before="0" w:after="40"/>
    </w:pPr>
    <w:rPr>
      <w:caps w:val="0"/>
    </w:rPr>
  </w:style>
  <w:style w:type="paragraph" w:customStyle="1" w:styleId="TableNumberlist">
    <w:name w:val="Table Numberlist"/>
    <w:basedOn w:val="Normal"/>
    <w:pPr>
      <w:numPr>
        <w:numId w:val="49"/>
      </w:numPr>
      <w:tabs>
        <w:tab w:val="clear" w:pos="227"/>
        <w:tab w:val="left" w:pos="308"/>
      </w:tabs>
      <w:spacing w:before="0" w:after="80" w:line="200" w:lineRule="exact"/>
      <w:ind w:left="308" w:hanging="322"/>
      <w:jc w:val="left"/>
    </w:pPr>
    <w:rPr>
      <w:rFonts w:ascii="Verdana" w:eastAsia="SimSun" w:hAnsi="Verdana"/>
      <w:color w:val="auto"/>
      <w:sz w:val="16"/>
      <w:lang w:eastAsia="zh-CN"/>
    </w:rPr>
  </w:style>
  <w:style w:type="paragraph" w:customStyle="1" w:styleId="TableBulletlist">
    <w:name w:val="Table Bulletlist"/>
    <w:basedOn w:val="TableNumberlist"/>
    <w:pPr>
      <w:numPr>
        <w:numId w:val="50"/>
      </w:numPr>
      <w:tabs>
        <w:tab w:val="clear" w:pos="308"/>
        <w:tab w:val="clear" w:pos="360"/>
      </w:tabs>
      <w:ind w:left="308" w:hanging="294"/>
    </w:pPr>
  </w:style>
  <w:style w:type="paragraph" w:customStyle="1" w:styleId="TableFooter">
    <w:name w:val="Table Footer"/>
    <w:basedOn w:val="BodyText"/>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180" w:lineRule="exact"/>
      <w:jc w:val="left"/>
    </w:pPr>
    <w:rPr>
      <w:rFonts w:ascii="Verdana" w:eastAsia="MS Mincho" w:hAnsi="Verdana"/>
      <w:color w:val="auto"/>
      <w:sz w:val="16"/>
      <w:lang w:eastAsia="zh-CN"/>
    </w:rPr>
  </w:style>
  <w:style w:type="paragraph" w:customStyle="1" w:styleId="TableHeading2">
    <w:name w:val="Table Heading2"/>
    <w:basedOn w:val="TableHeading1"/>
    <w:pPr>
      <w:spacing w:before="120" w:after="60" w:line="180" w:lineRule="exact"/>
    </w:pPr>
    <w:rPr>
      <w:sz w:val="14"/>
    </w:rPr>
  </w:style>
  <w:style w:type="paragraph" w:styleId="CommentText">
    <w:name w:val="annotation text"/>
    <w:basedOn w:val="Normal"/>
    <w:semiHidden/>
    <w:pPr>
      <w:spacing w:before="0" w:line="260" w:lineRule="atLeast"/>
      <w:jc w:val="left"/>
    </w:pPr>
    <w:rPr>
      <w:rFonts w:eastAsia="SimSun"/>
      <w:color w:val="auto"/>
      <w:lang w:eastAsia="zh-CN"/>
    </w:rPr>
  </w:style>
  <w:style w:type="paragraph" w:styleId="CommentSubject">
    <w:name w:val="annotation subject"/>
    <w:basedOn w:val="CommentText"/>
    <w:next w:val="CommentText"/>
    <w:semiHidden/>
    <w:rPr>
      <w:b/>
      <w:bCs/>
    </w:rPr>
  </w:style>
  <w:style w:type="paragraph" w:styleId="BlockText">
    <w:name w:val="Block Text"/>
    <w:basedOn w:val="Normal"/>
    <w:pPr>
      <w:spacing w:after="120"/>
      <w:ind w:left="1440" w:right="1440"/>
    </w:pPr>
    <w:rPr>
      <w:lang w:eastAsia="zh-CN"/>
    </w:rPr>
  </w:style>
  <w:style w:type="table" w:styleId="TableProfessional">
    <w:name w:val="Table Professional"/>
    <w:basedOn w:val="TableNormal"/>
    <w:rsid w:val="00C90C98"/>
    <w:pPr>
      <w:spacing w:line="260" w:lineRule="atLeast"/>
    </w:pPr>
    <w:rPr>
      <w:rFonts w:eastAsia="SimSu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PlainText">
    <w:name w:val="Plain Text"/>
    <w:basedOn w:val="Normal"/>
    <w:pPr>
      <w:spacing w:before="0"/>
      <w:jc w:val="left"/>
    </w:pPr>
    <w:rPr>
      <w:rFonts w:ascii="Courier New" w:hAnsi="Courier New" w:cs="Courier New"/>
      <w:color w:val="auto"/>
    </w:rPr>
  </w:style>
  <w:style w:type="character" w:customStyle="1" w:styleId="CharChar1">
    <w:name w:val="Char Char1"/>
    <w:rPr>
      <w:b/>
      <w:color w:val="000000"/>
      <w:sz w:val="24"/>
      <w:lang w:val="en-US" w:eastAsia="en-US" w:bidi="ar-SA"/>
    </w:rPr>
  </w:style>
  <w:style w:type="character" w:customStyle="1" w:styleId="CharChar">
    <w:name w:val="Char Char"/>
    <w:rPr>
      <w:color w:val="000000"/>
      <w:lang w:val="en-US" w:eastAsia="en-US" w:bidi="ar-SA"/>
    </w:rPr>
  </w:style>
  <w:style w:type="character" w:customStyle="1" w:styleId="Heading2Char">
    <w:name w:val="Heading 2 Char"/>
    <w:basedOn w:val="DefaultParagraphFont"/>
    <w:link w:val="Heading2"/>
    <w:rsid w:val="00C90C98"/>
    <w:rPr>
      <w:b/>
      <w:color w:val="000000"/>
      <w:sz w:val="24"/>
    </w:rPr>
  </w:style>
  <w:style w:type="character" w:customStyle="1" w:styleId="NormalIndentChar">
    <w:name w:val="Normal Indent Char"/>
    <w:basedOn w:val="DefaultParagraphFont"/>
    <w:link w:val="NormalIndent"/>
    <w:rsid w:val="00C90C98"/>
    <w:rPr>
      <w:color w:val="000000"/>
    </w:rPr>
  </w:style>
  <w:style w:type="paragraph" w:styleId="Revision">
    <w:name w:val="Revision"/>
    <w:hidden/>
    <w:uiPriority w:val="99"/>
    <w:semiHidden/>
    <w:rsid w:val="00C90C98"/>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7056401">
      <w:bodyDiv w:val="1"/>
      <w:marLeft w:val="0"/>
      <w:marRight w:val="0"/>
      <w:marTop w:val="0"/>
      <w:marBottom w:val="0"/>
      <w:divBdr>
        <w:top w:val="none" w:sz="0" w:space="0" w:color="auto"/>
        <w:left w:val="none" w:sz="0" w:space="0" w:color="auto"/>
        <w:bottom w:val="none" w:sz="0" w:space="0" w:color="auto"/>
        <w:right w:val="none" w:sz="0" w:space="0" w:color="auto"/>
      </w:divBdr>
    </w:div>
    <w:div w:id="200200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fixprotocol.org" TargetMode="External"/><Relationship Id="rId117" Type="http://schemas.openxmlformats.org/officeDocument/2006/relationships/fontTable" Target="fontTable.xml"/><Relationship Id="rId21" Type="http://schemas.openxmlformats.org/officeDocument/2006/relationships/hyperlink" Target="http://www.fixprotocol.org/"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yperlink" Target="http://www.fixprotocol.org" TargetMode="External"/><Relationship Id="rId68" Type="http://schemas.openxmlformats.org/officeDocument/2006/relationships/hyperlink" Target="http://www.fixprotocol.org" TargetMode="External"/><Relationship Id="rId84" Type="http://schemas.openxmlformats.org/officeDocument/2006/relationships/hyperlink" Target="http://www.fixprotocol.org" TargetMode="External"/><Relationship Id="rId89" Type="http://schemas.openxmlformats.org/officeDocument/2006/relationships/hyperlink" Target="http://www.fixprotocol.org" TargetMode="External"/><Relationship Id="rId112" Type="http://schemas.openxmlformats.org/officeDocument/2006/relationships/image" Target="media/image32.png"/><Relationship Id="rId16" Type="http://schemas.openxmlformats.org/officeDocument/2006/relationships/hyperlink" Target="http://www.fixprotocol.org/" TargetMode="External"/><Relationship Id="rId107" Type="http://schemas.openxmlformats.org/officeDocument/2006/relationships/image" Target="media/image27.png"/><Relationship Id="rId11" Type="http://schemas.openxmlformats.org/officeDocument/2006/relationships/footer" Target="footer2.xml"/><Relationship Id="rId24" Type="http://schemas.openxmlformats.org/officeDocument/2006/relationships/hyperlink" Target="http://www.fixprotocol.org" TargetMode="External"/><Relationship Id="rId32" Type="http://schemas.openxmlformats.org/officeDocument/2006/relationships/hyperlink" Target="http://www.fixprotocol.org" TargetMode="External"/><Relationship Id="rId37" Type="http://schemas.openxmlformats.org/officeDocument/2006/relationships/hyperlink" Target="http://www.fixprotocol.org" TargetMode="External"/><Relationship Id="rId40" Type="http://schemas.openxmlformats.org/officeDocument/2006/relationships/hyperlink" Target="http://www.fixprotocol.org" TargetMode="External"/><Relationship Id="rId45" Type="http://schemas.openxmlformats.org/officeDocument/2006/relationships/image" Target="media/image9.png"/><Relationship Id="rId53" Type="http://schemas.openxmlformats.org/officeDocument/2006/relationships/hyperlink" Target="http://www.fixprotocol.org" TargetMode="External"/><Relationship Id="rId58" Type="http://schemas.openxmlformats.org/officeDocument/2006/relationships/hyperlink" Target="http://www.fixprotocol.org" TargetMode="External"/><Relationship Id="rId66" Type="http://schemas.openxmlformats.org/officeDocument/2006/relationships/hyperlink" Target="http://www.fixprotocol.org" TargetMode="External"/><Relationship Id="rId74" Type="http://schemas.openxmlformats.org/officeDocument/2006/relationships/hyperlink" Target="http://www.fixprotocol.org" TargetMode="External"/><Relationship Id="rId79" Type="http://schemas.openxmlformats.org/officeDocument/2006/relationships/image" Target="media/image19.png"/><Relationship Id="rId87" Type="http://schemas.openxmlformats.org/officeDocument/2006/relationships/hyperlink" Target="http://www.fixprotocol.org" TargetMode="External"/><Relationship Id="rId102" Type="http://schemas.openxmlformats.org/officeDocument/2006/relationships/header" Target="header1.xml"/><Relationship Id="rId110" Type="http://schemas.openxmlformats.org/officeDocument/2006/relationships/image" Target="media/image30.png"/><Relationship Id="rId115"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hyperlink" Target="http://www.fixprotocol.org" TargetMode="External"/><Relationship Id="rId82" Type="http://schemas.openxmlformats.org/officeDocument/2006/relationships/hyperlink" Target="http://www.fixprotocol.org" TargetMode="External"/><Relationship Id="rId90" Type="http://schemas.openxmlformats.org/officeDocument/2006/relationships/hyperlink" Target="http://www.fixprotocol.org" TargetMode="External"/><Relationship Id="rId95" Type="http://schemas.openxmlformats.org/officeDocument/2006/relationships/image" Target="media/image21.emf"/><Relationship Id="rId19" Type="http://schemas.openxmlformats.org/officeDocument/2006/relationships/hyperlink" Target="http://www.fixprotocol.org/" TargetMode="External"/><Relationship Id="rId14" Type="http://schemas.openxmlformats.org/officeDocument/2006/relationships/hyperlink" Target="http://www.fixprotocol.org" TargetMode="External"/><Relationship Id="rId22" Type="http://schemas.openxmlformats.org/officeDocument/2006/relationships/image" Target="media/image2.png"/><Relationship Id="rId27" Type="http://schemas.openxmlformats.org/officeDocument/2006/relationships/hyperlink" Target="http://www.fixprotocol.org" TargetMode="External"/><Relationship Id="rId30" Type="http://schemas.openxmlformats.org/officeDocument/2006/relationships/hyperlink" Target="http://www.fixprotocol.org" TargetMode="External"/><Relationship Id="rId35" Type="http://schemas.openxmlformats.org/officeDocument/2006/relationships/hyperlink" Target="http://www.fixprotocol.org"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yperlink" Target="http://www.fixprotocol.org" TargetMode="External"/><Relationship Id="rId64" Type="http://schemas.openxmlformats.org/officeDocument/2006/relationships/hyperlink" Target="http://www.fixprotocol.org" TargetMode="External"/><Relationship Id="rId69" Type="http://schemas.openxmlformats.org/officeDocument/2006/relationships/hyperlink" Target="http://www.fixprotocol.org" TargetMode="External"/><Relationship Id="rId77" Type="http://schemas.openxmlformats.org/officeDocument/2006/relationships/hyperlink" Target="http://www.fixprotocol.org" TargetMode="External"/><Relationship Id="rId100" Type="http://schemas.openxmlformats.org/officeDocument/2006/relationships/oleObject" Target="embeddings/oleObject3.bin"/><Relationship Id="rId105" Type="http://schemas.openxmlformats.org/officeDocument/2006/relationships/image" Target="media/image25.png"/><Relationship Id="rId113" Type="http://schemas.openxmlformats.org/officeDocument/2006/relationships/image" Target="media/image33.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image" Target="media/image17.png"/><Relationship Id="rId80" Type="http://schemas.openxmlformats.org/officeDocument/2006/relationships/image" Target="media/image20.png"/><Relationship Id="rId85" Type="http://schemas.openxmlformats.org/officeDocument/2006/relationships/hyperlink" Target="http://www.fixprotocol.org" TargetMode="External"/><Relationship Id="rId93" Type="http://schemas.openxmlformats.org/officeDocument/2006/relationships/hyperlink" Target="http://www.fixprotocol.org" TargetMode="External"/><Relationship Id="rId98"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hyperlink" Target="http://www.fixprotocol.org" TargetMode="External"/><Relationship Id="rId17" Type="http://schemas.openxmlformats.org/officeDocument/2006/relationships/hyperlink" Target="http://www.fixprotocol.org/" TargetMode="External"/><Relationship Id="rId25" Type="http://schemas.openxmlformats.org/officeDocument/2006/relationships/hyperlink" Target="http://www.fixprotocol.org" TargetMode="External"/><Relationship Id="rId33" Type="http://schemas.openxmlformats.org/officeDocument/2006/relationships/hyperlink" Target="http://www.fixprotocol.org" TargetMode="External"/><Relationship Id="rId38" Type="http://schemas.openxmlformats.org/officeDocument/2006/relationships/hyperlink" Target="http://www.fixprotocol.org" TargetMode="External"/><Relationship Id="rId46" Type="http://schemas.openxmlformats.org/officeDocument/2006/relationships/image" Target="media/image10.emf"/><Relationship Id="rId59" Type="http://schemas.openxmlformats.org/officeDocument/2006/relationships/hyperlink" Target="http://www.fixprotocol.org" TargetMode="External"/><Relationship Id="rId67" Type="http://schemas.openxmlformats.org/officeDocument/2006/relationships/hyperlink" Target="http://www.fixprotocol.org" TargetMode="External"/><Relationship Id="rId103" Type="http://schemas.openxmlformats.org/officeDocument/2006/relationships/header" Target="header2.xml"/><Relationship Id="rId108" Type="http://schemas.openxmlformats.org/officeDocument/2006/relationships/image" Target="media/image28.png"/><Relationship Id="rId116" Type="http://schemas.openxmlformats.org/officeDocument/2006/relationships/footer" Target="footer4.xml"/><Relationship Id="rId20" Type="http://schemas.openxmlformats.org/officeDocument/2006/relationships/hyperlink" Target="http://www.fixprotocol.org/" TargetMode="External"/><Relationship Id="rId41" Type="http://schemas.openxmlformats.org/officeDocument/2006/relationships/image" Target="media/image5.png"/><Relationship Id="rId54" Type="http://schemas.openxmlformats.org/officeDocument/2006/relationships/hyperlink" Target="http://www.fixprotocol.org" TargetMode="External"/><Relationship Id="rId62" Type="http://schemas.openxmlformats.org/officeDocument/2006/relationships/hyperlink" Target="http://www.fixprotocol.org" TargetMode="External"/><Relationship Id="rId70" Type="http://schemas.openxmlformats.org/officeDocument/2006/relationships/hyperlink" Target="http://www.fixprotocol.org" TargetMode="External"/><Relationship Id="rId75" Type="http://schemas.openxmlformats.org/officeDocument/2006/relationships/hyperlink" Target="http://www.fixprotocol.org" TargetMode="External"/><Relationship Id="rId83" Type="http://schemas.openxmlformats.org/officeDocument/2006/relationships/hyperlink" Target="http://www.fixprotocol.org" TargetMode="External"/><Relationship Id="rId88" Type="http://schemas.openxmlformats.org/officeDocument/2006/relationships/hyperlink" Target="http://www.fixprotocol.org" TargetMode="External"/><Relationship Id="rId91" Type="http://schemas.openxmlformats.org/officeDocument/2006/relationships/hyperlink" Target="http://www.fixprotocol.org" TargetMode="External"/><Relationship Id="rId96" Type="http://schemas.openxmlformats.org/officeDocument/2006/relationships/oleObject" Target="embeddings/oleObject1.bin"/><Relationship Id="rId11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fixprotocol.org/" TargetMode="External"/><Relationship Id="rId23" Type="http://schemas.openxmlformats.org/officeDocument/2006/relationships/image" Target="media/image3.png"/><Relationship Id="rId28" Type="http://schemas.openxmlformats.org/officeDocument/2006/relationships/hyperlink" Target="http://www.fixprotocol.org" TargetMode="External"/><Relationship Id="rId36" Type="http://schemas.openxmlformats.org/officeDocument/2006/relationships/hyperlink" Target="http://www.fixprotocol.org" TargetMode="External"/><Relationship Id="rId49" Type="http://schemas.openxmlformats.org/officeDocument/2006/relationships/image" Target="media/image13.png"/><Relationship Id="rId57" Type="http://schemas.openxmlformats.org/officeDocument/2006/relationships/hyperlink" Target="http://www.fixprotocol.org" TargetMode="External"/><Relationship Id="rId106" Type="http://schemas.openxmlformats.org/officeDocument/2006/relationships/image" Target="media/image26.png"/><Relationship Id="rId114"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8.png"/><Relationship Id="rId52" Type="http://schemas.openxmlformats.org/officeDocument/2006/relationships/hyperlink" Target="http://www.fixprotocol.org" TargetMode="External"/><Relationship Id="rId60" Type="http://schemas.openxmlformats.org/officeDocument/2006/relationships/hyperlink" Target="http://www.fixprotocol.org" TargetMode="External"/><Relationship Id="rId65" Type="http://schemas.openxmlformats.org/officeDocument/2006/relationships/hyperlink" Target="http://www.fixprotocol.org" TargetMode="External"/><Relationship Id="rId73" Type="http://schemas.openxmlformats.org/officeDocument/2006/relationships/hyperlink" Target="http://www.fixprotocol.org" TargetMode="External"/><Relationship Id="rId78" Type="http://schemas.openxmlformats.org/officeDocument/2006/relationships/image" Target="media/image18.png"/><Relationship Id="rId81" Type="http://schemas.openxmlformats.org/officeDocument/2006/relationships/hyperlink" Target="http://www.fixprotocol.org" TargetMode="External"/><Relationship Id="rId86" Type="http://schemas.openxmlformats.org/officeDocument/2006/relationships/hyperlink" Target="http://www.fixprotocol.org" TargetMode="External"/><Relationship Id="rId94" Type="http://schemas.openxmlformats.org/officeDocument/2006/relationships/hyperlink" Target="http://www.fixprotocol.org" TargetMode="External"/><Relationship Id="rId99" Type="http://schemas.openxmlformats.org/officeDocument/2006/relationships/image" Target="media/image23.emf"/><Relationship Id="rId10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hyperlink" Target="http://www.fixprotocol.org/" TargetMode="External"/><Relationship Id="rId18" Type="http://schemas.openxmlformats.org/officeDocument/2006/relationships/hyperlink" Target="http://www.fixprotocol.org/" TargetMode="External"/><Relationship Id="rId39" Type="http://schemas.openxmlformats.org/officeDocument/2006/relationships/hyperlink" Target="http://www.fixprotocol.org" TargetMode="External"/><Relationship Id="rId109" Type="http://schemas.openxmlformats.org/officeDocument/2006/relationships/image" Target="media/image29.png"/><Relationship Id="rId34" Type="http://schemas.openxmlformats.org/officeDocument/2006/relationships/hyperlink" Target="http://www.fixprotocol.org" TargetMode="External"/><Relationship Id="rId50" Type="http://schemas.openxmlformats.org/officeDocument/2006/relationships/image" Target="media/image14.png"/><Relationship Id="rId55" Type="http://schemas.openxmlformats.org/officeDocument/2006/relationships/hyperlink" Target="http://www.fixprotocol.org" TargetMode="External"/><Relationship Id="rId76" Type="http://schemas.openxmlformats.org/officeDocument/2006/relationships/hyperlink" Target="http://www.fixprotocol.org" TargetMode="External"/><Relationship Id="rId97" Type="http://schemas.openxmlformats.org/officeDocument/2006/relationships/image" Target="media/image22.emf"/><Relationship Id="rId104"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16.png"/><Relationship Id="rId92" Type="http://schemas.openxmlformats.org/officeDocument/2006/relationships/hyperlink" Target="http://www.fixprotocol.org" TargetMode="External"/><Relationship Id="rId2" Type="http://schemas.openxmlformats.org/officeDocument/2006/relationships/numbering" Target="numbering.xml"/><Relationship Id="rId29" Type="http://schemas.openxmlformats.org/officeDocument/2006/relationships/hyperlink" Target="http://www.fixprotoco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DFA31-9E65-4FE5-8022-C6634223C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114</Pages>
  <Words>43574</Words>
  <Characters>248372</Characters>
  <Application>Microsoft Office Word</Application>
  <DocSecurity>0</DocSecurity>
  <Lines>2069</Lines>
  <Paragraphs>582</Paragraphs>
  <ScaleCrop>false</ScaleCrop>
  <HeadingPairs>
    <vt:vector size="2" baseType="variant">
      <vt:variant>
        <vt:lpstr>Title</vt:lpstr>
      </vt:variant>
      <vt:variant>
        <vt:i4>1</vt:i4>
      </vt:variant>
    </vt:vector>
  </HeadingPairs>
  <TitlesOfParts>
    <vt:vector size="1" baseType="lpstr">
      <vt:lpstr>Financial Information eXchange Version 5.0 Service Pack 2 with 20110818 Errata</vt:lpstr>
    </vt:vector>
  </TitlesOfParts>
  <Company>FIX Protocol, Limited</Company>
  <LinksUpToDate>false</LinksUpToDate>
  <CharactersWithSpaces>291364</CharactersWithSpaces>
  <SharedDoc>false</SharedDoc>
  <HLinks>
    <vt:vector size="402" baseType="variant">
      <vt:variant>
        <vt:i4>3407994</vt:i4>
      </vt:variant>
      <vt:variant>
        <vt:i4>758</vt:i4>
      </vt:variant>
      <vt:variant>
        <vt:i4>0</vt:i4>
      </vt:variant>
      <vt:variant>
        <vt:i4>5</vt:i4>
      </vt:variant>
      <vt:variant>
        <vt:lpwstr>http://www.fixprotocol.org/</vt:lpwstr>
      </vt:variant>
      <vt:variant>
        <vt:lpwstr/>
      </vt:variant>
      <vt:variant>
        <vt:i4>3407994</vt:i4>
      </vt:variant>
      <vt:variant>
        <vt:i4>755</vt:i4>
      </vt:variant>
      <vt:variant>
        <vt:i4>0</vt:i4>
      </vt:variant>
      <vt:variant>
        <vt:i4>5</vt:i4>
      </vt:variant>
      <vt:variant>
        <vt:lpwstr>http://www.fixprotocol.org/</vt:lpwstr>
      </vt:variant>
      <vt:variant>
        <vt:lpwstr/>
      </vt:variant>
      <vt:variant>
        <vt:i4>3407994</vt:i4>
      </vt:variant>
      <vt:variant>
        <vt:i4>752</vt:i4>
      </vt:variant>
      <vt:variant>
        <vt:i4>0</vt:i4>
      </vt:variant>
      <vt:variant>
        <vt:i4>5</vt:i4>
      </vt:variant>
      <vt:variant>
        <vt:lpwstr>http://www.fixprotocol.org/</vt:lpwstr>
      </vt:variant>
      <vt:variant>
        <vt:lpwstr/>
      </vt:variant>
      <vt:variant>
        <vt:i4>3407994</vt:i4>
      </vt:variant>
      <vt:variant>
        <vt:i4>749</vt:i4>
      </vt:variant>
      <vt:variant>
        <vt:i4>0</vt:i4>
      </vt:variant>
      <vt:variant>
        <vt:i4>5</vt:i4>
      </vt:variant>
      <vt:variant>
        <vt:lpwstr>http://www.fixprotocol.org/</vt:lpwstr>
      </vt:variant>
      <vt:variant>
        <vt:lpwstr/>
      </vt:variant>
      <vt:variant>
        <vt:i4>3407994</vt:i4>
      </vt:variant>
      <vt:variant>
        <vt:i4>746</vt:i4>
      </vt:variant>
      <vt:variant>
        <vt:i4>0</vt:i4>
      </vt:variant>
      <vt:variant>
        <vt:i4>5</vt:i4>
      </vt:variant>
      <vt:variant>
        <vt:lpwstr>http://www.fixprotocol.org/</vt:lpwstr>
      </vt:variant>
      <vt:variant>
        <vt:lpwstr/>
      </vt:variant>
      <vt:variant>
        <vt:i4>3407994</vt:i4>
      </vt:variant>
      <vt:variant>
        <vt:i4>743</vt:i4>
      </vt:variant>
      <vt:variant>
        <vt:i4>0</vt:i4>
      </vt:variant>
      <vt:variant>
        <vt:i4>5</vt:i4>
      </vt:variant>
      <vt:variant>
        <vt:lpwstr>http://www.fixprotocol.org/</vt:lpwstr>
      </vt:variant>
      <vt:variant>
        <vt:lpwstr/>
      </vt:variant>
      <vt:variant>
        <vt:i4>3407994</vt:i4>
      </vt:variant>
      <vt:variant>
        <vt:i4>740</vt:i4>
      </vt:variant>
      <vt:variant>
        <vt:i4>0</vt:i4>
      </vt:variant>
      <vt:variant>
        <vt:i4>5</vt:i4>
      </vt:variant>
      <vt:variant>
        <vt:lpwstr>http://www.fixprotocol.org/</vt:lpwstr>
      </vt:variant>
      <vt:variant>
        <vt:lpwstr/>
      </vt:variant>
      <vt:variant>
        <vt:i4>3407994</vt:i4>
      </vt:variant>
      <vt:variant>
        <vt:i4>737</vt:i4>
      </vt:variant>
      <vt:variant>
        <vt:i4>0</vt:i4>
      </vt:variant>
      <vt:variant>
        <vt:i4>5</vt:i4>
      </vt:variant>
      <vt:variant>
        <vt:lpwstr>http://www.fixprotocol.org/</vt:lpwstr>
      </vt:variant>
      <vt:variant>
        <vt:lpwstr/>
      </vt:variant>
      <vt:variant>
        <vt:i4>3407994</vt:i4>
      </vt:variant>
      <vt:variant>
        <vt:i4>734</vt:i4>
      </vt:variant>
      <vt:variant>
        <vt:i4>0</vt:i4>
      </vt:variant>
      <vt:variant>
        <vt:i4>5</vt:i4>
      </vt:variant>
      <vt:variant>
        <vt:lpwstr>http://www.fixprotocol.org/</vt:lpwstr>
      </vt:variant>
      <vt:variant>
        <vt:lpwstr/>
      </vt:variant>
      <vt:variant>
        <vt:i4>3407994</vt:i4>
      </vt:variant>
      <vt:variant>
        <vt:i4>731</vt:i4>
      </vt:variant>
      <vt:variant>
        <vt:i4>0</vt:i4>
      </vt:variant>
      <vt:variant>
        <vt:i4>5</vt:i4>
      </vt:variant>
      <vt:variant>
        <vt:lpwstr>http://www.fixprotocol.org/</vt:lpwstr>
      </vt:variant>
      <vt:variant>
        <vt:lpwstr/>
      </vt:variant>
      <vt:variant>
        <vt:i4>3407994</vt:i4>
      </vt:variant>
      <vt:variant>
        <vt:i4>728</vt:i4>
      </vt:variant>
      <vt:variant>
        <vt:i4>0</vt:i4>
      </vt:variant>
      <vt:variant>
        <vt:i4>5</vt:i4>
      </vt:variant>
      <vt:variant>
        <vt:lpwstr>http://www.fixprotocol.org/</vt:lpwstr>
      </vt:variant>
      <vt:variant>
        <vt:lpwstr/>
      </vt:variant>
      <vt:variant>
        <vt:i4>3407994</vt:i4>
      </vt:variant>
      <vt:variant>
        <vt:i4>725</vt:i4>
      </vt:variant>
      <vt:variant>
        <vt:i4>0</vt:i4>
      </vt:variant>
      <vt:variant>
        <vt:i4>5</vt:i4>
      </vt:variant>
      <vt:variant>
        <vt:lpwstr>http://www.fixprotocol.org/</vt:lpwstr>
      </vt:variant>
      <vt:variant>
        <vt:lpwstr/>
      </vt:variant>
      <vt:variant>
        <vt:i4>3407994</vt:i4>
      </vt:variant>
      <vt:variant>
        <vt:i4>722</vt:i4>
      </vt:variant>
      <vt:variant>
        <vt:i4>0</vt:i4>
      </vt:variant>
      <vt:variant>
        <vt:i4>5</vt:i4>
      </vt:variant>
      <vt:variant>
        <vt:lpwstr>http://www.fixprotocol.org/</vt:lpwstr>
      </vt:variant>
      <vt:variant>
        <vt:lpwstr/>
      </vt:variant>
      <vt:variant>
        <vt:i4>3407994</vt:i4>
      </vt:variant>
      <vt:variant>
        <vt:i4>719</vt:i4>
      </vt:variant>
      <vt:variant>
        <vt:i4>0</vt:i4>
      </vt:variant>
      <vt:variant>
        <vt:i4>5</vt:i4>
      </vt:variant>
      <vt:variant>
        <vt:lpwstr>http://www.fixprotocol.org/</vt:lpwstr>
      </vt:variant>
      <vt:variant>
        <vt:lpwstr/>
      </vt:variant>
      <vt:variant>
        <vt:i4>3407994</vt:i4>
      </vt:variant>
      <vt:variant>
        <vt:i4>716</vt:i4>
      </vt:variant>
      <vt:variant>
        <vt:i4>0</vt:i4>
      </vt:variant>
      <vt:variant>
        <vt:i4>5</vt:i4>
      </vt:variant>
      <vt:variant>
        <vt:lpwstr>http://www.fixprotocol.org/</vt:lpwstr>
      </vt:variant>
      <vt:variant>
        <vt:lpwstr/>
      </vt:variant>
      <vt:variant>
        <vt:i4>3407994</vt:i4>
      </vt:variant>
      <vt:variant>
        <vt:i4>713</vt:i4>
      </vt:variant>
      <vt:variant>
        <vt:i4>0</vt:i4>
      </vt:variant>
      <vt:variant>
        <vt:i4>5</vt:i4>
      </vt:variant>
      <vt:variant>
        <vt:lpwstr>http://www.fixprotocol.org/</vt:lpwstr>
      </vt:variant>
      <vt:variant>
        <vt:lpwstr/>
      </vt:variant>
      <vt:variant>
        <vt:i4>3407994</vt:i4>
      </vt:variant>
      <vt:variant>
        <vt:i4>710</vt:i4>
      </vt:variant>
      <vt:variant>
        <vt:i4>0</vt:i4>
      </vt:variant>
      <vt:variant>
        <vt:i4>5</vt:i4>
      </vt:variant>
      <vt:variant>
        <vt:lpwstr>http://www.fixprotocol.org/</vt:lpwstr>
      </vt:variant>
      <vt:variant>
        <vt:lpwstr/>
      </vt:variant>
      <vt:variant>
        <vt:i4>3407994</vt:i4>
      </vt:variant>
      <vt:variant>
        <vt:i4>707</vt:i4>
      </vt:variant>
      <vt:variant>
        <vt:i4>0</vt:i4>
      </vt:variant>
      <vt:variant>
        <vt:i4>5</vt:i4>
      </vt:variant>
      <vt:variant>
        <vt:lpwstr>http://www.fixprotocol.org/</vt:lpwstr>
      </vt:variant>
      <vt:variant>
        <vt:lpwstr/>
      </vt:variant>
      <vt:variant>
        <vt:i4>3407994</vt:i4>
      </vt:variant>
      <vt:variant>
        <vt:i4>704</vt:i4>
      </vt:variant>
      <vt:variant>
        <vt:i4>0</vt:i4>
      </vt:variant>
      <vt:variant>
        <vt:i4>5</vt:i4>
      </vt:variant>
      <vt:variant>
        <vt:lpwstr>http://www.fixprotocol.org/</vt:lpwstr>
      </vt:variant>
      <vt:variant>
        <vt:lpwstr/>
      </vt:variant>
      <vt:variant>
        <vt:i4>3407994</vt:i4>
      </vt:variant>
      <vt:variant>
        <vt:i4>701</vt:i4>
      </vt:variant>
      <vt:variant>
        <vt:i4>0</vt:i4>
      </vt:variant>
      <vt:variant>
        <vt:i4>5</vt:i4>
      </vt:variant>
      <vt:variant>
        <vt:lpwstr>http://www.fixprotocol.org/</vt:lpwstr>
      </vt:variant>
      <vt:variant>
        <vt:lpwstr/>
      </vt:variant>
      <vt:variant>
        <vt:i4>3407994</vt:i4>
      </vt:variant>
      <vt:variant>
        <vt:i4>698</vt:i4>
      </vt:variant>
      <vt:variant>
        <vt:i4>0</vt:i4>
      </vt:variant>
      <vt:variant>
        <vt:i4>5</vt:i4>
      </vt:variant>
      <vt:variant>
        <vt:lpwstr>http://www.fixprotocol.org/</vt:lpwstr>
      </vt:variant>
      <vt:variant>
        <vt:lpwstr/>
      </vt:variant>
      <vt:variant>
        <vt:i4>3407994</vt:i4>
      </vt:variant>
      <vt:variant>
        <vt:i4>695</vt:i4>
      </vt:variant>
      <vt:variant>
        <vt:i4>0</vt:i4>
      </vt:variant>
      <vt:variant>
        <vt:i4>5</vt:i4>
      </vt:variant>
      <vt:variant>
        <vt:lpwstr>http://www.fixprotocol.org/</vt:lpwstr>
      </vt:variant>
      <vt:variant>
        <vt:lpwstr/>
      </vt:variant>
      <vt:variant>
        <vt:i4>3407994</vt:i4>
      </vt:variant>
      <vt:variant>
        <vt:i4>692</vt:i4>
      </vt:variant>
      <vt:variant>
        <vt:i4>0</vt:i4>
      </vt:variant>
      <vt:variant>
        <vt:i4>5</vt:i4>
      </vt:variant>
      <vt:variant>
        <vt:lpwstr>http://www.fixprotocol.org/</vt:lpwstr>
      </vt:variant>
      <vt:variant>
        <vt:lpwstr/>
      </vt:variant>
      <vt:variant>
        <vt:i4>3407994</vt:i4>
      </vt:variant>
      <vt:variant>
        <vt:i4>689</vt:i4>
      </vt:variant>
      <vt:variant>
        <vt:i4>0</vt:i4>
      </vt:variant>
      <vt:variant>
        <vt:i4>5</vt:i4>
      </vt:variant>
      <vt:variant>
        <vt:lpwstr>http://www.fixprotocol.org/</vt:lpwstr>
      </vt:variant>
      <vt:variant>
        <vt:lpwstr/>
      </vt:variant>
      <vt:variant>
        <vt:i4>3407994</vt:i4>
      </vt:variant>
      <vt:variant>
        <vt:i4>686</vt:i4>
      </vt:variant>
      <vt:variant>
        <vt:i4>0</vt:i4>
      </vt:variant>
      <vt:variant>
        <vt:i4>5</vt:i4>
      </vt:variant>
      <vt:variant>
        <vt:lpwstr>http://www.fixprotocol.org/</vt:lpwstr>
      </vt:variant>
      <vt:variant>
        <vt:lpwstr/>
      </vt:variant>
      <vt:variant>
        <vt:i4>3407994</vt:i4>
      </vt:variant>
      <vt:variant>
        <vt:i4>683</vt:i4>
      </vt:variant>
      <vt:variant>
        <vt:i4>0</vt:i4>
      </vt:variant>
      <vt:variant>
        <vt:i4>5</vt:i4>
      </vt:variant>
      <vt:variant>
        <vt:lpwstr>http://www.fixprotocol.org/</vt:lpwstr>
      </vt:variant>
      <vt:variant>
        <vt:lpwstr/>
      </vt:variant>
      <vt:variant>
        <vt:i4>3407994</vt:i4>
      </vt:variant>
      <vt:variant>
        <vt:i4>680</vt:i4>
      </vt:variant>
      <vt:variant>
        <vt:i4>0</vt:i4>
      </vt:variant>
      <vt:variant>
        <vt:i4>5</vt:i4>
      </vt:variant>
      <vt:variant>
        <vt:lpwstr>http://www.fixprotocol.org/</vt:lpwstr>
      </vt:variant>
      <vt:variant>
        <vt:lpwstr/>
      </vt:variant>
      <vt:variant>
        <vt:i4>3407994</vt:i4>
      </vt:variant>
      <vt:variant>
        <vt:i4>677</vt:i4>
      </vt:variant>
      <vt:variant>
        <vt:i4>0</vt:i4>
      </vt:variant>
      <vt:variant>
        <vt:i4>5</vt:i4>
      </vt:variant>
      <vt:variant>
        <vt:lpwstr>http://www.fixprotocol.org/</vt:lpwstr>
      </vt:variant>
      <vt:variant>
        <vt:lpwstr/>
      </vt:variant>
      <vt:variant>
        <vt:i4>3407994</vt:i4>
      </vt:variant>
      <vt:variant>
        <vt:i4>674</vt:i4>
      </vt:variant>
      <vt:variant>
        <vt:i4>0</vt:i4>
      </vt:variant>
      <vt:variant>
        <vt:i4>5</vt:i4>
      </vt:variant>
      <vt:variant>
        <vt:lpwstr>http://www.fixprotocol.org/</vt:lpwstr>
      </vt:variant>
      <vt:variant>
        <vt:lpwstr/>
      </vt:variant>
      <vt:variant>
        <vt:i4>3407994</vt:i4>
      </vt:variant>
      <vt:variant>
        <vt:i4>671</vt:i4>
      </vt:variant>
      <vt:variant>
        <vt:i4>0</vt:i4>
      </vt:variant>
      <vt:variant>
        <vt:i4>5</vt:i4>
      </vt:variant>
      <vt:variant>
        <vt:lpwstr>http://www.fixprotocol.org/</vt:lpwstr>
      </vt:variant>
      <vt:variant>
        <vt:lpwstr/>
      </vt:variant>
      <vt:variant>
        <vt:i4>3407994</vt:i4>
      </vt:variant>
      <vt:variant>
        <vt:i4>668</vt:i4>
      </vt:variant>
      <vt:variant>
        <vt:i4>0</vt:i4>
      </vt:variant>
      <vt:variant>
        <vt:i4>5</vt:i4>
      </vt:variant>
      <vt:variant>
        <vt:lpwstr>http://www.fixprotocol.org/</vt:lpwstr>
      </vt:variant>
      <vt:variant>
        <vt:lpwstr/>
      </vt:variant>
      <vt:variant>
        <vt:i4>3407994</vt:i4>
      </vt:variant>
      <vt:variant>
        <vt:i4>665</vt:i4>
      </vt:variant>
      <vt:variant>
        <vt:i4>0</vt:i4>
      </vt:variant>
      <vt:variant>
        <vt:i4>5</vt:i4>
      </vt:variant>
      <vt:variant>
        <vt:lpwstr>http://www.fixprotocol.org/</vt:lpwstr>
      </vt:variant>
      <vt:variant>
        <vt:lpwstr/>
      </vt:variant>
      <vt:variant>
        <vt:i4>3407994</vt:i4>
      </vt:variant>
      <vt:variant>
        <vt:i4>662</vt:i4>
      </vt:variant>
      <vt:variant>
        <vt:i4>0</vt:i4>
      </vt:variant>
      <vt:variant>
        <vt:i4>5</vt:i4>
      </vt:variant>
      <vt:variant>
        <vt:lpwstr>http://www.fixprotocol.org/</vt:lpwstr>
      </vt:variant>
      <vt:variant>
        <vt:lpwstr/>
      </vt:variant>
      <vt:variant>
        <vt:i4>3407994</vt:i4>
      </vt:variant>
      <vt:variant>
        <vt:i4>659</vt:i4>
      </vt:variant>
      <vt:variant>
        <vt:i4>0</vt:i4>
      </vt:variant>
      <vt:variant>
        <vt:i4>5</vt:i4>
      </vt:variant>
      <vt:variant>
        <vt:lpwstr>http://www.fixprotocol.org/</vt:lpwstr>
      </vt:variant>
      <vt:variant>
        <vt:lpwstr/>
      </vt:variant>
      <vt:variant>
        <vt:i4>3407994</vt:i4>
      </vt:variant>
      <vt:variant>
        <vt:i4>656</vt:i4>
      </vt:variant>
      <vt:variant>
        <vt:i4>0</vt:i4>
      </vt:variant>
      <vt:variant>
        <vt:i4>5</vt:i4>
      </vt:variant>
      <vt:variant>
        <vt:lpwstr>http://www.fixprotocol.org/</vt:lpwstr>
      </vt:variant>
      <vt:variant>
        <vt:lpwstr/>
      </vt:variant>
      <vt:variant>
        <vt:i4>3407994</vt:i4>
      </vt:variant>
      <vt:variant>
        <vt:i4>653</vt:i4>
      </vt:variant>
      <vt:variant>
        <vt:i4>0</vt:i4>
      </vt:variant>
      <vt:variant>
        <vt:i4>5</vt:i4>
      </vt:variant>
      <vt:variant>
        <vt:lpwstr>http://www.fixprotocol.org/</vt:lpwstr>
      </vt:variant>
      <vt:variant>
        <vt:lpwstr/>
      </vt:variant>
      <vt:variant>
        <vt:i4>3407994</vt:i4>
      </vt:variant>
      <vt:variant>
        <vt:i4>650</vt:i4>
      </vt:variant>
      <vt:variant>
        <vt:i4>0</vt:i4>
      </vt:variant>
      <vt:variant>
        <vt:i4>5</vt:i4>
      </vt:variant>
      <vt:variant>
        <vt:lpwstr>http://www.fixprotocol.org/</vt:lpwstr>
      </vt:variant>
      <vt:variant>
        <vt:lpwstr/>
      </vt:variant>
      <vt:variant>
        <vt:i4>3407994</vt:i4>
      </vt:variant>
      <vt:variant>
        <vt:i4>647</vt:i4>
      </vt:variant>
      <vt:variant>
        <vt:i4>0</vt:i4>
      </vt:variant>
      <vt:variant>
        <vt:i4>5</vt:i4>
      </vt:variant>
      <vt:variant>
        <vt:lpwstr>http://www.fixprotocol.org/</vt:lpwstr>
      </vt:variant>
      <vt:variant>
        <vt:lpwstr/>
      </vt:variant>
      <vt:variant>
        <vt:i4>3407994</vt:i4>
      </vt:variant>
      <vt:variant>
        <vt:i4>611</vt:i4>
      </vt:variant>
      <vt:variant>
        <vt:i4>0</vt:i4>
      </vt:variant>
      <vt:variant>
        <vt:i4>5</vt:i4>
      </vt:variant>
      <vt:variant>
        <vt:lpwstr>http://www.fixprotocol.org/</vt:lpwstr>
      </vt:variant>
      <vt:variant>
        <vt:lpwstr/>
      </vt:variant>
      <vt:variant>
        <vt:i4>3407994</vt:i4>
      </vt:variant>
      <vt:variant>
        <vt:i4>608</vt:i4>
      </vt:variant>
      <vt:variant>
        <vt:i4>0</vt:i4>
      </vt:variant>
      <vt:variant>
        <vt:i4>5</vt:i4>
      </vt:variant>
      <vt:variant>
        <vt:lpwstr>http://www.fixprotocol.org/</vt:lpwstr>
      </vt:variant>
      <vt:variant>
        <vt:lpwstr/>
      </vt:variant>
      <vt:variant>
        <vt:i4>3407994</vt:i4>
      </vt:variant>
      <vt:variant>
        <vt:i4>605</vt:i4>
      </vt:variant>
      <vt:variant>
        <vt:i4>0</vt:i4>
      </vt:variant>
      <vt:variant>
        <vt:i4>5</vt:i4>
      </vt:variant>
      <vt:variant>
        <vt:lpwstr>http://www.fixprotocol.org/</vt:lpwstr>
      </vt:variant>
      <vt:variant>
        <vt:lpwstr/>
      </vt:variant>
      <vt:variant>
        <vt:i4>3407994</vt:i4>
      </vt:variant>
      <vt:variant>
        <vt:i4>602</vt:i4>
      </vt:variant>
      <vt:variant>
        <vt:i4>0</vt:i4>
      </vt:variant>
      <vt:variant>
        <vt:i4>5</vt:i4>
      </vt:variant>
      <vt:variant>
        <vt:lpwstr>http://www.fixprotocol.org/</vt:lpwstr>
      </vt:variant>
      <vt:variant>
        <vt:lpwstr/>
      </vt:variant>
      <vt:variant>
        <vt:i4>3407994</vt:i4>
      </vt:variant>
      <vt:variant>
        <vt:i4>599</vt:i4>
      </vt:variant>
      <vt:variant>
        <vt:i4>0</vt:i4>
      </vt:variant>
      <vt:variant>
        <vt:i4>5</vt:i4>
      </vt:variant>
      <vt:variant>
        <vt:lpwstr>http://www.fixprotocol.org/</vt:lpwstr>
      </vt:variant>
      <vt:variant>
        <vt:lpwstr/>
      </vt:variant>
      <vt:variant>
        <vt:i4>3407994</vt:i4>
      </vt:variant>
      <vt:variant>
        <vt:i4>596</vt:i4>
      </vt:variant>
      <vt:variant>
        <vt:i4>0</vt:i4>
      </vt:variant>
      <vt:variant>
        <vt:i4>5</vt:i4>
      </vt:variant>
      <vt:variant>
        <vt:lpwstr>http://www.fixprotocol.org/</vt:lpwstr>
      </vt:variant>
      <vt:variant>
        <vt:lpwstr/>
      </vt:variant>
      <vt:variant>
        <vt:i4>3407994</vt:i4>
      </vt:variant>
      <vt:variant>
        <vt:i4>593</vt:i4>
      </vt:variant>
      <vt:variant>
        <vt:i4>0</vt:i4>
      </vt:variant>
      <vt:variant>
        <vt:i4>5</vt:i4>
      </vt:variant>
      <vt:variant>
        <vt:lpwstr>http://www.fixprotocol.org/</vt:lpwstr>
      </vt:variant>
      <vt:variant>
        <vt:lpwstr/>
      </vt:variant>
      <vt:variant>
        <vt:i4>3407994</vt:i4>
      </vt:variant>
      <vt:variant>
        <vt:i4>590</vt:i4>
      </vt:variant>
      <vt:variant>
        <vt:i4>0</vt:i4>
      </vt:variant>
      <vt:variant>
        <vt:i4>5</vt:i4>
      </vt:variant>
      <vt:variant>
        <vt:lpwstr>http://www.fixprotocol.org/</vt:lpwstr>
      </vt:variant>
      <vt:variant>
        <vt:lpwstr/>
      </vt:variant>
      <vt:variant>
        <vt:i4>3407994</vt:i4>
      </vt:variant>
      <vt:variant>
        <vt:i4>587</vt:i4>
      </vt:variant>
      <vt:variant>
        <vt:i4>0</vt:i4>
      </vt:variant>
      <vt:variant>
        <vt:i4>5</vt:i4>
      </vt:variant>
      <vt:variant>
        <vt:lpwstr>http://www.fixprotocol.org/</vt:lpwstr>
      </vt:variant>
      <vt:variant>
        <vt:lpwstr/>
      </vt:variant>
      <vt:variant>
        <vt:i4>3407994</vt:i4>
      </vt:variant>
      <vt:variant>
        <vt:i4>584</vt:i4>
      </vt:variant>
      <vt:variant>
        <vt:i4>0</vt:i4>
      </vt:variant>
      <vt:variant>
        <vt:i4>5</vt:i4>
      </vt:variant>
      <vt:variant>
        <vt:lpwstr>http://www.fixprotocol.org/</vt:lpwstr>
      </vt:variant>
      <vt:variant>
        <vt:lpwstr/>
      </vt:variant>
      <vt:variant>
        <vt:i4>3407994</vt:i4>
      </vt:variant>
      <vt:variant>
        <vt:i4>581</vt:i4>
      </vt:variant>
      <vt:variant>
        <vt:i4>0</vt:i4>
      </vt:variant>
      <vt:variant>
        <vt:i4>5</vt:i4>
      </vt:variant>
      <vt:variant>
        <vt:lpwstr>http://www.fixprotocol.org/</vt:lpwstr>
      </vt:variant>
      <vt:variant>
        <vt:lpwstr/>
      </vt:variant>
      <vt:variant>
        <vt:i4>3407994</vt:i4>
      </vt:variant>
      <vt:variant>
        <vt:i4>578</vt:i4>
      </vt:variant>
      <vt:variant>
        <vt:i4>0</vt:i4>
      </vt:variant>
      <vt:variant>
        <vt:i4>5</vt:i4>
      </vt:variant>
      <vt:variant>
        <vt:lpwstr>http://www.fixprotocol.org/</vt:lpwstr>
      </vt:variant>
      <vt:variant>
        <vt:lpwstr/>
      </vt:variant>
      <vt:variant>
        <vt:i4>3407994</vt:i4>
      </vt:variant>
      <vt:variant>
        <vt:i4>575</vt:i4>
      </vt:variant>
      <vt:variant>
        <vt:i4>0</vt:i4>
      </vt:variant>
      <vt:variant>
        <vt:i4>5</vt:i4>
      </vt:variant>
      <vt:variant>
        <vt:lpwstr>http://www.fixprotocol.org/</vt:lpwstr>
      </vt:variant>
      <vt:variant>
        <vt:lpwstr/>
      </vt:variant>
      <vt:variant>
        <vt:i4>1048583</vt:i4>
      </vt:variant>
      <vt:variant>
        <vt:i4>572</vt:i4>
      </vt:variant>
      <vt:variant>
        <vt:i4>0</vt:i4>
      </vt:variant>
      <vt:variant>
        <vt:i4>5</vt:i4>
      </vt:variant>
      <vt:variant>
        <vt:lpwstr/>
      </vt:variant>
      <vt:variant>
        <vt:lpwstr>ExampleUsageAllocationsAndReadyToBook</vt:lpwstr>
      </vt:variant>
      <vt:variant>
        <vt:i4>3407994</vt:i4>
      </vt:variant>
      <vt:variant>
        <vt:i4>567</vt:i4>
      </vt:variant>
      <vt:variant>
        <vt:i4>0</vt:i4>
      </vt:variant>
      <vt:variant>
        <vt:i4>5</vt:i4>
      </vt:variant>
      <vt:variant>
        <vt:lpwstr>http://www.fixprotocol.org/</vt:lpwstr>
      </vt:variant>
      <vt:variant>
        <vt:lpwstr/>
      </vt:variant>
      <vt:variant>
        <vt:i4>3407994</vt:i4>
      </vt:variant>
      <vt:variant>
        <vt:i4>564</vt:i4>
      </vt:variant>
      <vt:variant>
        <vt:i4>0</vt:i4>
      </vt:variant>
      <vt:variant>
        <vt:i4>5</vt:i4>
      </vt:variant>
      <vt:variant>
        <vt:lpwstr>http://www.fixprotocol.org/</vt:lpwstr>
      </vt:variant>
      <vt:variant>
        <vt:lpwstr/>
      </vt:variant>
      <vt:variant>
        <vt:i4>3407994</vt:i4>
      </vt:variant>
      <vt:variant>
        <vt:i4>561</vt:i4>
      </vt:variant>
      <vt:variant>
        <vt:i4>0</vt:i4>
      </vt:variant>
      <vt:variant>
        <vt:i4>5</vt:i4>
      </vt:variant>
      <vt:variant>
        <vt:lpwstr>http://www.fixprotocol.org/</vt:lpwstr>
      </vt:variant>
      <vt:variant>
        <vt:lpwstr/>
      </vt:variant>
      <vt:variant>
        <vt:i4>46</vt:i4>
      </vt:variant>
      <vt:variant>
        <vt:i4>558</vt:i4>
      </vt:variant>
      <vt:variant>
        <vt:i4>0</vt:i4>
      </vt:variant>
      <vt:variant>
        <vt:i4>5</vt:i4>
      </vt:variant>
      <vt:variant>
        <vt:lpwstr/>
      </vt:variant>
      <vt:variant>
        <vt:lpwstr>CATEGORY_Confirmation</vt:lpwstr>
      </vt:variant>
      <vt:variant>
        <vt:i4>46</vt:i4>
      </vt:variant>
      <vt:variant>
        <vt:i4>555</vt:i4>
      </vt:variant>
      <vt:variant>
        <vt:i4>0</vt:i4>
      </vt:variant>
      <vt:variant>
        <vt:i4>5</vt:i4>
      </vt:variant>
      <vt:variant>
        <vt:lpwstr/>
      </vt:variant>
      <vt:variant>
        <vt:lpwstr>CATEGORY_Confirmation</vt:lpwstr>
      </vt:variant>
      <vt:variant>
        <vt:i4>3407994</vt:i4>
      </vt:variant>
      <vt:variant>
        <vt:i4>552</vt:i4>
      </vt:variant>
      <vt:variant>
        <vt:i4>0</vt:i4>
      </vt:variant>
      <vt:variant>
        <vt:i4>5</vt:i4>
      </vt:variant>
      <vt:variant>
        <vt:lpwstr>http://www.fixprotocol.org/</vt:lpwstr>
      </vt:variant>
      <vt:variant>
        <vt:lpwstr/>
      </vt:variant>
      <vt:variant>
        <vt:i4>3407994</vt:i4>
      </vt:variant>
      <vt:variant>
        <vt:i4>549</vt:i4>
      </vt:variant>
      <vt:variant>
        <vt:i4>0</vt:i4>
      </vt:variant>
      <vt:variant>
        <vt:i4>5</vt:i4>
      </vt:variant>
      <vt:variant>
        <vt:lpwstr>http://www.fixprotocol.org/</vt:lpwstr>
      </vt:variant>
      <vt:variant>
        <vt:lpwstr/>
      </vt:variant>
      <vt:variant>
        <vt:i4>3407994</vt:i4>
      </vt:variant>
      <vt:variant>
        <vt:i4>546</vt:i4>
      </vt:variant>
      <vt:variant>
        <vt:i4>0</vt:i4>
      </vt:variant>
      <vt:variant>
        <vt:i4>5</vt:i4>
      </vt:variant>
      <vt:variant>
        <vt:lpwstr>http://www.fixprotocol.org/</vt:lpwstr>
      </vt:variant>
      <vt:variant>
        <vt:lpwstr/>
      </vt:variant>
      <vt:variant>
        <vt:i4>3407994</vt:i4>
      </vt:variant>
      <vt:variant>
        <vt:i4>543</vt:i4>
      </vt:variant>
      <vt:variant>
        <vt:i4>0</vt:i4>
      </vt:variant>
      <vt:variant>
        <vt:i4>5</vt:i4>
      </vt:variant>
      <vt:variant>
        <vt:lpwstr>http://www.fixprotocol.org/</vt:lpwstr>
      </vt:variant>
      <vt:variant>
        <vt:lpwstr/>
      </vt:variant>
      <vt:variant>
        <vt:i4>3407994</vt:i4>
      </vt:variant>
      <vt:variant>
        <vt:i4>540</vt:i4>
      </vt:variant>
      <vt:variant>
        <vt:i4>0</vt:i4>
      </vt:variant>
      <vt:variant>
        <vt:i4>5</vt:i4>
      </vt:variant>
      <vt:variant>
        <vt:lpwstr>http://www.fixprotocol.org/</vt:lpwstr>
      </vt:variant>
      <vt:variant>
        <vt:lpwstr/>
      </vt:variant>
      <vt:variant>
        <vt:i4>3407994</vt:i4>
      </vt:variant>
      <vt:variant>
        <vt:i4>537</vt:i4>
      </vt:variant>
      <vt:variant>
        <vt:i4>0</vt:i4>
      </vt:variant>
      <vt:variant>
        <vt:i4>5</vt:i4>
      </vt:variant>
      <vt:variant>
        <vt:lpwstr>http://www.fixprotocol.org/</vt:lpwstr>
      </vt:variant>
      <vt:variant>
        <vt:lpwstr/>
      </vt:variant>
      <vt:variant>
        <vt:i4>3407994</vt:i4>
      </vt:variant>
      <vt:variant>
        <vt:i4>534</vt:i4>
      </vt:variant>
      <vt:variant>
        <vt:i4>0</vt:i4>
      </vt:variant>
      <vt:variant>
        <vt:i4>5</vt:i4>
      </vt:variant>
      <vt:variant>
        <vt:lpwstr>http://www.fixprotocol.org/</vt:lpwstr>
      </vt:variant>
      <vt:variant>
        <vt:lpwstr/>
      </vt:variant>
      <vt:variant>
        <vt:i4>3407994</vt:i4>
      </vt:variant>
      <vt:variant>
        <vt:i4>531</vt:i4>
      </vt:variant>
      <vt:variant>
        <vt:i4>0</vt:i4>
      </vt:variant>
      <vt:variant>
        <vt:i4>5</vt:i4>
      </vt:variant>
      <vt:variant>
        <vt:lpwstr>http://www.fixprotocol.org/</vt:lpwstr>
      </vt:variant>
      <vt:variant>
        <vt:lpwstr/>
      </vt:variant>
      <vt:variant>
        <vt:i4>3407994</vt:i4>
      </vt:variant>
      <vt:variant>
        <vt:i4>528</vt:i4>
      </vt:variant>
      <vt:variant>
        <vt:i4>0</vt:i4>
      </vt:variant>
      <vt:variant>
        <vt:i4>5</vt:i4>
      </vt:variant>
      <vt:variant>
        <vt:lpwstr>http://www.fixprotocol.org/</vt:lpwstr>
      </vt:variant>
      <vt:variant>
        <vt:lpwstr/>
      </vt:variant>
      <vt:variant>
        <vt:i4>3407994</vt:i4>
      </vt:variant>
      <vt:variant>
        <vt:i4>0</vt:i4>
      </vt:variant>
      <vt:variant>
        <vt:i4>0</vt:i4>
      </vt:variant>
      <vt:variant>
        <vt:i4>5</vt:i4>
      </vt:variant>
      <vt:variant>
        <vt:lpwstr>http://www.fixprotocol.org/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Information eXchange Version 5.0 Service Pack 2 with 20110818 Errata</dc:title>
  <dc:subject>Specification Volume 5 - Post-trade Application Messages</dc:subject>
  <dc:creator>FPL Global Technical Committee</dc:creator>
  <cp:keywords/>
  <dc:description>Editor: Lisa Taikitsadaporn, Brook Path Partners Inc.</dc:description>
  <cp:lastModifiedBy>Administrator</cp:lastModifiedBy>
  <cp:revision>2</cp:revision>
  <cp:lastPrinted>2008-02-21T15:31:00Z</cp:lastPrinted>
  <dcterms:created xsi:type="dcterms:W3CDTF">2007-01-03T19:13:00Z</dcterms:created>
  <dcterms:modified xsi:type="dcterms:W3CDTF">2011-08-19T14:44:00Z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Lisa Taikitsadaporn, Brook Path Partners, Inc.</vt:lpwstr>
  </property>
  <property fmtid="{D5CDD505-2E9C-101B-9397-08002B2CF9AE}" pid="3" name="Owner">
    <vt:lpwstr>FIX Protocol, Ltd.</vt:lpwstr>
  </property>
  <property fmtid="{D5CDD505-2E9C-101B-9397-08002B2CF9AE}" pid="4" name="Offisync_FolderId">
    <vt:lpwstr/>
  </property>
  <property fmtid="{D5CDD505-2E9C-101B-9397-08002B2CF9AE}" pid="5" name="Offisync_SaveTime">
    <vt:lpwstr/>
  </property>
  <property fmtid="{D5CDD505-2E9C-101B-9397-08002B2CF9AE}" pid="6" name="Offisync_IsSaved">
    <vt:lpwstr>False</vt:lpwstr>
  </property>
  <property fmtid="{D5CDD505-2E9C-101B-9397-08002B2CF9AE}" pid="7" name="Offisync_UniqueId">
    <vt:lpwstr>93892;9406900</vt:lpwstr>
  </property>
  <property fmtid="{D5CDD505-2E9C-101B-9397-08002B2CF9AE}" pid="8" name="CentralDesktop_MDAdded">
    <vt:lpwstr>True</vt:lpwstr>
  </property>
  <property fmtid="{D5CDD505-2E9C-101B-9397-08002B2CF9AE}" pid="9" name="Offisync_FileTitle">
    <vt:lpwstr/>
  </property>
  <property fmtid="{D5CDD505-2E9C-101B-9397-08002B2CF9AE}" pid="10" name="Offisync_UpdateToken">
    <vt:lpwstr>2010-06-28T21:30:32+0200</vt:lpwstr>
  </property>
  <property fmtid="{D5CDD505-2E9C-101B-9397-08002B2CF9AE}" pid="11" name="Offisync_ProviderName">
    <vt:lpwstr>Central Desktop</vt:lpwstr>
  </property>
</Properties>
</file>